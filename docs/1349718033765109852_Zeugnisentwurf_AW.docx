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E680" w14:textId="77777777" w:rsidR="00012A99" w:rsidRDefault="00012A99" w:rsidP="00012A99">
      <w:pPr>
        <w:pStyle w:val="Standard0913kurz"/>
        <w:tabs>
          <w:tab w:val="clear" w:pos="357"/>
          <w:tab w:val="clear" w:pos="709"/>
          <w:tab w:val="clear" w:pos="1066"/>
          <w:tab w:val="clear" w:pos="1418"/>
          <w:tab w:val="clear" w:pos="1780"/>
          <w:tab w:val="clear" w:pos="2126"/>
          <w:tab w:val="clear" w:pos="2483"/>
          <w:tab w:val="clear" w:pos="2835"/>
          <w:tab w:val="left" w:pos="4840"/>
        </w:tabs>
      </w:pPr>
    </w:p>
    <w:p w14:paraId="27126F87" w14:textId="77777777" w:rsidR="00012A99" w:rsidRDefault="00012A99" w:rsidP="00012A99">
      <w:pPr>
        <w:pStyle w:val="Standard0913kurz"/>
        <w:tabs>
          <w:tab w:val="clear" w:pos="357"/>
          <w:tab w:val="clear" w:pos="709"/>
          <w:tab w:val="clear" w:pos="1066"/>
          <w:tab w:val="clear" w:pos="1418"/>
          <w:tab w:val="clear" w:pos="1780"/>
          <w:tab w:val="clear" w:pos="2126"/>
          <w:tab w:val="clear" w:pos="2483"/>
          <w:tab w:val="clear" w:pos="2835"/>
          <w:tab w:val="left" w:pos="4840"/>
        </w:tabs>
      </w:pPr>
    </w:p>
    <w:p w14:paraId="094D5C46" w14:textId="77777777" w:rsidR="00012A99" w:rsidRDefault="00012A99" w:rsidP="00012A99">
      <w:pPr>
        <w:pStyle w:val="Standard0913kurz"/>
        <w:tabs>
          <w:tab w:val="clear" w:pos="357"/>
          <w:tab w:val="clear" w:pos="709"/>
          <w:tab w:val="clear" w:pos="1066"/>
          <w:tab w:val="clear" w:pos="1418"/>
          <w:tab w:val="clear" w:pos="1780"/>
          <w:tab w:val="clear" w:pos="2126"/>
          <w:tab w:val="clear" w:pos="2483"/>
          <w:tab w:val="clear" w:pos="2835"/>
          <w:tab w:val="left" w:pos="4840"/>
        </w:tabs>
      </w:pPr>
    </w:p>
    <w:p w14:paraId="77D98ED1" w14:textId="77777777" w:rsidR="00012A99" w:rsidRDefault="00012A99" w:rsidP="00012A99">
      <w:pPr>
        <w:rPr>
          <w:rFonts w:eastAsia="Arial Unicode MS" w:cs="Arial"/>
          <w:b/>
          <w:spacing w:val="20"/>
          <w:sz w:val="24"/>
          <w:szCs w:val="24"/>
          <w:lang w:val="de-DE"/>
        </w:rPr>
      </w:pPr>
      <w:r>
        <w:rPr>
          <w:rFonts w:eastAsia="Arial Unicode MS" w:cs="Arial"/>
          <w:b/>
          <w:spacing w:val="20"/>
          <w:sz w:val="24"/>
          <w:szCs w:val="24"/>
          <w:lang w:val="de-DE"/>
        </w:rPr>
        <w:t>Arbeitszeugnis</w:t>
      </w:r>
    </w:p>
    <w:p w14:paraId="7048DA44" w14:textId="77777777" w:rsidR="00012A99" w:rsidRDefault="00012A99" w:rsidP="00012A99">
      <w:pPr>
        <w:jc w:val="both"/>
        <w:rPr>
          <w:bCs/>
          <w:sz w:val="18"/>
          <w:szCs w:val="18"/>
          <w:lang w:val="de-DE"/>
        </w:rPr>
      </w:pPr>
    </w:p>
    <w:p w14:paraId="35EA43BC" w14:textId="77777777" w:rsidR="00012A99" w:rsidRDefault="00012A99" w:rsidP="00012A99">
      <w:pPr>
        <w:jc w:val="both"/>
        <w:rPr>
          <w:b/>
          <w:sz w:val="18"/>
          <w:szCs w:val="18"/>
          <w:lang w:val="de-DE"/>
        </w:rPr>
      </w:pPr>
    </w:p>
    <w:p w14:paraId="5A9834CE" w14:textId="35308C59" w:rsidR="00A764A5" w:rsidRDefault="00012A99" w:rsidP="00012A99">
      <w:pPr>
        <w:jc w:val="both"/>
        <w:rPr>
          <w:sz w:val="20"/>
          <w:lang w:val="de-DE"/>
        </w:rPr>
      </w:pPr>
      <w:r>
        <w:rPr>
          <w:sz w:val="20"/>
          <w:lang w:val="de-DE"/>
        </w:rPr>
        <w:t xml:space="preserve">Herr Alexander Wallach, geboren am 3. September 1995, aus Basel, war vom 1. November 2020 bis zum </w:t>
      </w:r>
      <w:r w:rsidR="00A764A5">
        <w:rPr>
          <w:sz w:val="20"/>
          <w:lang w:val="de-DE"/>
        </w:rPr>
        <w:t xml:space="preserve">           </w:t>
      </w:r>
      <w:r>
        <w:rPr>
          <w:sz w:val="20"/>
          <w:lang w:val="de-DE"/>
        </w:rPr>
        <w:t>31. Mai 2025 in unserem Unternehmen angestellt. Für die Zeit bis zum 30. Juni 2023 verweisen wir auf unsere Zwischenzeugnisse vom 28. Februar 2022</w:t>
      </w:r>
      <w:r w:rsidR="00A764A5">
        <w:rPr>
          <w:sz w:val="20"/>
          <w:lang w:val="de-DE"/>
        </w:rPr>
        <w:t>,</w:t>
      </w:r>
      <w:r>
        <w:rPr>
          <w:sz w:val="20"/>
          <w:lang w:val="de-DE"/>
        </w:rPr>
        <w:t xml:space="preserve"> 31. Mai 2023 sowie 6. Februar 2024. </w:t>
      </w:r>
    </w:p>
    <w:p w14:paraId="46B2C2B0" w14:textId="77777777" w:rsidR="00A764A5" w:rsidRDefault="00A764A5" w:rsidP="00012A99">
      <w:pPr>
        <w:jc w:val="both"/>
        <w:rPr>
          <w:sz w:val="20"/>
          <w:lang w:val="de-DE"/>
        </w:rPr>
      </w:pPr>
    </w:p>
    <w:p w14:paraId="23C10DD5" w14:textId="25E985C3" w:rsidR="00A764A5" w:rsidRPr="00A764A5" w:rsidRDefault="00012A99" w:rsidP="00012A99">
      <w:pPr>
        <w:jc w:val="both"/>
        <w:rPr>
          <w:sz w:val="20"/>
          <w:lang w:val="de-DE"/>
        </w:rPr>
      </w:pPr>
      <w:r>
        <w:rPr>
          <w:sz w:val="20"/>
          <w:lang w:val="de-DE"/>
        </w:rPr>
        <w:t xml:space="preserve">Aufgrund seiner Funktion sowie seiner sehr guten Leistungen wurde Herr Wallach per 1. März 2022 zum Mitglied des Kaders befördert. </w:t>
      </w:r>
      <w:r w:rsidR="00A764A5">
        <w:rPr>
          <w:sz w:val="20"/>
          <w:lang w:val="de-DE"/>
        </w:rPr>
        <w:t xml:space="preserve">Seit dem 1. Juli 2023 bis zum 31. Mai 2025 war Herr Wallach als Teamleiter Schaden </w:t>
      </w:r>
      <w:proofErr w:type="spellStart"/>
      <w:r w:rsidR="00A764A5">
        <w:rPr>
          <w:sz w:val="20"/>
          <w:lang w:val="de-DE"/>
        </w:rPr>
        <w:t>Sach</w:t>
      </w:r>
      <w:proofErr w:type="spellEnd"/>
      <w:r w:rsidR="00A764A5">
        <w:rPr>
          <w:sz w:val="20"/>
          <w:lang w:val="de-DE"/>
        </w:rPr>
        <w:t xml:space="preserve"> Unternehmenskunden zu 100% tätig.</w:t>
      </w:r>
    </w:p>
    <w:p w14:paraId="56904A62" w14:textId="77777777" w:rsidR="00012A99" w:rsidRDefault="00012A99" w:rsidP="00012A99">
      <w:pPr>
        <w:jc w:val="both"/>
        <w:rPr>
          <w:sz w:val="20"/>
        </w:rPr>
      </w:pPr>
    </w:p>
    <w:p w14:paraId="78827FD1" w14:textId="77777777" w:rsidR="00012A99" w:rsidRDefault="00012A99" w:rsidP="00012A99">
      <w:pPr>
        <w:jc w:val="both"/>
        <w:rPr>
          <w:sz w:val="20"/>
        </w:rPr>
      </w:pPr>
      <w:r>
        <w:rPr>
          <w:sz w:val="20"/>
        </w:rPr>
        <w:t>Das Aufgabengebiet von Herrn Wallach umfasste im Wesentlichen folgende Tätigkeiten:</w:t>
      </w:r>
    </w:p>
    <w:p w14:paraId="416E7C8C" w14:textId="77777777" w:rsidR="00012A99" w:rsidRDefault="00012A99" w:rsidP="00012A99">
      <w:pPr>
        <w:jc w:val="both"/>
        <w:rPr>
          <w:rFonts w:cs="Arial"/>
          <w:sz w:val="20"/>
        </w:rPr>
      </w:pPr>
    </w:p>
    <w:p w14:paraId="30E51661" w14:textId="0ABD5406" w:rsidR="00A764A5" w:rsidRDefault="00012A99" w:rsidP="00A764A5">
      <w:pPr>
        <w:numPr>
          <w:ilvl w:val="0"/>
          <w:numId w:val="34"/>
        </w:numPr>
        <w:spacing w:before="30" w:after="30"/>
        <w:ind w:left="567" w:right="-58" w:hanging="357"/>
        <w:jc w:val="both"/>
        <w:rPr>
          <w:sz w:val="20"/>
        </w:rPr>
      </w:pPr>
      <w:r>
        <w:rPr>
          <w:sz w:val="20"/>
        </w:rPr>
        <w:t>Operative Führung des Team</w:t>
      </w:r>
      <w:r w:rsidR="00A764A5">
        <w:rPr>
          <w:sz w:val="20"/>
        </w:rPr>
        <w:t>s</w:t>
      </w:r>
      <w:r>
        <w:rPr>
          <w:sz w:val="20"/>
        </w:rPr>
        <w:t xml:space="preserve"> Sachschaden Unternehmensgeschäft</w:t>
      </w:r>
    </w:p>
    <w:p w14:paraId="2C330523" w14:textId="77777777" w:rsidR="00A764A5" w:rsidRPr="00A764A5" w:rsidRDefault="00A764A5" w:rsidP="00A764A5">
      <w:pPr>
        <w:spacing w:before="30" w:after="30"/>
        <w:ind w:left="567" w:right="-58"/>
        <w:jc w:val="both"/>
        <w:rPr>
          <w:sz w:val="8"/>
          <w:szCs w:val="8"/>
        </w:rPr>
      </w:pPr>
    </w:p>
    <w:p w14:paraId="6FE3C99A" w14:textId="77777777" w:rsidR="00A764A5" w:rsidRDefault="00012A99" w:rsidP="00A764A5">
      <w:pPr>
        <w:numPr>
          <w:ilvl w:val="1"/>
          <w:numId w:val="34"/>
        </w:numPr>
        <w:spacing w:before="30" w:after="30"/>
        <w:ind w:right="-58"/>
        <w:jc w:val="both"/>
        <w:rPr>
          <w:sz w:val="20"/>
        </w:rPr>
      </w:pPr>
      <w:r w:rsidRPr="00A764A5">
        <w:rPr>
          <w:sz w:val="20"/>
        </w:rPr>
        <w:t>personelle und fachliche Verantwortung für 7 Mitarbeitende</w:t>
      </w:r>
    </w:p>
    <w:p w14:paraId="289F062F" w14:textId="77777777" w:rsidR="00A764A5" w:rsidRDefault="00012A99" w:rsidP="00A764A5">
      <w:pPr>
        <w:numPr>
          <w:ilvl w:val="1"/>
          <w:numId w:val="34"/>
        </w:numPr>
        <w:spacing w:before="30" w:after="30"/>
        <w:ind w:right="-58"/>
        <w:jc w:val="both"/>
        <w:rPr>
          <w:sz w:val="20"/>
        </w:rPr>
      </w:pPr>
      <w:r w:rsidRPr="00A764A5">
        <w:rPr>
          <w:sz w:val="20"/>
        </w:rPr>
        <w:t>Sicherstellen einer qualitativ hochwertigen und kundenorientierten Sachbearbeitung</w:t>
      </w:r>
    </w:p>
    <w:p w14:paraId="7EA74530" w14:textId="77777777" w:rsidR="00A764A5" w:rsidRDefault="00012A99" w:rsidP="00A764A5">
      <w:pPr>
        <w:numPr>
          <w:ilvl w:val="1"/>
          <w:numId w:val="34"/>
        </w:numPr>
        <w:spacing w:before="30" w:after="30"/>
        <w:ind w:right="-58"/>
        <w:jc w:val="both"/>
        <w:rPr>
          <w:sz w:val="20"/>
        </w:rPr>
      </w:pPr>
      <w:r w:rsidRPr="00A764A5">
        <w:rPr>
          <w:sz w:val="20"/>
        </w:rPr>
        <w:t>erfolgreiche Organisation des Teams auch für Grossereignisse (Volatilitätsmanagement)</w:t>
      </w:r>
    </w:p>
    <w:p w14:paraId="2F4E910C" w14:textId="77777777" w:rsidR="00A764A5" w:rsidRDefault="00012A99" w:rsidP="00A764A5">
      <w:pPr>
        <w:numPr>
          <w:ilvl w:val="1"/>
          <w:numId w:val="34"/>
        </w:numPr>
        <w:spacing w:before="30" w:after="30"/>
        <w:ind w:right="-58"/>
        <w:jc w:val="both"/>
        <w:rPr>
          <w:sz w:val="20"/>
        </w:rPr>
      </w:pPr>
      <w:r w:rsidRPr="00A764A5">
        <w:rPr>
          <w:sz w:val="20"/>
        </w:rPr>
        <w:t>Motivation des Teams</w:t>
      </w:r>
    </w:p>
    <w:p w14:paraId="6C46B46A" w14:textId="025C7058" w:rsidR="00012A99" w:rsidRDefault="00012A99" w:rsidP="00A764A5">
      <w:pPr>
        <w:numPr>
          <w:ilvl w:val="1"/>
          <w:numId w:val="34"/>
        </w:numPr>
        <w:spacing w:before="30" w:after="30"/>
        <w:ind w:right="-58"/>
        <w:jc w:val="both"/>
        <w:rPr>
          <w:sz w:val="20"/>
        </w:rPr>
      </w:pPr>
      <w:r w:rsidRPr="00A764A5">
        <w:rPr>
          <w:sz w:val="20"/>
        </w:rPr>
        <w:t>Mentoring / Mitarbeiterförderung</w:t>
      </w:r>
    </w:p>
    <w:p w14:paraId="70A255E1" w14:textId="77777777" w:rsidR="00A764A5" w:rsidRPr="00A764A5" w:rsidRDefault="00A764A5" w:rsidP="00A764A5">
      <w:pPr>
        <w:spacing w:before="30" w:after="30"/>
        <w:ind w:left="1080" w:right="-58"/>
        <w:jc w:val="both"/>
        <w:rPr>
          <w:sz w:val="8"/>
          <w:szCs w:val="8"/>
        </w:rPr>
      </w:pPr>
    </w:p>
    <w:p w14:paraId="6F84371F" w14:textId="6AF55382" w:rsidR="00012A99" w:rsidRDefault="00012A99" w:rsidP="00135D10">
      <w:pPr>
        <w:numPr>
          <w:ilvl w:val="0"/>
          <w:numId w:val="34"/>
        </w:numPr>
        <w:spacing w:before="30" w:after="30"/>
        <w:ind w:left="567" w:right="-58" w:hanging="357"/>
        <w:jc w:val="both"/>
        <w:rPr>
          <w:sz w:val="20"/>
        </w:rPr>
      </w:pPr>
      <w:r>
        <w:rPr>
          <w:sz w:val="20"/>
        </w:rPr>
        <w:t>Festlegung von Zielen für das Team gemeinsam mit dem Team und den in der Hierarchie übergeordneten Strukturen</w:t>
      </w:r>
    </w:p>
    <w:p w14:paraId="78DBE831" w14:textId="77777777" w:rsidR="00A764A5" w:rsidRPr="00A764A5" w:rsidRDefault="00A764A5" w:rsidP="00A764A5">
      <w:pPr>
        <w:spacing w:before="30" w:after="30"/>
        <w:ind w:right="-58"/>
        <w:jc w:val="both"/>
        <w:rPr>
          <w:sz w:val="8"/>
          <w:szCs w:val="8"/>
        </w:rPr>
      </w:pPr>
    </w:p>
    <w:p w14:paraId="11217D09" w14:textId="77777777" w:rsidR="00A764A5" w:rsidRDefault="00012A99" w:rsidP="00A764A5">
      <w:pPr>
        <w:numPr>
          <w:ilvl w:val="0"/>
          <w:numId w:val="34"/>
        </w:numPr>
        <w:spacing w:before="30" w:after="30"/>
        <w:ind w:left="567" w:right="-58" w:hanging="357"/>
        <w:jc w:val="both"/>
        <w:rPr>
          <w:sz w:val="20"/>
        </w:rPr>
      </w:pPr>
      <w:r>
        <w:rPr>
          <w:sz w:val="20"/>
        </w:rPr>
        <w:t xml:space="preserve">Integrale Bearbeitung von eigenen Schadenfällen der Branche </w:t>
      </w:r>
      <w:proofErr w:type="spellStart"/>
      <w:r>
        <w:rPr>
          <w:sz w:val="20"/>
        </w:rPr>
        <w:t>Sach</w:t>
      </w:r>
      <w:proofErr w:type="spellEnd"/>
      <w:r>
        <w:rPr>
          <w:sz w:val="20"/>
        </w:rPr>
        <w:t xml:space="preserve"> Unternehmenskunden</w:t>
      </w:r>
    </w:p>
    <w:p w14:paraId="3539557B" w14:textId="77777777" w:rsidR="00A764A5" w:rsidRPr="00A764A5" w:rsidRDefault="00A764A5" w:rsidP="00A764A5">
      <w:pPr>
        <w:spacing w:before="30" w:after="30"/>
        <w:ind w:right="-58"/>
        <w:jc w:val="both"/>
        <w:rPr>
          <w:sz w:val="8"/>
          <w:szCs w:val="8"/>
        </w:rPr>
      </w:pPr>
    </w:p>
    <w:p w14:paraId="437B4676" w14:textId="26511F10" w:rsidR="00012A99" w:rsidRDefault="00012A99" w:rsidP="00A764A5">
      <w:pPr>
        <w:numPr>
          <w:ilvl w:val="1"/>
          <w:numId w:val="34"/>
        </w:numPr>
        <w:spacing w:before="30" w:after="30"/>
        <w:ind w:right="-58"/>
        <w:jc w:val="both"/>
        <w:rPr>
          <w:sz w:val="20"/>
        </w:rPr>
      </w:pPr>
      <w:r w:rsidRPr="00A764A5">
        <w:rPr>
          <w:sz w:val="20"/>
        </w:rPr>
        <w:t>Bearbeitung von externen und internen Beschwerden des Teams</w:t>
      </w:r>
    </w:p>
    <w:p w14:paraId="4B8C4E0A" w14:textId="77777777" w:rsidR="00A764A5" w:rsidRPr="00A764A5" w:rsidRDefault="00A764A5" w:rsidP="00A764A5">
      <w:pPr>
        <w:spacing w:before="30" w:after="30"/>
        <w:ind w:right="-58"/>
        <w:jc w:val="both"/>
        <w:rPr>
          <w:sz w:val="8"/>
          <w:szCs w:val="8"/>
        </w:rPr>
      </w:pPr>
    </w:p>
    <w:p w14:paraId="6B4AECBD" w14:textId="75916731" w:rsidR="00012A99" w:rsidRDefault="00012A99" w:rsidP="00135D10">
      <w:pPr>
        <w:numPr>
          <w:ilvl w:val="0"/>
          <w:numId w:val="34"/>
        </w:numPr>
        <w:spacing w:before="30" w:after="30"/>
        <w:ind w:left="567" w:right="-58" w:hanging="357"/>
        <w:jc w:val="both"/>
        <w:rPr>
          <w:sz w:val="20"/>
        </w:rPr>
      </w:pPr>
      <w:r>
        <w:rPr>
          <w:sz w:val="20"/>
        </w:rPr>
        <w:t>Ansprechperson für Grosskunden und Broker</w:t>
      </w:r>
    </w:p>
    <w:p w14:paraId="346900A1" w14:textId="7782116F" w:rsidR="00012A99" w:rsidRDefault="00012A99" w:rsidP="00135D10">
      <w:pPr>
        <w:numPr>
          <w:ilvl w:val="0"/>
          <w:numId w:val="34"/>
        </w:numPr>
        <w:spacing w:before="30" w:after="30"/>
        <w:ind w:left="567" w:right="-58" w:hanging="357"/>
        <w:jc w:val="both"/>
        <w:rPr>
          <w:sz w:val="20"/>
        </w:rPr>
      </w:pPr>
      <w:r>
        <w:rPr>
          <w:sz w:val="20"/>
        </w:rPr>
        <w:t>Mitarbeit in branchenspezifischen Vorhaben des Leistungscenters</w:t>
      </w:r>
    </w:p>
    <w:p w14:paraId="3B49DE9B" w14:textId="5474D357" w:rsidR="00012A99" w:rsidRDefault="00012A99" w:rsidP="00135D10">
      <w:pPr>
        <w:numPr>
          <w:ilvl w:val="0"/>
          <w:numId w:val="34"/>
        </w:numPr>
        <w:spacing w:before="30" w:after="30"/>
        <w:ind w:left="567" w:right="-58" w:hanging="357"/>
        <w:jc w:val="both"/>
        <w:rPr>
          <w:sz w:val="20"/>
        </w:rPr>
      </w:pPr>
      <w:r>
        <w:rPr>
          <w:sz w:val="20"/>
        </w:rPr>
        <w:t xml:space="preserve">Mitarbeit in der Entwicklung des Bereichs Leistungscenter </w:t>
      </w:r>
      <w:proofErr w:type="spellStart"/>
      <w:r>
        <w:rPr>
          <w:sz w:val="20"/>
        </w:rPr>
        <w:t>Sach</w:t>
      </w:r>
      <w:proofErr w:type="spellEnd"/>
      <w:r>
        <w:rPr>
          <w:sz w:val="20"/>
        </w:rPr>
        <w:t xml:space="preserve"> /</w:t>
      </w:r>
      <w:r w:rsidR="00A764A5">
        <w:rPr>
          <w:sz w:val="20"/>
        </w:rPr>
        <w:t xml:space="preserve"> </w:t>
      </w:r>
      <w:r>
        <w:rPr>
          <w:sz w:val="20"/>
        </w:rPr>
        <w:t>TV</w:t>
      </w:r>
      <w:r w:rsidR="00A764A5">
        <w:rPr>
          <w:sz w:val="20"/>
        </w:rPr>
        <w:t xml:space="preserve"> </w:t>
      </w:r>
      <w:r>
        <w:rPr>
          <w:sz w:val="20"/>
        </w:rPr>
        <w:t>/ Transport als Teil des Leitungsteams</w:t>
      </w:r>
    </w:p>
    <w:p w14:paraId="1BEDAA0A" w14:textId="02D35BFD" w:rsidR="00012A99" w:rsidRDefault="00012A99" w:rsidP="00135D10">
      <w:pPr>
        <w:numPr>
          <w:ilvl w:val="0"/>
          <w:numId w:val="34"/>
        </w:numPr>
        <w:spacing w:before="30" w:after="30"/>
        <w:ind w:left="567" w:right="-58" w:hanging="357"/>
        <w:jc w:val="both"/>
        <w:rPr>
          <w:sz w:val="20"/>
        </w:rPr>
      </w:pPr>
      <w:r>
        <w:rPr>
          <w:sz w:val="20"/>
        </w:rPr>
        <w:t xml:space="preserve">Zusammenarbeit mit Produktmanagement, Account Manager und </w:t>
      </w:r>
      <w:proofErr w:type="spellStart"/>
      <w:r>
        <w:rPr>
          <w:sz w:val="20"/>
        </w:rPr>
        <w:t>Underwriting</w:t>
      </w:r>
      <w:proofErr w:type="spellEnd"/>
      <w:r>
        <w:rPr>
          <w:sz w:val="20"/>
        </w:rPr>
        <w:t xml:space="preserve"> in Fachfragen und zur Optimierung von Prozessen und Produkten</w:t>
      </w:r>
    </w:p>
    <w:p w14:paraId="07A11149" w14:textId="25981308" w:rsidR="00012A99" w:rsidRDefault="00012A99" w:rsidP="00135D10">
      <w:pPr>
        <w:numPr>
          <w:ilvl w:val="0"/>
          <w:numId w:val="34"/>
        </w:numPr>
        <w:spacing w:before="30" w:after="30"/>
        <w:ind w:left="567" w:right="-58" w:hanging="357"/>
        <w:jc w:val="both"/>
        <w:rPr>
          <w:sz w:val="20"/>
        </w:rPr>
      </w:pPr>
      <w:r>
        <w:rPr>
          <w:sz w:val="20"/>
        </w:rPr>
        <w:t>Zusammenarbeit mit dem Vertrieb beim Ausbau von Kundenbeziehungen sowie der Lösungsfindung in Konfliktfällen</w:t>
      </w:r>
    </w:p>
    <w:p w14:paraId="6FE793B3" w14:textId="77777777" w:rsidR="00012A99" w:rsidRDefault="00012A99" w:rsidP="00012A99">
      <w:pPr>
        <w:pStyle w:val="Listenabsatz"/>
        <w:spacing w:before="120"/>
        <w:ind w:left="283"/>
        <w:jc w:val="both"/>
        <w:rPr>
          <w:rFonts w:cs="Arial"/>
          <w:sz w:val="20"/>
        </w:rPr>
      </w:pPr>
    </w:p>
    <w:p w14:paraId="221A251A" w14:textId="090716B0" w:rsidR="00012A99" w:rsidRDefault="00012A99" w:rsidP="00012A99">
      <w:pPr>
        <w:jc w:val="both"/>
        <w:rPr>
          <w:rFonts w:cs="Arial"/>
          <w:sz w:val="20"/>
        </w:rPr>
      </w:pPr>
      <w:r>
        <w:rPr>
          <w:rFonts w:cs="Arial"/>
          <w:sz w:val="20"/>
        </w:rPr>
        <w:t xml:space="preserve">Herr Wallach verfügte über </w:t>
      </w:r>
      <w:ins w:id="0" w:author="David Döbele" w:date="2025-03-13T13:16:00Z" w16du:dateUtc="2025-03-13T12:16:00Z">
        <w:r w:rsidR="00846415">
          <w:rPr>
            <w:rFonts w:cs="Arial"/>
            <w:sz w:val="20"/>
          </w:rPr>
          <w:t xml:space="preserve">sehr </w:t>
        </w:r>
      </w:ins>
      <w:r>
        <w:rPr>
          <w:rFonts w:cs="Arial"/>
          <w:sz w:val="20"/>
        </w:rPr>
        <w:t>gute praktische Fachkenntnisse und umfangreiche Erfahrung in seinem Aufgabenbereich. Er setzte erworbenes Wissen erfolgreich in die Praxis um und fand sich in neuen Aufgabenstellungen gut zurecht. Herr Wallach erfüllte jederzeit die Anforderungen, mit seinen Leistungen waren wir sehr zufrieden. Seine ausgezeichneten Sprachkenntnisse waren für die Verständigung in seinem Arbeitsumfeld äusserst wertvoll. Aufgrund seiner hohen IT-Affinität fiel ihm der Umgang mit den verwendeten Fachapplikationen leicht. Herr Wallach zeigte eine offene Einstellung gegenüber neuen Technologien und deren mögliche gewinnbringende Anwendung.</w:t>
      </w:r>
    </w:p>
    <w:p w14:paraId="4920D438" w14:textId="77777777" w:rsidR="00012A99" w:rsidRDefault="00012A99" w:rsidP="00012A99">
      <w:pPr>
        <w:jc w:val="both"/>
        <w:rPr>
          <w:rFonts w:cs="Arial"/>
          <w:sz w:val="20"/>
        </w:rPr>
      </w:pPr>
    </w:p>
    <w:p w14:paraId="0B7A32C0" w14:textId="36AC65A5" w:rsidR="00012A99" w:rsidRDefault="00A764A5" w:rsidP="00012A99">
      <w:pPr>
        <w:jc w:val="both"/>
        <w:rPr>
          <w:rFonts w:cs="Arial"/>
          <w:sz w:val="20"/>
        </w:rPr>
      </w:pPr>
      <w:r>
        <w:rPr>
          <w:rFonts w:cs="Arial"/>
          <w:sz w:val="20"/>
        </w:rPr>
        <w:t>Er</w:t>
      </w:r>
      <w:r w:rsidR="00012A99">
        <w:rPr>
          <w:rFonts w:cs="Arial"/>
          <w:sz w:val="20"/>
        </w:rPr>
        <w:t xml:space="preserve"> zeigte grosse Initiative und engagierte sich überdurchschnittlich. Um mit der fachlichen Entwicklung Schritt zu halten, bildete er sich aus eigenem Antrieb regelmässig weiter. Mit Veränderungen setzte er sich offen auseinander und war bereit, neue Wege zu beschreiten. Wir haben Herrn Wallach als flexiblen und belastbaren Mitarbeiter kennengelernt. Entscheidungen traf er selbstständig und mit viel Sachkenntnis. Sein Denken und Handeln waren auf die Ziele des Unternehmens ausgerichtet.</w:t>
      </w:r>
    </w:p>
    <w:p w14:paraId="69F9B163" w14:textId="77777777" w:rsidR="00012A99" w:rsidRDefault="00012A99" w:rsidP="00012A99">
      <w:pPr>
        <w:jc w:val="both"/>
        <w:rPr>
          <w:rFonts w:cs="Arial"/>
          <w:sz w:val="20"/>
        </w:rPr>
      </w:pPr>
    </w:p>
    <w:p w14:paraId="2B17014D" w14:textId="77777777" w:rsidR="00012A99" w:rsidRDefault="00012A99" w:rsidP="00012A99">
      <w:pPr>
        <w:jc w:val="both"/>
        <w:rPr>
          <w:rFonts w:cs="Arial"/>
          <w:sz w:val="20"/>
        </w:rPr>
      </w:pPr>
      <w:r>
        <w:rPr>
          <w:rFonts w:cs="Arial"/>
          <w:sz w:val="20"/>
        </w:rPr>
        <w:t xml:space="preserve">Herr Wallach war authentisch und lebte selbst vor, was er von anderen verlangte. Herr Wallach nahm seine fachliche Führungsaufgabe wahr und erteilte klare Anweisungen. Herr Wallach verhielt sich seinen </w:t>
      </w:r>
      <w:r>
        <w:rPr>
          <w:rFonts w:cs="Arial"/>
          <w:sz w:val="20"/>
        </w:rPr>
        <w:lastRenderedPageBreak/>
        <w:t>Mitarbeitenden gegenüber offen und kollegial. Er verstand es, sich mit seinem Führungsverständnis durchzusetzen. Im Sinne der Chancengleichheit war es ihm wichtig, die Unterschiedlichkeit und Vielfalt von Personengruppen nutzbringend in die Arbeitsprozesse zu integrieren.</w:t>
      </w:r>
    </w:p>
    <w:p w14:paraId="2C99B4C0" w14:textId="77777777" w:rsidR="00012A99" w:rsidRDefault="00012A99" w:rsidP="00012A99">
      <w:pPr>
        <w:jc w:val="both"/>
        <w:rPr>
          <w:rFonts w:cs="Arial"/>
          <w:sz w:val="20"/>
        </w:rPr>
      </w:pPr>
    </w:p>
    <w:p w14:paraId="1FB7F20F" w14:textId="33DC6F49" w:rsidR="00012A99" w:rsidRDefault="00A764A5" w:rsidP="00012A99">
      <w:pPr>
        <w:jc w:val="both"/>
        <w:rPr>
          <w:rFonts w:cs="Arial"/>
          <w:sz w:val="20"/>
        </w:rPr>
      </w:pPr>
      <w:r>
        <w:rPr>
          <w:rFonts w:cs="Arial"/>
          <w:sz w:val="20"/>
        </w:rPr>
        <w:t>Er</w:t>
      </w:r>
      <w:r w:rsidR="00012A99">
        <w:rPr>
          <w:rFonts w:cs="Arial"/>
          <w:sz w:val="20"/>
        </w:rPr>
        <w:t xml:space="preserve"> hatte ein ausgezeichnetes Gespür für die Befindlichkeit seiner Gesprächspartner und fand mit seiner einfühlsamen und ansprechenden Art jederzeit Zugang zu ihnen. Herr Wallach informierte vorzüglich, leitete wichtige Hinweise sofort an die richtigen Stellen weiter und bezog in schwierigen Situationen rechtzeitig Vorgesetzte mit ein. Er begrüsste andere Meinungen und konstruktive Kritik als Anregung, konnte gut zuhören und sich problemlos auf die Bedürfnisse seiner Gesprächspartner einstellen. Herr Wallach reflektierte seine eigenen Handlungen und nutzte Anregungen und Empfehlungen von aussen auf sehr professionelle Weise. Herr Wallach nahm die Anliegen, Bedürfnisse und Wünsche der Kunden sehr ernst und suchte kreativ nach umsetzbaren Lösungen. Die Integration in Teams und die Zusammenarbeit mit verschiedenen Gruppen fielen ihm leicht. Zudem konnte er die Teaminteressen </w:t>
      </w:r>
      <w:ins w:id="1" w:author="David Döbele" w:date="2025-03-13T13:17:00Z" w16du:dateUtc="2025-03-13T12:17:00Z">
        <w:r w:rsidR="00846415">
          <w:rPr>
            <w:rFonts w:cs="Arial"/>
            <w:sz w:val="20"/>
          </w:rPr>
          <w:t xml:space="preserve">sehr </w:t>
        </w:r>
      </w:ins>
      <w:r w:rsidR="00012A99">
        <w:rPr>
          <w:rFonts w:cs="Arial"/>
          <w:sz w:val="20"/>
        </w:rPr>
        <w:t>gut von seinen eigenen Interessen abgrenzen. Sein Verhalten gegenüber Geschäftspartnern, Vorgesetzten sowie Arbeitskolleginnen und -kollegen war einwandfrei und höchst zuvorkommend. Wir erlebten Herrn Wallach als einen äusserst wertvollen Mitarbeiter, der sich vorbildlich für seine Aufgaben einsetzte und sich dem Unternehmen verpflichtet fühlte.</w:t>
      </w:r>
    </w:p>
    <w:p w14:paraId="6ECDE7C9" w14:textId="77777777" w:rsidR="00012A99" w:rsidRDefault="00012A99" w:rsidP="00012A99">
      <w:pPr>
        <w:jc w:val="both"/>
        <w:rPr>
          <w:rFonts w:cs="Arial"/>
          <w:sz w:val="20"/>
        </w:rPr>
      </w:pPr>
    </w:p>
    <w:p w14:paraId="6C420F04" w14:textId="77777777" w:rsidR="00012A99" w:rsidRDefault="00012A99" w:rsidP="00012A99">
      <w:pPr>
        <w:jc w:val="both"/>
        <w:rPr>
          <w:rFonts w:cs="Arial"/>
          <w:sz w:val="20"/>
        </w:rPr>
      </w:pPr>
      <w:r>
        <w:rPr>
          <w:rFonts w:cs="Arial"/>
          <w:sz w:val="20"/>
        </w:rPr>
        <w:t>Herr Wallach verlässt unser Unternehmen am 31. Mai 2025 auf eigenen Wunsch, um ausserhalb unserer Organisation eine neue Herausforderung anzunehmen. Wir danken ihm für seinen grossen Einsatz und wünschen ihm für die berufliche und private Zukunft alles Gute und viel Erfolg.</w:t>
      </w:r>
    </w:p>
    <w:p w14:paraId="600E1FA6" w14:textId="77777777" w:rsidR="00012A99" w:rsidRPr="00135D10" w:rsidRDefault="00012A99" w:rsidP="00135D10">
      <w:pPr>
        <w:jc w:val="both"/>
        <w:rPr>
          <w:rFonts w:cs="Arial"/>
          <w:sz w:val="20"/>
        </w:rPr>
      </w:pPr>
    </w:p>
    <w:p w14:paraId="18E10EE8" w14:textId="77777777" w:rsidR="00012A99" w:rsidRDefault="00313B98" w:rsidP="00012A99">
      <w:pPr>
        <w:jc w:val="both"/>
        <w:rPr>
          <w:rFonts w:cs="Arial"/>
          <w:sz w:val="20"/>
        </w:rPr>
      </w:pPr>
      <w:r w:rsidRPr="00313B98">
        <w:rPr>
          <w:rFonts w:cs="Arial"/>
          <w:sz w:val="20"/>
        </w:rPr>
        <w:t>Baloise</w:t>
      </w:r>
      <w:r w:rsidR="00012A99">
        <w:rPr>
          <w:rFonts w:cs="Arial"/>
          <w:sz w:val="20"/>
        </w:rPr>
        <w:t xml:space="preserve"> Versicherung AG</w:t>
      </w:r>
    </w:p>
    <w:p w14:paraId="0D058777" w14:textId="77777777" w:rsidR="00012A99" w:rsidRDefault="00012A99" w:rsidP="00012A99">
      <w:pPr>
        <w:jc w:val="both"/>
        <w:rPr>
          <w:rFonts w:cs="Arial"/>
          <w:sz w:val="20"/>
          <w:lang w:val="de-DE"/>
        </w:rPr>
      </w:pPr>
    </w:p>
    <w:p w14:paraId="282AA803" w14:textId="77777777" w:rsidR="00012A99" w:rsidRDefault="00012A99" w:rsidP="00012A99">
      <w:pPr>
        <w:jc w:val="both"/>
        <w:rPr>
          <w:rFonts w:cs="Arial"/>
          <w:sz w:val="20"/>
          <w:lang w:val="de-DE"/>
        </w:rPr>
      </w:pPr>
    </w:p>
    <w:p w14:paraId="077C5562" w14:textId="77777777" w:rsidR="00012A99" w:rsidRDefault="00012A99" w:rsidP="00012A99">
      <w:pPr>
        <w:jc w:val="both"/>
        <w:rPr>
          <w:rFonts w:cs="Arial"/>
          <w:sz w:val="20"/>
          <w:lang w:val="de-DE"/>
        </w:rPr>
      </w:pPr>
    </w:p>
    <w:p w14:paraId="47E43F5B" w14:textId="77777777" w:rsidR="00012A99" w:rsidRDefault="00012A99" w:rsidP="00012A99">
      <w:pPr>
        <w:jc w:val="both"/>
        <w:rPr>
          <w:rFonts w:cs="Arial"/>
          <w:sz w:val="20"/>
          <w:lang w:val="de-DE"/>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2"/>
        <w:gridCol w:w="6393"/>
      </w:tblGrid>
      <w:tr w:rsidR="00012A99" w:rsidRPr="00846415" w14:paraId="4F867337" w14:textId="77777777" w:rsidTr="00012A99">
        <w:tc>
          <w:tcPr>
            <w:tcW w:w="3510" w:type="dxa"/>
            <w:hideMark/>
          </w:tcPr>
          <w:p w14:paraId="1A5F6D16" w14:textId="77777777" w:rsidR="00012A99" w:rsidRDefault="00012A99">
            <w:pPr>
              <w:tabs>
                <w:tab w:val="left" w:pos="3544"/>
              </w:tabs>
              <w:ind w:left="-105"/>
              <w:jc w:val="both"/>
              <w:rPr>
                <w:rFonts w:cs="Arial"/>
                <w:sz w:val="20"/>
                <w:lang w:val="de-DE"/>
              </w:rPr>
            </w:pPr>
            <w:r>
              <w:rPr>
                <w:rFonts w:cs="Arial"/>
                <w:sz w:val="20"/>
                <w:lang w:val="de-DE"/>
              </w:rPr>
              <w:t xml:space="preserve">Guy </w:t>
            </w:r>
            <w:proofErr w:type="spellStart"/>
            <w:r>
              <w:rPr>
                <w:rFonts w:cs="Arial"/>
                <w:sz w:val="20"/>
                <w:lang w:val="de-DE"/>
              </w:rPr>
              <w:t>Modespacher</w:t>
            </w:r>
            <w:proofErr w:type="spellEnd"/>
          </w:p>
          <w:p w14:paraId="3D46F62D" w14:textId="77777777" w:rsidR="00012A99" w:rsidRDefault="00012A99" w:rsidP="00A764A5">
            <w:pPr>
              <w:tabs>
                <w:tab w:val="left" w:pos="3544"/>
              </w:tabs>
              <w:ind w:left="-105"/>
              <w:rPr>
                <w:rFonts w:cs="Arial"/>
                <w:sz w:val="20"/>
                <w:lang w:val="de-DE"/>
              </w:rPr>
            </w:pPr>
            <w:r>
              <w:rPr>
                <w:rFonts w:cs="Arial"/>
                <w:sz w:val="20"/>
                <w:lang w:val="de-DE"/>
              </w:rPr>
              <w:t xml:space="preserve">Leiter Leistungscenter </w:t>
            </w:r>
            <w:proofErr w:type="spellStart"/>
            <w:r>
              <w:rPr>
                <w:rFonts w:cs="Arial"/>
                <w:sz w:val="20"/>
                <w:lang w:val="de-DE"/>
              </w:rPr>
              <w:t>Sach</w:t>
            </w:r>
            <w:proofErr w:type="spellEnd"/>
            <w:r>
              <w:rPr>
                <w:rFonts w:cs="Arial"/>
                <w:sz w:val="20"/>
                <w:lang w:val="de-DE"/>
              </w:rPr>
              <w:t xml:space="preserve"> / Transport / TV</w:t>
            </w:r>
          </w:p>
        </w:tc>
        <w:tc>
          <w:tcPr>
            <w:tcW w:w="6496" w:type="dxa"/>
            <w:hideMark/>
          </w:tcPr>
          <w:p w14:paraId="59E8B577" w14:textId="77777777" w:rsidR="00012A99" w:rsidRPr="00A764A5" w:rsidRDefault="00012A99">
            <w:pPr>
              <w:tabs>
                <w:tab w:val="left" w:pos="3544"/>
              </w:tabs>
              <w:ind w:left="-105"/>
              <w:jc w:val="both"/>
              <w:rPr>
                <w:rFonts w:cs="Arial"/>
                <w:sz w:val="20"/>
                <w:lang w:val="en-US"/>
              </w:rPr>
            </w:pPr>
            <w:r w:rsidRPr="00A764A5">
              <w:rPr>
                <w:rFonts w:cs="Arial"/>
                <w:sz w:val="20"/>
                <w:lang w:val="en-US"/>
              </w:rPr>
              <w:t>Andrea Lemp</w:t>
            </w:r>
          </w:p>
          <w:p w14:paraId="665F0193" w14:textId="77777777" w:rsidR="00012A99" w:rsidRPr="00A764A5" w:rsidRDefault="00012A99">
            <w:pPr>
              <w:tabs>
                <w:tab w:val="left" w:pos="3544"/>
              </w:tabs>
              <w:ind w:left="-105"/>
              <w:jc w:val="both"/>
              <w:rPr>
                <w:rFonts w:cs="Arial"/>
                <w:sz w:val="20"/>
                <w:lang w:val="en-US"/>
              </w:rPr>
            </w:pPr>
            <w:r w:rsidRPr="00A764A5">
              <w:rPr>
                <w:rFonts w:cs="Arial"/>
                <w:sz w:val="20"/>
                <w:lang w:val="en-US"/>
              </w:rPr>
              <w:t>HR Specialist Operations</w:t>
            </w:r>
          </w:p>
        </w:tc>
      </w:tr>
    </w:tbl>
    <w:p w14:paraId="73FEEEC7" w14:textId="77777777" w:rsidR="00012A99" w:rsidRPr="00A764A5" w:rsidRDefault="00012A99" w:rsidP="00012A99">
      <w:pPr>
        <w:tabs>
          <w:tab w:val="left" w:pos="3544"/>
        </w:tabs>
        <w:jc w:val="both"/>
        <w:rPr>
          <w:rFonts w:cs="Arial"/>
          <w:sz w:val="20"/>
          <w:lang w:val="en-US"/>
        </w:rPr>
      </w:pPr>
    </w:p>
    <w:p w14:paraId="161B346B" w14:textId="77777777" w:rsidR="00012A99" w:rsidRPr="00A764A5" w:rsidRDefault="00012A99" w:rsidP="00012A99">
      <w:pPr>
        <w:tabs>
          <w:tab w:val="left" w:pos="3544"/>
        </w:tabs>
        <w:jc w:val="both"/>
        <w:rPr>
          <w:rFonts w:cs="Arial"/>
          <w:sz w:val="20"/>
          <w:lang w:val="en-US"/>
        </w:rPr>
      </w:pPr>
    </w:p>
    <w:p w14:paraId="2CB6A48B" w14:textId="77777777" w:rsidR="00012A99" w:rsidRPr="00A764A5" w:rsidRDefault="00012A99" w:rsidP="00012A99">
      <w:pPr>
        <w:tabs>
          <w:tab w:val="left" w:pos="3544"/>
        </w:tabs>
        <w:jc w:val="both"/>
        <w:rPr>
          <w:rFonts w:cs="Arial"/>
          <w:sz w:val="20"/>
          <w:lang w:val="en-US"/>
        </w:rPr>
      </w:pPr>
    </w:p>
    <w:p w14:paraId="75D340C2" w14:textId="77777777" w:rsidR="00012A99" w:rsidRPr="00A764A5" w:rsidRDefault="00012A99" w:rsidP="00012A99">
      <w:pPr>
        <w:tabs>
          <w:tab w:val="left" w:pos="3544"/>
        </w:tabs>
        <w:jc w:val="both"/>
        <w:rPr>
          <w:rFonts w:cs="Arial"/>
          <w:sz w:val="20"/>
          <w:lang w:val="en-US"/>
        </w:rPr>
      </w:pPr>
    </w:p>
    <w:p w14:paraId="446851A1" w14:textId="77777777" w:rsidR="00012A99" w:rsidRPr="00A764A5" w:rsidRDefault="00012A99" w:rsidP="00012A99">
      <w:pPr>
        <w:tabs>
          <w:tab w:val="left" w:pos="3544"/>
        </w:tabs>
        <w:jc w:val="both"/>
        <w:rPr>
          <w:rFonts w:cs="Arial"/>
          <w:sz w:val="20"/>
          <w:lang w:val="en-US"/>
        </w:rPr>
      </w:pPr>
    </w:p>
    <w:p w14:paraId="711070C4" w14:textId="77777777" w:rsidR="00012A99" w:rsidRPr="00A764A5" w:rsidRDefault="00012A99" w:rsidP="00012A99">
      <w:pPr>
        <w:tabs>
          <w:tab w:val="left" w:pos="3544"/>
        </w:tabs>
        <w:jc w:val="both"/>
        <w:rPr>
          <w:rFonts w:cs="Arial"/>
          <w:sz w:val="20"/>
          <w:lang w:val="en-US"/>
        </w:rPr>
      </w:pPr>
    </w:p>
    <w:p w14:paraId="1EC302E5" w14:textId="3BD07D6A" w:rsidR="00012A99" w:rsidRDefault="00012A99" w:rsidP="00012A99">
      <w:pPr>
        <w:rPr>
          <w:b/>
          <w:sz w:val="20"/>
        </w:rPr>
      </w:pPr>
      <w:r>
        <w:rPr>
          <w:rFonts w:cs="Arial"/>
          <w:sz w:val="20"/>
          <w:lang w:val="de-DE"/>
        </w:rPr>
        <w:t xml:space="preserve">Basel, </w:t>
      </w:r>
      <w:r w:rsidR="00A764A5">
        <w:rPr>
          <w:rFonts w:cs="Arial"/>
          <w:sz w:val="20"/>
          <w:lang w:val="de-DE"/>
        </w:rPr>
        <w:t>31</w:t>
      </w:r>
      <w:r>
        <w:rPr>
          <w:rFonts w:cs="Arial"/>
          <w:sz w:val="20"/>
          <w:lang w:val="de-DE"/>
        </w:rPr>
        <w:t xml:space="preserve">. </w:t>
      </w:r>
      <w:r w:rsidR="002F31A6">
        <w:rPr>
          <w:rFonts w:cs="Arial"/>
          <w:sz w:val="20"/>
          <w:lang w:val="de-DE"/>
        </w:rPr>
        <w:t>M</w:t>
      </w:r>
      <w:r w:rsidR="004678EE">
        <w:rPr>
          <w:rFonts w:cs="Arial"/>
          <w:sz w:val="20"/>
          <w:lang w:val="de-DE"/>
        </w:rPr>
        <w:t>ai</w:t>
      </w:r>
      <w:r>
        <w:rPr>
          <w:rFonts w:cs="Arial"/>
          <w:sz w:val="20"/>
          <w:lang w:val="de-DE"/>
        </w:rPr>
        <w:t xml:space="preserve"> 2025 / al</w:t>
      </w:r>
    </w:p>
    <w:sectPr w:rsidR="00012A99" w:rsidSect="00E26B56">
      <w:headerReference w:type="default" r:id="rId9"/>
      <w:footerReference w:type="default" r:id="rId10"/>
      <w:headerReference w:type="first" r:id="rId11"/>
      <w:footerReference w:type="first" r:id="rId12"/>
      <w:pgSz w:w="11907" w:h="16840" w:code="9"/>
      <w:pgMar w:top="2098" w:right="1021" w:bottom="1701" w:left="1021" w:header="510"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3B3FC" w14:textId="77777777" w:rsidR="00F75382" w:rsidRDefault="00F75382">
      <w:r>
        <w:separator/>
      </w:r>
    </w:p>
  </w:endnote>
  <w:endnote w:type="continuationSeparator" w:id="0">
    <w:p w14:paraId="472CA148" w14:textId="77777777" w:rsidR="00F75382" w:rsidRDefault="00F75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CRB">
    <w:panose1 w:val="020B0609020202020204"/>
    <w:charset w:val="4D"/>
    <w:family w:val="modern"/>
    <w:pitch w:val="fixed"/>
    <w:sig w:usb0="00000003" w:usb1="00000000" w:usb2="00000000" w:usb3="00000000" w:csb0="00000001" w:csb1="00000000"/>
  </w:font>
  <w:font w:name="BaslerLogos">
    <w:altName w:val="Symbol"/>
    <w:panose1 w:val="020B0604020202020204"/>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6" w:type="dxa"/>
      <w:tblLayout w:type="fixed"/>
      <w:tblCellMar>
        <w:left w:w="0" w:type="dxa"/>
        <w:right w:w="0" w:type="dxa"/>
      </w:tblCellMar>
      <w:tblLook w:val="04A0" w:firstRow="1" w:lastRow="0" w:firstColumn="1" w:lastColumn="0" w:noHBand="0" w:noVBand="1"/>
    </w:tblPr>
    <w:tblGrid>
      <w:gridCol w:w="8392"/>
      <w:gridCol w:w="1474"/>
    </w:tblGrid>
    <w:tr w:rsidR="00FD3484" w:rsidRPr="00C712A4" w14:paraId="714FEAB4" w14:textId="77777777" w:rsidTr="00A3480A">
      <w:trPr>
        <w:trHeight w:hRule="exact" w:val="964"/>
      </w:trPr>
      <w:tc>
        <w:tcPr>
          <w:tcW w:w="8392" w:type="dxa"/>
          <w:vAlign w:val="bottom"/>
        </w:tcPr>
        <w:p w14:paraId="56AB4CAD" w14:textId="77777777" w:rsidR="00FD3484" w:rsidRPr="00C712A4" w:rsidRDefault="00FD3484" w:rsidP="00FD3484">
          <w:pPr>
            <w:pStyle w:val="Claim"/>
          </w:pPr>
          <w:r w:rsidRPr="00C712A4">
            <w:fldChar w:fldCharType="begin"/>
          </w:r>
          <w:r w:rsidRPr="00C712A4">
            <w:instrText xml:space="preserve"> REF Bk_Claim_OBJ \* Mergeformat \* Charformat </w:instrText>
          </w:r>
          <w:r w:rsidRPr="00C712A4">
            <w:fldChar w:fldCharType="end"/>
          </w:r>
          <w:r w:rsidRPr="00C712A4">
            <w:t xml:space="preserve"> </w:t>
          </w:r>
        </w:p>
      </w:tc>
      <w:tc>
        <w:tcPr>
          <w:tcW w:w="1474" w:type="dxa"/>
          <w:vAlign w:val="bottom"/>
        </w:tcPr>
        <w:p w14:paraId="04A96337" w14:textId="77777777" w:rsidR="00FD3484" w:rsidRPr="00C712A4" w:rsidRDefault="00FD3484" w:rsidP="00FD3484">
          <w:pPr>
            <w:pStyle w:val="Seitennummer0813"/>
          </w:pPr>
          <w:r w:rsidRPr="00C712A4">
            <w:fldChar w:fldCharType="begin"/>
          </w:r>
          <w:r w:rsidRPr="00C712A4">
            <w:instrText xml:space="preserve"> REF BK_SEITETXT_OBJ</w:instrText>
          </w:r>
          <w:r w:rsidRPr="00C712A4">
            <w:fldChar w:fldCharType="separate"/>
          </w:r>
          <w:r w:rsidR="004E55C1" w:rsidRPr="00C712A4">
            <w:t>Seite</w:t>
          </w:r>
          <w:r w:rsidRPr="00C712A4">
            <w:fldChar w:fldCharType="end"/>
          </w:r>
          <w:r w:rsidRPr="00C712A4">
            <w:t xml:space="preserve"> </w:t>
          </w:r>
          <w:r w:rsidRPr="00C712A4">
            <w:fldChar w:fldCharType="begin"/>
          </w:r>
          <w:r w:rsidRPr="00C712A4">
            <w:instrText xml:space="preserve"> PAGE  \* Arabic  </w:instrText>
          </w:r>
          <w:r w:rsidRPr="00C712A4">
            <w:fldChar w:fldCharType="separate"/>
          </w:r>
          <w:r>
            <w:t>2</w:t>
          </w:r>
          <w:r w:rsidRPr="00C712A4">
            <w:rPr>
              <w:noProof/>
            </w:rPr>
            <w:fldChar w:fldCharType="end"/>
          </w:r>
          <w:r w:rsidRPr="00C712A4">
            <w:t xml:space="preserve"> / </w:t>
          </w:r>
          <w:r w:rsidRPr="00C712A4">
            <w:fldChar w:fldCharType="begin"/>
          </w:r>
          <w:r w:rsidRPr="00C712A4">
            <w:instrText xml:space="preserve"> NUMPAGES  \# "0" \* Arabic </w:instrText>
          </w:r>
          <w:r w:rsidRPr="00C712A4">
            <w:fldChar w:fldCharType="separate"/>
          </w:r>
          <w:r>
            <w:t>2</w:t>
          </w:r>
          <w:r w:rsidRPr="00C712A4">
            <w:rPr>
              <w:noProof/>
            </w:rPr>
            <w:fldChar w:fldCharType="end"/>
          </w:r>
        </w:p>
      </w:tc>
    </w:tr>
    <w:tr w:rsidR="00FD3484" w:rsidRPr="00C712A4" w14:paraId="70BBDA74" w14:textId="77777777" w:rsidTr="00A3480A">
      <w:trPr>
        <w:trHeight w:hRule="exact" w:val="454"/>
      </w:trPr>
      <w:tc>
        <w:tcPr>
          <w:tcW w:w="9866" w:type="dxa"/>
          <w:gridSpan w:val="2"/>
          <w:vAlign w:val="bottom"/>
        </w:tcPr>
        <w:p w14:paraId="21EBDE4C" w14:textId="77777777" w:rsidR="00FD3484" w:rsidRPr="00C712A4" w:rsidRDefault="00FD3484" w:rsidP="00FD3484">
          <w:pPr>
            <w:pStyle w:val="OCRBTFZ"/>
          </w:pPr>
          <w:r w:rsidRPr="00C712A4">
            <w:fldChar w:fldCharType="begin"/>
          </w:r>
          <w:r w:rsidRPr="00C712A4">
            <w:instrText xml:space="preserve"> REF BK_OCR_OBJ \* MERGEFORMAT \* Charformat </w:instrText>
          </w:r>
          <w:r w:rsidRPr="00C712A4">
            <w:fldChar w:fldCharType="end"/>
          </w:r>
        </w:p>
      </w:tc>
    </w:tr>
  </w:tbl>
  <w:p w14:paraId="71B893F7" w14:textId="77777777" w:rsidR="00FD3484" w:rsidRPr="00C712A4" w:rsidRDefault="00FD3484" w:rsidP="00FD3484">
    <w:pPr>
      <w:pStyle w:val="Fuzeile"/>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6" w:type="dxa"/>
      <w:tblLayout w:type="fixed"/>
      <w:tblCellMar>
        <w:left w:w="0" w:type="dxa"/>
        <w:right w:w="0" w:type="dxa"/>
      </w:tblCellMar>
      <w:tblLook w:val="04A0" w:firstRow="1" w:lastRow="0" w:firstColumn="1" w:lastColumn="0" w:noHBand="0" w:noVBand="1"/>
    </w:tblPr>
    <w:tblGrid>
      <w:gridCol w:w="8392"/>
      <w:gridCol w:w="1474"/>
    </w:tblGrid>
    <w:tr w:rsidR="00FD3484" w:rsidRPr="00C712A4" w14:paraId="5BD09EC5" w14:textId="77777777" w:rsidTr="00A3480A">
      <w:trPr>
        <w:trHeight w:hRule="exact" w:val="964"/>
      </w:trPr>
      <w:tc>
        <w:tcPr>
          <w:tcW w:w="8392" w:type="dxa"/>
          <w:vAlign w:val="bottom"/>
        </w:tcPr>
        <w:p w14:paraId="7F4968A8" w14:textId="77777777" w:rsidR="00FD3484" w:rsidRPr="00C712A4" w:rsidRDefault="00FD3484" w:rsidP="00FD3484">
          <w:pPr>
            <w:pStyle w:val="Claim"/>
          </w:pPr>
          <w:bookmarkStart w:id="8" w:name="Bk_Claim_OBJ"/>
          <w:bookmarkEnd w:id="8"/>
        </w:p>
      </w:tc>
      <w:tc>
        <w:tcPr>
          <w:tcW w:w="1474" w:type="dxa"/>
          <w:vAlign w:val="bottom"/>
        </w:tcPr>
        <w:p w14:paraId="3E40ECFE" w14:textId="77777777" w:rsidR="00FD3484" w:rsidRPr="00C712A4" w:rsidRDefault="00FD3484" w:rsidP="00FD3484">
          <w:pPr>
            <w:pStyle w:val="Seitennummer0813"/>
          </w:pPr>
          <w:bookmarkStart w:id="9" w:name="BK_SEITETXT_OBJ"/>
          <w:r w:rsidRPr="00C712A4">
            <w:t>Seite</w:t>
          </w:r>
          <w:bookmarkEnd w:id="9"/>
          <w:r w:rsidRPr="00C712A4">
            <w:t xml:space="preserve"> </w:t>
          </w:r>
          <w:r w:rsidRPr="00C712A4">
            <w:fldChar w:fldCharType="begin"/>
          </w:r>
          <w:r w:rsidRPr="00C712A4">
            <w:instrText xml:space="preserve"> PAGE  \* Arabic </w:instrText>
          </w:r>
          <w:r w:rsidRPr="00C712A4">
            <w:fldChar w:fldCharType="separate"/>
          </w:r>
          <w:r>
            <w:t>1</w:t>
          </w:r>
          <w:r w:rsidRPr="00C712A4">
            <w:fldChar w:fldCharType="end"/>
          </w:r>
          <w:r w:rsidRPr="00C712A4">
            <w:t xml:space="preserve"> / </w:t>
          </w:r>
          <w:r w:rsidRPr="00C712A4">
            <w:fldChar w:fldCharType="begin"/>
          </w:r>
          <w:r w:rsidRPr="00C712A4">
            <w:instrText xml:space="preserve"> NUMPAGES  \# "0" \* Arabic </w:instrText>
          </w:r>
          <w:r w:rsidRPr="00C712A4">
            <w:fldChar w:fldCharType="separate"/>
          </w:r>
          <w:r>
            <w:t>2</w:t>
          </w:r>
          <w:r w:rsidRPr="00C712A4">
            <w:rPr>
              <w:noProof/>
            </w:rPr>
            <w:fldChar w:fldCharType="end"/>
          </w:r>
        </w:p>
      </w:tc>
    </w:tr>
    <w:tr w:rsidR="00FD3484" w:rsidRPr="00C712A4" w14:paraId="40F8D95C" w14:textId="77777777" w:rsidTr="00A3480A">
      <w:trPr>
        <w:trHeight w:hRule="exact" w:val="454"/>
      </w:trPr>
      <w:tc>
        <w:tcPr>
          <w:tcW w:w="9866" w:type="dxa"/>
          <w:gridSpan w:val="2"/>
          <w:vAlign w:val="bottom"/>
        </w:tcPr>
        <w:p w14:paraId="6D67C4E1" w14:textId="77777777" w:rsidR="00FD3484" w:rsidRPr="00C712A4" w:rsidRDefault="00FD3484" w:rsidP="00FD3484">
          <w:pPr>
            <w:pStyle w:val="OCRBTFZ"/>
          </w:pPr>
          <w:bookmarkStart w:id="10" w:name="BK_OCR_OBJ"/>
          <w:bookmarkEnd w:id="10"/>
        </w:p>
      </w:tc>
    </w:tr>
  </w:tbl>
  <w:p w14:paraId="25B76E5F" w14:textId="77777777" w:rsidR="00FD3484" w:rsidRPr="00C712A4" w:rsidRDefault="00FD3484" w:rsidP="00FD3484">
    <w:pPr>
      <w:pStyle w:val="TabellenTrennzeile1p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DF972" w14:textId="77777777" w:rsidR="00F75382" w:rsidRDefault="00F75382">
      <w:r>
        <w:separator/>
      </w:r>
    </w:p>
  </w:footnote>
  <w:footnote w:type="continuationSeparator" w:id="0">
    <w:p w14:paraId="35C5D09B" w14:textId="77777777" w:rsidR="00F75382" w:rsidRDefault="00F75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6" w:type="dxa"/>
      <w:tblLayout w:type="fixed"/>
      <w:tblCellMar>
        <w:left w:w="0" w:type="dxa"/>
        <w:right w:w="0" w:type="dxa"/>
      </w:tblCellMar>
      <w:tblLook w:val="04A0" w:firstRow="1" w:lastRow="0" w:firstColumn="1" w:lastColumn="0" w:noHBand="0" w:noVBand="1"/>
    </w:tblPr>
    <w:tblGrid>
      <w:gridCol w:w="5217"/>
      <w:gridCol w:w="4649"/>
    </w:tblGrid>
    <w:tr w:rsidR="00FD3484" w:rsidRPr="00C712A4" w14:paraId="67D8B734" w14:textId="77777777" w:rsidTr="00A3480A">
      <w:trPr>
        <w:trHeight w:hRule="exact" w:val="1559"/>
      </w:trPr>
      <w:tc>
        <w:tcPr>
          <w:tcW w:w="5217" w:type="dxa"/>
        </w:tcPr>
        <w:p w14:paraId="7F98370F" w14:textId="77777777" w:rsidR="00FC318B" w:rsidRDefault="00FC318B" w:rsidP="00FC318B">
          <w:pPr>
            <w:pStyle w:val="Adressen0811"/>
          </w:pPr>
          <w:r>
            <w:t>Arbeitszeugnis von</w:t>
          </w:r>
        </w:p>
        <w:p w14:paraId="0D854478" w14:textId="77777777" w:rsidR="00FC318B" w:rsidRDefault="00FC318B" w:rsidP="00FC318B">
          <w:pPr>
            <w:pStyle w:val="Adressen0811"/>
            <w:rPr>
              <w:b/>
            </w:rPr>
          </w:pPr>
          <w:r>
            <w:rPr>
              <w:b/>
            </w:rPr>
            <w:t>Herrn Alexander Wallach</w:t>
          </w:r>
        </w:p>
        <w:p w14:paraId="4CA0798C" w14:textId="77777777" w:rsidR="00FD3484" w:rsidRPr="00C712A4" w:rsidRDefault="00FD3484" w:rsidP="00FD3484">
          <w:pPr>
            <w:pStyle w:val="Adressen0811"/>
          </w:pPr>
        </w:p>
      </w:tc>
      <w:tc>
        <w:tcPr>
          <w:tcW w:w="4649" w:type="dxa"/>
        </w:tcPr>
        <w:p w14:paraId="4363D46A" w14:textId="77777777" w:rsidR="00FD3484" w:rsidRPr="00313B98" w:rsidRDefault="00313B98" w:rsidP="00FD3484">
          <w:pPr>
            <w:pStyle w:val="TabelleText0913rechtsbuendig"/>
          </w:pPr>
          <w:r>
            <w:rPr>
              <w:rFonts w:ascii="BaslerLogos" w:hAnsi="BaslerLogos" w:cs="Arial"/>
              <w:color w:val="000D6E"/>
              <w:sz w:val="64"/>
            </w:rPr>
            <w:t>B</w:t>
          </w:r>
        </w:p>
      </w:tc>
    </w:tr>
  </w:tbl>
  <w:p w14:paraId="7FF937C7" w14:textId="77777777" w:rsidR="00FD3484" w:rsidRPr="00C712A4" w:rsidRDefault="00FD3484" w:rsidP="00FD3484">
    <w:pPr>
      <w:pStyle w:val="TabellenTrennzeile1p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6" w:type="dxa"/>
      <w:tblLayout w:type="fixed"/>
      <w:tblCellMar>
        <w:left w:w="0" w:type="dxa"/>
        <w:right w:w="0" w:type="dxa"/>
      </w:tblCellMar>
      <w:tblLook w:val="04A0" w:firstRow="1" w:lastRow="0" w:firstColumn="1" w:lastColumn="0" w:noHBand="0" w:noVBand="1"/>
    </w:tblPr>
    <w:tblGrid>
      <w:gridCol w:w="5216"/>
      <w:gridCol w:w="284"/>
      <w:gridCol w:w="4366"/>
    </w:tblGrid>
    <w:tr w:rsidR="00FD3484" w:rsidRPr="00C712A4" w14:paraId="6B18B41F" w14:textId="77777777" w:rsidTr="00A3480A">
      <w:trPr>
        <w:trHeight w:hRule="exact" w:val="1701"/>
      </w:trPr>
      <w:tc>
        <w:tcPr>
          <w:tcW w:w="5215" w:type="dxa"/>
        </w:tcPr>
        <w:p w14:paraId="2393AC55" w14:textId="77777777" w:rsidR="00FD3484" w:rsidRPr="00C712A4" w:rsidRDefault="00FD3484" w:rsidP="00FD3484">
          <w:pPr>
            <w:pStyle w:val="Adressen0811fett"/>
          </w:pPr>
          <w:bookmarkStart w:id="2" w:name="BK_GSTEXT_OBJ"/>
          <w:bookmarkStart w:id="3" w:name="_Hlk23248297"/>
          <w:bookmarkStart w:id="4" w:name="_Hlk23248298"/>
          <w:r w:rsidRPr="00C712A4">
            <w:rPr>
              <w:noProof/>
            </w:rPr>
            <w:t>Ba</w:t>
          </w:r>
          <w:r w:rsidR="00D01CD3">
            <w:rPr>
              <w:noProof/>
            </w:rPr>
            <w:t xml:space="preserve">loise </w:t>
          </w:r>
          <w:r w:rsidRPr="00C712A4">
            <w:rPr>
              <w:noProof/>
            </w:rPr>
            <w:t>Versicherung AG</w:t>
          </w:r>
          <w:bookmarkEnd w:id="2"/>
        </w:p>
        <w:p w14:paraId="734703F4" w14:textId="77777777" w:rsidR="00012A99" w:rsidRPr="00012A99" w:rsidRDefault="00012A99" w:rsidP="00012A99">
          <w:pPr>
            <w:pStyle w:val="Adressen0811"/>
            <w:rPr>
              <w:noProof/>
            </w:rPr>
          </w:pPr>
          <w:bookmarkStart w:id="5" w:name="BK_GSTEXT3_OBJ"/>
          <w:r w:rsidRPr="00012A99">
            <w:rPr>
              <w:noProof/>
            </w:rPr>
            <w:t>Hauptsitz</w:t>
          </w:r>
        </w:p>
        <w:p w14:paraId="066FA7FF" w14:textId="77777777" w:rsidR="00012A99" w:rsidRPr="00012A99" w:rsidRDefault="00012A99" w:rsidP="00012A99">
          <w:pPr>
            <w:pStyle w:val="Adressen0811"/>
            <w:rPr>
              <w:noProof/>
            </w:rPr>
          </w:pPr>
          <w:r w:rsidRPr="00012A99">
            <w:rPr>
              <w:noProof/>
            </w:rPr>
            <w:t>Human Resources Schweiz</w:t>
          </w:r>
        </w:p>
        <w:p w14:paraId="048C9AF6" w14:textId="77777777" w:rsidR="00012A99" w:rsidRPr="00012A99" w:rsidRDefault="00012A99" w:rsidP="00012A99">
          <w:pPr>
            <w:pStyle w:val="Adressen0811"/>
            <w:rPr>
              <w:noProof/>
            </w:rPr>
          </w:pPr>
          <w:r w:rsidRPr="00012A99">
            <w:rPr>
              <w:noProof/>
            </w:rPr>
            <w:t>Aeschengraben 21, Postfach,</w:t>
          </w:r>
        </w:p>
        <w:p w14:paraId="2121811F" w14:textId="77777777" w:rsidR="00012A99" w:rsidRPr="00FC318B" w:rsidRDefault="00012A99" w:rsidP="00012A99">
          <w:pPr>
            <w:pStyle w:val="Adressen0811"/>
            <w:rPr>
              <w:noProof/>
            </w:rPr>
          </w:pPr>
          <w:r w:rsidRPr="00FC318B">
            <w:rPr>
              <w:noProof/>
            </w:rPr>
            <w:t>4002 Basel</w:t>
          </w:r>
        </w:p>
        <w:p w14:paraId="1D634D1E" w14:textId="77777777" w:rsidR="00012A99" w:rsidRPr="00FC318B" w:rsidRDefault="00012A99" w:rsidP="00012A99">
          <w:pPr>
            <w:pStyle w:val="Adressen0811"/>
            <w:rPr>
              <w:noProof/>
            </w:rPr>
          </w:pPr>
          <w:r w:rsidRPr="00FC318B">
            <w:rPr>
              <w:noProof/>
            </w:rPr>
            <w:t>T +41 58 285 85 8</w:t>
          </w:r>
          <w:r w:rsidR="00A12869">
            <w:rPr>
              <w:noProof/>
            </w:rPr>
            <w:t>6</w:t>
          </w:r>
        </w:p>
        <w:p w14:paraId="05923CFC" w14:textId="77777777" w:rsidR="00FD3484" w:rsidRPr="00A12869" w:rsidRDefault="00012A99" w:rsidP="00012A99">
          <w:pPr>
            <w:pStyle w:val="Adressen0811"/>
            <w:rPr>
              <w:bCs/>
            </w:rPr>
          </w:pPr>
          <w:r w:rsidRPr="00A12869">
            <w:rPr>
              <w:bCs/>
              <w:noProof/>
            </w:rPr>
            <w:t>www.baloise.ch</w:t>
          </w:r>
          <w:bookmarkEnd w:id="5"/>
        </w:p>
      </w:tc>
      <w:tc>
        <w:tcPr>
          <w:tcW w:w="284" w:type="dxa"/>
        </w:tcPr>
        <w:p w14:paraId="563A5527" w14:textId="77777777" w:rsidR="00FD3484" w:rsidRPr="00FC318B" w:rsidRDefault="00FD3484" w:rsidP="00FD3484">
          <w:pPr>
            <w:pStyle w:val="Standard0812"/>
            <w:rPr>
              <w:color w:val="FFFFFF" w:themeColor="background1"/>
            </w:rPr>
          </w:pPr>
          <w:r w:rsidRPr="00FC318B">
            <w:rPr>
              <w:color w:val="FFFFFF" w:themeColor="background1"/>
            </w:rPr>
            <w:t xml:space="preserve"> </w:t>
          </w:r>
          <w:bookmarkStart w:id="6" w:name="BK_FALZMARKE_OBJ"/>
          <w:bookmarkEnd w:id="6"/>
          <w:r w:rsidRPr="00FC318B">
            <w:rPr>
              <w:color w:val="FFFFFF" w:themeColor="background1"/>
            </w:rPr>
            <w:t xml:space="preserve"> </w:t>
          </w:r>
        </w:p>
      </w:tc>
      <w:tc>
        <w:tcPr>
          <w:tcW w:w="4366" w:type="dxa"/>
        </w:tcPr>
        <w:p w14:paraId="16E1AF8F" w14:textId="77777777" w:rsidR="00FD3484" w:rsidRPr="00313B98" w:rsidRDefault="00313B98" w:rsidP="00FD3484">
          <w:pPr>
            <w:pStyle w:val="TabelleText0913rechtsbuendig"/>
            <w:rPr>
              <w:rFonts w:ascii="BaslerLogos" w:hAnsi="BaslerLogos"/>
              <w:color w:val="003399"/>
              <w:sz w:val="56"/>
            </w:rPr>
          </w:pPr>
          <w:bookmarkStart w:id="7" w:name="BK_LOGO_OBJ"/>
          <w:r w:rsidRPr="00313B98">
            <w:rPr>
              <w:rFonts w:ascii="BaslerLogos" w:hAnsi="BaslerLogos" w:cs="Arial"/>
              <w:color w:val="000D6E"/>
              <w:sz w:val="64"/>
            </w:rPr>
            <w:t>B</w:t>
          </w:r>
          <w:bookmarkEnd w:id="7"/>
        </w:p>
      </w:tc>
    </w:tr>
  </w:tbl>
  <w:p w14:paraId="2DC30BCA" w14:textId="77777777" w:rsidR="00FD3484" w:rsidRPr="00C712A4" w:rsidRDefault="00FD3484" w:rsidP="00FD3484">
    <w:pPr>
      <w:pStyle w:val="TabellenTrennzeile1pt"/>
    </w:pPr>
    <w:r w:rsidRPr="00C712A4">
      <w:rPr>
        <w:noProof/>
      </w:rPr>
      <mc:AlternateContent>
        <mc:Choice Requires="wps">
          <w:drawing>
            <wp:anchor distT="0" distB="0" distL="114300" distR="114300" simplePos="0" relativeHeight="251659264" behindDoc="0" locked="1" layoutInCell="1" allowOverlap="1" wp14:anchorId="78969224" wp14:editId="437165B1">
              <wp:simplePos x="0" y="0"/>
              <wp:positionH relativeFrom="column">
                <wp:posOffset>-544830</wp:posOffset>
              </wp:positionH>
              <wp:positionV relativeFrom="page">
                <wp:posOffset>3631565</wp:posOffset>
              </wp:positionV>
              <wp:extent cx="263525" cy="255905"/>
              <wp:effectExtent l="0" t="2540" r="0" b="0"/>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6352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6FF74" w14:textId="77777777" w:rsidR="00FD3484" w:rsidRPr="000253E6" w:rsidRDefault="00FD3484" w:rsidP="00FD3484">
                          <w:pPr>
                            <w:pStyle w:val="Standard0913"/>
                            <w:rPr>
                              <w:color w:val="000000" w:themeColor="text1"/>
                            </w:rPr>
                          </w:pPr>
                          <w:r>
                            <w:rPr>
                              <w:noProof/>
                              <w:color w:val="000000" w:themeColor="text1"/>
                            </w:rPr>
                            <w:fldChar w:fldCharType="begin"/>
                          </w:r>
                          <w:r>
                            <w:rPr>
                              <w:noProof/>
                              <w:color w:val="000000" w:themeColor="text1"/>
                            </w:rPr>
                            <w:instrText xml:space="preserve"> REF BK_FALZMARKE_OBJ  \* MERGEFORMAT </w:instrText>
                          </w:r>
                          <w:r>
                            <w:rPr>
                              <w:noProof/>
                              <w:color w:val="000000" w:themeColor="text1"/>
                            </w:rPr>
                            <w:fldChar w:fldCharType="end"/>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69224" id="_x0000_t202" coordsize="21600,21600" o:spt="202" path="m,l,21600r21600,l21600,xe">
              <v:stroke joinstyle="miter"/>
              <v:path gradientshapeok="t" o:connecttype="rect"/>
            </v:shapetype>
            <v:shape id="Text Box 1" o:spid="_x0000_s1026" type="#_x0000_t202" style="position:absolute;margin-left:-42.9pt;margin-top:285.95pt;width:20.75pt;height:2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" filled="f" stroked="f">
              <o:lock v:ext="edit" aspectratio="t"/>
              <v:textbox inset="1mm,1mm,1mm,1mm">
                <w:txbxContent>
                  <w:p w14:paraId="7056FF74" w14:textId="77777777" w:rsidR="00FD3484" w:rsidRPr="000253E6" w:rsidRDefault="00FD3484" w:rsidP="00FD3484">
                    <w:pPr>
                      <w:pStyle w:val="Standard0913"/>
                      <w:rPr>
                        <w:color w:val="000000" w:themeColor="text1"/>
                      </w:rPr>
                    </w:pPr>
                    <w:r>
                      <w:rPr>
                        <w:noProof/>
                        <w:color w:val="000000" w:themeColor="text1"/>
                      </w:rPr>
                      <w:fldChar w:fldCharType="begin"/>
                    </w:r>
                    <w:r>
                      <w:rPr>
                        <w:noProof/>
                        <w:color w:val="000000" w:themeColor="text1"/>
                      </w:rPr>
                      <w:instrText xml:space="preserve"> REF BK_FALZMARKE_OBJ  \* MERGEFORMAT </w:instrText>
                    </w:r>
                    <w:r>
                      <w:rPr>
                        <w:noProof/>
                        <w:color w:val="000000" w:themeColor="text1"/>
                      </w:rPr>
                      <w:fldChar w:fldCharType="end"/>
                    </w:r>
                  </w:p>
                </w:txbxContent>
              </v:textbox>
              <w10:wrap anchory="page"/>
              <w10:anchorlock/>
            </v:shape>
          </w:pict>
        </mc:Fallback>
      </mc:AlternateContent>
    </w:r>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3C56"/>
    <w:multiLevelType w:val="multilevel"/>
    <w:tmpl w:val="B2783FB8"/>
    <w:lvl w:ilvl="0">
      <w:start w:val="1203"/>
      <w:numFmt w:val="bullet"/>
      <w:pStyle w:val="AufzaehlungPfeil0913"/>
      <w:lvlText w:val=""/>
      <w:lvlJc w:val="left"/>
      <w:pPr>
        <w:ind w:left="357" w:hanging="357"/>
      </w:pPr>
      <w:rPr>
        <w:rFonts w:ascii="Wingdings" w:hAnsi="Wingdings" w:hint="default"/>
        <w:b w:val="0"/>
        <w:bCs w:val="0"/>
        <w:i w:val="0"/>
        <w:iCs w:val="0"/>
        <w:caps w:val="0"/>
        <w:strike w:val="0"/>
        <w:dstrike w:val="0"/>
        <w:vanish w:val="0"/>
        <w:color w:val="00B4EB"/>
        <w:spacing w:val="0"/>
        <w:kern w:val="0"/>
        <w:position w:val="0"/>
        <w:sz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Restart w:val="0"/>
      <w:lvlText w:val=""/>
      <w:lvlJc w:val="left"/>
      <w:pPr>
        <w:tabs>
          <w:tab w:val="num" w:pos="709"/>
        </w:tabs>
        <w:ind w:left="709" w:hanging="352"/>
      </w:pPr>
      <w:rPr>
        <w:rFonts w:ascii="Wingdings" w:hAnsi="Wingdings" w:hint="default"/>
        <w:b w:val="0"/>
        <w:i w:val="0"/>
        <w:color w:val="00B4EB"/>
        <w:sz w:val="16"/>
      </w:rPr>
    </w:lvl>
    <w:lvl w:ilvl="2">
      <w:start w:val="1"/>
      <w:numFmt w:val="bullet"/>
      <w:lvlRestart w:val="0"/>
      <w:lvlText w:val=""/>
      <w:lvlJc w:val="left"/>
      <w:pPr>
        <w:tabs>
          <w:tab w:val="num" w:pos="1066"/>
        </w:tabs>
        <w:ind w:left="1066" w:hanging="357"/>
      </w:pPr>
      <w:rPr>
        <w:rFonts w:ascii="Wingdings" w:hAnsi="Wingdings" w:hint="default"/>
        <w:b w:val="0"/>
        <w:i w:val="0"/>
        <w:color w:val="00B4EB"/>
        <w:sz w:val="16"/>
      </w:rPr>
    </w:lvl>
    <w:lvl w:ilvl="3">
      <w:start w:val="1"/>
      <w:numFmt w:val="bullet"/>
      <w:lvlRestart w:val="0"/>
      <w:lvlText w:val=""/>
      <w:lvlJc w:val="left"/>
      <w:pPr>
        <w:ind w:left="1418" w:hanging="352"/>
      </w:pPr>
      <w:rPr>
        <w:rFonts w:ascii="Wingdings" w:hAnsi="Wingdings" w:hint="default"/>
        <w:b w:val="0"/>
        <w:i w:val="0"/>
        <w:color w:val="00B4EB"/>
        <w:sz w:val="16"/>
      </w:rPr>
    </w:lvl>
    <w:lvl w:ilvl="4">
      <w:start w:val="1"/>
      <w:numFmt w:val="bullet"/>
      <w:lvlRestart w:val="0"/>
      <w:lvlText w:val=""/>
      <w:lvlJc w:val="left"/>
      <w:pPr>
        <w:ind w:left="1780" w:hanging="362"/>
      </w:pPr>
      <w:rPr>
        <w:rFonts w:ascii="Wingdings" w:hAnsi="Wingdings" w:hint="default"/>
        <w:b w:val="0"/>
        <w:i w:val="0"/>
        <w:color w:val="00B4EB"/>
        <w:sz w:val="16"/>
      </w:rPr>
    </w:lvl>
    <w:lvl w:ilvl="5">
      <w:start w:val="1"/>
      <w:numFmt w:val="bullet"/>
      <w:lvlRestart w:val="0"/>
      <w:lvlText w:val=""/>
      <w:lvlJc w:val="left"/>
      <w:pPr>
        <w:ind w:left="2126" w:hanging="346"/>
      </w:pPr>
      <w:rPr>
        <w:rFonts w:ascii="Wingdings" w:hAnsi="Wingdings" w:hint="default"/>
        <w:b w:val="0"/>
        <w:i w:val="0"/>
        <w:color w:val="00B4EB"/>
        <w:sz w:val="16"/>
      </w:rPr>
    </w:lvl>
    <w:lvl w:ilvl="6">
      <w:start w:val="1"/>
      <w:numFmt w:val="bullet"/>
      <w:lvlRestart w:val="0"/>
      <w:lvlText w:val=""/>
      <w:lvlJc w:val="left"/>
      <w:pPr>
        <w:ind w:left="2483" w:hanging="357"/>
      </w:pPr>
      <w:rPr>
        <w:rFonts w:ascii="Wingdings" w:hAnsi="Wingdings" w:hint="default"/>
        <w:b w:val="0"/>
        <w:i w:val="0"/>
        <w:color w:val="00B4EB"/>
        <w:sz w:val="16"/>
      </w:rPr>
    </w:lvl>
    <w:lvl w:ilvl="7">
      <w:start w:val="1"/>
      <w:numFmt w:val="bullet"/>
      <w:lvlRestart w:val="0"/>
      <w:lvlText w:val=""/>
      <w:lvlJc w:val="left"/>
      <w:pPr>
        <w:ind w:left="2835" w:hanging="352"/>
      </w:pPr>
      <w:rPr>
        <w:rFonts w:ascii="Wingdings" w:hAnsi="Wingdings" w:hint="default"/>
        <w:b w:val="0"/>
        <w:i w:val="0"/>
        <w:color w:val="00B4EB"/>
        <w:sz w:val="16"/>
      </w:rPr>
    </w:lvl>
    <w:lvl w:ilvl="8">
      <w:start w:val="1"/>
      <w:numFmt w:val="bullet"/>
      <w:lvlRestart w:val="0"/>
      <w:lvlText w:val=""/>
      <w:lvlJc w:val="left"/>
      <w:pPr>
        <w:ind w:left="3192" w:hanging="357"/>
      </w:pPr>
      <w:rPr>
        <w:rFonts w:ascii="Wingdings" w:hAnsi="Wingdings" w:hint="default"/>
        <w:b w:val="0"/>
        <w:i w:val="0"/>
        <w:color w:val="00B4EB"/>
        <w:sz w:val="16"/>
      </w:rPr>
    </w:lvl>
  </w:abstractNum>
  <w:abstractNum w:abstractNumId="1" w15:restartNumberingAfterBreak="0">
    <w:nsid w:val="0E0515FC"/>
    <w:multiLevelType w:val="multilevel"/>
    <w:tmpl w:val="6DAA6EDC"/>
    <w:lvl w:ilvl="0">
      <w:start w:val="1203"/>
      <w:numFmt w:val="bullet"/>
      <w:pStyle w:val="AufzaehlungPfeil0913kurz"/>
      <w:lvlText w:val=""/>
      <w:lvlJc w:val="left"/>
      <w:pPr>
        <w:ind w:left="357" w:hanging="357"/>
      </w:pPr>
      <w:rPr>
        <w:rFonts w:ascii="Wingdings" w:hAnsi="Wingdings" w:hint="default"/>
        <w:b w:val="0"/>
        <w:bCs w:val="0"/>
        <w:i w:val="0"/>
        <w:iCs w:val="0"/>
        <w:caps w:val="0"/>
        <w:strike w:val="0"/>
        <w:dstrike w:val="0"/>
        <w:vanish w:val="0"/>
        <w:color w:val="00B4EB"/>
        <w:spacing w:val="0"/>
        <w:kern w:val="0"/>
        <w:position w:val="0"/>
        <w:sz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Restart w:val="0"/>
      <w:lvlText w:val=""/>
      <w:lvlJc w:val="left"/>
      <w:pPr>
        <w:ind w:left="709" w:hanging="352"/>
      </w:pPr>
      <w:rPr>
        <w:rFonts w:ascii="Wingdings" w:hAnsi="Wingdings" w:hint="default"/>
        <w:b w:val="0"/>
        <w:i w:val="0"/>
        <w:color w:val="00B4EB"/>
        <w:sz w:val="16"/>
      </w:rPr>
    </w:lvl>
    <w:lvl w:ilvl="2">
      <w:start w:val="1"/>
      <w:numFmt w:val="bullet"/>
      <w:lvlRestart w:val="0"/>
      <w:lvlText w:val=""/>
      <w:lvlJc w:val="left"/>
      <w:pPr>
        <w:ind w:left="1066" w:hanging="357"/>
      </w:pPr>
      <w:rPr>
        <w:rFonts w:ascii="Wingdings" w:hAnsi="Wingdings" w:hint="default"/>
        <w:b w:val="0"/>
        <w:i w:val="0"/>
        <w:color w:val="00B4EB"/>
        <w:sz w:val="16"/>
      </w:rPr>
    </w:lvl>
    <w:lvl w:ilvl="3">
      <w:start w:val="1"/>
      <w:numFmt w:val="bullet"/>
      <w:lvlRestart w:val="0"/>
      <w:lvlText w:val=""/>
      <w:lvlJc w:val="left"/>
      <w:pPr>
        <w:ind w:left="1418" w:hanging="352"/>
      </w:pPr>
      <w:rPr>
        <w:rFonts w:ascii="Wingdings" w:hAnsi="Wingdings" w:hint="default"/>
        <w:b w:val="0"/>
        <w:i w:val="0"/>
        <w:color w:val="00B4EB"/>
        <w:sz w:val="16"/>
      </w:rPr>
    </w:lvl>
    <w:lvl w:ilvl="4">
      <w:start w:val="1"/>
      <w:numFmt w:val="bullet"/>
      <w:lvlRestart w:val="0"/>
      <w:lvlText w:val=""/>
      <w:lvlJc w:val="left"/>
      <w:pPr>
        <w:ind w:left="1780" w:hanging="362"/>
      </w:pPr>
      <w:rPr>
        <w:rFonts w:ascii="Wingdings" w:hAnsi="Wingdings" w:hint="default"/>
        <w:b w:val="0"/>
        <w:i w:val="0"/>
        <w:color w:val="00B4EB"/>
        <w:sz w:val="16"/>
      </w:rPr>
    </w:lvl>
    <w:lvl w:ilvl="5">
      <w:start w:val="1"/>
      <w:numFmt w:val="bullet"/>
      <w:lvlRestart w:val="0"/>
      <w:lvlText w:val=""/>
      <w:lvlJc w:val="left"/>
      <w:pPr>
        <w:ind w:left="2126" w:hanging="346"/>
      </w:pPr>
      <w:rPr>
        <w:rFonts w:ascii="Wingdings" w:hAnsi="Wingdings" w:hint="default"/>
        <w:b w:val="0"/>
        <w:i w:val="0"/>
        <w:color w:val="00B4EB"/>
        <w:sz w:val="16"/>
      </w:rPr>
    </w:lvl>
    <w:lvl w:ilvl="6">
      <w:start w:val="1"/>
      <w:numFmt w:val="bullet"/>
      <w:lvlRestart w:val="0"/>
      <w:lvlText w:val=""/>
      <w:lvlJc w:val="left"/>
      <w:pPr>
        <w:ind w:left="2483" w:hanging="357"/>
      </w:pPr>
      <w:rPr>
        <w:rFonts w:ascii="Wingdings" w:hAnsi="Wingdings" w:hint="default"/>
        <w:b w:val="0"/>
        <w:i w:val="0"/>
        <w:color w:val="00B4EB"/>
        <w:sz w:val="16"/>
      </w:rPr>
    </w:lvl>
    <w:lvl w:ilvl="7">
      <w:start w:val="1"/>
      <w:numFmt w:val="bullet"/>
      <w:lvlRestart w:val="0"/>
      <w:lvlText w:val=""/>
      <w:lvlJc w:val="left"/>
      <w:pPr>
        <w:ind w:left="2835" w:hanging="352"/>
      </w:pPr>
      <w:rPr>
        <w:rFonts w:ascii="Wingdings" w:hAnsi="Wingdings" w:hint="default"/>
        <w:b w:val="0"/>
        <w:i w:val="0"/>
        <w:color w:val="00B4EB"/>
        <w:sz w:val="16"/>
      </w:rPr>
    </w:lvl>
    <w:lvl w:ilvl="8">
      <w:start w:val="1"/>
      <w:numFmt w:val="bullet"/>
      <w:lvlRestart w:val="0"/>
      <w:lvlText w:val=""/>
      <w:lvlJc w:val="left"/>
      <w:pPr>
        <w:ind w:left="3192" w:hanging="357"/>
      </w:pPr>
      <w:rPr>
        <w:rFonts w:ascii="Wingdings" w:hAnsi="Wingdings" w:hint="default"/>
        <w:b w:val="0"/>
        <w:i w:val="0"/>
        <w:color w:val="00B4EB"/>
        <w:sz w:val="16"/>
      </w:rPr>
    </w:lvl>
  </w:abstractNum>
  <w:abstractNum w:abstractNumId="2" w15:restartNumberingAfterBreak="0">
    <w:nsid w:val="104D7B0A"/>
    <w:multiLevelType w:val="multilevel"/>
    <w:tmpl w:val="72EAFA18"/>
    <w:styleLink w:val="BaloisePfeil09"/>
    <w:lvl w:ilvl="0">
      <w:start w:val="1203"/>
      <w:numFmt w:val="bullet"/>
      <w:lvlText w:val=""/>
      <w:lvlJc w:val="left"/>
      <w:pPr>
        <w:ind w:left="357" w:hanging="357"/>
      </w:pPr>
      <w:rPr>
        <w:rFonts w:ascii="Wingdings" w:hAnsi="Wingdings" w:hint="default"/>
        <w:b w:val="0"/>
        <w:bCs w:val="0"/>
        <w:i w:val="0"/>
        <w:iCs w:val="0"/>
        <w:caps w:val="0"/>
        <w:strike w:val="0"/>
        <w:dstrike w:val="0"/>
        <w:vanish w:val="0"/>
        <w:color w:val="00B4EB"/>
        <w:spacing w:val="0"/>
        <w:kern w:val="0"/>
        <w:position w:val="0"/>
        <w:sz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Restart w:val="0"/>
      <w:lvlText w:val=""/>
      <w:lvlJc w:val="left"/>
      <w:pPr>
        <w:ind w:left="709" w:hanging="352"/>
      </w:pPr>
      <w:rPr>
        <w:rFonts w:ascii="Wingdings" w:hAnsi="Wingdings" w:hint="default"/>
        <w:b w:val="0"/>
        <w:i w:val="0"/>
        <w:color w:val="00B4EB"/>
        <w:sz w:val="16"/>
      </w:rPr>
    </w:lvl>
    <w:lvl w:ilvl="2">
      <w:start w:val="1"/>
      <w:numFmt w:val="bullet"/>
      <w:lvlRestart w:val="0"/>
      <w:lvlText w:val=""/>
      <w:lvlJc w:val="left"/>
      <w:pPr>
        <w:ind w:left="1066" w:hanging="357"/>
      </w:pPr>
      <w:rPr>
        <w:rFonts w:ascii="Wingdings" w:hAnsi="Wingdings" w:hint="default"/>
        <w:b w:val="0"/>
        <w:i w:val="0"/>
        <w:color w:val="00B4EB"/>
        <w:sz w:val="16"/>
      </w:rPr>
    </w:lvl>
    <w:lvl w:ilvl="3">
      <w:start w:val="1"/>
      <w:numFmt w:val="bullet"/>
      <w:lvlRestart w:val="0"/>
      <w:lvlText w:val=""/>
      <w:lvlJc w:val="left"/>
      <w:pPr>
        <w:ind w:left="1418" w:hanging="352"/>
      </w:pPr>
      <w:rPr>
        <w:rFonts w:ascii="Wingdings" w:hAnsi="Wingdings" w:hint="default"/>
        <w:b w:val="0"/>
        <w:i w:val="0"/>
        <w:color w:val="00B4EB"/>
        <w:sz w:val="16"/>
      </w:rPr>
    </w:lvl>
    <w:lvl w:ilvl="4">
      <w:start w:val="1"/>
      <w:numFmt w:val="bullet"/>
      <w:lvlRestart w:val="0"/>
      <w:lvlText w:val=""/>
      <w:lvlJc w:val="left"/>
      <w:pPr>
        <w:ind w:left="1780" w:hanging="362"/>
      </w:pPr>
      <w:rPr>
        <w:rFonts w:ascii="Wingdings" w:hAnsi="Wingdings" w:hint="default"/>
        <w:b w:val="0"/>
        <w:i w:val="0"/>
        <w:color w:val="00B4EB"/>
        <w:sz w:val="16"/>
      </w:rPr>
    </w:lvl>
    <w:lvl w:ilvl="5">
      <w:start w:val="1"/>
      <w:numFmt w:val="bullet"/>
      <w:lvlRestart w:val="0"/>
      <w:lvlText w:val=""/>
      <w:lvlJc w:val="left"/>
      <w:pPr>
        <w:ind w:left="2126" w:hanging="346"/>
      </w:pPr>
      <w:rPr>
        <w:rFonts w:ascii="Wingdings" w:hAnsi="Wingdings" w:hint="default"/>
        <w:b w:val="0"/>
        <w:i w:val="0"/>
        <w:color w:val="00B4EB"/>
        <w:sz w:val="16"/>
      </w:rPr>
    </w:lvl>
    <w:lvl w:ilvl="6">
      <w:start w:val="1"/>
      <w:numFmt w:val="bullet"/>
      <w:lvlRestart w:val="0"/>
      <w:lvlText w:val=""/>
      <w:lvlJc w:val="left"/>
      <w:pPr>
        <w:ind w:left="2483" w:hanging="357"/>
      </w:pPr>
      <w:rPr>
        <w:rFonts w:ascii="Wingdings" w:hAnsi="Wingdings" w:hint="default"/>
        <w:b w:val="0"/>
        <w:i w:val="0"/>
        <w:color w:val="00B4EB"/>
        <w:sz w:val="16"/>
      </w:rPr>
    </w:lvl>
    <w:lvl w:ilvl="7">
      <w:start w:val="1"/>
      <w:numFmt w:val="bullet"/>
      <w:lvlRestart w:val="0"/>
      <w:lvlText w:val=""/>
      <w:lvlJc w:val="left"/>
      <w:pPr>
        <w:ind w:left="2835" w:hanging="352"/>
      </w:pPr>
      <w:rPr>
        <w:rFonts w:ascii="Wingdings" w:hAnsi="Wingdings" w:hint="default"/>
        <w:b w:val="0"/>
        <w:i w:val="0"/>
        <w:color w:val="00B4EB"/>
        <w:sz w:val="16"/>
      </w:rPr>
    </w:lvl>
    <w:lvl w:ilvl="8">
      <w:start w:val="1"/>
      <w:numFmt w:val="bullet"/>
      <w:lvlRestart w:val="0"/>
      <w:lvlText w:val=""/>
      <w:lvlJc w:val="left"/>
      <w:pPr>
        <w:ind w:left="3192" w:hanging="357"/>
      </w:pPr>
      <w:rPr>
        <w:rFonts w:ascii="Wingdings" w:hAnsi="Wingdings" w:hint="default"/>
        <w:b w:val="0"/>
        <w:i w:val="0"/>
        <w:color w:val="00B4EB"/>
        <w:sz w:val="16"/>
      </w:rPr>
    </w:lvl>
  </w:abstractNum>
  <w:abstractNum w:abstractNumId="3" w15:restartNumberingAfterBreak="0">
    <w:nsid w:val="116B5BFB"/>
    <w:multiLevelType w:val="multilevel"/>
    <w:tmpl w:val="B4D0478C"/>
    <w:numStyleLink w:val="BaloiseStrich09"/>
  </w:abstractNum>
  <w:abstractNum w:abstractNumId="4" w15:restartNumberingAfterBreak="0">
    <w:nsid w:val="11D962FF"/>
    <w:multiLevelType w:val="multilevel"/>
    <w:tmpl w:val="F0582548"/>
    <w:lvl w:ilvl="0">
      <w:start w:val="1203"/>
      <w:numFmt w:val="bullet"/>
      <w:pStyle w:val="AufzaehlungPfeil0813kurz"/>
      <w:lvlText w:val=""/>
      <w:lvlJc w:val="left"/>
      <w:pPr>
        <w:ind w:left="357" w:hanging="357"/>
      </w:pPr>
      <w:rPr>
        <w:rFonts w:ascii="Wingdings" w:hAnsi="Wingdings" w:hint="default"/>
        <w:b w:val="0"/>
        <w:i w:val="0"/>
        <w:color w:val="00B4EB"/>
        <w:spacing w:val="0"/>
        <w:kern w:val="0"/>
        <w:sz w:val="16"/>
      </w:rPr>
    </w:lvl>
    <w:lvl w:ilvl="1">
      <w:start w:val="1"/>
      <w:numFmt w:val="bullet"/>
      <w:lvlRestart w:val="0"/>
      <w:lvlText w:val=""/>
      <w:lvlJc w:val="left"/>
      <w:pPr>
        <w:ind w:left="711" w:hanging="354"/>
      </w:pPr>
      <w:rPr>
        <w:rFonts w:ascii="Wingdings" w:hAnsi="Wingdings" w:hint="default"/>
        <w:b w:val="0"/>
        <w:i w:val="0"/>
        <w:color w:val="00B4EB"/>
        <w:sz w:val="16"/>
      </w:rPr>
    </w:lvl>
    <w:lvl w:ilvl="2">
      <w:start w:val="1"/>
      <w:numFmt w:val="bullet"/>
      <w:lvlRestart w:val="0"/>
      <w:lvlText w:val=""/>
      <w:lvlJc w:val="left"/>
      <w:pPr>
        <w:ind w:left="1065" w:hanging="357"/>
      </w:pPr>
      <w:rPr>
        <w:rFonts w:ascii="Wingdings" w:hAnsi="Wingdings" w:hint="default"/>
        <w:b w:val="0"/>
        <w:i w:val="0"/>
        <w:color w:val="00B4EB"/>
        <w:sz w:val="16"/>
      </w:rPr>
    </w:lvl>
    <w:lvl w:ilvl="3">
      <w:start w:val="1"/>
      <w:numFmt w:val="bullet"/>
      <w:lvlRestart w:val="0"/>
      <w:lvlText w:val=""/>
      <w:lvlJc w:val="left"/>
      <w:pPr>
        <w:ind w:left="1419" w:hanging="353"/>
      </w:pPr>
      <w:rPr>
        <w:rFonts w:ascii="Wingdings" w:hAnsi="Wingdings" w:hint="default"/>
        <w:b w:val="0"/>
        <w:i w:val="0"/>
        <w:color w:val="00B4EB"/>
        <w:sz w:val="16"/>
      </w:rPr>
    </w:lvl>
    <w:lvl w:ilvl="4">
      <w:start w:val="1"/>
      <w:numFmt w:val="bullet"/>
      <w:lvlRestart w:val="0"/>
      <w:lvlText w:val=""/>
      <w:lvlJc w:val="left"/>
      <w:pPr>
        <w:ind w:left="1780" w:hanging="364"/>
      </w:pPr>
      <w:rPr>
        <w:rFonts w:ascii="Wingdings" w:hAnsi="Wingdings" w:hint="default"/>
        <w:b w:val="0"/>
        <w:i w:val="0"/>
        <w:color w:val="00B4EB"/>
        <w:sz w:val="16"/>
      </w:rPr>
    </w:lvl>
    <w:lvl w:ilvl="5">
      <w:start w:val="1"/>
      <w:numFmt w:val="bullet"/>
      <w:lvlRestart w:val="0"/>
      <w:lvlText w:val=""/>
      <w:lvlJc w:val="left"/>
      <w:pPr>
        <w:ind w:left="2127" w:hanging="347"/>
      </w:pPr>
      <w:rPr>
        <w:rFonts w:ascii="Wingdings" w:hAnsi="Wingdings" w:hint="default"/>
        <w:b w:val="0"/>
        <w:i w:val="0"/>
        <w:color w:val="00B4EB"/>
        <w:sz w:val="16"/>
      </w:rPr>
    </w:lvl>
    <w:lvl w:ilvl="6">
      <w:start w:val="1"/>
      <w:numFmt w:val="bullet"/>
      <w:lvlRestart w:val="0"/>
      <w:lvlText w:val=""/>
      <w:lvlJc w:val="left"/>
      <w:pPr>
        <w:ind w:left="2481" w:hanging="357"/>
      </w:pPr>
      <w:rPr>
        <w:rFonts w:ascii="Wingdings" w:hAnsi="Wingdings" w:hint="default"/>
        <w:b w:val="0"/>
        <w:i w:val="0"/>
        <w:color w:val="00B4EB"/>
        <w:sz w:val="16"/>
      </w:rPr>
    </w:lvl>
    <w:lvl w:ilvl="7">
      <w:start w:val="1"/>
      <w:numFmt w:val="bullet"/>
      <w:lvlRestart w:val="0"/>
      <w:lvlText w:val=""/>
      <w:lvlJc w:val="left"/>
      <w:pPr>
        <w:ind w:left="2835" w:hanging="352"/>
      </w:pPr>
      <w:rPr>
        <w:rFonts w:ascii="Wingdings" w:hAnsi="Wingdings" w:hint="default"/>
        <w:b w:val="0"/>
        <w:i w:val="0"/>
        <w:color w:val="00B4EB"/>
        <w:sz w:val="16"/>
      </w:rPr>
    </w:lvl>
    <w:lvl w:ilvl="8">
      <w:start w:val="1"/>
      <w:numFmt w:val="bullet"/>
      <w:lvlRestart w:val="0"/>
      <w:lvlText w:val=""/>
      <w:lvlJc w:val="left"/>
      <w:pPr>
        <w:ind w:left="3192" w:hanging="357"/>
      </w:pPr>
      <w:rPr>
        <w:rFonts w:ascii="Wingdings" w:hAnsi="Wingdings" w:hint="default"/>
        <w:b w:val="0"/>
        <w:i w:val="0"/>
        <w:color w:val="00B4EB"/>
        <w:sz w:val="16"/>
      </w:rPr>
    </w:lvl>
  </w:abstractNum>
  <w:abstractNum w:abstractNumId="5" w15:restartNumberingAfterBreak="0">
    <w:nsid w:val="153D07A3"/>
    <w:multiLevelType w:val="multilevel"/>
    <w:tmpl w:val="89A0619E"/>
    <w:lvl w:ilvl="0">
      <w:start w:val="1"/>
      <w:numFmt w:val="decimal"/>
      <w:pStyle w:val="TitelNr1Typ20000630913Fettkurz"/>
      <w:lvlText w:val="%1"/>
      <w:lvlJc w:val="left"/>
      <w:pPr>
        <w:ind w:left="360" w:hanging="360"/>
      </w:pPr>
      <w:rPr>
        <w:rFonts w:ascii="Arial" w:hAnsi="Arial" w:hint="default"/>
        <w:b/>
        <w:i w:val="0"/>
        <w:sz w:val="18"/>
      </w:rPr>
    </w:lvl>
    <w:lvl w:ilvl="1">
      <w:start w:val="1"/>
      <w:numFmt w:val="decimal"/>
      <w:pStyle w:val="TitelNr2Typ20631250913kurz"/>
      <w:lvlText w:val="%1.%2"/>
      <w:lvlJc w:val="left"/>
      <w:pPr>
        <w:ind w:left="1066" w:hanging="706"/>
      </w:pPr>
      <w:rPr>
        <w:rFonts w:hint="default"/>
      </w:rPr>
    </w:lvl>
    <w:lvl w:ilvl="2">
      <w:start w:val="1"/>
      <w:numFmt w:val="decimal"/>
      <w:lvlText w:val="%1.%2.%3"/>
      <w:lvlJc w:val="left"/>
      <w:pPr>
        <w:ind w:left="1066" w:hanging="709"/>
      </w:pPr>
      <w:rPr>
        <w:rFonts w:hint="default"/>
      </w:rPr>
    </w:lvl>
    <w:lvl w:ilvl="3">
      <w:start w:val="1"/>
      <w:numFmt w:val="decimal"/>
      <w:lvlText w:val="%1.%2.%3.%4"/>
      <w:lvlJc w:val="left"/>
      <w:pPr>
        <w:ind w:left="1066" w:hanging="709"/>
      </w:pPr>
      <w:rPr>
        <w:rFonts w:hint="default"/>
      </w:rPr>
    </w:lvl>
    <w:lvl w:ilvl="4">
      <w:start w:val="1"/>
      <w:numFmt w:val="decimal"/>
      <w:lvlText w:val="%1.%2.%3.%4.%5"/>
      <w:lvlJc w:val="left"/>
      <w:pPr>
        <w:ind w:left="1066" w:hanging="709"/>
      </w:pPr>
      <w:rPr>
        <w:rFonts w:hint="default"/>
      </w:rPr>
    </w:lvl>
    <w:lvl w:ilvl="5">
      <w:start w:val="1"/>
      <w:numFmt w:val="decimal"/>
      <w:lvlText w:val="%1.%2.%3.%4.%5.%6"/>
      <w:lvlJc w:val="left"/>
      <w:pPr>
        <w:ind w:left="1066" w:hanging="709"/>
      </w:pPr>
      <w:rPr>
        <w:rFonts w:hint="default"/>
      </w:rPr>
    </w:lvl>
    <w:lvl w:ilvl="6">
      <w:start w:val="1"/>
      <w:numFmt w:val="decimal"/>
      <w:lvlText w:val="%1.%2.%3.%4.%5.%6.%7"/>
      <w:lvlJc w:val="left"/>
      <w:pPr>
        <w:ind w:left="1066" w:hanging="709"/>
      </w:pPr>
      <w:rPr>
        <w:rFonts w:hint="default"/>
      </w:rPr>
    </w:lvl>
    <w:lvl w:ilvl="7">
      <w:start w:val="1"/>
      <w:numFmt w:val="decimal"/>
      <w:lvlText w:val="%1.%2.%3.%4.%5.%6.%7.%8"/>
      <w:lvlJc w:val="left"/>
      <w:pPr>
        <w:ind w:left="1066" w:hanging="709"/>
      </w:pPr>
      <w:rPr>
        <w:rFonts w:hint="default"/>
      </w:rPr>
    </w:lvl>
    <w:lvl w:ilvl="8">
      <w:start w:val="1"/>
      <w:numFmt w:val="decimal"/>
      <w:lvlText w:val="%1.%2.%3.%4.%5.%6.%7.%8.%9"/>
      <w:lvlJc w:val="left"/>
      <w:pPr>
        <w:ind w:left="1066" w:hanging="709"/>
      </w:pPr>
      <w:rPr>
        <w:rFonts w:hint="default"/>
      </w:rPr>
    </w:lvl>
  </w:abstractNum>
  <w:abstractNum w:abstractNumId="6" w15:restartNumberingAfterBreak="0">
    <w:nsid w:val="15D65576"/>
    <w:multiLevelType w:val="multilevel"/>
    <w:tmpl w:val="2E62D53C"/>
    <w:numStyleLink w:val="TitelNr1Typ1"/>
  </w:abstractNum>
  <w:abstractNum w:abstractNumId="7" w15:restartNumberingAfterBreak="0">
    <w:nsid w:val="1DC11EA7"/>
    <w:multiLevelType w:val="hybridMultilevel"/>
    <w:tmpl w:val="70248BA2"/>
    <w:lvl w:ilvl="0" w:tplc="08070011">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8" w15:restartNumberingAfterBreak="0">
    <w:nsid w:val="22166B06"/>
    <w:multiLevelType w:val="multilevel"/>
    <w:tmpl w:val="18804FF0"/>
    <w:lvl w:ilvl="0">
      <w:start w:val="1"/>
      <w:numFmt w:val="decimal"/>
      <w:pStyle w:val="Nummer010913h125kurzfett"/>
      <w:lvlText w:val="%1."/>
      <w:lvlJc w:val="left"/>
      <w:pPr>
        <w:ind w:left="709" w:hanging="709"/>
      </w:pPr>
      <w:rPr>
        <w:rFonts w:hint="default"/>
      </w:rPr>
    </w:lvl>
    <w:lvl w:ilvl="1">
      <w:start w:val="1"/>
      <w:numFmt w:val="decimal"/>
      <w:pStyle w:val="Nummer020913h125kurzfett"/>
      <w:lvlText w:val="%1.%2."/>
      <w:lvlJc w:val="left"/>
      <w:pPr>
        <w:ind w:left="709" w:hanging="709"/>
      </w:pPr>
      <w:rPr>
        <w:rFonts w:hint="default"/>
      </w:rPr>
    </w:lvl>
    <w:lvl w:ilvl="2">
      <w:start w:val="1"/>
      <w:numFmt w:val="decimal"/>
      <w:pStyle w:val="Nummer030913h125kurzfett"/>
      <w:lvlText w:val="%1.%2.%3."/>
      <w:lvlJc w:val="left"/>
      <w:pPr>
        <w:ind w:left="709" w:hanging="709"/>
      </w:pPr>
      <w:rPr>
        <w:rFonts w:hint="default"/>
      </w:rPr>
    </w:lvl>
    <w:lvl w:ilvl="3">
      <w:start w:val="1"/>
      <w:numFmt w:val="decimal"/>
      <w:pStyle w:val="Nummer040913h125kurzfett"/>
      <w:lvlText w:val="%1.%2.%3.%4."/>
      <w:lvlJc w:val="left"/>
      <w:pPr>
        <w:ind w:left="709" w:hanging="709"/>
      </w:pPr>
      <w:rPr>
        <w:rFonts w:hint="default"/>
      </w:rPr>
    </w:lvl>
    <w:lvl w:ilvl="4">
      <w:start w:val="1"/>
      <w:numFmt w:val="decimal"/>
      <w:lvlText w:val="%1.%2.%3.%4.%5."/>
      <w:lvlJc w:val="left"/>
      <w:pPr>
        <w:ind w:left="709" w:hanging="709"/>
      </w:pPr>
      <w:rPr>
        <w:rFonts w:hint="default"/>
      </w:rPr>
    </w:lvl>
    <w:lvl w:ilvl="5">
      <w:start w:val="1"/>
      <w:numFmt w:val="decimal"/>
      <w:lvlText w:val="%1.%2.%3.%4.%5.%6."/>
      <w:lvlJc w:val="left"/>
      <w:pPr>
        <w:ind w:left="709" w:hanging="709"/>
      </w:pPr>
      <w:rPr>
        <w:rFonts w:hint="default"/>
      </w:rPr>
    </w:lvl>
    <w:lvl w:ilvl="6">
      <w:start w:val="1"/>
      <w:numFmt w:val="decimal"/>
      <w:lvlText w:val="%1.%2.%3.%4.%5.%6.%7."/>
      <w:lvlJc w:val="left"/>
      <w:pPr>
        <w:ind w:left="709" w:hanging="709"/>
      </w:pPr>
      <w:rPr>
        <w:rFonts w:hint="default"/>
      </w:rPr>
    </w:lvl>
    <w:lvl w:ilvl="7">
      <w:start w:val="1"/>
      <w:numFmt w:val="decimal"/>
      <w:lvlText w:val="%1.%2.%3.%4.%5.%6.%7.%8."/>
      <w:lvlJc w:val="left"/>
      <w:pPr>
        <w:ind w:left="709" w:hanging="709"/>
      </w:pPr>
      <w:rPr>
        <w:rFonts w:hint="default"/>
      </w:rPr>
    </w:lvl>
    <w:lvl w:ilvl="8">
      <w:start w:val="1"/>
      <w:numFmt w:val="decimal"/>
      <w:lvlText w:val="%1.%2.%3.%4.%5.%6.%7.%8.%9."/>
      <w:lvlJc w:val="left"/>
      <w:pPr>
        <w:ind w:left="709" w:hanging="709"/>
      </w:pPr>
      <w:rPr>
        <w:rFonts w:hint="default"/>
      </w:rPr>
    </w:lvl>
  </w:abstractNum>
  <w:abstractNum w:abstractNumId="9" w15:restartNumberingAfterBreak="0">
    <w:nsid w:val="22DA308B"/>
    <w:multiLevelType w:val="multilevel"/>
    <w:tmpl w:val="71727D88"/>
    <w:styleLink w:val="TitelNr1Typ2kurz"/>
    <w:lvl w:ilvl="0">
      <w:start w:val="1"/>
      <w:numFmt w:val="decimal"/>
      <w:lvlText w:val="%1"/>
      <w:lvlJc w:val="left"/>
      <w:pPr>
        <w:ind w:left="360" w:hanging="360"/>
      </w:pPr>
      <w:rPr>
        <w:rFonts w:ascii="Arial" w:hAnsi="Arial" w:hint="default"/>
        <w:b/>
        <w:i w:val="0"/>
        <w:sz w:val="18"/>
      </w:rPr>
    </w:lvl>
    <w:lvl w:ilvl="1">
      <w:start w:val="1"/>
      <w:numFmt w:val="decimal"/>
      <w:lvlText w:val="%1.%2"/>
      <w:lvlJc w:val="left"/>
      <w:pPr>
        <w:ind w:left="1066" w:hanging="706"/>
      </w:pPr>
      <w:rPr>
        <w:rFonts w:hint="default"/>
      </w:rPr>
    </w:lvl>
    <w:lvl w:ilvl="2">
      <w:start w:val="1"/>
      <w:numFmt w:val="decimal"/>
      <w:lvlText w:val="%1.%2.%3"/>
      <w:lvlJc w:val="left"/>
      <w:pPr>
        <w:ind w:left="1066" w:hanging="709"/>
      </w:pPr>
      <w:rPr>
        <w:rFonts w:hint="default"/>
      </w:rPr>
    </w:lvl>
    <w:lvl w:ilvl="3">
      <w:start w:val="1"/>
      <w:numFmt w:val="decimal"/>
      <w:lvlText w:val="%1.%2.%3.%4"/>
      <w:lvlJc w:val="left"/>
      <w:pPr>
        <w:ind w:left="1066" w:hanging="709"/>
      </w:pPr>
      <w:rPr>
        <w:rFonts w:hint="default"/>
      </w:rPr>
    </w:lvl>
    <w:lvl w:ilvl="4">
      <w:start w:val="1"/>
      <w:numFmt w:val="decimal"/>
      <w:lvlText w:val="%1.%2.%3.%4.%5"/>
      <w:lvlJc w:val="left"/>
      <w:pPr>
        <w:ind w:left="1066" w:hanging="709"/>
      </w:pPr>
      <w:rPr>
        <w:rFonts w:hint="default"/>
      </w:rPr>
    </w:lvl>
    <w:lvl w:ilvl="5">
      <w:start w:val="1"/>
      <w:numFmt w:val="decimal"/>
      <w:lvlText w:val="%1.%2.%3.%4.%5.%6"/>
      <w:lvlJc w:val="left"/>
      <w:pPr>
        <w:ind w:left="1066" w:hanging="709"/>
      </w:pPr>
      <w:rPr>
        <w:rFonts w:hint="default"/>
      </w:rPr>
    </w:lvl>
    <w:lvl w:ilvl="6">
      <w:start w:val="1"/>
      <w:numFmt w:val="decimal"/>
      <w:lvlText w:val="%1.%2.%3.%4.%5.%6.%7"/>
      <w:lvlJc w:val="left"/>
      <w:pPr>
        <w:ind w:left="1066" w:hanging="709"/>
      </w:pPr>
      <w:rPr>
        <w:rFonts w:hint="default"/>
      </w:rPr>
    </w:lvl>
    <w:lvl w:ilvl="7">
      <w:start w:val="1"/>
      <w:numFmt w:val="decimal"/>
      <w:lvlText w:val="%1.%2.%3.%4.%5.%6.%7.%8"/>
      <w:lvlJc w:val="left"/>
      <w:pPr>
        <w:ind w:left="1066" w:hanging="709"/>
      </w:pPr>
      <w:rPr>
        <w:rFonts w:hint="default"/>
      </w:rPr>
    </w:lvl>
    <w:lvl w:ilvl="8">
      <w:start w:val="1"/>
      <w:numFmt w:val="decimal"/>
      <w:lvlText w:val="%1.%2.%3.%4.%5.%6.%7.%8.%9"/>
      <w:lvlJc w:val="left"/>
      <w:pPr>
        <w:ind w:left="1066" w:hanging="709"/>
      </w:pPr>
      <w:rPr>
        <w:rFonts w:hint="default"/>
      </w:rPr>
    </w:lvl>
  </w:abstractNum>
  <w:abstractNum w:abstractNumId="10" w15:restartNumberingAfterBreak="0">
    <w:nsid w:val="2549255E"/>
    <w:multiLevelType w:val="multilevel"/>
    <w:tmpl w:val="2DA0DC6E"/>
    <w:lvl w:ilvl="0">
      <w:start w:val="1"/>
      <w:numFmt w:val="decimal"/>
      <w:pStyle w:val="Nummer010913h125fett"/>
      <w:lvlText w:val="%1."/>
      <w:lvlJc w:val="left"/>
      <w:pPr>
        <w:ind w:left="709" w:hanging="709"/>
      </w:pPr>
      <w:rPr>
        <w:rFonts w:hint="default"/>
      </w:rPr>
    </w:lvl>
    <w:lvl w:ilvl="1">
      <w:start w:val="1"/>
      <w:numFmt w:val="decimal"/>
      <w:pStyle w:val="Nummer020913h125fett"/>
      <w:lvlText w:val="%1.%2."/>
      <w:lvlJc w:val="left"/>
      <w:pPr>
        <w:ind w:left="709" w:hanging="709"/>
      </w:pPr>
      <w:rPr>
        <w:rFonts w:hint="default"/>
      </w:rPr>
    </w:lvl>
    <w:lvl w:ilvl="2">
      <w:start w:val="1"/>
      <w:numFmt w:val="decimal"/>
      <w:pStyle w:val="Nummer030913h125fett"/>
      <w:lvlText w:val="%1.%2.%3."/>
      <w:lvlJc w:val="left"/>
      <w:pPr>
        <w:ind w:left="709" w:hanging="709"/>
      </w:pPr>
      <w:rPr>
        <w:rFonts w:hint="default"/>
      </w:rPr>
    </w:lvl>
    <w:lvl w:ilvl="3">
      <w:start w:val="1"/>
      <w:numFmt w:val="decimal"/>
      <w:pStyle w:val="Nummer040913h125fett"/>
      <w:lvlText w:val="%1.%2.%3.%4."/>
      <w:lvlJc w:val="left"/>
      <w:pPr>
        <w:ind w:left="709" w:hanging="709"/>
      </w:pPr>
      <w:rPr>
        <w:rFonts w:hint="default"/>
      </w:rPr>
    </w:lvl>
    <w:lvl w:ilvl="4">
      <w:start w:val="1"/>
      <w:numFmt w:val="decimal"/>
      <w:lvlText w:val="%1.%2.%3.%4.%5."/>
      <w:lvlJc w:val="left"/>
      <w:pPr>
        <w:ind w:left="709" w:hanging="709"/>
      </w:pPr>
      <w:rPr>
        <w:rFonts w:hint="default"/>
      </w:rPr>
    </w:lvl>
    <w:lvl w:ilvl="5">
      <w:start w:val="1"/>
      <w:numFmt w:val="decimal"/>
      <w:lvlText w:val="%1.%2.%3.%4.%5.%6."/>
      <w:lvlJc w:val="left"/>
      <w:pPr>
        <w:ind w:left="709" w:hanging="709"/>
      </w:pPr>
      <w:rPr>
        <w:rFonts w:hint="default"/>
      </w:rPr>
    </w:lvl>
    <w:lvl w:ilvl="6">
      <w:start w:val="1"/>
      <w:numFmt w:val="decimal"/>
      <w:lvlText w:val="%1.%2.%3.%4.%5.%6.%7."/>
      <w:lvlJc w:val="left"/>
      <w:pPr>
        <w:ind w:left="709" w:hanging="709"/>
      </w:pPr>
      <w:rPr>
        <w:rFonts w:hint="default"/>
      </w:rPr>
    </w:lvl>
    <w:lvl w:ilvl="7">
      <w:start w:val="1"/>
      <w:numFmt w:val="decimal"/>
      <w:lvlText w:val="%1.%2.%3.%4.%5.%6.%7.%8."/>
      <w:lvlJc w:val="left"/>
      <w:pPr>
        <w:ind w:left="709" w:hanging="709"/>
      </w:pPr>
      <w:rPr>
        <w:rFonts w:hint="default"/>
      </w:rPr>
    </w:lvl>
    <w:lvl w:ilvl="8">
      <w:start w:val="1"/>
      <w:numFmt w:val="decimal"/>
      <w:lvlText w:val="%1.%2.%3.%4.%5.%6.%7.%8.%9."/>
      <w:lvlJc w:val="left"/>
      <w:pPr>
        <w:ind w:left="709" w:hanging="709"/>
      </w:pPr>
      <w:rPr>
        <w:rFonts w:hint="default"/>
      </w:rPr>
    </w:lvl>
  </w:abstractNum>
  <w:abstractNum w:abstractNumId="11" w15:restartNumberingAfterBreak="0">
    <w:nsid w:val="259278B2"/>
    <w:multiLevelType w:val="multilevel"/>
    <w:tmpl w:val="0A4094CC"/>
    <w:styleLink w:val="TitelNr1Typ1kurz"/>
    <w:lvl w:ilvl="0">
      <w:start w:val="1"/>
      <w:numFmt w:val="decimal"/>
      <w:pStyle w:val="TitelNr1Typ10000630913Fettkurz"/>
      <w:lvlText w:val="%1"/>
      <w:lvlJc w:val="left"/>
      <w:pPr>
        <w:ind w:left="360" w:hanging="360"/>
      </w:pPr>
      <w:rPr>
        <w:rFonts w:ascii="Arial" w:hAnsi="Arial" w:hint="default"/>
        <w:b/>
        <w:i w:val="0"/>
        <w:color w:val="auto"/>
        <w:sz w:val="18"/>
      </w:rPr>
    </w:lvl>
    <w:lvl w:ilvl="1">
      <w:start w:val="1"/>
      <w:numFmt w:val="decimal"/>
      <w:pStyle w:val="TitelNr2Typ10630630913kurz"/>
      <w:lvlText w:val="%1.%2"/>
      <w:lvlJc w:val="left"/>
      <w:pPr>
        <w:ind w:left="709" w:hanging="349"/>
      </w:pPr>
      <w:rPr>
        <w:rFonts w:hint="default"/>
      </w:rPr>
    </w:lvl>
    <w:lvl w:ilvl="2">
      <w:start w:val="1"/>
      <w:numFmt w:val="decimal"/>
      <w:lvlText w:val="%1.%2.%3"/>
      <w:lvlJc w:val="left"/>
      <w:pPr>
        <w:ind w:left="709" w:hanging="352"/>
      </w:pPr>
      <w:rPr>
        <w:rFonts w:hint="default"/>
      </w:rPr>
    </w:lvl>
    <w:lvl w:ilvl="3">
      <w:start w:val="1"/>
      <w:numFmt w:val="decimal"/>
      <w:lvlText w:val="%1.%2.%3.%4"/>
      <w:lvlJc w:val="left"/>
      <w:pPr>
        <w:ind w:left="709" w:hanging="352"/>
      </w:pPr>
      <w:rPr>
        <w:rFonts w:hint="default"/>
      </w:rPr>
    </w:lvl>
    <w:lvl w:ilvl="4">
      <w:start w:val="1"/>
      <w:numFmt w:val="decimal"/>
      <w:lvlText w:val="%1.%2.%3.%4.%5"/>
      <w:lvlJc w:val="left"/>
      <w:pPr>
        <w:tabs>
          <w:tab w:val="num" w:pos="1440"/>
        </w:tabs>
        <w:ind w:left="709" w:hanging="352"/>
      </w:pPr>
      <w:rPr>
        <w:rFonts w:hint="default"/>
      </w:rPr>
    </w:lvl>
    <w:lvl w:ilvl="5">
      <w:start w:val="1"/>
      <w:numFmt w:val="decimal"/>
      <w:lvlText w:val="%1.%2.%3.%4.%5.%6"/>
      <w:lvlJc w:val="left"/>
      <w:pPr>
        <w:ind w:left="709" w:hanging="352"/>
      </w:pPr>
      <w:rPr>
        <w:rFonts w:hint="default"/>
      </w:rPr>
    </w:lvl>
    <w:lvl w:ilvl="6">
      <w:start w:val="1"/>
      <w:numFmt w:val="decimal"/>
      <w:lvlText w:val="%1.%2.%3.%4.%5.%6.%7"/>
      <w:lvlJc w:val="left"/>
      <w:pPr>
        <w:ind w:left="709" w:hanging="352"/>
      </w:pPr>
      <w:rPr>
        <w:rFonts w:hint="default"/>
      </w:rPr>
    </w:lvl>
    <w:lvl w:ilvl="7">
      <w:start w:val="1"/>
      <w:numFmt w:val="decimal"/>
      <w:lvlText w:val="%1.%2.%3.%4.%5.%6.%7.%8"/>
      <w:lvlJc w:val="left"/>
      <w:pPr>
        <w:ind w:left="709" w:hanging="352"/>
      </w:pPr>
      <w:rPr>
        <w:rFonts w:hint="default"/>
      </w:rPr>
    </w:lvl>
    <w:lvl w:ilvl="8">
      <w:start w:val="1"/>
      <w:numFmt w:val="decimal"/>
      <w:lvlText w:val="%1.%2.%3.%4.%5.%6.%7.%8.%9"/>
      <w:lvlJc w:val="left"/>
      <w:pPr>
        <w:ind w:left="709" w:hanging="352"/>
      </w:pPr>
      <w:rPr>
        <w:rFonts w:hint="default"/>
      </w:rPr>
    </w:lvl>
  </w:abstractNum>
  <w:abstractNum w:abstractNumId="12" w15:restartNumberingAfterBreak="0">
    <w:nsid w:val="277027C4"/>
    <w:multiLevelType w:val="multilevel"/>
    <w:tmpl w:val="B4D0478C"/>
    <w:styleLink w:val="BaloiseStrich09"/>
    <w:lvl w:ilvl="0">
      <w:start w:val="1203"/>
      <w:numFmt w:val="bullet"/>
      <w:pStyle w:val="AufzaehlungStrich0913kurz"/>
      <w:lvlText w:val="–"/>
      <w:lvlJc w:val="left"/>
      <w:pPr>
        <w:ind w:left="709" w:hanging="352"/>
      </w:pPr>
      <w:rPr>
        <w:rFonts w:ascii="Arial" w:hAnsi="Arial" w:hint="default"/>
        <w:b w:val="0"/>
        <w:i w:val="0"/>
        <w:color w:val="00B4EB"/>
        <w:sz w:val="16"/>
      </w:rPr>
    </w:lvl>
    <w:lvl w:ilvl="1">
      <w:start w:val="1"/>
      <w:numFmt w:val="bullet"/>
      <w:lvlText w:val="–"/>
      <w:lvlJc w:val="left"/>
      <w:pPr>
        <w:ind w:left="1066" w:hanging="355"/>
      </w:pPr>
      <w:rPr>
        <w:rFonts w:ascii="Arial" w:hAnsi="Arial" w:hint="default"/>
        <w:b w:val="0"/>
        <w:i w:val="0"/>
        <w:color w:val="00B4EB"/>
        <w:sz w:val="16"/>
      </w:rPr>
    </w:lvl>
    <w:lvl w:ilvl="2">
      <w:start w:val="1"/>
      <w:numFmt w:val="bullet"/>
      <w:lvlText w:val="–"/>
      <w:lvlJc w:val="left"/>
      <w:pPr>
        <w:ind w:left="1417" w:hanging="352"/>
      </w:pPr>
      <w:rPr>
        <w:rFonts w:ascii="Arial" w:hAnsi="Arial" w:hint="default"/>
        <w:b w:val="0"/>
        <w:i w:val="0"/>
        <w:color w:val="00B4EB"/>
        <w:sz w:val="16"/>
      </w:rPr>
    </w:lvl>
    <w:lvl w:ilvl="3">
      <w:start w:val="1"/>
      <w:numFmt w:val="bullet"/>
      <w:lvlText w:val="–"/>
      <w:lvlJc w:val="left"/>
      <w:pPr>
        <w:ind w:left="1780" w:hanging="361"/>
      </w:pPr>
      <w:rPr>
        <w:rFonts w:ascii="Arial" w:hAnsi="Arial" w:hint="default"/>
        <w:b w:val="0"/>
        <w:i w:val="0"/>
        <w:color w:val="00B4EB"/>
        <w:sz w:val="16"/>
      </w:rPr>
    </w:lvl>
    <w:lvl w:ilvl="4">
      <w:start w:val="1"/>
      <w:numFmt w:val="bullet"/>
      <w:lvlText w:val="–"/>
      <w:lvlJc w:val="left"/>
      <w:pPr>
        <w:ind w:left="2125" w:hanging="345"/>
      </w:pPr>
      <w:rPr>
        <w:rFonts w:ascii="Arial" w:hAnsi="Arial" w:hint="default"/>
        <w:b w:val="0"/>
        <w:i w:val="0"/>
        <w:color w:val="00B4EB"/>
        <w:sz w:val="16"/>
      </w:rPr>
    </w:lvl>
    <w:lvl w:ilvl="5">
      <w:start w:val="1"/>
      <w:numFmt w:val="bullet"/>
      <w:lvlText w:val="–"/>
      <w:lvlJc w:val="left"/>
      <w:pPr>
        <w:ind w:left="2483" w:hanging="356"/>
      </w:pPr>
      <w:rPr>
        <w:rFonts w:ascii="Arial" w:hAnsi="Arial" w:hint="default"/>
        <w:b w:val="0"/>
        <w:i w:val="0"/>
        <w:color w:val="00B4EB"/>
        <w:sz w:val="16"/>
      </w:rPr>
    </w:lvl>
    <w:lvl w:ilvl="6">
      <w:start w:val="1"/>
      <w:numFmt w:val="bullet"/>
      <w:lvlText w:val="–"/>
      <w:lvlJc w:val="left"/>
      <w:pPr>
        <w:ind w:left="2833" w:hanging="352"/>
      </w:pPr>
      <w:rPr>
        <w:rFonts w:ascii="Arial" w:hAnsi="Arial" w:hint="default"/>
        <w:b w:val="0"/>
        <w:i w:val="0"/>
        <w:color w:val="00B4EB"/>
        <w:sz w:val="16"/>
      </w:rPr>
    </w:lvl>
    <w:lvl w:ilvl="7">
      <w:start w:val="1"/>
      <w:numFmt w:val="bullet"/>
      <w:lvlText w:val="–"/>
      <w:lvlJc w:val="left"/>
      <w:pPr>
        <w:ind w:left="3192" w:hanging="357"/>
      </w:pPr>
      <w:rPr>
        <w:rFonts w:ascii="Arial" w:hAnsi="Arial" w:hint="default"/>
        <w:b w:val="0"/>
        <w:i w:val="0"/>
        <w:color w:val="00B4EB"/>
        <w:sz w:val="16"/>
      </w:rPr>
    </w:lvl>
    <w:lvl w:ilvl="8">
      <w:start w:val="1"/>
      <w:numFmt w:val="bullet"/>
      <w:lvlText w:val="̶"/>
      <w:lvlJc w:val="left"/>
      <w:pPr>
        <w:ind w:left="3541" w:hanging="349"/>
      </w:pPr>
      <w:rPr>
        <w:rFonts w:ascii="Arial" w:hAnsi="Arial" w:hint="default"/>
        <w:b w:val="0"/>
        <w:i w:val="0"/>
        <w:color w:val="00B4EB"/>
        <w:sz w:val="16"/>
      </w:rPr>
    </w:lvl>
  </w:abstractNum>
  <w:abstractNum w:abstractNumId="13" w15:restartNumberingAfterBreak="0">
    <w:nsid w:val="2B0474AF"/>
    <w:multiLevelType w:val="multilevel"/>
    <w:tmpl w:val="1D1C299C"/>
    <w:lvl w:ilvl="0">
      <w:start w:val="1203"/>
      <w:numFmt w:val="bullet"/>
      <w:pStyle w:val="AufzaehlungStrich0810"/>
      <w:lvlText w:val="–"/>
      <w:lvlJc w:val="left"/>
      <w:pPr>
        <w:ind w:left="709" w:hanging="352"/>
      </w:pPr>
      <w:rPr>
        <w:rFonts w:ascii="Arial" w:hAnsi="Arial" w:hint="default"/>
        <w:b w:val="0"/>
        <w:i w:val="0"/>
        <w:color w:val="00B4EB"/>
        <w:sz w:val="16"/>
      </w:rPr>
    </w:lvl>
    <w:lvl w:ilvl="1">
      <w:start w:val="1"/>
      <w:numFmt w:val="bullet"/>
      <w:lvlText w:val="–"/>
      <w:lvlJc w:val="left"/>
      <w:pPr>
        <w:ind w:left="1066" w:hanging="355"/>
      </w:pPr>
      <w:rPr>
        <w:rFonts w:ascii="Arial" w:hAnsi="Arial" w:hint="default"/>
        <w:b w:val="0"/>
        <w:i w:val="0"/>
        <w:color w:val="00B4EB"/>
        <w:sz w:val="16"/>
      </w:rPr>
    </w:lvl>
    <w:lvl w:ilvl="2">
      <w:start w:val="1"/>
      <w:numFmt w:val="bullet"/>
      <w:lvlText w:val="–"/>
      <w:lvlJc w:val="left"/>
      <w:pPr>
        <w:ind w:left="1417" w:hanging="352"/>
      </w:pPr>
      <w:rPr>
        <w:rFonts w:ascii="Arial" w:hAnsi="Arial" w:hint="default"/>
        <w:b w:val="0"/>
        <w:i w:val="0"/>
        <w:color w:val="00B4EB"/>
        <w:sz w:val="16"/>
      </w:rPr>
    </w:lvl>
    <w:lvl w:ilvl="3">
      <w:start w:val="1"/>
      <w:numFmt w:val="bullet"/>
      <w:lvlText w:val="–"/>
      <w:lvlJc w:val="left"/>
      <w:pPr>
        <w:ind w:left="1780" w:hanging="361"/>
      </w:pPr>
      <w:rPr>
        <w:rFonts w:ascii="Arial" w:hAnsi="Arial" w:hint="default"/>
        <w:b w:val="0"/>
        <w:i w:val="0"/>
        <w:color w:val="00B4EB"/>
        <w:sz w:val="16"/>
      </w:rPr>
    </w:lvl>
    <w:lvl w:ilvl="4">
      <w:start w:val="1"/>
      <w:numFmt w:val="bullet"/>
      <w:lvlText w:val="–"/>
      <w:lvlJc w:val="left"/>
      <w:pPr>
        <w:ind w:left="2125" w:hanging="345"/>
      </w:pPr>
      <w:rPr>
        <w:rFonts w:ascii="Arial" w:hAnsi="Arial" w:hint="default"/>
        <w:b w:val="0"/>
        <w:i w:val="0"/>
        <w:color w:val="00B4EB"/>
        <w:sz w:val="16"/>
      </w:rPr>
    </w:lvl>
    <w:lvl w:ilvl="5">
      <w:start w:val="1"/>
      <w:numFmt w:val="bullet"/>
      <w:lvlText w:val="–"/>
      <w:lvlJc w:val="left"/>
      <w:pPr>
        <w:ind w:left="2483" w:hanging="356"/>
      </w:pPr>
      <w:rPr>
        <w:rFonts w:ascii="Arial" w:hAnsi="Arial" w:hint="default"/>
        <w:b w:val="0"/>
        <w:i w:val="0"/>
        <w:color w:val="00B4EB"/>
        <w:sz w:val="16"/>
      </w:rPr>
    </w:lvl>
    <w:lvl w:ilvl="6">
      <w:start w:val="1"/>
      <w:numFmt w:val="bullet"/>
      <w:lvlText w:val="–"/>
      <w:lvlJc w:val="left"/>
      <w:pPr>
        <w:ind w:left="2833" w:hanging="352"/>
      </w:pPr>
      <w:rPr>
        <w:rFonts w:ascii="Arial" w:hAnsi="Arial" w:hint="default"/>
        <w:b w:val="0"/>
        <w:i w:val="0"/>
        <w:color w:val="00B4EB"/>
        <w:sz w:val="16"/>
      </w:rPr>
    </w:lvl>
    <w:lvl w:ilvl="7">
      <w:start w:val="1"/>
      <w:numFmt w:val="bullet"/>
      <w:lvlText w:val="–"/>
      <w:lvlJc w:val="left"/>
      <w:pPr>
        <w:ind w:left="3192" w:hanging="357"/>
      </w:pPr>
      <w:rPr>
        <w:rFonts w:ascii="Arial" w:hAnsi="Arial" w:hint="default"/>
        <w:b w:val="0"/>
        <w:i w:val="0"/>
        <w:color w:val="00B4EB"/>
        <w:sz w:val="16"/>
      </w:rPr>
    </w:lvl>
    <w:lvl w:ilvl="8">
      <w:start w:val="1"/>
      <w:numFmt w:val="bullet"/>
      <w:lvlText w:val="̶"/>
      <w:lvlJc w:val="left"/>
      <w:pPr>
        <w:ind w:left="3541" w:hanging="349"/>
      </w:pPr>
      <w:rPr>
        <w:rFonts w:ascii="Arial" w:hAnsi="Arial" w:hint="default"/>
        <w:b w:val="0"/>
        <w:i w:val="0"/>
        <w:color w:val="00B4EB"/>
        <w:sz w:val="16"/>
      </w:rPr>
    </w:lvl>
  </w:abstractNum>
  <w:abstractNum w:abstractNumId="14" w15:restartNumberingAfterBreak="0">
    <w:nsid w:val="39DF6400"/>
    <w:multiLevelType w:val="multilevel"/>
    <w:tmpl w:val="23B074C2"/>
    <w:styleLink w:val="TitelNr1Typ2"/>
    <w:lvl w:ilvl="0">
      <w:start w:val="1"/>
      <w:numFmt w:val="decimal"/>
      <w:pStyle w:val="TitelNr1Typ20000630913Fett"/>
      <w:lvlText w:val="%1"/>
      <w:lvlJc w:val="left"/>
      <w:pPr>
        <w:ind w:left="360" w:hanging="360"/>
      </w:pPr>
      <w:rPr>
        <w:rFonts w:hint="default"/>
        <w:b/>
        <w:i w:val="0"/>
        <w:sz w:val="18"/>
      </w:rPr>
    </w:lvl>
    <w:lvl w:ilvl="1">
      <w:start w:val="1"/>
      <w:numFmt w:val="decimal"/>
      <w:pStyle w:val="TitelNr2Typ20631250913"/>
      <w:lvlText w:val="%1.%2"/>
      <w:lvlJc w:val="left"/>
      <w:pPr>
        <w:ind w:left="1066" w:hanging="706"/>
      </w:pPr>
      <w:rPr>
        <w:rFonts w:hint="default"/>
        <w:b w:val="0"/>
        <w:i w:val="0"/>
        <w:sz w:val="18"/>
      </w:rPr>
    </w:lvl>
    <w:lvl w:ilvl="2">
      <w:start w:val="1"/>
      <w:numFmt w:val="decimal"/>
      <w:lvlText w:val="%1.%2.%3"/>
      <w:lvlJc w:val="left"/>
      <w:pPr>
        <w:ind w:left="1066" w:hanging="709"/>
      </w:pPr>
      <w:rPr>
        <w:rFonts w:hint="default"/>
      </w:rPr>
    </w:lvl>
    <w:lvl w:ilvl="3">
      <w:start w:val="1"/>
      <w:numFmt w:val="decimal"/>
      <w:lvlText w:val="%1.%2.%3.%4"/>
      <w:lvlJc w:val="left"/>
      <w:pPr>
        <w:ind w:left="1066" w:hanging="709"/>
      </w:pPr>
      <w:rPr>
        <w:rFonts w:hint="default"/>
      </w:rPr>
    </w:lvl>
    <w:lvl w:ilvl="4">
      <w:start w:val="1"/>
      <w:numFmt w:val="decimal"/>
      <w:lvlText w:val="%1.%2.%3.%4.%5"/>
      <w:lvlJc w:val="left"/>
      <w:pPr>
        <w:ind w:left="1066" w:hanging="709"/>
      </w:pPr>
      <w:rPr>
        <w:rFonts w:hint="default"/>
      </w:rPr>
    </w:lvl>
    <w:lvl w:ilvl="5">
      <w:start w:val="1"/>
      <w:numFmt w:val="decimal"/>
      <w:lvlText w:val="%1.%2.%3.%4.%5.%6"/>
      <w:lvlJc w:val="left"/>
      <w:pPr>
        <w:ind w:left="1066" w:hanging="709"/>
      </w:pPr>
      <w:rPr>
        <w:rFonts w:hint="default"/>
      </w:rPr>
    </w:lvl>
    <w:lvl w:ilvl="6">
      <w:start w:val="1"/>
      <w:numFmt w:val="decimal"/>
      <w:lvlText w:val="%1.%2.%3.%4.%5.%6.%7"/>
      <w:lvlJc w:val="left"/>
      <w:pPr>
        <w:ind w:left="1066" w:hanging="709"/>
      </w:pPr>
      <w:rPr>
        <w:rFonts w:hint="default"/>
      </w:rPr>
    </w:lvl>
    <w:lvl w:ilvl="7">
      <w:start w:val="1"/>
      <w:numFmt w:val="decimal"/>
      <w:lvlText w:val="%1.%2.%3.%4.%5.%6.%7.%8"/>
      <w:lvlJc w:val="left"/>
      <w:pPr>
        <w:ind w:left="1066" w:hanging="709"/>
      </w:pPr>
      <w:rPr>
        <w:rFonts w:hint="default"/>
      </w:rPr>
    </w:lvl>
    <w:lvl w:ilvl="8">
      <w:start w:val="1"/>
      <w:numFmt w:val="decimal"/>
      <w:lvlText w:val="%1.%2.%3.%4.%5.%6.%7.%8.%9"/>
      <w:lvlJc w:val="left"/>
      <w:pPr>
        <w:ind w:left="709" w:hanging="352"/>
      </w:pPr>
      <w:rPr>
        <w:rFonts w:hint="default"/>
      </w:rPr>
    </w:lvl>
  </w:abstractNum>
  <w:abstractNum w:abstractNumId="15" w15:restartNumberingAfterBreak="0">
    <w:nsid w:val="3C804944"/>
    <w:multiLevelType w:val="multilevel"/>
    <w:tmpl w:val="7164A4E2"/>
    <w:lvl w:ilvl="0">
      <w:start w:val="1"/>
      <w:numFmt w:val="decimal"/>
      <w:pStyle w:val="berschrift1"/>
      <w:lvlText w:val="%1"/>
      <w:lvlJc w:val="left"/>
      <w:pPr>
        <w:ind w:left="357" w:hanging="357"/>
      </w:pPr>
      <w:rPr>
        <w:rFonts w:ascii="Arial" w:hAnsi="Arial" w:hint="default"/>
        <w:b/>
        <w:i w:val="0"/>
        <w:sz w:val="18"/>
      </w:rPr>
    </w:lvl>
    <w:lvl w:ilvl="1">
      <w:start w:val="1"/>
      <w:numFmt w:val="decimal"/>
      <w:pStyle w:val="berschrift2"/>
      <w:lvlText w:val="%1.%2"/>
      <w:lvlJc w:val="left"/>
      <w:pPr>
        <w:ind w:left="709" w:hanging="709"/>
      </w:pPr>
      <w:rPr>
        <w:rFonts w:ascii="Arial" w:hAnsi="Arial" w:hint="default"/>
        <w:b/>
        <w:i w:val="0"/>
        <w:sz w:val="18"/>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6" w15:restartNumberingAfterBreak="0">
    <w:nsid w:val="3EAF137E"/>
    <w:multiLevelType w:val="multilevel"/>
    <w:tmpl w:val="27DC8D6E"/>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021"/>
        </w:tabs>
        <w:ind w:left="1021" w:hanging="1021"/>
      </w:pPr>
      <w:rPr>
        <w:rFonts w:hint="default"/>
      </w:rPr>
    </w:lvl>
    <w:lvl w:ilvl="3">
      <w:start w:val="1"/>
      <w:numFmt w:val="decimal"/>
      <w:pStyle w:val="OffsysTitel4"/>
      <w:lvlText w:val="%1.%2.%3.%4"/>
      <w:lvlJc w:val="left"/>
      <w:pPr>
        <w:tabs>
          <w:tab w:val="num" w:pos="1021"/>
        </w:tabs>
        <w:ind w:left="1021" w:hanging="1021"/>
      </w:pPr>
      <w:rPr>
        <w:rFonts w:hint="default"/>
      </w:rPr>
    </w:lvl>
    <w:lvl w:ilvl="4">
      <w:start w:val="1"/>
      <w:numFmt w:val="decimal"/>
      <w:pStyle w:val="OffsysTitel5"/>
      <w:lvlText w:val="%1.%2.%3.%4.%5"/>
      <w:lvlJc w:val="left"/>
      <w:pPr>
        <w:tabs>
          <w:tab w:val="num" w:pos="1021"/>
        </w:tabs>
        <w:ind w:left="1021" w:hanging="1021"/>
      </w:pPr>
      <w:rPr>
        <w:rFonts w:hint="default"/>
      </w:rPr>
    </w:lvl>
    <w:lvl w:ilvl="5">
      <w:start w:val="1"/>
      <w:numFmt w:val="decimal"/>
      <w:pStyle w:val="OffsysTitel6"/>
      <w:lvlText w:val="%1.%2.%3.%4.%5.%6"/>
      <w:lvlJc w:val="left"/>
      <w:pPr>
        <w:tabs>
          <w:tab w:val="num" w:pos="1080"/>
        </w:tabs>
        <w:ind w:left="1021" w:hanging="1021"/>
      </w:pPr>
      <w:rPr>
        <w:rFonts w:hint="default"/>
      </w:rPr>
    </w:lvl>
    <w:lvl w:ilvl="6">
      <w:start w:val="1"/>
      <w:numFmt w:val="decimal"/>
      <w:pStyle w:val="OffsysTitel7"/>
      <w:lvlText w:val="%1.%2.%3.%4.%5.%6.%7"/>
      <w:lvlJc w:val="left"/>
      <w:pPr>
        <w:tabs>
          <w:tab w:val="num" w:pos="1440"/>
        </w:tabs>
        <w:ind w:left="1021" w:hanging="1021"/>
      </w:pPr>
      <w:rPr>
        <w:rFonts w:hint="default"/>
      </w:rPr>
    </w:lvl>
    <w:lvl w:ilvl="7">
      <w:start w:val="1"/>
      <w:numFmt w:val="decimal"/>
      <w:pStyle w:val="OffsysTitel8"/>
      <w:lvlText w:val="%1.%2.%3.%4.%5.%6.%7.%8"/>
      <w:lvlJc w:val="left"/>
      <w:pPr>
        <w:tabs>
          <w:tab w:val="num" w:pos="1440"/>
        </w:tabs>
        <w:ind w:left="1021" w:hanging="1021"/>
      </w:pPr>
      <w:rPr>
        <w:rFonts w:hint="default"/>
      </w:rPr>
    </w:lvl>
    <w:lvl w:ilvl="8">
      <w:start w:val="1"/>
      <w:numFmt w:val="decimal"/>
      <w:pStyle w:val="OffsysTitel9"/>
      <w:lvlText w:val="%1.%2.%3.%4.%5.%6.%7.%8.%9"/>
      <w:lvlJc w:val="left"/>
      <w:pPr>
        <w:tabs>
          <w:tab w:val="num" w:pos="1800"/>
        </w:tabs>
        <w:ind w:left="1021" w:hanging="1021"/>
      </w:pPr>
      <w:rPr>
        <w:rFonts w:hint="default"/>
      </w:rPr>
    </w:lvl>
  </w:abstractNum>
  <w:abstractNum w:abstractNumId="17" w15:restartNumberingAfterBreak="0">
    <w:nsid w:val="3F1F3702"/>
    <w:multiLevelType w:val="multilevel"/>
    <w:tmpl w:val="E548B258"/>
    <w:lvl w:ilvl="0">
      <w:start w:val="1"/>
      <w:numFmt w:val="decimal"/>
      <w:pStyle w:val="Nummer010913h063fett"/>
      <w:lvlText w:val="%1."/>
      <w:lvlJc w:val="left"/>
      <w:pPr>
        <w:ind w:left="357" w:hanging="357"/>
      </w:pPr>
      <w:rPr>
        <w:rFonts w:hint="default"/>
      </w:rPr>
    </w:lvl>
    <w:lvl w:ilvl="1">
      <w:start w:val="1"/>
      <w:numFmt w:val="decimal"/>
      <w:pStyle w:val="Nummer020913h063fett"/>
      <w:lvlText w:val="%1.%2."/>
      <w:lvlJc w:val="left"/>
      <w:pPr>
        <w:ind w:left="357" w:hanging="357"/>
      </w:pPr>
      <w:rPr>
        <w:rFonts w:hint="default"/>
      </w:rPr>
    </w:lvl>
    <w:lvl w:ilvl="2">
      <w:start w:val="1"/>
      <w:numFmt w:val="decimal"/>
      <w:pStyle w:val="Nummer030913h063fett"/>
      <w:lvlText w:val="%1.%2.%3."/>
      <w:lvlJc w:val="left"/>
      <w:pPr>
        <w:ind w:left="357" w:hanging="357"/>
      </w:pPr>
      <w:rPr>
        <w:rFonts w:hint="default"/>
      </w:rPr>
    </w:lvl>
    <w:lvl w:ilvl="3">
      <w:start w:val="1"/>
      <w:numFmt w:val="decimal"/>
      <w:pStyle w:val="Nummer040913h063fett"/>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8" w15:restartNumberingAfterBreak="0">
    <w:nsid w:val="3FD50844"/>
    <w:multiLevelType w:val="hybridMultilevel"/>
    <w:tmpl w:val="2B6AD2B2"/>
    <w:lvl w:ilvl="0" w:tplc="0B086BF6">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9" w15:restartNumberingAfterBreak="0">
    <w:nsid w:val="40281133"/>
    <w:multiLevelType w:val="multilevel"/>
    <w:tmpl w:val="0372672C"/>
    <w:lvl w:ilvl="0">
      <w:start w:val="1"/>
      <w:numFmt w:val="bullet"/>
      <w:pStyle w:val="AufzaehlungPfeil0810kurz"/>
      <w:lvlText w:val=""/>
      <w:lvlJc w:val="left"/>
      <w:pPr>
        <w:ind w:left="357" w:hanging="357"/>
      </w:pPr>
      <w:rPr>
        <w:rFonts w:ascii="Wingdings" w:hAnsi="Wingdings" w:hint="default"/>
        <w:b w:val="0"/>
        <w:i w:val="0"/>
        <w:color w:val="00B4EB"/>
        <w:sz w:val="16"/>
      </w:rPr>
    </w:lvl>
    <w:lvl w:ilvl="1">
      <w:start w:val="1"/>
      <w:numFmt w:val="bullet"/>
      <w:lvlText w:val=""/>
      <w:lvlJc w:val="left"/>
      <w:pPr>
        <w:ind w:left="711" w:hanging="354"/>
      </w:pPr>
      <w:rPr>
        <w:rFonts w:ascii="Wingdings" w:hAnsi="Wingdings" w:hint="default"/>
        <w:b w:val="0"/>
        <w:i w:val="0"/>
        <w:color w:val="00B4EB"/>
        <w:sz w:val="16"/>
      </w:rPr>
    </w:lvl>
    <w:lvl w:ilvl="2">
      <w:start w:val="1"/>
      <w:numFmt w:val="bullet"/>
      <w:lvlText w:val=""/>
      <w:lvlJc w:val="left"/>
      <w:pPr>
        <w:ind w:left="1065" w:hanging="357"/>
      </w:pPr>
      <w:rPr>
        <w:rFonts w:ascii="Wingdings" w:hAnsi="Wingdings" w:hint="default"/>
        <w:b w:val="0"/>
        <w:i w:val="0"/>
        <w:color w:val="00B4EB"/>
        <w:sz w:val="16"/>
      </w:rPr>
    </w:lvl>
    <w:lvl w:ilvl="3">
      <w:start w:val="1"/>
      <w:numFmt w:val="bullet"/>
      <w:lvlText w:val=""/>
      <w:lvlJc w:val="left"/>
      <w:pPr>
        <w:ind w:left="1419" w:hanging="353"/>
      </w:pPr>
      <w:rPr>
        <w:rFonts w:ascii="Wingdings" w:hAnsi="Wingdings" w:hint="default"/>
        <w:b w:val="0"/>
        <w:i w:val="0"/>
        <w:color w:val="00B4EB"/>
        <w:sz w:val="16"/>
      </w:rPr>
    </w:lvl>
    <w:lvl w:ilvl="4">
      <w:start w:val="1"/>
      <w:numFmt w:val="bullet"/>
      <w:lvlText w:val=""/>
      <w:lvlJc w:val="left"/>
      <w:pPr>
        <w:ind w:left="1780" w:hanging="364"/>
      </w:pPr>
      <w:rPr>
        <w:rFonts w:ascii="Wingdings" w:hAnsi="Wingdings" w:hint="default"/>
        <w:b w:val="0"/>
        <w:i w:val="0"/>
        <w:color w:val="00B4EB"/>
        <w:sz w:val="16"/>
      </w:rPr>
    </w:lvl>
    <w:lvl w:ilvl="5">
      <w:start w:val="1"/>
      <w:numFmt w:val="bullet"/>
      <w:lvlText w:val=""/>
      <w:lvlJc w:val="left"/>
      <w:pPr>
        <w:ind w:left="2127" w:hanging="347"/>
      </w:pPr>
      <w:rPr>
        <w:rFonts w:ascii="Wingdings" w:hAnsi="Wingdings" w:hint="default"/>
        <w:b w:val="0"/>
        <w:i w:val="0"/>
        <w:color w:val="00B4EB"/>
        <w:sz w:val="16"/>
      </w:rPr>
    </w:lvl>
    <w:lvl w:ilvl="6">
      <w:start w:val="1"/>
      <w:numFmt w:val="bullet"/>
      <w:lvlText w:val=""/>
      <w:lvlJc w:val="left"/>
      <w:pPr>
        <w:ind w:left="2481" w:hanging="357"/>
      </w:pPr>
      <w:rPr>
        <w:rFonts w:ascii="Wingdings" w:hAnsi="Wingdings" w:hint="default"/>
        <w:b w:val="0"/>
        <w:i w:val="0"/>
        <w:color w:val="00B4EB"/>
        <w:sz w:val="16"/>
      </w:rPr>
    </w:lvl>
    <w:lvl w:ilvl="7">
      <w:start w:val="1"/>
      <w:numFmt w:val="bullet"/>
      <w:lvlText w:val=""/>
      <w:lvlJc w:val="left"/>
      <w:pPr>
        <w:ind w:left="2835" w:hanging="352"/>
      </w:pPr>
      <w:rPr>
        <w:rFonts w:ascii="Wingdings" w:hAnsi="Wingdings" w:hint="default"/>
        <w:b w:val="0"/>
        <w:i w:val="0"/>
        <w:color w:val="00B4EB"/>
        <w:sz w:val="16"/>
      </w:rPr>
    </w:lvl>
    <w:lvl w:ilvl="8">
      <w:start w:val="1"/>
      <w:numFmt w:val="bullet"/>
      <w:lvlText w:val=""/>
      <w:lvlJc w:val="left"/>
      <w:pPr>
        <w:ind w:left="3192" w:hanging="357"/>
      </w:pPr>
      <w:rPr>
        <w:rFonts w:ascii="Wingdings" w:hAnsi="Wingdings" w:hint="default"/>
        <w:b w:val="0"/>
        <w:i w:val="0"/>
        <w:color w:val="00B4EB"/>
        <w:sz w:val="16"/>
      </w:rPr>
    </w:lvl>
  </w:abstractNum>
  <w:abstractNum w:abstractNumId="20" w15:restartNumberingAfterBreak="0">
    <w:nsid w:val="403A3859"/>
    <w:multiLevelType w:val="multilevel"/>
    <w:tmpl w:val="B4D0478C"/>
    <w:numStyleLink w:val="BaloiseStrich09"/>
  </w:abstractNum>
  <w:abstractNum w:abstractNumId="21" w15:restartNumberingAfterBreak="0">
    <w:nsid w:val="43F721E3"/>
    <w:multiLevelType w:val="multilevel"/>
    <w:tmpl w:val="C71C2CB2"/>
    <w:lvl w:ilvl="0">
      <w:start w:val="1"/>
      <w:numFmt w:val="decimal"/>
      <w:pStyle w:val="Nummer010913h063kurzfett"/>
      <w:lvlText w:val="%1."/>
      <w:lvlJc w:val="left"/>
      <w:pPr>
        <w:ind w:left="357" w:hanging="357"/>
      </w:pPr>
      <w:rPr>
        <w:rFonts w:hint="default"/>
      </w:rPr>
    </w:lvl>
    <w:lvl w:ilvl="1">
      <w:start w:val="1"/>
      <w:numFmt w:val="decimal"/>
      <w:pStyle w:val="Nummer020913h063kurzfett"/>
      <w:lvlText w:val="%1.%2."/>
      <w:lvlJc w:val="left"/>
      <w:pPr>
        <w:ind w:left="357" w:hanging="357"/>
      </w:pPr>
      <w:rPr>
        <w:rFonts w:hint="default"/>
      </w:rPr>
    </w:lvl>
    <w:lvl w:ilvl="2">
      <w:start w:val="1"/>
      <w:numFmt w:val="decimal"/>
      <w:pStyle w:val="Nummer030913h063kurzfett"/>
      <w:lvlText w:val="%1.%2.%3."/>
      <w:lvlJc w:val="left"/>
      <w:pPr>
        <w:ind w:left="357" w:hanging="357"/>
      </w:pPr>
      <w:rPr>
        <w:rFonts w:hint="default"/>
      </w:rPr>
    </w:lvl>
    <w:lvl w:ilvl="3">
      <w:start w:val="1"/>
      <w:numFmt w:val="decimal"/>
      <w:pStyle w:val="Nummer040913h063kurzfett"/>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2" w15:restartNumberingAfterBreak="0">
    <w:nsid w:val="4C407D8E"/>
    <w:multiLevelType w:val="multilevel"/>
    <w:tmpl w:val="BB9A7AC4"/>
    <w:lvl w:ilvl="0">
      <w:start w:val="1"/>
      <w:numFmt w:val="decimal"/>
      <w:pStyle w:val="Nummer010813h063"/>
      <w:lvlText w:val="%1."/>
      <w:lvlJc w:val="left"/>
      <w:pPr>
        <w:ind w:left="357" w:hanging="357"/>
      </w:pPr>
      <w:rPr>
        <w:rFonts w:hint="default"/>
      </w:rPr>
    </w:lvl>
    <w:lvl w:ilvl="1">
      <w:start w:val="1"/>
      <w:numFmt w:val="decimal"/>
      <w:pStyle w:val="Nummer020813h063"/>
      <w:lvlText w:val="%1.%2."/>
      <w:lvlJc w:val="left"/>
      <w:pPr>
        <w:ind w:left="357" w:hanging="357"/>
      </w:pPr>
      <w:rPr>
        <w:rFonts w:hint="default"/>
      </w:rPr>
    </w:lvl>
    <w:lvl w:ilvl="2">
      <w:start w:val="1"/>
      <w:numFmt w:val="decimal"/>
      <w:pStyle w:val="Nummer030813h063"/>
      <w:lvlText w:val="%1.%2.%3."/>
      <w:lvlJc w:val="left"/>
      <w:pPr>
        <w:ind w:left="357" w:hanging="357"/>
      </w:pPr>
      <w:rPr>
        <w:rFonts w:hint="default"/>
      </w:rPr>
    </w:lvl>
    <w:lvl w:ilvl="3">
      <w:start w:val="1"/>
      <w:numFmt w:val="decimal"/>
      <w:pStyle w:val="Nummer040813h063"/>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3" w15:restartNumberingAfterBreak="0">
    <w:nsid w:val="4FAE7A06"/>
    <w:multiLevelType w:val="multilevel"/>
    <w:tmpl w:val="2E480170"/>
    <w:lvl w:ilvl="0">
      <w:start w:val="1"/>
      <w:numFmt w:val="decimal"/>
      <w:pStyle w:val="Nummer010913h125"/>
      <w:lvlText w:val="%1."/>
      <w:lvlJc w:val="left"/>
      <w:pPr>
        <w:tabs>
          <w:tab w:val="num" w:pos="709"/>
        </w:tabs>
        <w:ind w:left="709" w:hanging="709"/>
      </w:pPr>
      <w:rPr>
        <w:rFonts w:hint="default"/>
      </w:rPr>
    </w:lvl>
    <w:lvl w:ilvl="1">
      <w:start w:val="1"/>
      <w:numFmt w:val="decimal"/>
      <w:pStyle w:val="Nummer020913h125"/>
      <w:lvlText w:val="%1.%2."/>
      <w:lvlJc w:val="left"/>
      <w:pPr>
        <w:tabs>
          <w:tab w:val="num" w:pos="709"/>
        </w:tabs>
        <w:ind w:left="709" w:hanging="709"/>
      </w:pPr>
      <w:rPr>
        <w:rFonts w:hint="default"/>
      </w:rPr>
    </w:lvl>
    <w:lvl w:ilvl="2">
      <w:start w:val="1"/>
      <w:numFmt w:val="decimal"/>
      <w:pStyle w:val="Nummer030913h125"/>
      <w:lvlText w:val="%1.%2.%3."/>
      <w:lvlJc w:val="left"/>
      <w:pPr>
        <w:tabs>
          <w:tab w:val="num" w:pos="709"/>
        </w:tabs>
        <w:ind w:left="709" w:hanging="709"/>
      </w:pPr>
      <w:rPr>
        <w:rFonts w:hint="default"/>
      </w:rPr>
    </w:lvl>
    <w:lvl w:ilvl="3">
      <w:start w:val="1"/>
      <w:numFmt w:val="decimal"/>
      <w:pStyle w:val="Nummer040913h125"/>
      <w:lvlText w:val="%1.%2.%3.%4."/>
      <w:lvlJc w:val="left"/>
      <w:pPr>
        <w:tabs>
          <w:tab w:val="num" w:pos="709"/>
        </w:tabs>
        <w:ind w:left="709" w:hanging="709"/>
      </w:pPr>
      <w:rPr>
        <w:rFonts w:ascii="Arial" w:hAnsi="Arial" w:hint="default"/>
        <w:b w:val="0"/>
        <w:i w:val="0"/>
        <w:sz w:val="18"/>
      </w:rPr>
    </w:lvl>
    <w:lvl w:ilvl="4">
      <w:start w:val="1"/>
      <w:numFmt w:val="decimal"/>
      <w:lvlText w:val="%1.%2.%3.%4.%5."/>
      <w:lvlJc w:val="left"/>
      <w:pPr>
        <w:tabs>
          <w:tab w:val="num" w:pos="709"/>
        </w:tabs>
        <w:ind w:left="709" w:hanging="709"/>
      </w:pPr>
      <w:rPr>
        <w:rFonts w:ascii="Arial" w:hAnsi="Arial" w:hint="default"/>
        <w:b w:val="0"/>
        <w:i w:val="0"/>
        <w:sz w:val="18"/>
      </w:rPr>
    </w:lvl>
    <w:lvl w:ilvl="5">
      <w:start w:val="1"/>
      <w:numFmt w:val="decimal"/>
      <w:lvlText w:val="%1.%2.%3.%4.%5.%6."/>
      <w:lvlJc w:val="left"/>
      <w:pPr>
        <w:tabs>
          <w:tab w:val="num" w:pos="709"/>
        </w:tabs>
        <w:ind w:left="709" w:hanging="709"/>
      </w:pPr>
      <w:rPr>
        <w:rFonts w:ascii="Arial" w:hAnsi="Arial" w:hint="default"/>
        <w:b w:val="0"/>
        <w:i w:val="0"/>
        <w:sz w:val="18"/>
      </w:rPr>
    </w:lvl>
    <w:lvl w:ilvl="6">
      <w:start w:val="1"/>
      <w:numFmt w:val="decimal"/>
      <w:lvlText w:val="%1.%2.%3.%4.%5.%6.%7."/>
      <w:lvlJc w:val="left"/>
      <w:pPr>
        <w:tabs>
          <w:tab w:val="num" w:pos="709"/>
        </w:tabs>
        <w:ind w:left="709" w:hanging="709"/>
      </w:pPr>
      <w:rPr>
        <w:rFonts w:ascii="Arial" w:hAnsi="Arial" w:hint="default"/>
        <w:b w:val="0"/>
        <w:i w:val="0"/>
        <w:sz w:val="18"/>
      </w:rPr>
    </w:lvl>
    <w:lvl w:ilvl="7">
      <w:start w:val="1"/>
      <w:numFmt w:val="decimal"/>
      <w:lvlText w:val="%1.%2.%3.%4.%5.%6.%7.%8."/>
      <w:lvlJc w:val="left"/>
      <w:pPr>
        <w:tabs>
          <w:tab w:val="num" w:pos="709"/>
        </w:tabs>
        <w:ind w:left="709" w:hanging="709"/>
      </w:pPr>
      <w:rPr>
        <w:rFonts w:ascii="Arial" w:hAnsi="Arial" w:hint="default"/>
        <w:b w:val="0"/>
        <w:i w:val="0"/>
        <w:sz w:val="18"/>
      </w:rPr>
    </w:lvl>
    <w:lvl w:ilvl="8">
      <w:start w:val="1"/>
      <w:numFmt w:val="decimal"/>
      <w:lvlText w:val="%1.%2.%3.%4.%5.%6.%7.%8.%9."/>
      <w:lvlJc w:val="left"/>
      <w:pPr>
        <w:tabs>
          <w:tab w:val="num" w:pos="709"/>
        </w:tabs>
        <w:ind w:left="709" w:hanging="709"/>
      </w:pPr>
      <w:rPr>
        <w:rFonts w:ascii="Arial" w:hAnsi="Arial" w:hint="default"/>
        <w:b w:val="0"/>
        <w:i w:val="0"/>
        <w:sz w:val="18"/>
      </w:rPr>
    </w:lvl>
  </w:abstractNum>
  <w:abstractNum w:abstractNumId="24" w15:restartNumberingAfterBreak="0">
    <w:nsid w:val="512F413C"/>
    <w:multiLevelType w:val="multilevel"/>
    <w:tmpl w:val="65A28A1C"/>
    <w:lvl w:ilvl="0">
      <w:start w:val="1"/>
      <w:numFmt w:val="bullet"/>
      <w:pStyle w:val="AufzaehlungPfeil0810"/>
      <w:lvlText w:val=""/>
      <w:lvlJc w:val="left"/>
      <w:pPr>
        <w:ind w:left="357" w:hanging="357"/>
      </w:pPr>
      <w:rPr>
        <w:rFonts w:ascii="Wingdings" w:hAnsi="Wingdings" w:hint="default"/>
        <w:b w:val="0"/>
        <w:i w:val="0"/>
        <w:color w:val="00B4EB"/>
        <w:sz w:val="16"/>
      </w:rPr>
    </w:lvl>
    <w:lvl w:ilvl="1">
      <w:start w:val="1"/>
      <w:numFmt w:val="bullet"/>
      <w:lvlText w:val=""/>
      <w:lvlJc w:val="left"/>
      <w:pPr>
        <w:ind w:left="711" w:hanging="354"/>
      </w:pPr>
      <w:rPr>
        <w:rFonts w:ascii="Wingdings" w:hAnsi="Wingdings" w:hint="default"/>
        <w:color w:val="00B4EB"/>
        <w:sz w:val="16"/>
      </w:rPr>
    </w:lvl>
    <w:lvl w:ilvl="2">
      <w:start w:val="1"/>
      <w:numFmt w:val="bullet"/>
      <w:lvlText w:val=""/>
      <w:lvlJc w:val="left"/>
      <w:pPr>
        <w:ind w:left="1065" w:hanging="356"/>
      </w:pPr>
      <w:rPr>
        <w:rFonts w:ascii="Wingdings" w:hAnsi="Wingdings" w:hint="default"/>
        <w:b w:val="0"/>
        <w:i w:val="0"/>
        <w:color w:val="00B4EB"/>
        <w:sz w:val="16"/>
        <w:u w:color="00B4EB"/>
      </w:rPr>
    </w:lvl>
    <w:lvl w:ilvl="3">
      <w:start w:val="1"/>
      <w:numFmt w:val="bullet"/>
      <w:lvlText w:val=""/>
      <w:lvlJc w:val="left"/>
      <w:pPr>
        <w:ind w:left="1419" w:hanging="353"/>
      </w:pPr>
      <w:rPr>
        <w:rFonts w:ascii="Wingdings" w:hAnsi="Wingdings" w:hint="default"/>
        <w:b w:val="0"/>
        <w:i w:val="0"/>
        <w:color w:val="00B4EB"/>
        <w:sz w:val="16"/>
      </w:rPr>
    </w:lvl>
    <w:lvl w:ilvl="4">
      <w:start w:val="1"/>
      <w:numFmt w:val="bullet"/>
      <w:lvlText w:val=""/>
      <w:lvlJc w:val="left"/>
      <w:pPr>
        <w:ind w:left="1780" w:hanging="362"/>
      </w:pPr>
      <w:rPr>
        <w:rFonts w:ascii="Wingdings" w:hAnsi="Wingdings" w:hint="default"/>
        <w:b w:val="0"/>
        <w:i w:val="0"/>
        <w:color w:val="00B4EB"/>
        <w:sz w:val="16"/>
      </w:rPr>
    </w:lvl>
    <w:lvl w:ilvl="5">
      <w:start w:val="1"/>
      <w:numFmt w:val="bullet"/>
      <w:lvlText w:val=""/>
      <w:lvlJc w:val="left"/>
      <w:pPr>
        <w:ind w:left="2127" w:hanging="347"/>
      </w:pPr>
      <w:rPr>
        <w:rFonts w:ascii="Wingdings" w:hAnsi="Wingdings" w:hint="default"/>
        <w:b w:val="0"/>
        <w:i w:val="0"/>
        <w:color w:val="00B4EB"/>
        <w:sz w:val="16"/>
      </w:rPr>
    </w:lvl>
    <w:lvl w:ilvl="6">
      <w:start w:val="1"/>
      <w:numFmt w:val="bullet"/>
      <w:lvlText w:val=""/>
      <w:lvlJc w:val="left"/>
      <w:pPr>
        <w:ind w:left="2481" w:hanging="357"/>
      </w:pPr>
      <w:rPr>
        <w:rFonts w:ascii="Wingdings" w:hAnsi="Wingdings" w:hint="default"/>
        <w:color w:val="00B4EB"/>
        <w:u w:color="00B4EB"/>
      </w:rPr>
    </w:lvl>
    <w:lvl w:ilvl="7">
      <w:start w:val="1"/>
      <w:numFmt w:val="bullet"/>
      <w:lvlText w:val=""/>
      <w:lvlJc w:val="left"/>
      <w:pPr>
        <w:ind w:left="2835" w:hanging="352"/>
      </w:pPr>
      <w:rPr>
        <w:rFonts w:ascii="Wingdings" w:hAnsi="Wingdings" w:hint="default"/>
        <w:b w:val="0"/>
        <w:i w:val="0"/>
        <w:color w:val="00B4EB"/>
        <w:sz w:val="16"/>
      </w:rPr>
    </w:lvl>
    <w:lvl w:ilvl="8">
      <w:start w:val="1"/>
      <w:numFmt w:val="bullet"/>
      <w:lvlText w:val=""/>
      <w:lvlJc w:val="left"/>
      <w:pPr>
        <w:tabs>
          <w:tab w:val="num" w:pos="3192"/>
        </w:tabs>
        <w:ind w:left="3192" w:hanging="357"/>
      </w:pPr>
      <w:rPr>
        <w:rFonts w:ascii="Wingdings" w:hAnsi="Wingdings" w:hint="default"/>
        <w:b w:val="0"/>
        <w:i w:val="0"/>
        <w:color w:val="00B4EB"/>
        <w:sz w:val="16"/>
      </w:rPr>
    </w:lvl>
  </w:abstractNum>
  <w:abstractNum w:abstractNumId="25" w15:restartNumberingAfterBreak="0">
    <w:nsid w:val="54B44501"/>
    <w:multiLevelType w:val="hybridMultilevel"/>
    <w:tmpl w:val="1ABE5558"/>
    <w:lvl w:ilvl="0" w:tplc="08070001">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start w:val="1"/>
      <w:numFmt w:val="bullet"/>
      <w:lvlText w:val=""/>
      <w:lvlJc w:val="left"/>
      <w:pPr>
        <w:ind w:left="2520" w:hanging="360"/>
      </w:pPr>
      <w:rPr>
        <w:rFonts w:ascii="Symbol" w:hAnsi="Symbol" w:hint="default"/>
      </w:rPr>
    </w:lvl>
    <w:lvl w:ilvl="4" w:tplc="08070003">
      <w:start w:val="1"/>
      <w:numFmt w:val="bullet"/>
      <w:lvlText w:val="o"/>
      <w:lvlJc w:val="left"/>
      <w:pPr>
        <w:ind w:left="3240" w:hanging="360"/>
      </w:pPr>
      <w:rPr>
        <w:rFonts w:ascii="Courier New" w:hAnsi="Courier New" w:cs="Courier New" w:hint="default"/>
      </w:rPr>
    </w:lvl>
    <w:lvl w:ilvl="5" w:tplc="08070005">
      <w:start w:val="1"/>
      <w:numFmt w:val="bullet"/>
      <w:lvlText w:val=""/>
      <w:lvlJc w:val="left"/>
      <w:pPr>
        <w:ind w:left="3960" w:hanging="360"/>
      </w:pPr>
      <w:rPr>
        <w:rFonts w:ascii="Wingdings" w:hAnsi="Wingdings" w:hint="default"/>
      </w:rPr>
    </w:lvl>
    <w:lvl w:ilvl="6" w:tplc="08070001">
      <w:start w:val="1"/>
      <w:numFmt w:val="bullet"/>
      <w:lvlText w:val=""/>
      <w:lvlJc w:val="left"/>
      <w:pPr>
        <w:ind w:left="4680" w:hanging="360"/>
      </w:pPr>
      <w:rPr>
        <w:rFonts w:ascii="Symbol" w:hAnsi="Symbol" w:hint="default"/>
      </w:rPr>
    </w:lvl>
    <w:lvl w:ilvl="7" w:tplc="08070003">
      <w:start w:val="1"/>
      <w:numFmt w:val="bullet"/>
      <w:lvlText w:val="o"/>
      <w:lvlJc w:val="left"/>
      <w:pPr>
        <w:ind w:left="5400" w:hanging="360"/>
      </w:pPr>
      <w:rPr>
        <w:rFonts w:ascii="Courier New" w:hAnsi="Courier New" w:cs="Courier New" w:hint="default"/>
      </w:rPr>
    </w:lvl>
    <w:lvl w:ilvl="8" w:tplc="08070005">
      <w:start w:val="1"/>
      <w:numFmt w:val="bullet"/>
      <w:lvlText w:val=""/>
      <w:lvlJc w:val="left"/>
      <w:pPr>
        <w:ind w:left="6120" w:hanging="360"/>
      </w:pPr>
      <w:rPr>
        <w:rFonts w:ascii="Wingdings" w:hAnsi="Wingdings" w:hint="default"/>
      </w:rPr>
    </w:lvl>
  </w:abstractNum>
  <w:abstractNum w:abstractNumId="26" w15:restartNumberingAfterBreak="0">
    <w:nsid w:val="59943B41"/>
    <w:multiLevelType w:val="multilevel"/>
    <w:tmpl w:val="2E62D53C"/>
    <w:styleLink w:val="TitelNr1Typ1"/>
    <w:lvl w:ilvl="0">
      <w:start w:val="1"/>
      <w:numFmt w:val="decimal"/>
      <w:pStyle w:val="TitelNr1Typ10000630913Fett"/>
      <w:lvlText w:val="%1"/>
      <w:lvlJc w:val="left"/>
      <w:pPr>
        <w:ind w:left="357" w:hanging="357"/>
      </w:pPr>
      <w:rPr>
        <w:rFonts w:ascii="Arial" w:hAnsi="Arial" w:hint="default"/>
        <w:sz w:val="18"/>
      </w:rPr>
    </w:lvl>
    <w:lvl w:ilvl="1">
      <w:start w:val="1"/>
      <w:numFmt w:val="decimal"/>
      <w:pStyle w:val="TitelNr2Typ10630630913"/>
      <w:lvlText w:val="%1.%2"/>
      <w:lvlJc w:val="left"/>
      <w:pPr>
        <w:ind w:left="1066" w:hanging="709"/>
      </w:pPr>
      <w:rPr>
        <w:rFonts w:ascii="Arial" w:hAnsi="Arial" w:hint="default"/>
        <w:b w:val="0"/>
        <w:i w:val="0"/>
        <w:sz w:val="18"/>
      </w:rPr>
    </w:lvl>
    <w:lvl w:ilvl="2">
      <w:start w:val="1"/>
      <w:numFmt w:val="decimal"/>
      <w:lvlText w:val="%1.%2.%3"/>
      <w:lvlJc w:val="left"/>
      <w:pPr>
        <w:ind w:left="709" w:hanging="352"/>
      </w:pPr>
      <w:rPr>
        <w:rFonts w:hint="default"/>
        <w:b w:val="0"/>
        <w:i w:val="0"/>
        <w:sz w:val="18"/>
      </w:rPr>
    </w:lvl>
    <w:lvl w:ilvl="3">
      <w:start w:val="1"/>
      <w:numFmt w:val="decimal"/>
      <w:lvlText w:val="%1.%2.%3.%4"/>
      <w:lvlJc w:val="left"/>
      <w:pPr>
        <w:ind w:left="709" w:hanging="352"/>
      </w:pPr>
      <w:rPr>
        <w:rFonts w:hint="default"/>
        <w:b w:val="0"/>
        <w:i w:val="0"/>
        <w:sz w:val="18"/>
      </w:rPr>
    </w:lvl>
    <w:lvl w:ilvl="4">
      <w:start w:val="1"/>
      <w:numFmt w:val="decimal"/>
      <w:lvlText w:val="%1.%2.%3.%4.%5"/>
      <w:lvlJc w:val="left"/>
      <w:pPr>
        <w:ind w:left="709" w:hanging="352"/>
      </w:pPr>
      <w:rPr>
        <w:rFonts w:hint="default"/>
        <w:b w:val="0"/>
        <w:i w:val="0"/>
      </w:rPr>
    </w:lvl>
    <w:lvl w:ilvl="5">
      <w:start w:val="1"/>
      <w:numFmt w:val="decimal"/>
      <w:lvlText w:val="%1.%2.%3.%4.%5.%6"/>
      <w:lvlJc w:val="left"/>
      <w:pPr>
        <w:ind w:left="709" w:hanging="352"/>
      </w:pPr>
      <w:rPr>
        <w:rFonts w:hint="default"/>
        <w:b w:val="0"/>
        <w:i w:val="0"/>
      </w:rPr>
    </w:lvl>
    <w:lvl w:ilvl="6">
      <w:start w:val="1"/>
      <w:numFmt w:val="decimal"/>
      <w:lvlText w:val="%1.%2.%3.%4.%5.%6.%7"/>
      <w:lvlJc w:val="left"/>
      <w:pPr>
        <w:ind w:left="709" w:hanging="352"/>
      </w:pPr>
      <w:rPr>
        <w:rFonts w:hint="default"/>
        <w:b w:val="0"/>
        <w:i w:val="0"/>
      </w:rPr>
    </w:lvl>
    <w:lvl w:ilvl="7">
      <w:start w:val="1"/>
      <w:numFmt w:val="decimal"/>
      <w:lvlText w:val="%1.%2.%3.%4.%5.%6.%7.%8"/>
      <w:lvlJc w:val="left"/>
      <w:pPr>
        <w:ind w:left="709" w:hanging="352"/>
      </w:pPr>
      <w:rPr>
        <w:rFonts w:hint="default"/>
        <w:b w:val="0"/>
        <w:i w:val="0"/>
      </w:rPr>
    </w:lvl>
    <w:lvl w:ilvl="8">
      <w:start w:val="1"/>
      <w:numFmt w:val="decimal"/>
      <w:lvlText w:val="%1.%2.%3.%4.%5.%6.%7.%8.%9"/>
      <w:lvlJc w:val="left"/>
      <w:pPr>
        <w:ind w:left="709" w:hanging="352"/>
      </w:pPr>
      <w:rPr>
        <w:rFonts w:hint="default"/>
        <w:b w:val="0"/>
        <w:i w:val="0"/>
      </w:rPr>
    </w:lvl>
  </w:abstractNum>
  <w:abstractNum w:abstractNumId="27" w15:restartNumberingAfterBreak="0">
    <w:nsid w:val="5AD723F5"/>
    <w:multiLevelType w:val="multilevel"/>
    <w:tmpl w:val="8DD49B66"/>
    <w:lvl w:ilvl="0">
      <w:start w:val="1"/>
      <w:numFmt w:val="decimal"/>
      <w:pStyle w:val="Nummer010913h125kurz"/>
      <w:lvlText w:val="%1."/>
      <w:lvlJc w:val="left"/>
      <w:pPr>
        <w:ind w:left="709" w:hanging="709"/>
      </w:pPr>
      <w:rPr>
        <w:rFonts w:ascii="Arial" w:hAnsi="Arial" w:hint="default"/>
        <w:b w:val="0"/>
        <w:i w:val="0"/>
        <w:sz w:val="18"/>
      </w:rPr>
    </w:lvl>
    <w:lvl w:ilvl="1">
      <w:start w:val="1"/>
      <w:numFmt w:val="decimal"/>
      <w:pStyle w:val="Nummer020913h125kurz"/>
      <w:lvlText w:val="%1.%2."/>
      <w:lvlJc w:val="left"/>
      <w:pPr>
        <w:ind w:left="709" w:hanging="709"/>
      </w:pPr>
      <w:rPr>
        <w:rFonts w:ascii="Arial" w:hAnsi="Arial" w:hint="default"/>
        <w:b w:val="0"/>
        <w:i w:val="0"/>
        <w:sz w:val="18"/>
      </w:rPr>
    </w:lvl>
    <w:lvl w:ilvl="2">
      <w:start w:val="1"/>
      <w:numFmt w:val="decimal"/>
      <w:pStyle w:val="Nummer030913h125kurz"/>
      <w:lvlText w:val="%1.%2.%3."/>
      <w:lvlJc w:val="left"/>
      <w:pPr>
        <w:ind w:left="709" w:hanging="709"/>
      </w:pPr>
      <w:rPr>
        <w:rFonts w:ascii="Arial" w:hAnsi="Arial" w:hint="default"/>
        <w:b w:val="0"/>
        <w:i w:val="0"/>
        <w:sz w:val="18"/>
      </w:rPr>
    </w:lvl>
    <w:lvl w:ilvl="3">
      <w:start w:val="1"/>
      <w:numFmt w:val="decimal"/>
      <w:pStyle w:val="Nummer040913h125kurz"/>
      <w:lvlText w:val="%1.%2.%3.%4."/>
      <w:lvlJc w:val="left"/>
      <w:pPr>
        <w:ind w:left="709" w:hanging="709"/>
      </w:pPr>
      <w:rPr>
        <w:rFonts w:ascii="Arial" w:hAnsi="Arial" w:hint="default"/>
        <w:b w:val="0"/>
        <w:i w:val="0"/>
        <w:sz w:val="18"/>
      </w:rPr>
    </w:lvl>
    <w:lvl w:ilvl="4">
      <w:start w:val="1"/>
      <w:numFmt w:val="decimal"/>
      <w:lvlText w:val="%1.%2.%3.%4.%5."/>
      <w:lvlJc w:val="left"/>
      <w:pPr>
        <w:ind w:left="709" w:hanging="709"/>
      </w:pPr>
      <w:rPr>
        <w:rFonts w:ascii="Arial" w:hAnsi="Arial" w:hint="default"/>
        <w:b w:val="0"/>
        <w:i w:val="0"/>
        <w:sz w:val="18"/>
      </w:rPr>
    </w:lvl>
    <w:lvl w:ilvl="5">
      <w:start w:val="1"/>
      <w:numFmt w:val="decimal"/>
      <w:lvlText w:val="%1.%2.%3.%4.%5.%6."/>
      <w:lvlJc w:val="left"/>
      <w:pPr>
        <w:ind w:left="709" w:hanging="709"/>
      </w:pPr>
      <w:rPr>
        <w:rFonts w:ascii="Arial" w:hAnsi="Arial" w:hint="default"/>
        <w:b w:val="0"/>
        <w:i w:val="0"/>
        <w:sz w:val="18"/>
      </w:rPr>
    </w:lvl>
    <w:lvl w:ilvl="6">
      <w:start w:val="1"/>
      <w:numFmt w:val="decimal"/>
      <w:lvlText w:val="%1.%2.%3.%4.%5.%6.%7."/>
      <w:lvlJc w:val="left"/>
      <w:pPr>
        <w:ind w:left="709" w:hanging="709"/>
      </w:pPr>
      <w:rPr>
        <w:rFonts w:ascii="Arial" w:hAnsi="Arial" w:hint="default"/>
        <w:b w:val="0"/>
        <w:i w:val="0"/>
        <w:sz w:val="18"/>
      </w:rPr>
    </w:lvl>
    <w:lvl w:ilvl="7">
      <w:start w:val="1"/>
      <w:numFmt w:val="decimal"/>
      <w:lvlText w:val="%1.%2.%3.%4.%5.%6.%7.%8."/>
      <w:lvlJc w:val="left"/>
      <w:pPr>
        <w:ind w:left="709" w:hanging="709"/>
      </w:pPr>
      <w:rPr>
        <w:rFonts w:ascii="Arial" w:hAnsi="Arial" w:hint="default"/>
        <w:b w:val="0"/>
        <w:i w:val="0"/>
        <w:sz w:val="18"/>
      </w:rPr>
    </w:lvl>
    <w:lvl w:ilvl="8">
      <w:start w:val="1"/>
      <w:numFmt w:val="decimal"/>
      <w:lvlText w:val="%1.%2.%3.%4.%5.%6.%7.%8.%9."/>
      <w:lvlJc w:val="left"/>
      <w:pPr>
        <w:ind w:left="709" w:hanging="709"/>
      </w:pPr>
      <w:rPr>
        <w:rFonts w:hint="default"/>
      </w:rPr>
    </w:lvl>
  </w:abstractNum>
  <w:abstractNum w:abstractNumId="28" w15:restartNumberingAfterBreak="0">
    <w:nsid w:val="64E60BEF"/>
    <w:multiLevelType w:val="multilevel"/>
    <w:tmpl w:val="69762E7A"/>
    <w:lvl w:ilvl="0">
      <w:start w:val="1203"/>
      <w:numFmt w:val="bullet"/>
      <w:pStyle w:val="AufzaehlungPfeil0813"/>
      <w:lvlText w:val=""/>
      <w:lvlJc w:val="left"/>
      <w:pPr>
        <w:ind w:left="357" w:hanging="357"/>
      </w:pPr>
      <w:rPr>
        <w:rFonts w:ascii="Wingdings" w:hAnsi="Wingdings" w:hint="default"/>
        <w:b w:val="0"/>
        <w:i w:val="0"/>
        <w:color w:val="00B4EB"/>
        <w:spacing w:val="0"/>
        <w:kern w:val="0"/>
        <w:sz w:val="16"/>
      </w:rPr>
    </w:lvl>
    <w:lvl w:ilvl="1">
      <w:start w:val="1"/>
      <w:numFmt w:val="bullet"/>
      <w:lvlRestart w:val="0"/>
      <w:lvlText w:val=""/>
      <w:lvlJc w:val="left"/>
      <w:pPr>
        <w:ind w:left="711" w:hanging="354"/>
      </w:pPr>
      <w:rPr>
        <w:rFonts w:ascii="Wingdings" w:hAnsi="Wingdings" w:hint="default"/>
        <w:b w:val="0"/>
        <w:i w:val="0"/>
        <w:color w:val="00B4EB"/>
        <w:sz w:val="16"/>
      </w:rPr>
    </w:lvl>
    <w:lvl w:ilvl="2">
      <w:start w:val="1"/>
      <w:numFmt w:val="bullet"/>
      <w:lvlRestart w:val="0"/>
      <w:lvlText w:val=""/>
      <w:lvlJc w:val="left"/>
      <w:pPr>
        <w:ind w:left="1065" w:hanging="357"/>
      </w:pPr>
      <w:rPr>
        <w:rFonts w:ascii="Wingdings" w:hAnsi="Wingdings" w:hint="default"/>
        <w:b w:val="0"/>
        <w:i w:val="0"/>
        <w:color w:val="00B4EB"/>
        <w:sz w:val="16"/>
      </w:rPr>
    </w:lvl>
    <w:lvl w:ilvl="3">
      <w:start w:val="1"/>
      <w:numFmt w:val="bullet"/>
      <w:lvlRestart w:val="0"/>
      <w:lvlText w:val=""/>
      <w:lvlJc w:val="left"/>
      <w:pPr>
        <w:ind w:left="1419" w:hanging="353"/>
      </w:pPr>
      <w:rPr>
        <w:rFonts w:ascii="Wingdings" w:hAnsi="Wingdings" w:hint="default"/>
        <w:b w:val="0"/>
        <w:i w:val="0"/>
        <w:color w:val="00B4EB"/>
        <w:sz w:val="16"/>
      </w:rPr>
    </w:lvl>
    <w:lvl w:ilvl="4">
      <w:start w:val="1"/>
      <w:numFmt w:val="bullet"/>
      <w:lvlRestart w:val="0"/>
      <w:lvlText w:val=""/>
      <w:lvlJc w:val="left"/>
      <w:pPr>
        <w:ind w:left="1780" w:hanging="364"/>
      </w:pPr>
      <w:rPr>
        <w:rFonts w:ascii="Wingdings" w:hAnsi="Wingdings" w:hint="default"/>
        <w:b w:val="0"/>
        <w:i w:val="0"/>
        <w:color w:val="00B4EB"/>
        <w:sz w:val="16"/>
      </w:rPr>
    </w:lvl>
    <w:lvl w:ilvl="5">
      <w:start w:val="1"/>
      <w:numFmt w:val="bullet"/>
      <w:lvlRestart w:val="0"/>
      <w:lvlText w:val=""/>
      <w:lvlJc w:val="left"/>
      <w:pPr>
        <w:ind w:left="2127" w:hanging="347"/>
      </w:pPr>
      <w:rPr>
        <w:rFonts w:ascii="Wingdings" w:hAnsi="Wingdings" w:hint="default"/>
        <w:b w:val="0"/>
        <w:i w:val="0"/>
        <w:color w:val="00B4EB"/>
        <w:sz w:val="16"/>
      </w:rPr>
    </w:lvl>
    <w:lvl w:ilvl="6">
      <w:start w:val="1"/>
      <w:numFmt w:val="bullet"/>
      <w:lvlRestart w:val="0"/>
      <w:lvlText w:val=""/>
      <w:lvlJc w:val="left"/>
      <w:pPr>
        <w:ind w:left="2481" w:hanging="357"/>
      </w:pPr>
      <w:rPr>
        <w:rFonts w:ascii="Wingdings" w:hAnsi="Wingdings" w:hint="default"/>
        <w:b w:val="0"/>
        <w:i w:val="0"/>
        <w:color w:val="00B4EB"/>
        <w:sz w:val="16"/>
      </w:rPr>
    </w:lvl>
    <w:lvl w:ilvl="7">
      <w:start w:val="1"/>
      <w:numFmt w:val="bullet"/>
      <w:lvlRestart w:val="0"/>
      <w:lvlText w:val=""/>
      <w:lvlJc w:val="left"/>
      <w:pPr>
        <w:ind w:left="2835" w:hanging="352"/>
      </w:pPr>
      <w:rPr>
        <w:rFonts w:ascii="Wingdings" w:hAnsi="Wingdings" w:hint="default"/>
        <w:b w:val="0"/>
        <w:i w:val="0"/>
        <w:color w:val="00B4EB"/>
        <w:sz w:val="16"/>
      </w:rPr>
    </w:lvl>
    <w:lvl w:ilvl="8">
      <w:start w:val="1"/>
      <w:numFmt w:val="bullet"/>
      <w:lvlRestart w:val="0"/>
      <w:lvlText w:val=""/>
      <w:lvlJc w:val="left"/>
      <w:pPr>
        <w:tabs>
          <w:tab w:val="num" w:pos="3192"/>
        </w:tabs>
        <w:ind w:left="3192" w:hanging="357"/>
      </w:pPr>
      <w:rPr>
        <w:rFonts w:ascii="Wingdings" w:hAnsi="Wingdings" w:hint="default"/>
        <w:b w:val="0"/>
        <w:i w:val="0"/>
        <w:color w:val="00B4EB"/>
        <w:sz w:val="16"/>
      </w:rPr>
    </w:lvl>
  </w:abstractNum>
  <w:abstractNum w:abstractNumId="29" w15:restartNumberingAfterBreak="0">
    <w:nsid w:val="78BA501B"/>
    <w:multiLevelType w:val="multilevel"/>
    <w:tmpl w:val="4B1C0130"/>
    <w:lvl w:ilvl="0">
      <w:start w:val="1"/>
      <w:numFmt w:val="decimal"/>
      <w:pStyle w:val="Nummer010913h063"/>
      <w:lvlText w:val="%1."/>
      <w:lvlJc w:val="left"/>
      <w:pPr>
        <w:tabs>
          <w:tab w:val="num" w:pos="357"/>
        </w:tabs>
        <w:ind w:left="357" w:hanging="357"/>
      </w:pPr>
      <w:rPr>
        <w:rFonts w:hint="default"/>
      </w:rPr>
    </w:lvl>
    <w:lvl w:ilvl="1">
      <w:start w:val="1"/>
      <w:numFmt w:val="decimal"/>
      <w:pStyle w:val="Nummer020913h063"/>
      <w:lvlText w:val="%1.%2."/>
      <w:lvlJc w:val="left"/>
      <w:pPr>
        <w:tabs>
          <w:tab w:val="num" w:pos="357"/>
        </w:tabs>
        <w:ind w:left="357" w:hanging="357"/>
      </w:pPr>
      <w:rPr>
        <w:rFonts w:hint="default"/>
      </w:rPr>
    </w:lvl>
    <w:lvl w:ilvl="2">
      <w:start w:val="1"/>
      <w:numFmt w:val="decimal"/>
      <w:pStyle w:val="Nummer030913h063"/>
      <w:lvlText w:val="%1.%2.%3."/>
      <w:lvlJc w:val="left"/>
      <w:pPr>
        <w:tabs>
          <w:tab w:val="num" w:pos="357"/>
        </w:tabs>
        <w:ind w:left="357" w:hanging="357"/>
      </w:pPr>
      <w:rPr>
        <w:rFonts w:hint="default"/>
      </w:rPr>
    </w:lvl>
    <w:lvl w:ilvl="3">
      <w:start w:val="1"/>
      <w:numFmt w:val="decimal"/>
      <w:pStyle w:val="Nummer040913h063"/>
      <w:lvlText w:val="%1.%2.%3.%4."/>
      <w:lvlJc w:val="left"/>
      <w:pPr>
        <w:tabs>
          <w:tab w:val="num" w:pos="357"/>
        </w:tabs>
        <w:ind w:left="357" w:hanging="357"/>
      </w:pPr>
      <w:rPr>
        <w:rFonts w:hint="default"/>
      </w:rPr>
    </w:lvl>
    <w:lvl w:ilvl="4">
      <w:start w:val="1"/>
      <w:numFmt w:val="decimal"/>
      <w:lvlText w:val="%1.%2.%3.%4.%5."/>
      <w:lvlJc w:val="left"/>
      <w:pPr>
        <w:tabs>
          <w:tab w:val="num" w:pos="357"/>
        </w:tabs>
        <w:ind w:left="357" w:hanging="357"/>
      </w:pPr>
      <w:rPr>
        <w:rFonts w:hint="default"/>
      </w:rPr>
    </w:lvl>
    <w:lvl w:ilvl="5">
      <w:start w:val="1"/>
      <w:numFmt w:val="decimal"/>
      <w:lvlText w:val="%1.%2.%3.%4.%5.%6."/>
      <w:lvlJc w:val="left"/>
      <w:pPr>
        <w:tabs>
          <w:tab w:val="num" w:pos="357"/>
        </w:tabs>
        <w:ind w:left="357" w:hanging="357"/>
      </w:pPr>
      <w:rPr>
        <w:rFonts w:hint="default"/>
      </w:rPr>
    </w:lvl>
    <w:lvl w:ilvl="6">
      <w:start w:val="1"/>
      <w:numFmt w:val="decimal"/>
      <w:lvlText w:val="%1.%2.%3.%4.%5.%6.%7."/>
      <w:lvlJc w:val="left"/>
      <w:pPr>
        <w:tabs>
          <w:tab w:val="num" w:pos="357"/>
        </w:tabs>
        <w:ind w:left="357" w:hanging="357"/>
      </w:pPr>
      <w:rPr>
        <w:rFonts w:hint="default"/>
      </w:rPr>
    </w:lvl>
    <w:lvl w:ilvl="7">
      <w:start w:val="1"/>
      <w:numFmt w:val="decimal"/>
      <w:lvlText w:val="%1.%2.%3.%4.%5.%6.%7.%8."/>
      <w:lvlJc w:val="left"/>
      <w:pPr>
        <w:tabs>
          <w:tab w:val="num" w:pos="357"/>
        </w:tabs>
        <w:ind w:left="357" w:hanging="357"/>
      </w:pPr>
      <w:rPr>
        <w:rFonts w:hint="default"/>
      </w:rPr>
    </w:lvl>
    <w:lvl w:ilvl="8">
      <w:start w:val="1"/>
      <w:numFmt w:val="decimal"/>
      <w:lvlText w:val="%1.%2.%3.%4.%5.%6.%7.%8.%9."/>
      <w:lvlJc w:val="left"/>
      <w:pPr>
        <w:tabs>
          <w:tab w:val="num" w:pos="357"/>
        </w:tabs>
        <w:ind w:left="357" w:hanging="357"/>
      </w:pPr>
      <w:rPr>
        <w:rFonts w:hint="default"/>
      </w:rPr>
    </w:lvl>
  </w:abstractNum>
  <w:abstractNum w:abstractNumId="30" w15:restartNumberingAfterBreak="0">
    <w:nsid w:val="7CF3565C"/>
    <w:multiLevelType w:val="multilevel"/>
    <w:tmpl w:val="F91C5BEE"/>
    <w:lvl w:ilvl="0">
      <w:start w:val="1"/>
      <w:numFmt w:val="decimal"/>
      <w:pStyle w:val="Nummer010913h063kurz"/>
      <w:lvlText w:val="%1."/>
      <w:lvlJc w:val="left"/>
      <w:pPr>
        <w:tabs>
          <w:tab w:val="num" w:pos="357"/>
        </w:tabs>
        <w:ind w:left="357" w:hanging="357"/>
      </w:pPr>
      <w:rPr>
        <w:rFonts w:hint="default"/>
      </w:rPr>
    </w:lvl>
    <w:lvl w:ilvl="1">
      <w:start w:val="1"/>
      <w:numFmt w:val="decimal"/>
      <w:pStyle w:val="Nummer020913h063kurz"/>
      <w:lvlText w:val="%1.%2."/>
      <w:lvlJc w:val="left"/>
      <w:pPr>
        <w:tabs>
          <w:tab w:val="num" w:pos="357"/>
        </w:tabs>
        <w:ind w:left="357" w:hanging="357"/>
      </w:pPr>
      <w:rPr>
        <w:rFonts w:hint="default"/>
      </w:rPr>
    </w:lvl>
    <w:lvl w:ilvl="2">
      <w:start w:val="1"/>
      <w:numFmt w:val="decimal"/>
      <w:pStyle w:val="Nummer030913h063kurz"/>
      <w:lvlText w:val="%1.%2.%3."/>
      <w:lvlJc w:val="left"/>
      <w:pPr>
        <w:tabs>
          <w:tab w:val="num" w:pos="357"/>
        </w:tabs>
        <w:ind w:left="357" w:hanging="357"/>
      </w:pPr>
      <w:rPr>
        <w:rFonts w:hint="default"/>
      </w:rPr>
    </w:lvl>
    <w:lvl w:ilvl="3">
      <w:start w:val="1"/>
      <w:numFmt w:val="decimal"/>
      <w:pStyle w:val="Nummer040913h063kurz"/>
      <w:lvlText w:val="%1.%2.%3.%4."/>
      <w:lvlJc w:val="left"/>
      <w:pPr>
        <w:tabs>
          <w:tab w:val="num" w:pos="357"/>
        </w:tabs>
        <w:ind w:left="357" w:hanging="357"/>
      </w:pPr>
      <w:rPr>
        <w:rFonts w:ascii="Arial" w:hAnsi="Arial" w:hint="default"/>
        <w:b w:val="0"/>
        <w:i w:val="0"/>
        <w:sz w:val="18"/>
      </w:rPr>
    </w:lvl>
    <w:lvl w:ilvl="4">
      <w:start w:val="1"/>
      <w:numFmt w:val="decimal"/>
      <w:lvlText w:val="%1.%2.%3.%4.%5."/>
      <w:lvlJc w:val="left"/>
      <w:pPr>
        <w:tabs>
          <w:tab w:val="num" w:pos="357"/>
        </w:tabs>
        <w:ind w:left="357" w:hanging="357"/>
      </w:pPr>
      <w:rPr>
        <w:rFonts w:ascii="Arial" w:hAnsi="Arial" w:hint="default"/>
        <w:b w:val="0"/>
        <w:i w:val="0"/>
        <w:sz w:val="18"/>
      </w:rPr>
    </w:lvl>
    <w:lvl w:ilvl="5">
      <w:start w:val="1"/>
      <w:numFmt w:val="decimal"/>
      <w:lvlText w:val="%1.%2.%3.%4.%5.%6."/>
      <w:lvlJc w:val="left"/>
      <w:pPr>
        <w:tabs>
          <w:tab w:val="num" w:pos="357"/>
        </w:tabs>
        <w:ind w:left="357" w:hanging="357"/>
      </w:pPr>
      <w:rPr>
        <w:rFonts w:ascii="Arial" w:hAnsi="Arial" w:hint="default"/>
        <w:b w:val="0"/>
        <w:i w:val="0"/>
        <w:sz w:val="18"/>
      </w:rPr>
    </w:lvl>
    <w:lvl w:ilvl="6">
      <w:start w:val="1"/>
      <w:numFmt w:val="decimal"/>
      <w:lvlText w:val="%1.%2.%3.%4.%5.%6.%7."/>
      <w:lvlJc w:val="left"/>
      <w:pPr>
        <w:tabs>
          <w:tab w:val="num" w:pos="357"/>
        </w:tabs>
        <w:ind w:left="357" w:hanging="357"/>
      </w:pPr>
      <w:rPr>
        <w:rFonts w:ascii="Arial" w:hAnsi="Arial" w:hint="default"/>
        <w:b w:val="0"/>
        <w:i w:val="0"/>
        <w:sz w:val="18"/>
      </w:rPr>
    </w:lvl>
    <w:lvl w:ilvl="7">
      <w:start w:val="1"/>
      <w:numFmt w:val="decimal"/>
      <w:lvlText w:val="%1.%2.%3.%4.%5.%6.%7.%8."/>
      <w:lvlJc w:val="left"/>
      <w:pPr>
        <w:tabs>
          <w:tab w:val="num" w:pos="357"/>
        </w:tabs>
        <w:ind w:left="357" w:hanging="357"/>
      </w:pPr>
      <w:rPr>
        <w:rFonts w:ascii="Arial" w:hAnsi="Arial" w:hint="default"/>
        <w:b w:val="0"/>
        <w:i w:val="0"/>
        <w:sz w:val="18"/>
      </w:rPr>
    </w:lvl>
    <w:lvl w:ilvl="8">
      <w:start w:val="1"/>
      <w:numFmt w:val="decimal"/>
      <w:lvlText w:val="%1.%2.%3.%4.%5.%6.%7.%8.%9."/>
      <w:lvlJc w:val="left"/>
      <w:pPr>
        <w:tabs>
          <w:tab w:val="num" w:pos="357"/>
        </w:tabs>
        <w:ind w:left="357" w:hanging="357"/>
      </w:pPr>
      <w:rPr>
        <w:rFonts w:ascii="Arial" w:hAnsi="Arial" w:hint="default"/>
        <w:b w:val="0"/>
        <w:i w:val="0"/>
        <w:sz w:val="18"/>
      </w:rPr>
    </w:lvl>
  </w:abstractNum>
  <w:abstractNum w:abstractNumId="31" w15:restartNumberingAfterBreak="0">
    <w:nsid w:val="7DF21103"/>
    <w:multiLevelType w:val="multilevel"/>
    <w:tmpl w:val="9948FB14"/>
    <w:lvl w:ilvl="0">
      <w:start w:val="1"/>
      <w:numFmt w:val="decimal"/>
      <w:pStyle w:val="Nummer010813h063fett"/>
      <w:lvlText w:val="%1."/>
      <w:lvlJc w:val="left"/>
      <w:pPr>
        <w:ind w:left="357" w:hanging="357"/>
      </w:pPr>
      <w:rPr>
        <w:rFonts w:hint="default"/>
      </w:rPr>
    </w:lvl>
    <w:lvl w:ilvl="1">
      <w:start w:val="1"/>
      <w:numFmt w:val="decimal"/>
      <w:pStyle w:val="Nummer020813h063fett"/>
      <w:lvlText w:val="%1.%2."/>
      <w:lvlJc w:val="left"/>
      <w:pPr>
        <w:ind w:left="357" w:hanging="357"/>
      </w:pPr>
      <w:rPr>
        <w:rFonts w:hint="default"/>
      </w:rPr>
    </w:lvl>
    <w:lvl w:ilvl="2">
      <w:start w:val="1"/>
      <w:numFmt w:val="decimal"/>
      <w:pStyle w:val="Nummer030813h063fett"/>
      <w:lvlText w:val="%1.%2.%3."/>
      <w:lvlJc w:val="left"/>
      <w:pPr>
        <w:ind w:left="357" w:hanging="357"/>
      </w:pPr>
      <w:rPr>
        <w:rFonts w:hint="default"/>
      </w:rPr>
    </w:lvl>
    <w:lvl w:ilvl="3">
      <w:start w:val="1"/>
      <w:numFmt w:val="decimal"/>
      <w:pStyle w:val="Nummer040813h063fett"/>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num w:numId="1" w16cid:durableId="1606499445">
    <w:abstractNumId w:val="15"/>
  </w:num>
  <w:num w:numId="2" w16cid:durableId="609244541">
    <w:abstractNumId w:val="26"/>
  </w:num>
  <w:num w:numId="3" w16cid:durableId="1756394418">
    <w:abstractNumId w:val="11"/>
  </w:num>
  <w:num w:numId="4" w16cid:durableId="1309240366">
    <w:abstractNumId w:val="14"/>
  </w:num>
  <w:num w:numId="5" w16cid:durableId="601035767">
    <w:abstractNumId w:val="9"/>
  </w:num>
  <w:num w:numId="6" w16cid:durableId="1979339080">
    <w:abstractNumId w:val="16"/>
  </w:num>
  <w:num w:numId="7" w16cid:durableId="956375308">
    <w:abstractNumId w:val="24"/>
  </w:num>
  <w:num w:numId="8" w16cid:durableId="1675575434">
    <w:abstractNumId w:val="19"/>
  </w:num>
  <w:num w:numId="9" w16cid:durableId="645399918">
    <w:abstractNumId w:val="28"/>
  </w:num>
  <w:num w:numId="10" w16cid:durableId="961376583">
    <w:abstractNumId w:val="4"/>
  </w:num>
  <w:num w:numId="11" w16cid:durableId="1266619952">
    <w:abstractNumId w:val="0"/>
  </w:num>
  <w:num w:numId="12" w16cid:durableId="1909218532">
    <w:abstractNumId w:val="1"/>
  </w:num>
  <w:num w:numId="13" w16cid:durableId="1135097030">
    <w:abstractNumId w:val="13"/>
  </w:num>
  <w:num w:numId="14" w16cid:durableId="1883864554">
    <w:abstractNumId w:val="20"/>
  </w:num>
  <w:num w:numId="15" w16cid:durableId="458451551">
    <w:abstractNumId w:val="3"/>
  </w:num>
  <w:num w:numId="16" w16cid:durableId="1824348786">
    <w:abstractNumId w:val="2"/>
  </w:num>
  <w:num w:numId="17" w16cid:durableId="598680080">
    <w:abstractNumId w:val="12"/>
  </w:num>
  <w:num w:numId="18" w16cid:durableId="1402218022">
    <w:abstractNumId w:val="22"/>
  </w:num>
  <w:num w:numId="19" w16cid:durableId="48656366">
    <w:abstractNumId w:val="31"/>
  </w:num>
  <w:num w:numId="20" w16cid:durableId="824663892">
    <w:abstractNumId w:val="29"/>
  </w:num>
  <w:num w:numId="21" w16cid:durableId="1653680855">
    <w:abstractNumId w:val="17"/>
  </w:num>
  <w:num w:numId="22" w16cid:durableId="1374648191">
    <w:abstractNumId w:val="30"/>
  </w:num>
  <w:num w:numId="23" w16cid:durableId="674068045">
    <w:abstractNumId w:val="21"/>
  </w:num>
  <w:num w:numId="24" w16cid:durableId="12804661">
    <w:abstractNumId w:val="23"/>
  </w:num>
  <w:num w:numId="25" w16cid:durableId="1449659641">
    <w:abstractNumId w:val="10"/>
  </w:num>
  <w:num w:numId="26" w16cid:durableId="1234704862">
    <w:abstractNumId w:val="27"/>
  </w:num>
  <w:num w:numId="27" w16cid:durableId="150605816">
    <w:abstractNumId w:val="8"/>
  </w:num>
  <w:num w:numId="28" w16cid:durableId="548808289">
    <w:abstractNumId w:val="6"/>
  </w:num>
  <w:num w:numId="29" w16cid:durableId="229000058">
    <w:abstractNumId w:val="11"/>
  </w:num>
  <w:num w:numId="30" w16cid:durableId="1796480803">
    <w:abstractNumId w:val="14"/>
  </w:num>
  <w:num w:numId="31" w16cid:durableId="1259175171">
    <w:abstractNumId w:val="5"/>
  </w:num>
  <w:num w:numId="32" w16cid:durableId="1387144650">
    <w:abstractNumId w:val="18"/>
  </w:num>
  <w:num w:numId="33" w16cid:durableId="1757239798">
    <w:abstractNumId w:val="7"/>
  </w:num>
  <w:num w:numId="34" w16cid:durableId="823550312">
    <w:abstractNumId w:val="25"/>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cumentProtection w:edit="forms" w:enforcement="0"/>
  <w:defaultTabStop w:val="709"/>
  <w:hyphenationZone w:val="425"/>
  <w:drawingGridHorizontalSpacing w:val="9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rchivPrint" w:val="1"/>
  </w:docVars>
  <w:rsids>
    <w:rsidRoot w:val="004E55C1"/>
    <w:rsid w:val="00000CD4"/>
    <w:rsid w:val="00002425"/>
    <w:rsid w:val="00002A67"/>
    <w:rsid w:val="00005AAD"/>
    <w:rsid w:val="00011A59"/>
    <w:rsid w:val="00012904"/>
    <w:rsid w:val="00012A99"/>
    <w:rsid w:val="00012BF1"/>
    <w:rsid w:val="000215A3"/>
    <w:rsid w:val="000224EC"/>
    <w:rsid w:val="000230B1"/>
    <w:rsid w:val="000245F4"/>
    <w:rsid w:val="000248C4"/>
    <w:rsid w:val="0002769A"/>
    <w:rsid w:val="00027B1D"/>
    <w:rsid w:val="00031B06"/>
    <w:rsid w:val="000334EA"/>
    <w:rsid w:val="000347F2"/>
    <w:rsid w:val="00034982"/>
    <w:rsid w:val="00036B4A"/>
    <w:rsid w:val="000379C4"/>
    <w:rsid w:val="00040699"/>
    <w:rsid w:val="00050CD5"/>
    <w:rsid w:val="00051CF4"/>
    <w:rsid w:val="00052C18"/>
    <w:rsid w:val="00060E34"/>
    <w:rsid w:val="00062A56"/>
    <w:rsid w:val="0006306E"/>
    <w:rsid w:val="00070FB1"/>
    <w:rsid w:val="00071B94"/>
    <w:rsid w:val="00073102"/>
    <w:rsid w:val="00077A37"/>
    <w:rsid w:val="000808B8"/>
    <w:rsid w:val="000826C5"/>
    <w:rsid w:val="00082D2A"/>
    <w:rsid w:val="00082E5C"/>
    <w:rsid w:val="00083D0B"/>
    <w:rsid w:val="0008598C"/>
    <w:rsid w:val="00085DA5"/>
    <w:rsid w:val="00086738"/>
    <w:rsid w:val="00086B65"/>
    <w:rsid w:val="00086C18"/>
    <w:rsid w:val="00087E50"/>
    <w:rsid w:val="000901EE"/>
    <w:rsid w:val="00090EA0"/>
    <w:rsid w:val="00091798"/>
    <w:rsid w:val="00092BED"/>
    <w:rsid w:val="00094139"/>
    <w:rsid w:val="000A028D"/>
    <w:rsid w:val="000A0FDB"/>
    <w:rsid w:val="000A3772"/>
    <w:rsid w:val="000A6979"/>
    <w:rsid w:val="000A6F15"/>
    <w:rsid w:val="000A7DE6"/>
    <w:rsid w:val="000B043D"/>
    <w:rsid w:val="000B15E2"/>
    <w:rsid w:val="000B2036"/>
    <w:rsid w:val="000B788F"/>
    <w:rsid w:val="000C259C"/>
    <w:rsid w:val="000C77F4"/>
    <w:rsid w:val="000D0E69"/>
    <w:rsid w:val="000D4E6A"/>
    <w:rsid w:val="000D5DB6"/>
    <w:rsid w:val="000D6EBC"/>
    <w:rsid w:val="000D7B28"/>
    <w:rsid w:val="000E220C"/>
    <w:rsid w:val="000E3185"/>
    <w:rsid w:val="000E3226"/>
    <w:rsid w:val="000E6A37"/>
    <w:rsid w:val="000E7126"/>
    <w:rsid w:val="000E7382"/>
    <w:rsid w:val="000F0EFA"/>
    <w:rsid w:val="000F593A"/>
    <w:rsid w:val="0010068A"/>
    <w:rsid w:val="00104DFF"/>
    <w:rsid w:val="00107151"/>
    <w:rsid w:val="00107938"/>
    <w:rsid w:val="00107DF1"/>
    <w:rsid w:val="00107E5C"/>
    <w:rsid w:val="0011067E"/>
    <w:rsid w:val="001107CB"/>
    <w:rsid w:val="00111501"/>
    <w:rsid w:val="00113ECC"/>
    <w:rsid w:val="0011451D"/>
    <w:rsid w:val="001149BA"/>
    <w:rsid w:val="001160A5"/>
    <w:rsid w:val="0011636C"/>
    <w:rsid w:val="00117B0A"/>
    <w:rsid w:val="001231EB"/>
    <w:rsid w:val="00123710"/>
    <w:rsid w:val="00125780"/>
    <w:rsid w:val="00131F8E"/>
    <w:rsid w:val="00134962"/>
    <w:rsid w:val="00135951"/>
    <w:rsid w:val="001359C9"/>
    <w:rsid w:val="00135D10"/>
    <w:rsid w:val="00137C72"/>
    <w:rsid w:val="00141E59"/>
    <w:rsid w:val="0014619B"/>
    <w:rsid w:val="001527AE"/>
    <w:rsid w:val="001613F4"/>
    <w:rsid w:val="0016260B"/>
    <w:rsid w:val="001635D7"/>
    <w:rsid w:val="001676BE"/>
    <w:rsid w:val="00173423"/>
    <w:rsid w:val="00175605"/>
    <w:rsid w:val="0017587F"/>
    <w:rsid w:val="00180606"/>
    <w:rsid w:val="00181188"/>
    <w:rsid w:val="00181195"/>
    <w:rsid w:val="00182918"/>
    <w:rsid w:val="00183EAC"/>
    <w:rsid w:val="00184AD9"/>
    <w:rsid w:val="0018516E"/>
    <w:rsid w:val="00185DD7"/>
    <w:rsid w:val="00186E6D"/>
    <w:rsid w:val="001878A3"/>
    <w:rsid w:val="00190279"/>
    <w:rsid w:val="0019217F"/>
    <w:rsid w:val="00196D06"/>
    <w:rsid w:val="00197DF2"/>
    <w:rsid w:val="001A1180"/>
    <w:rsid w:val="001A577E"/>
    <w:rsid w:val="001A6B7E"/>
    <w:rsid w:val="001A7CA8"/>
    <w:rsid w:val="001B265B"/>
    <w:rsid w:val="001B2660"/>
    <w:rsid w:val="001B67DE"/>
    <w:rsid w:val="001C04A9"/>
    <w:rsid w:val="001C27E1"/>
    <w:rsid w:val="001C2D15"/>
    <w:rsid w:val="001C36CA"/>
    <w:rsid w:val="001C5C6F"/>
    <w:rsid w:val="001C7695"/>
    <w:rsid w:val="001D7C35"/>
    <w:rsid w:val="001E02F1"/>
    <w:rsid w:val="001E072C"/>
    <w:rsid w:val="001E2235"/>
    <w:rsid w:val="001E3167"/>
    <w:rsid w:val="001E3ADA"/>
    <w:rsid w:val="001E4F48"/>
    <w:rsid w:val="001F13EF"/>
    <w:rsid w:val="001F3888"/>
    <w:rsid w:val="0020376E"/>
    <w:rsid w:val="00204ECF"/>
    <w:rsid w:val="002050A8"/>
    <w:rsid w:val="00207418"/>
    <w:rsid w:val="00210A29"/>
    <w:rsid w:val="00212B69"/>
    <w:rsid w:val="00216FB2"/>
    <w:rsid w:val="00217E37"/>
    <w:rsid w:val="00217F1E"/>
    <w:rsid w:val="00226F99"/>
    <w:rsid w:val="00227525"/>
    <w:rsid w:val="0023348F"/>
    <w:rsid w:val="00233E69"/>
    <w:rsid w:val="00234E68"/>
    <w:rsid w:val="00237F18"/>
    <w:rsid w:val="0024030B"/>
    <w:rsid w:val="00241C47"/>
    <w:rsid w:val="00242565"/>
    <w:rsid w:val="00246335"/>
    <w:rsid w:val="00246413"/>
    <w:rsid w:val="00247316"/>
    <w:rsid w:val="00247BD5"/>
    <w:rsid w:val="0025080F"/>
    <w:rsid w:val="00253B03"/>
    <w:rsid w:val="002547CD"/>
    <w:rsid w:val="00264C3C"/>
    <w:rsid w:val="0026769C"/>
    <w:rsid w:val="00270B68"/>
    <w:rsid w:val="00270BFF"/>
    <w:rsid w:val="00273B69"/>
    <w:rsid w:val="002749D1"/>
    <w:rsid w:val="00277688"/>
    <w:rsid w:val="00277E58"/>
    <w:rsid w:val="00280830"/>
    <w:rsid w:val="00281A2D"/>
    <w:rsid w:val="00281BE2"/>
    <w:rsid w:val="00282166"/>
    <w:rsid w:val="0029271C"/>
    <w:rsid w:val="0029279A"/>
    <w:rsid w:val="00293528"/>
    <w:rsid w:val="0029399B"/>
    <w:rsid w:val="002A0B10"/>
    <w:rsid w:val="002A7F03"/>
    <w:rsid w:val="002B0754"/>
    <w:rsid w:val="002B146F"/>
    <w:rsid w:val="002B2CFA"/>
    <w:rsid w:val="002B3FAF"/>
    <w:rsid w:val="002B4523"/>
    <w:rsid w:val="002B61EF"/>
    <w:rsid w:val="002B7F6B"/>
    <w:rsid w:val="002C0AEF"/>
    <w:rsid w:val="002C3454"/>
    <w:rsid w:val="002C4913"/>
    <w:rsid w:val="002C4A77"/>
    <w:rsid w:val="002C5863"/>
    <w:rsid w:val="002D1A7D"/>
    <w:rsid w:val="002D1C7A"/>
    <w:rsid w:val="002D3D17"/>
    <w:rsid w:val="002D6CD8"/>
    <w:rsid w:val="002D73D3"/>
    <w:rsid w:val="002D796D"/>
    <w:rsid w:val="002E271C"/>
    <w:rsid w:val="002E3AC9"/>
    <w:rsid w:val="002E4067"/>
    <w:rsid w:val="002E6391"/>
    <w:rsid w:val="002E7D9F"/>
    <w:rsid w:val="002F0E3B"/>
    <w:rsid w:val="002F31A6"/>
    <w:rsid w:val="002F5A5A"/>
    <w:rsid w:val="00301247"/>
    <w:rsid w:val="00301F4D"/>
    <w:rsid w:val="00306679"/>
    <w:rsid w:val="00311239"/>
    <w:rsid w:val="00311AE4"/>
    <w:rsid w:val="00313B98"/>
    <w:rsid w:val="003143D0"/>
    <w:rsid w:val="00316B7C"/>
    <w:rsid w:val="00317BA7"/>
    <w:rsid w:val="00320CA7"/>
    <w:rsid w:val="00321254"/>
    <w:rsid w:val="00321DBE"/>
    <w:rsid w:val="00323999"/>
    <w:rsid w:val="003249B1"/>
    <w:rsid w:val="003260ED"/>
    <w:rsid w:val="00326275"/>
    <w:rsid w:val="00326510"/>
    <w:rsid w:val="0032664E"/>
    <w:rsid w:val="00327C3B"/>
    <w:rsid w:val="003330B0"/>
    <w:rsid w:val="00333731"/>
    <w:rsid w:val="0034494C"/>
    <w:rsid w:val="003501CC"/>
    <w:rsid w:val="00351871"/>
    <w:rsid w:val="003523E4"/>
    <w:rsid w:val="00353F0A"/>
    <w:rsid w:val="00356D69"/>
    <w:rsid w:val="003576D4"/>
    <w:rsid w:val="0036120F"/>
    <w:rsid w:val="00362E15"/>
    <w:rsid w:val="00364187"/>
    <w:rsid w:val="00365540"/>
    <w:rsid w:val="00365970"/>
    <w:rsid w:val="00365AED"/>
    <w:rsid w:val="003661CB"/>
    <w:rsid w:val="003709CC"/>
    <w:rsid w:val="00371949"/>
    <w:rsid w:val="00372348"/>
    <w:rsid w:val="00375E62"/>
    <w:rsid w:val="003771BE"/>
    <w:rsid w:val="00377357"/>
    <w:rsid w:val="003806A5"/>
    <w:rsid w:val="00381FE4"/>
    <w:rsid w:val="003826B3"/>
    <w:rsid w:val="00386C6B"/>
    <w:rsid w:val="003870F6"/>
    <w:rsid w:val="003875BA"/>
    <w:rsid w:val="00387CBC"/>
    <w:rsid w:val="00390D5C"/>
    <w:rsid w:val="00391130"/>
    <w:rsid w:val="0039202C"/>
    <w:rsid w:val="003A055D"/>
    <w:rsid w:val="003A0F10"/>
    <w:rsid w:val="003A6D6F"/>
    <w:rsid w:val="003A7B05"/>
    <w:rsid w:val="003B244B"/>
    <w:rsid w:val="003B339C"/>
    <w:rsid w:val="003B5C2D"/>
    <w:rsid w:val="003C0364"/>
    <w:rsid w:val="003C03E4"/>
    <w:rsid w:val="003C34FA"/>
    <w:rsid w:val="003C3B80"/>
    <w:rsid w:val="003C3F53"/>
    <w:rsid w:val="003C6D43"/>
    <w:rsid w:val="003D105C"/>
    <w:rsid w:val="003D216C"/>
    <w:rsid w:val="003D3012"/>
    <w:rsid w:val="003D3EF8"/>
    <w:rsid w:val="003D65E7"/>
    <w:rsid w:val="003E39A8"/>
    <w:rsid w:val="003E4099"/>
    <w:rsid w:val="003E4D56"/>
    <w:rsid w:val="003E692B"/>
    <w:rsid w:val="003F397D"/>
    <w:rsid w:val="003F4724"/>
    <w:rsid w:val="003F617D"/>
    <w:rsid w:val="003F6E2E"/>
    <w:rsid w:val="003F74DB"/>
    <w:rsid w:val="004003B2"/>
    <w:rsid w:val="0040484F"/>
    <w:rsid w:val="00410B38"/>
    <w:rsid w:val="00410FC8"/>
    <w:rsid w:val="00411DEC"/>
    <w:rsid w:val="004120B1"/>
    <w:rsid w:val="00414F28"/>
    <w:rsid w:val="004154EF"/>
    <w:rsid w:val="0042151E"/>
    <w:rsid w:val="00421C2E"/>
    <w:rsid w:val="00425818"/>
    <w:rsid w:val="0042691D"/>
    <w:rsid w:val="0043228D"/>
    <w:rsid w:val="004349F6"/>
    <w:rsid w:val="004443F8"/>
    <w:rsid w:val="00445B96"/>
    <w:rsid w:val="00445EE4"/>
    <w:rsid w:val="004471A1"/>
    <w:rsid w:val="004473D7"/>
    <w:rsid w:val="00451881"/>
    <w:rsid w:val="004518CE"/>
    <w:rsid w:val="0045211B"/>
    <w:rsid w:val="0045221A"/>
    <w:rsid w:val="0045235B"/>
    <w:rsid w:val="0045253C"/>
    <w:rsid w:val="00453BD1"/>
    <w:rsid w:val="00455CF2"/>
    <w:rsid w:val="00455F3B"/>
    <w:rsid w:val="004566C6"/>
    <w:rsid w:val="00456FD8"/>
    <w:rsid w:val="004610A8"/>
    <w:rsid w:val="004625E1"/>
    <w:rsid w:val="00462AF7"/>
    <w:rsid w:val="004648F4"/>
    <w:rsid w:val="004678EE"/>
    <w:rsid w:val="00471A0E"/>
    <w:rsid w:val="00471FA9"/>
    <w:rsid w:val="0047308B"/>
    <w:rsid w:val="00473206"/>
    <w:rsid w:val="00474279"/>
    <w:rsid w:val="00474EC6"/>
    <w:rsid w:val="004761AE"/>
    <w:rsid w:val="004768FB"/>
    <w:rsid w:val="00476B86"/>
    <w:rsid w:val="004774C3"/>
    <w:rsid w:val="00480BA7"/>
    <w:rsid w:val="004826D6"/>
    <w:rsid w:val="00485DBA"/>
    <w:rsid w:val="00486AF9"/>
    <w:rsid w:val="00491420"/>
    <w:rsid w:val="00491DC7"/>
    <w:rsid w:val="00493226"/>
    <w:rsid w:val="00493F35"/>
    <w:rsid w:val="004942C7"/>
    <w:rsid w:val="004943AF"/>
    <w:rsid w:val="004943CE"/>
    <w:rsid w:val="004949CB"/>
    <w:rsid w:val="004A10A4"/>
    <w:rsid w:val="004A1FF7"/>
    <w:rsid w:val="004A5E0D"/>
    <w:rsid w:val="004A6E4A"/>
    <w:rsid w:val="004A7C58"/>
    <w:rsid w:val="004B0E55"/>
    <w:rsid w:val="004B4366"/>
    <w:rsid w:val="004C1274"/>
    <w:rsid w:val="004C4DFA"/>
    <w:rsid w:val="004C660C"/>
    <w:rsid w:val="004C761B"/>
    <w:rsid w:val="004D2706"/>
    <w:rsid w:val="004D2AE9"/>
    <w:rsid w:val="004D3CEE"/>
    <w:rsid w:val="004D4013"/>
    <w:rsid w:val="004D6C0C"/>
    <w:rsid w:val="004D723C"/>
    <w:rsid w:val="004E05D1"/>
    <w:rsid w:val="004E4E81"/>
    <w:rsid w:val="004E55C1"/>
    <w:rsid w:val="004F25A3"/>
    <w:rsid w:val="004F3F97"/>
    <w:rsid w:val="004F4B95"/>
    <w:rsid w:val="004F57AA"/>
    <w:rsid w:val="00506A79"/>
    <w:rsid w:val="0050728A"/>
    <w:rsid w:val="00507329"/>
    <w:rsid w:val="00514522"/>
    <w:rsid w:val="00515781"/>
    <w:rsid w:val="00522E59"/>
    <w:rsid w:val="0052412B"/>
    <w:rsid w:val="005352EF"/>
    <w:rsid w:val="00536EF8"/>
    <w:rsid w:val="00542B6A"/>
    <w:rsid w:val="0054466E"/>
    <w:rsid w:val="005502C9"/>
    <w:rsid w:val="00551279"/>
    <w:rsid w:val="00553289"/>
    <w:rsid w:val="00553A98"/>
    <w:rsid w:val="00556040"/>
    <w:rsid w:val="005579C6"/>
    <w:rsid w:val="005579CC"/>
    <w:rsid w:val="00557D43"/>
    <w:rsid w:val="00561304"/>
    <w:rsid w:val="0056163F"/>
    <w:rsid w:val="005622B7"/>
    <w:rsid w:val="00564E37"/>
    <w:rsid w:val="00566173"/>
    <w:rsid w:val="00570970"/>
    <w:rsid w:val="00571792"/>
    <w:rsid w:val="00572ABB"/>
    <w:rsid w:val="00572BF0"/>
    <w:rsid w:val="00572F16"/>
    <w:rsid w:val="00572F98"/>
    <w:rsid w:val="005730D9"/>
    <w:rsid w:val="00573CDB"/>
    <w:rsid w:val="00575C98"/>
    <w:rsid w:val="005779C0"/>
    <w:rsid w:val="00580100"/>
    <w:rsid w:val="00580794"/>
    <w:rsid w:val="005835CF"/>
    <w:rsid w:val="00583FDA"/>
    <w:rsid w:val="00584CDD"/>
    <w:rsid w:val="00586560"/>
    <w:rsid w:val="00587D53"/>
    <w:rsid w:val="00590277"/>
    <w:rsid w:val="005930EE"/>
    <w:rsid w:val="005933EE"/>
    <w:rsid w:val="00593659"/>
    <w:rsid w:val="00595986"/>
    <w:rsid w:val="00595B64"/>
    <w:rsid w:val="005A33A2"/>
    <w:rsid w:val="005A47EF"/>
    <w:rsid w:val="005A673D"/>
    <w:rsid w:val="005A6C6F"/>
    <w:rsid w:val="005A7637"/>
    <w:rsid w:val="005A7E57"/>
    <w:rsid w:val="005B0555"/>
    <w:rsid w:val="005B0DAB"/>
    <w:rsid w:val="005B10EF"/>
    <w:rsid w:val="005B15EA"/>
    <w:rsid w:val="005B1834"/>
    <w:rsid w:val="005B3545"/>
    <w:rsid w:val="005B35FD"/>
    <w:rsid w:val="005C44CE"/>
    <w:rsid w:val="005C46B4"/>
    <w:rsid w:val="005D09E2"/>
    <w:rsid w:val="005D1D4E"/>
    <w:rsid w:val="005D324C"/>
    <w:rsid w:val="005D52FB"/>
    <w:rsid w:val="005D73A3"/>
    <w:rsid w:val="005E1220"/>
    <w:rsid w:val="005E37B3"/>
    <w:rsid w:val="005E6863"/>
    <w:rsid w:val="005E7595"/>
    <w:rsid w:val="005F2208"/>
    <w:rsid w:val="005F56BD"/>
    <w:rsid w:val="005F59D1"/>
    <w:rsid w:val="0060228F"/>
    <w:rsid w:val="00603AA2"/>
    <w:rsid w:val="00603F52"/>
    <w:rsid w:val="00605CF7"/>
    <w:rsid w:val="00610C35"/>
    <w:rsid w:val="00611012"/>
    <w:rsid w:val="006132BE"/>
    <w:rsid w:val="00614258"/>
    <w:rsid w:val="006150DC"/>
    <w:rsid w:val="006229D1"/>
    <w:rsid w:val="00622DC5"/>
    <w:rsid w:val="0062403D"/>
    <w:rsid w:val="00624B44"/>
    <w:rsid w:val="00626B2A"/>
    <w:rsid w:val="00630BF7"/>
    <w:rsid w:val="006414DA"/>
    <w:rsid w:val="00643466"/>
    <w:rsid w:val="00644A9D"/>
    <w:rsid w:val="00647325"/>
    <w:rsid w:val="00652833"/>
    <w:rsid w:val="00655BDF"/>
    <w:rsid w:val="00657311"/>
    <w:rsid w:val="00666569"/>
    <w:rsid w:val="00667A38"/>
    <w:rsid w:val="006700AD"/>
    <w:rsid w:val="00671BF9"/>
    <w:rsid w:val="00674C52"/>
    <w:rsid w:val="0067586D"/>
    <w:rsid w:val="00680BD8"/>
    <w:rsid w:val="0068150C"/>
    <w:rsid w:val="006819B3"/>
    <w:rsid w:val="00683325"/>
    <w:rsid w:val="0068678E"/>
    <w:rsid w:val="0068756D"/>
    <w:rsid w:val="00687C40"/>
    <w:rsid w:val="00692353"/>
    <w:rsid w:val="00692588"/>
    <w:rsid w:val="00696774"/>
    <w:rsid w:val="00696E53"/>
    <w:rsid w:val="00697772"/>
    <w:rsid w:val="006A00DA"/>
    <w:rsid w:val="006A13C6"/>
    <w:rsid w:val="006A4672"/>
    <w:rsid w:val="006A6DD9"/>
    <w:rsid w:val="006B4A40"/>
    <w:rsid w:val="006B7169"/>
    <w:rsid w:val="006B767E"/>
    <w:rsid w:val="006C1001"/>
    <w:rsid w:val="006C40F0"/>
    <w:rsid w:val="006C5DD6"/>
    <w:rsid w:val="006C6C7E"/>
    <w:rsid w:val="006C6C84"/>
    <w:rsid w:val="006C7C52"/>
    <w:rsid w:val="006D01C2"/>
    <w:rsid w:val="006E1C27"/>
    <w:rsid w:val="006E22AB"/>
    <w:rsid w:val="006E4FD2"/>
    <w:rsid w:val="006E57AE"/>
    <w:rsid w:val="006E7220"/>
    <w:rsid w:val="006E7723"/>
    <w:rsid w:val="006F43B5"/>
    <w:rsid w:val="006F5770"/>
    <w:rsid w:val="006F5974"/>
    <w:rsid w:val="00701531"/>
    <w:rsid w:val="0070299D"/>
    <w:rsid w:val="00703C15"/>
    <w:rsid w:val="00714791"/>
    <w:rsid w:val="0071559D"/>
    <w:rsid w:val="00715E37"/>
    <w:rsid w:val="007162D5"/>
    <w:rsid w:val="00720089"/>
    <w:rsid w:val="007202BB"/>
    <w:rsid w:val="00721D99"/>
    <w:rsid w:val="00721EBC"/>
    <w:rsid w:val="00723FD7"/>
    <w:rsid w:val="00724894"/>
    <w:rsid w:val="00724A67"/>
    <w:rsid w:val="00726E7C"/>
    <w:rsid w:val="00731B58"/>
    <w:rsid w:val="00733A66"/>
    <w:rsid w:val="00733C84"/>
    <w:rsid w:val="00734FAD"/>
    <w:rsid w:val="00736504"/>
    <w:rsid w:val="00737D83"/>
    <w:rsid w:val="00745E02"/>
    <w:rsid w:val="00747014"/>
    <w:rsid w:val="00751AC5"/>
    <w:rsid w:val="00754AD4"/>
    <w:rsid w:val="00756910"/>
    <w:rsid w:val="00762959"/>
    <w:rsid w:val="00762CF4"/>
    <w:rsid w:val="00762EC8"/>
    <w:rsid w:val="00763B2F"/>
    <w:rsid w:val="007664AB"/>
    <w:rsid w:val="007672FF"/>
    <w:rsid w:val="007701B4"/>
    <w:rsid w:val="007724B7"/>
    <w:rsid w:val="00773B0A"/>
    <w:rsid w:val="0077435D"/>
    <w:rsid w:val="007759C0"/>
    <w:rsid w:val="0078124E"/>
    <w:rsid w:val="00781BB5"/>
    <w:rsid w:val="00782989"/>
    <w:rsid w:val="0078320C"/>
    <w:rsid w:val="00784B87"/>
    <w:rsid w:val="00785FF0"/>
    <w:rsid w:val="00790D09"/>
    <w:rsid w:val="007919D7"/>
    <w:rsid w:val="007A0186"/>
    <w:rsid w:val="007A2B75"/>
    <w:rsid w:val="007A45D1"/>
    <w:rsid w:val="007A5021"/>
    <w:rsid w:val="007A5433"/>
    <w:rsid w:val="007A5BA4"/>
    <w:rsid w:val="007A6357"/>
    <w:rsid w:val="007B524C"/>
    <w:rsid w:val="007B57B0"/>
    <w:rsid w:val="007B6E57"/>
    <w:rsid w:val="007C1FE6"/>
    <w:rsid w:val="007C26A0"/>
    <w:rsid w:val="007C3536"/>
    <w:rsid w:val="007C3EC0"/>
    <w:rsid w:val="007C731B"/>
    <w:rsid w:val="007D215E"/>
    <w:rsid w:val="007D335A"/>
    <w:rsid w:val="007D6A0C"/>
    <w:rsid w:val="007E017A"/>
    <w:rsid w:val="007E2DA5"/>
    <w:rsid w:val="007E579A"/>
    <w:rsid w:val="007E785E"/>
    <w:rsid w:val="007F0B61"/>
    <w:rsid w:val="007F450C"/>
    <w:rsid w:val="007F50D8"/>
    <w:rsid w:val="007F6DE3"/>
    <w:rsid w:val="007F7905"/>
    <w:rsid w:val="00800957"/>
    <w:rsid w:val="0080164F"/>
    <w:rsid w:val="0080205B"/>
    <w:rsid w:val="008024A9"/>
    <w:rsid w:val="00802A32"/>
    <w:rsid w:val="00803921"/>
    <w:rsid w:val="00805369"/>
    <w:rsid w:val="008070C2"/>
    <w:rsid w:val="008135DD"/>
    <w:rsid w:val="00814698"/>
    <w:rsid w:val="00815811"/>
    <w:rsid w:val="00817525"/>
    <w:rsid w:val="008222B0"/>
    <w:rsid w:val="008235C6"/>
    <w:rsid w:val="00826241"/>
    <w:rsid w:val="00826446"/>
    <w:rsid w:val="00830F24"/>
    <w:rsid w:val="00832C35"/>
    <w:rsid w:val="00833B12"/>
    <w:rsid w:val="0083585A"/>
    <w:rsid w:val="008359DF"/>
    <w:rsid w:val="00837332"/>
    <w:rsid w:val="00842973"/>
    <w:rsid w:val="008435AC"/>
    <w:rsid w:val="0084494E"/>
    <w:rsid w:val="00845178"/>
    <w:rsid w:val="008456C6"/>
    <w:rsid w:val="00846415"/>
    <w:rsid w:val="0085031F"/>
    <w:rsid w:val="00851CD3"/>
    <w:rsid w:val="00852AFD"/>
    <w:rsid w:val="00852C86"/>
    <w:rsid w:val="008532C1"/>
    <w:rsid w:val="00857053"/>
    <w:rsid w:val="00857563"/>
    <w:rsid w:val="00861485"/>
    <w:rsid w:val="00861A0F"/>
    <w:rsid w:val="0086647D"/>
    <w:rsid w:val="008664D4"/>
    <w:rsid w:val="0086665B"/>
    <w:rsid w:val="00870C62"/>
    <w:rsid w:val="00871818"/>
    <w:rsid w:val="008719EB"/>
    <w:rsid w:val="00872E42"/>
    <w:rsid w:val="00873248"/>
    <w:rsid w:val="008804D1"/>
    <w:rsid w:val="00880F44"/>
    <w:rsid w:val="00881420"/>
    <w:rsid w:val="00883630"/>
    <w:rsid w:val="0088462F"/>
    <w:rsid w:val="00885084"/>
    <w:rsid w:val="00887E6E"/>
    <w:rsid w:val="00890EAF"/>
    <w:rsid w:val="008930CE"/>
    <w:rsid w:val="00894553"/>
    <w:rsid w:val="0089520F"/>
    <w:rsid w:val="0089587B"/>
    <w:rsid w:val="008A30B6"/>
    <w:rsid w:val="008A30B7"/>
    <w:rsid w:val="008A440C"/>
    <w:rsid w:val="008B016A"/>
    <w:rsid w:val="008B0FEF"/>
    <w:rsid w:val="008B19C3"/>
    <w:rsid w:val="008B378C"/>
    <w:rsid w:val="008B483F"/>
    <w:rsid w:val="008B4A0F"/>
    <w:rsid w:val="008B5D6E"/>
    <w:rsid w:val="008B6658"/>
    <w:rsid w:val="008B7B11"/>
    <w:rsid w:val="008B7CB9"/>
    <w:rsid w:val="008B7F3A"/>
    <w:rsid w:val="008C1E42"/>
    <w:rsid w:val="008C325C"/>
    <w:rsid w:val="008C5BCD"/>
    <w:rsid w:val="008D0DB4"/>
    <w:rsid w:val="008D132D"/>
    <w:rsid w:val="008D4EAC"/>
    <w:rsid w:val="008D5D23"/>
    <w:rsid w:val="008E09A0"/>
    <w:rsid w:val="008E2674"/>
    <w:rsid w:val="008E42F3"/>
    <w:rsid w:val="008E5638"/>
    <w:rsid w:val="008E6EAE"/>
    <w:rsid w:val="008F03CE"/>
    <w:rsid w:val="008F0F72"/>
    <w:rsid w:val="00900440"/>
    <w:rsid w:val="00901026"/>
    <w:rsid w:val="009012A3"/>
    <w:rsid w:val="00903851"/>
    <w:rsid w:val="0090444D"/>
    <w:rsid w:val="00904DF7"/>
    <w:rsid w:val="00904E43"/>
    <w:rsid w:val="009068C0"/>
    <w:rsid w:val="00913E61"/>
    <w:rsid w:val="00914BB4"/>
    <w:rsid w:val="00914EE2"/>
    <w:rsid w:val="00916600"/>
    <w:rsid w:val="00920127"/>
    <w:rsid w:val="009204FB"/>
    <w:rsid w:val="00922245"/>
    <w:rsid w:val="0092345B"/>
    <w:rsid w:val="009249D0"/>
    <w:rsid w:val="009301C8"/>
    <w:rsid w:val="00930EBA"/>
    <w:rsid w:val="009328EA"/>
    <w:rsid w:val="00933E87"/>
    <w:rsid w:val="009344B1"/>
    <w:rsid w:val="00934868"/>
    <w:rsid w:val="00936DE5"/>
    <w:rsid w:val="00940C33"/>
    <w:rsid w:val="00942161"/>
    <w:rsid w:val="009423DB"/>
    <w:rsid w:val="00946206"/>
    <w:rsid w:val="00947521"/>
    <w:rsid w:val="00953349"/>
    <w:rsid w:val="00956786"/>
    <w:rsid w:val="009637EC"/>
    <w:rsid w:val="00963852"/>
    <w:rsid w:val="0096785B"/>
    <w:rsid w:val="00980B7A"/>
    <w:rsid w:val="009811CE"/>
    <w:rsid w:val="0098247A"/>
    <w:rsid w:val="00982AFF"/>
    <w:rsid w:val="00983B17"/>
    <w:rsid w:val="00986950"/>
    <w:rsid w:val="00987E3F"/>
    <w:rsid w:val="009915A4"/>
    <w:rsid w:val="00991DEB"/>
    <w:rsid w:val="00992D46"/>
    <w:rsid w:val="00992E11"/>
    <w:rsid w:val="00993F3D"/>
    <w:rsid w:val="00996C00"/>
    <w:rsid w:val="009A1673"/>
    <w:rsid w:val="009A4927"/>
    <w:rsid w:val="009B265A"/>
    <w:rsid w:val="009B5418"/>
    <w:rsid w:val="009C07C7"/>
    <w:rsid w:val="009C22A2"/>
    <w:rsid w:val="009C3287"/>
    <w:rsid w:val="009C435C"/>
    <w:rsid w:val="009C4793"/>
    <w:rsid w:val="009C6542"/>
    <w:rsid w:val="009D1372"/>
    <w:rsid w:val="009D44C5"/>
    <w:rsid w:val="009E024F"/>
    <w:rsid w:val="009E0E1C"/>
    <w:rsid w:val="009E2380"/>
    <w:rsid w:val="009E5091"/>
    <w:rsid w:val="009E791A"/>
    <w:rsid w:val="009F18F6"/>
    <w:rsid w:val="009F6159"/>
    <w:rsid w:val="00A01050"/>
    <w:rsid w:val="00A01391"/>
    <w:rsid w:val="00A02880"/>
    <w:rsid w:val="00A03708"/>
    <w:rsid w:val="00A04B37"/>
    <w:rsid w:val="00A05C03"/>
    <w:rsid w:val="00A05F6C"/>
    <w:rsid w:val="00A11078"/>
    <w:rsid w:val="00A11E45"/>
    <w:rsid w:val="00A12869"/>
    <w:rsid w:val="00A128B7"/>
    <w:rsid w:val="00A14DB9"/>
    <w:rsid w:val="00A15812"/>
    <w:rsid w:val="00A15CA4"/>
    <w:rsid w:val="00A24036"/>
    <w:rsid w:val="00A2564A"/>
    <w:rsid w:val="00A26A40"/>
    <w:rsid w:val="00A3134B"/>
    <w:rsid w:val="00A367C5"/>
    <w:rsid w:val="00A41A55"/>
    <w:rsid w:val="00A41D3F"/>
    <w:rsid w:val="00A42ED7"/>
    <w:rsid w:val="00A43F88"/>
    <w:rsid w:val="00A44C82"/>
    <w:rsid w:val="00A53869"/>
    <w:rsid w:val="00A57563"/>
    <w:rsid w:val="00A61668"/>
    <w:rsid w:val="00A61AA4"/>
    <w:rsid w:val="00A628DF"/>
    <w:rsid w:val="00A63DFA"/>
    <w:rsid w:val="00A65635"/>
    <w:rsid w:val="00A65E55"/>
    <w:rsid w:val="00A663DE"/>
    <w:rsid w:val="00A71A86"/>
    <w:rsid w:val="00A73013"/>
    <w:rsid w:val="00A73D2C"/>
    <w:rsid w:val="00A73F42"/>
    <w:rsid w:val="00A7505A"/>
    <w:rsid w:val="00A764A5"/>
    <w:rsid w:val="00A769C1"/>
    <w:rsid w:val="00A77B78"/>
    <w:rsid w:val="00A80F4B"/>
    <w:rsid w:val="00A834F0"/>
    <w:rsid w:val="00A859B8"/>
    <w:rsid w:val="00A871F4"/>
    <w:rsid w:val="00A9053E"/>
    <w:rsid w:val="00A917CA"/>
    <w:rsid w:val="00A9420E"/>
    <w:rsid w:val="00A957EC"/>
    <w:rsid w:val="00AA0CE4"/>
    <w:rsid w:val="00AA212E"/>
    <w:rsid w:val="00AA7DE2"/>
    <w:rsid w:val="00AB352F"/>
    <w:rsid w:val="00AB5AAD"/>
    <w:rsid w:val="00AC03CE"/>
    <w:rsid w:val="00AC2681"/>
    <w:rsid w:val="00AD246B"/>
    <w:rsid w:val="00AE0589"/>
    <w:rsid w:val="00AE4706"/>
    <w:rsid w:val="00AE7256"/>
    <w:rsid w:val="00AF01E6"/>
    <w:rsid w:val="00AF0366"/>
    <w:rsid w:val="00AF0C6E"/>
    <w:rsid w:val="00AF42F8"/>
    <w:rsid w:val="00AF7BA3"/>
    <w:rsid w:val="00B00C10"/>
    <w:rsid w:val="00B01491"/>
    <w:rsid w:val="00B01BBE"/>
    <w:rsid w:val="00B02D7B"/>
    <w:rsid w:val="00B04E4A"/>
    <w:rsid w:val="00B052C8"/>
    <w:rsid w:val="00B0646E"/>
    <w:rsid w:val="00B141A4"/>
    <w:rsid w:val="00B16902"/>
    <w:rsid w:val="00B16DBB"/>
    <w:rsid w:val="00B1796E"/>
    <w:rsid w:val="00B243EE"/>
    <w:rsid w:val="00B3038D"/>
    <w:rsid w:val="00B309D0"/>
    <w:rsid w:val="00B30E85"/>
    <w:rsid w:val="00B31DAC"/>
    <w:rsid w:val="00B33ADC"/>
    <w:rsid w:val="00B340E2"/>
    <w:rsid w:val="00B365B1"/>
    <w:rsid w:val="00B36CA3"/>
    <w:rsid w:val="00B379B9"/>
    <w:rsid w:val="00B40A51"/>
    <w:rsid w:val="00B41D98"/>
    <w:rsid w:val="00B432CF"/>
    <w:rsid w:val="00B445E2"/>
    <w:rsid w:val="00B456C1"/>
    <w:rsid w:val="00B47AAD"/>
    <w:rsid w:val="00B50C7D"/>
    <w:rsid w:val="00B54BBA"/>
    <w:rsid w:val="00B55C0F"/>
    <w:rsid w:val="00B574D9"/>
    <w:rsid w:val="00B60FD3"/>
    <w:rsid w:val="00B62031"/>
    <w:rsid w:val="00B62522"/>
    <w:rsid w:val="00B64CFF"/>
    <w:rsid w:val="00B661BF"/>
    <w:rsid w:val="00B661D0"/>
    <w:rsid w:val="00B70800"/>
    <w:rsid w:val="00B70C8D"/>
    <w:rsid w:val="00B747F1"/>
    <w:rsid w:val="00B74E85"/>
    <w:rsid w:val="00B7687D"/>
    <w:rsid w:val="00B82D39"/>
    <w:rsid w:val="00B84376"/>
    <w:rsid w:val="00B8466E"/>
    <w:rsid w:val="00B85663"/>
    <w:rsid w:val="00B92442"/>
    <w:rsid w:val="00B92680"/>
    <w:rsid w:val="00B931AA"/>
    <w:rsid w:val="00B938B2"/>
    <w:rsid w:val="00B9510D"/>
    <w:rsid w:val="00BA1D4D"/>
    <w:rsid w:val="00BA6BC2"/>
    <w:rsid w:val="00BA796F"/>
    <w:rsid w:val="00BB2B4D"/>
    <w:rsid w:val="00BB7AB5"/>
    <w:rsid w:val="00BC1D01"/>
    <w:rsid w:val="00BC1EC0"/>
    <w:rsid w:val="00BC25B4"/>
    <w:rsid w:val="00BC3315"/>
    <w:rsid w:val="00BC49F2"/>
    <w:rsid w:val="00BC4BC0"/>
    <w:rsid w:val="00BC507C"/>
    <w:rsid w:val="00BC5DD1"/>
    <w:rsid w:val="00BC7A71"/>
    <w:rsid w:val="00BD09D8"/>
    <w:rsid w:val="00BD2144"/>
    <w:rsid w:val="00BD2D80"/>
    <w:rsid w:val="00BD4B8F"/>
    <w:rsid w:val="00BE2523"/>
    <w:rsid w:val="00BE2D50"/>
    <w:rsid w:val="00BE3AC1"/>
    <w:rsid w:val="00BE3C13"/>
    <w:rsid w:val="00BF0C30"/>
    <w:rsid w:val="00BF131E"/>
    <w:rsid w:val="00BF15CC"/>
    <w:rsid w:val="00BF15EB"/>
    <w:rsid w:val="00BF21A6"/>
    <w:rsid w:val="00BF4735"/>
    <w:rsid w:val="00C005D4"/>
    <w:rsid w:val="00C01C44"/>
    <w:rsid w:val="00C01D13"/>
    <w:rsid w:val="00C02C2A"/>
    <w:rsid w:val="00C05266"/>
    <w:rsid w:val="00C0585F"/>
    <w:rsid w:val="00C12880"/>
    <w:rsid w:val="00C14F78"/>
    <w:rsid w:val="00C15C1E"/>
    <w:rsid w:val="00C15E62"/>
    <w:rsid w:val="00C160F0"/>
    <w:rsid w:val="00C17CA9"/>
    <w:rsid w:val="00C20585"/>
    <w:rsid w:val="00C2122D"/>
    <w:rsid w:val="00C21BE5"/>
    <w:rsid w:val="00C21EFD"/>
    <w:rsid w:val="00C220AB"/>
    <w:rsid w:val="00C2317C"/>
    <w:rsid w:val="00C24473"/>
    <w:rsid w:val="00C25679"/>
    <w:rsid w:val="00C325C0"/>
    <w:rsid w:val="00C328BC"/>
    <w:rsid w:val="00C34F91"/>
    <w:rsid w:val="00C35589"/>
    <w:rsid w:val="00C35CDD"/>
    <w:rsid w:val="00C35D79"/>
    <w:rsid w:val="00C35E4A"/>
    <w:rsid w:val="00C41A17"/>
    <w:rsid w:val="00C42770"/>
    <w:rsid w:val="00C431C7"/>
    <w:rsid w:val="00C4400C"/>
    <w:rsid w:val="00C54396"/>
    <w:rsid w:val="00C55ACF"/>
    <w:rsid w:val="00C6051B"/>
    <w:rsid w:val="00C60756"/>
    <w:rsid w:val="00C639CB"/>
    <w:rsid w:val="00C66F72"/>
    <w:rsid w:val="00C70DCF"/>
    <w:rsid w:val="00C73843"/>
    <w:rsid w:val="00C73A98"/>
    <w:rsid w:val="00C74E8A"/>
    <w:rsid w:val="00C81B64"/>
    <w:rsid w:val="00C82BD4"/>
    <w:rsid w:val="00C84320"/>
    <w:rsid w:val="00C86D0E"/>
    <w:rsid w:val="00C95601"/>
    <w:rsid w:val="00C95CBA"/>
    <w:rsid w:val="00C95E6A"/>
    <w:rsid w:val="00C96844"/>
    <w:rsid w:val="00CA2325"/>
    <w:rsid w:val="00CA4C52"/>
    <w:rsid w:val="00CB097D"/>
    <w:rsid w:val="00CB0A0F"/>
    <w:rsid w:val="00CB21A6"/>
    <w:rsid w:val="00CB24CE"/>
    <w:rsid w:val="00CB2A14"/>
    <w:rsid w:val="00CB2C37"/>
    <w:rsid w:val="00CB34CB"/>
    <w:rsid w:val="00CB3A6F"/>
    <w:rsid w:val="00CB4C8E"/>
    <w:rsid w:val="00CB6E0F"/>
    <w:rsid w:val="00CB790D"/>
    <w:rsid w:val="00CC1417"/>
    <w:rsid w:val="00CC230E"/>
    <w:rsid w:val="00CC2F1A"/>
    <w:rsid w:val="00CC3FC7"/>
    <w:rsid w:val="00CC593A"/>
    <w:rsid w:val="00CC5C78"/>
    <w:rsid w:val="00CC6B5C"/>
    <w:rsid w:val="00CC6CAB"/>
    <w:rsid w:val="00CC6DCA"/>
    <w:rsid w:val="00CC7B8F"/>
    <w:rsid w:val="00CD2671"/>
    <w:rsid w:val="00CD29FF"/>
    <w:rsid w:val="00CE0586"/>
    <w:rsid w:val="00CE088E"/>
    <w:rsid w:val="00CE282F"/>
    <w:rsid w:val="00CE3320"/>
    <w:rsid w:val="00CE4144"/>
    <w:rsid w:val="00CE4AF0"/>
    <w:rsid w:val="00CE5D9F"/>
    <w:rsid w:val="00CE687F"/>
    <w:rsid w:val="00CF5DFE"/>
    <w:rsid w:val="00CF6133"/>
    <w:rsid w:val="00D004D2"/>
    <w:rsid w:val="00D01CD3"/>
    <w:rsid w:val="00D06CA9"/>
    <w:rsid w:val="00D101D4"/>
    <w:rsid w:val="00D12EDB"/>
    <w:rsid w:val="00D13164"/>
    <w:rsid w:val="00D13C3E"/>
    <w:rsid w:val="00D1441B"/>
    <w:rsid w:val="00D17E45"/>
    <w:rsid w:val="00D211F2"/>
    <w:rsid w:val="00D21686"/>
    <w:rsid w:val="00D23EE9"/>
    <w:rsid w:val="00D25E8D"/>
    <w:rsid w:val="00D26120"/>
    <w:rsid w:val="00D268A4"/>
    <w:rsid w:val="00D27347"/>
    <w:rsid w:val="00D32036"/>
    <w:rsid w:val="00D32236"/>
    <w:rsid w:val="00D326CF"/>
    <w:rsid w:val="00D34B85"/>
    <w:rsid w:val="00D36793"/>
    <w:rsid w:val="00D36B74"/>
    <w:rsid w:val="00D41E03"/>
    <w:rsid w:val="00D43C0E"/>
    <w:rsid w:val="00D476BD"/>
    <w:rsid w:val="00D54325"/>
    <w:rsid w:val="00D6104B"/>
    <w:rsid w:val="00D63064"/>
    <w:rsid w:val="00D630E5"/>
    <w:rsid w:val="00D631D1"/>
    <w:rsid w:val="00D65931"/>
    <w:rsid w:val="00D66034"/>
    <w:rsid w:val="00D662A4"/>
    <w:rsid w:val="00D664F4"/>
    <w:rsid w:val="00D67370"/>
    <w:rsid w:val="00D67DF2"/>
    <w:rsid w:val="00D73503"/>
    <w:rsid w:val="00D80520"/>
    <w:rsid w:val="00D838B2"/>
    <w:rsid w:val="00D86409"/>
    <w:rsid w:val="00D8758E"/>
    <w:rsid w:val="00D90330"/>
    <w:rsid w:val="00D903EB"/>
    <w:rsid w:val="00D9230B"/>
    <w:rsid w:val="00D92661"/>
    <w:rsid w:val="00D943AA"/>
    <w:rsid w:val="00D94885"/>
    <w:rsid w:val="00D9681D"/>
    <w:rsid w:val="00DA0173"/>
    <w:rsid w:val="00DA3828"/>
    <w:rsid w:val="00DA5050"/>
    <w:rsid w:val="00DA7CD8"/>
    <w:rsid w:val="00DA7F46"/>
    <w:rsid w:val="00DB1510"/>
    <w:rsid w:val="00DB5A84"/>
    <w:rsid w:val="00DC17F6"/>
    <w:rsid w:val="00DC2029"/>
    <w:rsid w:val="00DC4B27"/>
    <w:rsid w:val="00DD1104"/>
    <w:rsid w:val="00DD353E"/>
    <w:rsid w:val="00DD39EC"/>
    <w:rsid w:val="00DD4EDA"/>
    <w:rsid w:val="00DD63F6"/>
    <w:rsid w:val="00DD645A"/>
    <w:rsid w:val="00DE0531"/>
    <w:rsid w:val="00DE41C0"/>
    <w:rsid w:val="00DE42F6"/>
    <w:rsid w:val="00DE6A55"/>
    <w:rsid w:val="00DE6AC1"/>
    <w:rsid w:val="00DE6FAB"/>
    <w:rsid w:val="00DE7C20"/>
    <w:rsid w:val="00DF4719"/>
    <w:rsid w:val="00DF7D7E"/>
    <w:rsid w:val="00E00F5C"/>
    <w:rsid w:val="00E01C33"/>
    <w:rsid w:val="00E0274F"/>
    <w:rsid w:val="00E030B0"/>
    <w:rsid w:val="00E04C5A"/>
    <w:rsid w:val="00E05562"/>
    <w:rsid w:val="00E11BAA"/>
    <w:rsid w:val="00E11C54"/>
    <w:rsid w:val="00E14DE8"/>
    <w:rsid w:val="00E20285"/>
    <w:rsid w:val="00E206D3"/>
    <w:rsid w:val="00E20E89"/>
    <w:rsid w:val="00E25287"/>
    <w:rsid w:val="00E26B56"/>
    <w:rsid w:val="00E3131D"/>
    <w:rsid w:val="00E3189A"/>
    <w:rsid w:val="00E3689B"/>
    <w:rsid w:val="00E40F7B"/>
    <w:rsid w:val="00E427C6"/>
    <w:rsid w:val="00E50098"/>
    <w:rsid w:val="00E5233F"/>
    <w:rsid w:val="00E523EF"/>
    <w:rsid w:val="00E52413"/>
    <w:rsid w:val="00E52B1E"/>
    <w:rsid w:val="00E571C3"/>
    <w:rsid w:val="00E57DEE"/>
    <w:rsid w:val="00E60521"/>
    <w:rsid w:val="00E60D61"/>
    <w:rsid w:val="00E6181E"/>
    <w:rsid w:val="00E6386C"/>
    <w:rsid w:val="00E63D2B"/>
    <w:rsid w:val="00E66F8F"/>
    <w:rsid w:val="00E70B45"/>
    <w:rsid w:val="00E70E99"/>
    <w:rsid w:val="00E7370C"/>
    <w:rsid w:val="00E73772"/>
    <w:rsid w:val="00E81A13"/>
    <w:rsid w:val="00E81C24"/>
    <w:rsid w:val="00E828FA"/>
    <w:rsid w:val="00E82AF6"/>
    <w:rsid w:val="00E82C59"/>
    <w:rsid w:val="00E842D8"/>
    <w:rsid w:val="00E84939"/>
    <w:rsid w:val="00E85855"/>
    <w:rsid w:val="00E860F8"/>
    <w:rsid w:val="00E928C7"/>
    <w:rsid w:val="00EA323C"/>
    <w:rsid w:val="00EA3B98"/>
    <w:rsid w:val="00EA4AB4"/>
    <w:rsid w:val="00EB0985"/>
    <w:rsid w:val="00EB09F3"/>
    <w:rsid w:val="00EB1D35"/>
    <w:rsid w:val="00EB2FDC"/>
    <w:rsid w:val="00EB404E"/>
    <w:rsid w:val="00EB5ED4"/>
    <w:rsid w:val="00EB74E7"/>
    <w:rsid w:val="00EC0ADA"/>
    <w:rsid w:val="00EC0B25"/>
    <w:rsid w:val="00EC1077"/>
    <w:rsid w:val="00EC1327"/>
    <w:rsid w:val="00EC2093"/>
    <w:rsid w:val="00EC3354"/>
    <w:rsid w:val="00EC79FC"/>
    <w:rsid w:val="00ED4189"/>
    <w:rsid w:val="00ED44BE"/>
    <w:rsid w:val="00ED612C"/>
    <w:rsid w:val="00ED6CF1"/>
    <w:rsid w:val="00EE10B0"/>
    <w:rsid w:val="00EE2206"/>
    <w:rsid w:val="00EE26F0"/>
    <w:rsid w:val="00EE4F7C"/>
    <w:rsid w:val="00EE57BF"/>
    <w:rsid w:val="00EE5DCD"/>
    <w:rsid w:val="00EF3ADC"/>
    <w:rsid w:val="00EF43DD"/>
    <w:rsid w:val="00EF6F14"/>
    <w:rsid w:val="00EF7503"/>
    <w:rsid w:val="00F010EF"/>
    <w:rsid w:val="00F01887"/>
    <w:rsid w:val="00F02173"/>
    <w:rsid w:val="00F03A58"/>
    <w:rsid w:val="00F11C30"/>
    <w:rsid w:val="00F13D1C"/>
    <w:rsid w:val="00F15988"/>
    <w:rsid w:val="00F23BAE"/>
    <w:rsid w:val="00F24A7D"/>
    <w:rsid w:val="00F25D67"/>
    <w:rsid w:val="00F27776"/>
    <w:rsid w:val="00F322BB"/>
    <w:rsid w:val="00F329CF"/>
    <w:rsid w:val="00F337A5"/>
    <w:rsid w:val="00F36D56"/>
    <w:rsid w:val="00F43851"/>
    <w:rsid w:val="00F438D9"/>
    <w:rsid w:val="00F44D71"/>
    <w:rsid w:val="00F4559F"/>
    <w:rsid w:val="00F46C0C"/>
    <w:rsid w:val="00F46DCD"/>
    <w:rsid w:val="00F4754E"/>
    <w:rsid w:val="00F5081F"/>
    <w:rsid w:val="00F50F92"/>
    <w:rsid w:val="00F527F5"/>
    <w:rsid w:val="00F5314E"/>
    <w:rsid w:val="00F542C7"/>
    <w:rsid w:val="00F5579E"/>
    <w:rsid w:val="00F566C0"/>
    <w:rsid w:val="00F60D78"/>
    <w:rsid w:val="00F617FF"/>
    <w:rsid w:val="00F61902"/>
    <w:rsid w:val="00F62EB7"/>
    <w:rsid w:val="00F64EA2"/>
    <w:rsid w:val="00F70C71"/>
    <w:rsid w:val="00F71EAA"/>
    <w:rsid w:val="00F721FE"/>
    <w:rsid w:val="00F749A9"/>
    <w:rsid w:val="00F75382"/>
    <w:rsid w:val="00F77170"/>
    <w:rsid w:val="00F82630"/>
    <w:rsid w:val="00F91A61"/>
    <w:rsid w:val="00F92D3E"/>
    <w:rsid w:val="00F93739"/>
    <w:rsid w:val="00F95444"/>
    <w:rsid w:val="00F96376"/>
    <w:rsid w:val="00F964FD"/>
    <w:rsid w:val="00FA0D7E"/>
    <w:rsid w:val="00FA1EAB"/>
    <w:rsid w:val="00FA265C"/>
    <w:rsid w:val="00FA36A7"/>
    <w:rsid w:val="00FA4B4B"/>
    <w:rsid w:val="00FB1AA2"/>
    <w:rsid w:val="00FB3640"/>
    <w:rsid w:val="00FB5539"/>
    <w:rsid w:val="00FB71A1"/>
    <w:rsid w:val="00FB7D46"/>
    <w:rsid w:val="00FC04D3"/>
    <w:rsid w:val="00FC10E1"/>
    <w:rsid w:val="00FC2402"/>
    <w:rsid w:val="00FC27F5"/>
    <w:rsid w:val="00FC2957"/>
    <w:rsid w:val="00FC318B"/>
    <w:rsid w:val="00FC7DEE"/>
    <w:rsid w:val="00FD05A9"/>
    <w:rsid w:val="00FD093A"/>
    <w:rsid w:val="00FD0AB8"/>
    <w:rsid w:val="00FD0FF9"/>
    <w:rsid w:val="00FD1484"/>
    <w:rsid w:val="00FD2C87"/>
    <w:rsid w:val="00FD3484"/>
    <w:rsid w:val="00FE153A"/>
    <w:rsid w:val="00FE1709"/>
    <w:rsid w:val="00FE2D5E"/>
    <w:rsid w:val="00FE2F22"/>
    <w:rsid w:val="00FE308A"/>
    <w:rsid w:val="00FE3681"/>
    <w:rsid w:val="00FE5FEE"/>
    <w:rsid w:val="00FE649D"/>
    <w:rsid w:val="00FE6557"/>
    <w:rsid w:val="00FE69EB"/>
    <w:rsid w:val="00FE7F58"/>
    <w:rsid w:val="00FF00F6"/>
    <w:rsid w:val="00FF0725"/>
    <w:rsid w:val="00FF6084"/>
    <w:rsid w:val="00FF6705"/>
    <w:rsid w:val="00FF6AE5"/>
    <w:rsid w:val="00FF6E1F"/>
    <w:rsid w:val="00FF7290"/>
    <w:rsid w:val="00FF742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511CA"/>
  <w15:docId w15:val="{7DB4E814-9260-4A10-A3D5-0D155937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18"/>
        <w:szCs w:val="18"/>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12A99"/>
    <w:pPr>
      <w:overflowPunct w:val="0"/>
      <w:autoSpaceDE w:val="0"/>
      <w:autoSpaceDN w:val="0"/>
      <w:adjustRightInd w:val="0"/>
    </w:pPr>
    <w:rPr>
      <w:sz w:val="22"/>
      <w:szCs w:val="20"/>
      <w:lang w:eastAsia="de-DE"/>
    </w:rPr>
  </w:style>
  <w:style w:type="paragraph" w:styleId="berschrift1">
    <w:name w:val="heading 1"/>
    <w:basedOn w:val="Standard"/>
    <w:next w:val="Standard"/>
    <w:qFormat/>
    <w:rsid w:val="008A440C"/>
    <w:pPr>
      <w:keepNext/>
      <w:numPr>
        <w:numId w:val="1"/>
      </w:numPr>
      <w:spacing w:before="240" w:after="60"/>
      <w:outlineLvl w:val="0"/>
    </w:pPr>
    <w:rPr>
      <w:kern w:val="28"/>
      <w:sz w:val="28"/>
    </w:rPr>
  </w:style>
  <w:style w:type="paragraph" w:styleId="berschrift2">
    <w:name w:val="heading 2"/>
    <w:basedOn w:val="Standard"/>
    <w:next w:val="Standard"/>
    <w:qFormat/>
    <w:rsid w:val="008A440C"/>
    <w:pPr>
      <w:keepNext/>
      <w:numPr>
        <w:ilvl w:val="1"/>
        <w:numId w:val="1"/>
      </w:numPr>
      <w:spacing w:before="240" w:after="60"/>
      <w:outlineLvl w:val="1"/>
    </w:pPr>
    <w:rPr>
      <w:i/>
      <w:sz w:val="20"/>
    </w:rPr>
  </w:style>
  <w:style w:type="paragraph" w:styleId="berschrift3">
    <w:name w:val="heading 3"/>
    <w:basedOn w:val="Standard"/>
    <w:next w:val="Standard"/>
    <w:qFormat/>
    <w:rsid w:val="008A440C"/>
    <w:pPr>
      <w:keepNext/>
      <w:numPr>
        <w:ilvl w:val="2"/>
        <w:numId w:val="1"/>
      </w:numPr>
      <w:spacing w:before="240" w:after="60"/>
      <w:outlineLvl w:val="2"/>
    </w:pPr>
    <w:rPr>
      <w:sz w:val="20"/>
    </w:rPr>
  </w:style>
  <w:style w:type="paragraph" w:styleId="berschrift4">
    <w:name w:val="heading 4"/>
    <w:basedOn w:val="Standard"/>
    <w:next w:val="Standard"/>
    <w:qFormat/>
    <w:rsid w:val="008A440C"/>
    <w:pPr>
      <w:keepNext/>
      <w:numPr>
        <w:ilvl w:val="3"/>
        <w:numId w:val="1"/>
      </w:numPr>
      <w:spacing w:before="240" w:after="60"/>
      <w:outlineLvl w:val="3"/>
    </w:pPr>
    <w:rPr>
      <w:sz w:val="20"/>
    </w:rPr>
  </w:style>
  <w:style w:type="paragraph" w:styleId="berschrift5">
    <w:name w:val="heading 5"/>
    <w:basedOn w:val="Standard"/>
    <w:next w:val="Standard"/>
    <w:qFormat/>
    <w:rsid w:val="008A440C"/>
    <w:pPr>
      <w:numPr>
        <w:ilvl w:val="4"/>
        <w:numId w:val="1"/>
      </w:numPr>
      <w:spacing w:before="240" w:after="60"/>
      <w:outlineLvl w:val="4"/>
    </w:pPr>
  </w:style>
  <w:style w:type="paragraph" w:styleId="berschrift6">
    <w:name w:val="heading 6"/>
    <w:basedOn w:val="Standard"/>
    <w:next w:val="Standard"/>
    <w:qFormat/>
    <w:rsid w:val="008A440C"/>
    <w:pPr>
      <w:numPr>
        <w:ilvl w:val="5"/>
        <w:numId w:val="1"/>
      </w:numPr>
      <w:spacing w:before="240" w:after="60"/>
      <w:outlineLvl w:val="5"/>
    </w:pPr>
    <w:rPr>
      <w:i/>
    </w:rPr>
  </w:style>
  <w:style w:type="paragraph" w:styleId="berschrift7">
    <w:name w:val="heading 7"/>
    <w:basedOn w:val="Standard"/>
    <w:next w:val="Standard"/>
    <w:qFormat/>
    <w:rsid w:val="008A440C"/>
    <w:pPr>
      <w:numPr>
        <w:ilvl w:val="6"/>
        <w:numId w:val="1"/>
      </w:numPr>
      <w:spacing w:before="240" w:after="60"/>
      <w:outlineLvl w:val="6"/>
    </w:pPr>
    <w:rPr>
      <w:sz w:val="20"/>
    </w:rPr>
  </w:style>
  <w:style w:type="paragraph" w:styleId="berschrift8">
    <w:name w:val="heading 8"/>
    <w:basedOn w:val="Standard"/>
    <w:next w:val="Standard"/>
    <w:qFormat/>
    <w:rsid w:val="008A440C"/>
    <w:pPr>
      <w:numPr>
        <w:ilvl w:val="7"/>
        <w:numId w:val="1"/>
      </w:numPr>
      <w:spacing w:before="240" w:after="60"/>
      <w:outlineLvl w:val="7"/>
    </w:pPr>
    <w:rPr>
      <w:i/>
      <w:sz w:val="20"/>
    </w:rPr>
  </w:style>
  <w:style w:type="paragraph" w:styleId="berschrift9">
    <w:name w:val="heading 9"/>
    <w:basedOn w:val="Standard"/>
    <w:next w:val="Standard"/>
    <w:qFormat/>
    <w:rsid w:val="008A440C"/>
    <w:pPr>
      <w:numPr>
        <w:ilvl w:val="8"/>
        <w:numId w:val="1"/>
      </w:numPr>
      <w:spacing w:before="240" w:after="60"/>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locktext">
    <w:name w:val="Block Text"/>
    <w:basedOn w:val="Standard"/>
    <w:rsid w:val="008A440C"/>
    <w:pPr>
      <w:spacing w:after="120"/>
      <w:ind w:left="1440" w:right="1440"/>
    </w:pPr>
    <w:rPr>
      <w:sz w:val="20"/>
    </w:rPr>
  </w:style>
  <w:style w:type="paragraph" w:styleId="Textkrper">
    <w:name w:val="Body Text"/>
    <w:basedOn w:val="Standard"/>
    <w:rsid w:val="008A440C"/>
    <w:pPr>
      <w:spacing w:after="120"/>
    </w:pPr>
    <w:rPr>
      <w:sz w:val="20"/>
    </w:rPr>
  </w:style>
  <w:style w:type="paragraph" w:styleId="Textkrper2">
    <w:name w:val="Body Text 2"/>
    <w:basedOn w:val="Standard"/>
    <w:rsid w:val="008A440C"/>
    <w:pPr>
      <w:spacing w:after="120" w:line="480" w:lineRule="auto"/>
    </w:pPr>
    <w:rPr>
      <w:sz w:val="20"/>
    </w:rPr>
  </w:style>
  <w:style w:type="paragraph" w:styleId="Textkrper3">
    <w:name w:val="Body Text 3"/>
    <w:basedOn w:val="Standard"/>
    <w:rsid w:val="008A440C"/>
    <w:pPr>
      <w:spacing w:after="120"/>
    </w:pPr>
    <w:rPr>
      <w:sz w:val="16"/>
    </w:rPr>
  </w:style>
  <w:style w:type="paragraph" w:styleId="Textkrper-Erstzeileneinzug">
    <w:name w:val="Body Text First Indent"/>
    <w:basedOn w:val="Textkrper"/>
    <w:rsid w:val="008A440C"/>
    <w:pPr>
      <w:ind w:firstLine="210"/>
    </w:pPr>
  </w:style>
  <w:style w:type="paragraph" w:styleId="Textkrper-Zeileneinzug">
    <w:name w:val="Body Text Indent"/>
    <w:basedOn w:val="Standard"/>
    <w:rsid w:val="008A440C"/>
    <w:pPr>
      <w:spacing w:after="120"/>
      <w:ind w:left="360"/>
    </w:pPr>
    <w:rPr>
      <w:sz w:val="20"/>
    </w:rPr>
  </w:style>
  <w:style w:type="paragraph" w:styleId="Textkrper-Erstzeileneinzug2">
    <w:name w:val="Body Text First Indent 2"/>
    <w:basedOn w:val="Textkrper-Zeileneinzug"/>
    <w:rsid w:val="008A440C"/>
    <w:pPr>
      <w:ind w:firstLine="210"/>
    </w:pPr>
  </w:style>
  <w:style w:type="paragraph" w:styleId="Textkrper-Einzug2">
    <w:name w:val="Body Text Indent 2"/>
    <w:basedOn w:val="Standard"/>
    <w:rsid w:val="008A440C"/>
    <w:pPr>
      <w:spacing w:after="120" w:line="480" w:lineRule="auto"/>
      <w:ind w:left="360"/>
    </w:pPr>
    <w:rPr>
      <w:sz w:val="20"/>
    </w:rPr>
  </w:style>
  <w:style w:type="paragraph" w:styleId="Textkrper-Einzug3">
    <w:name w:val="Body Text Indent 3"/>
    <w:basedOn w:val="Standard"/>
    <w:rsid w:val="008A440C"/>
    <w:pPr>
      <w:spacing w:after="120"/>
      <w:ind w:left="360"/>
    </w:pPr>
    <w:rPr>
      <w:sz w:val="16"/>
    </w:rPr>
  </w:style>
  <w:style w:type="paragraph" w:styleId="Beschriftung">
    <w:name w:val="caption"/>
    <w:basedOn w:val="Standard"/>
    <w:next w:val="Standard"/>
    <w:qFormat/>
    <w:rsid w:val="008A440C"/>
    <w:pPr>
      <w:spacing w:before="120" w:after="120"/>
    </w:pPr>
    <w:rPr>
      <w:sz w:val="20"/>
    </w:rPr>
  </w:style>
  <w:style w:type="paragraph" w:styleId="Gruformel">
    <w:name w:val="Closing"/>
    <w:basedOn w:val="Standard"/>
    <w:rsid w:val="008A440C"/>
    <w:pPr>
      <w:ind w:left="4320"/>
    </w:pPr>
    <w:rPr>
      <w:sz w:val="20"/>
    </w:rPr>
  </w:style>
  <w:style w:type="character" w:styleId="Kommentarzeichen">
    <w:name w:val="annotation reference"/>
    <w:basedOn w:val="Absatz-Standardschriftart"/>
    <w:semiHidden/>
    <w:rsid w:val="008A440C"/>
    <w:rPr>
      <w:sz w:val="16"/>
    </w:rPr>
  </w:style>
  <w:style w:type="paragraph" w:styleId="Kommentartext">
    <w:name w:val="annotation text"/>
    <w:basedOn w:val="Standard"/>
    <w:semiHidden/>
    <w:rsid w:val="008A440C"/>
    <w:rPr>
      <w:sz w:val="20"/>
    </w:rPr>
  </w:style>
  <w:style w:type="paragraph" w:customStyle="1" w:styleId="COVER1">
    <w:name w:val="COVER1"/>
    <w:basedOn w:val="Standard"/>
    <w:rsid w:val="008A440C"/>
    <w:rPr>
      <w:sz w:val="20"/>
    </w:rPr>
  </w:style>
  <w:style w:type="paragraph" w:customStyle="1" w:styleId="COVER2">
    <w:name w:val="COVER2"/>
    <w:basedOn w:val="Standard"/>
    <w:rsid w:val="008A440C"/>
    <w:rPr>
      <w:sz w:val="20"/>
    </w:rPr>
  </w:style>
  <w:style w:type="paragraph" w:styleId="Datum">
    <w:name w:val="Date"/>
    <w:basedOn w:val="Standard"/>
    <w:next w:val="Standard"/>
    <w:rsid w:val="008A440C"/>
    <w:rPr>
      <w:sz w:val="20"/>
    </w:rPr>
  </w:style>
  <w:style w:type="paragraph" w:styleId="Dokumentstruktur">
    <w:name w:val="Document Map"/>
    <w:basedOn w:val="Standard"/>
    <w:semiHidden/>
    <w:rsid w:val="008A440C"/>
    <w:pPr>
      <w:shd w:val="clear" w:color="auto" w:fill="000080"/>
    </w:pPr>
    <w:rPr>
      <w:rFonts w:ascii="Tahoma" w:hAnsi="Tahoma"/>
      <w:sz w:val="20"/>
    </w:rPr>
  </w:style>
  <w:style w:type="paragraph" w:customStyle="1" w:styleId="DRAFT">
    <w:name w:val="DRAFT"/>
    <w:basedOn w:val="Standard"/>
    <w:rsid w:val="008A440C"/>
    <w:rPr>
      <w:sz w:val="20"/>
    </w:rPr>
  </w:style>
  <w:style w:type="paragraph" w:customStyle="1" w:styleId="DSCdls">
    <w:name w:val="DSCdls"/>
    <w:rsid w:val="008A440C"/>
    <w:rPr>
      <w:vanish/>
      <w:lang w:val="en-US" w:eastAsia="en-US"/>
    </w:rPr>
  </w:style>
  <w:style w:type="paragraph" w:customStyle="1" w:styleId="dscsep">
    <w:name w:val="dscsep"/>
    <w:basedOn w:val="Standard"/>
    <w:rsid w:val="008A440C"/>
    <w:rPr>
      <w:vanish/>
      <w:sz w:val="20"/>
    </w:rPr>
  </w:style>
  <w:style w:type="character" w:styleId="Hervorhebung">
    <w:name w:val="Emphasis"/>
    <w:basedOn w:val="Absatz-Standardschriftart"/>
    <w:qFormat/>
    <w:rsid w:val="008A440C"/>
    <w:rPr>
      <w:i/>
    </w:rPr>
  </w:style>
  <w:style w:type="character" w:styleId="Endnotenzeichen">
    <w:name w:val="endnote reference"/>
    <w:basedOn w:val="Absatz-Standardschriftart"/>
    <w:semiHidden/>
    <w:rsid w:val="008A440C"/>
    <w:rPr>
      <w:vertAlign w:val="superscript"/>
    </w:rPr>
  </w:style>
  <w:style w:type="paragraph" w:styleId="Endnotentext">
    <w:name w:val="endnote text"/>
    <w:basedOn w:val="Standard"/>
    <w:semiHidden/>
    <w:rsid w:val="008A440C"/>
    <w:rPr>
      <w:sz w:val="20"/>
    </w:rPr>
  </w:style>
  <w:style w:type="paragraph" w:styleId="Umschlagadresse">
    <w:name w:val="envelope address"/>
    <w:basedOn w:val="Standard"/>
    <w:rsid w:val="008A440C"/>
    <w:pPr>
      <w:framePr w:w="7920" w:h="1980" w:hRule="exact" w:hSpace="180" w:wrap="auto" w:hAnchor="page" w:xAlign="center" w:yAlign="bottom"/>
      <w:ind w:left="2880"/>
    </w:pPr>
    <w:rPr>
      <w:sz w:val="20"/>
    </w:rPr>
  </w:style>
  <w:style w:type="paragraph" w:styleId="Umschlagabsenderadresse">
    <w:name w:val="envelope return"/>
    <w:basedOn w:val="Standard"/>
    <w:rsid w:val="008A440C"/>
    <w:rPr>
      <w:sz w:val="20"/>
    </w:rPr>
  </w:style>
  <w:style w:type="character" w:styleId="BesuchterLink">
    <w:name w:val="FollowedHyperlink"/>
    <w:basedOn w:val="Absatz-Standardschriftart"/>
    <w:rsid w:val="008A440C"/>
    <w:rPr>
      <w:color w:val="800080"/>
      <w:u w:val="single"/>
    </w:rPr>
  </w:style>
  <w:style w:type="paragraph" w:styleId="Fuzeile">
    <w:name w:val="footer"/>
    <w:basedOn w:val="Standard"/>
    <w:link w:val="FuzeileZchn"/>
    <w:uiPriority w:val="99"/>
    <w:rsid w:val="008A440C"/>
    <w:pPr>
      <w:tabs>
        <w:tab w:val="center" w:pos="4320"/>
        <w:tab w:val="right" w:pos="8640"/>
      </w:tabs>
    </w:pPr>
    <w:rPr>
      <w:sz w:val="20"/>
    </w:rPr>
  </w:style>
  <w:style w:type="character" w:styleId="Funotenzeichen">
    <w:name w:val="footnote reference"/>
    <w:basedOn w:val="Absatz-Standardschriftart"/>
    <w:semiHidden/>
    <w:rsid w:val="008A440C"/>
    <w:rPr>
      <w:vertAlign w:val="superscript"/>
    </w:rPr>
  </w:style>
  <w:style w:type="paragraph" w:styleId="Funotentext">
    <w:name w:val="footnote text"/>
    <w:basedOn w:val="Standard"/>
    <w:semiHidden/>
    <w:rsid w:val="008A440C"/>
    <w:rPr>
      <w:sz w:val="20"/>
    </w:rPr>
  </w:style>
  <w:style w:type="paragraph" w:styleId="Kopfzeile">
    <w:name w:val="header"/>
    <w:basedOn w:val="Standard"/>
    <w:link w:val="KopfzeileZchn"/>
    <w:rsid w:val="002C0AEF"/>
    <w:rPr>
      <w:sz w:val="16"/>
    </w:rPr>
  </w:style>
  <w:style w:type="character" w:styleId="Hyperlink">
    <w:name w:val="Hyperlink"/>
    <w:basedOn w:val="Absatz-Standardschriftart"/>
    <w:uiPriority w:val="99"/>
    <w:rsid w:val="008A440C"/>
    <w:rPr>
      <w:color w:val="0000FF"/>
      <w:u w:val="single"/>
    </w:rPr>
  </w:style>
  <w:style w:type="paragraph" w:styleId="Index1">
    <w:name w:val="index 1"/>
    <w:basedOn w:val="Standard"/>
    <w:next w:val="Standard"/>
    <w:autoRedefine/>
    <w:semiHidden/>
    <w:rsid w:val="008A440C"/>
    <w:pPr>
      <w:ind w:left="200" w:hanging="200"/>
    </w:pPr>
    <w:rPr>
      <w:sz w:val="20"/>
    </w:rPr>
  </w:style>
  <w:style w:type="paragraph" w:styleId="Index2">
    <w:name w:val="index 2"/>
    <w:basedOn w:val="Standard"/>
    <w:next w:val="Standard"/>
    <w:autoRedefine/>
    <w:semiHidden/>
    <w:rsid w:val="008A440C"/>
    <w:pPr>
      <w:ind w:left="400" w:hanging="200"/>
    </w:pPr>
    <w:rPr>
      <w:sz w:val="20"/>
    </w:rPr>
  </w:style>
  <w:style w:type="paragraph" w:styleId="Index3">
    <w:name w:val="index 3"/>
    <w:basedOn w:val="Standard"/>
    <w:next w:val="Standard"/>
    <w:autoRedefine/>
    <w:semiHidden/>
    <w:rsid w:val="008A440C"/>
    <w:pPr>
      <w:ind w:left="600" w:hanging="200"/>
    </w:pPr>
    <w:rPr>
      <w:sz w:val="20"/>
    </w:rPr>
  </w:style>
  <w:style w:type="paragraph" w:styleId="Index4">
    <w:name w:val="index 4"/>
    <w:basedOn w:val="Standard"/>
    <w:next w:val="Standard"/>
    <w:autoRedefine/>
    <w:semiHidden/>
    <w:rsid w:val="008A440C"/>
    <w:pPr>
      <w:ind w:left="800" w:hanging="200"/>
    </w:pPr>
    <w:rPr>
      <w:sz w:val="20"/>
    </w:rPr>
  </w:style>
  <w:style w:type="paragraph" w:styleId="Index5">
    <w:name w:val="index 5"/>
    <w:basedOn w:val="Standard"/>
    <w:next w:val="Standard"/>
    <w:autoRedefine/>
    <w:semiHidden/>
    <w:rsid w:val="008A440C"/>
    <w:pPr>
      <w:ind w:left="1000" w:hanging="200"/>
    </w:pPr>
    <w:rPr>
      <w:sz w:val="20"/>
    </w:rPr>
  </w:style>
  <w:style w:type="paragraph" w:styleId="Index6">
    <w:name w:val="index 6"/>
    <w:basedOn w:val="Standard"/>
    <w:next w:val="Standard"/>
    <w:autoRedefine/>
    <w:semiHidden/>
    <w:rsid w:val="008A440C"/>
    <w:pPr>
      <w:ind w:left="1200" w:hanging="200"/>
    </w:pPr>
    <w:rPr>
      <w:sz w:val="20"/>
    </w:rPr>
  </w:style>
  <w:style w:type="paragraph" w:styleId="Index7">
    <w:name w:val="index 7"/>
    <w:basedOn w:val="Standard"/>
    <w:next w:val="Standard"/>
    <w:autoRedefine/>
    <w:semiHidden/>
    <w:rsid w:val="008A440C"/>
    <w:pPr>
      <w:ind w:left="1400" w:hanging="200"/>
    </w:pPr>
    <w:rPr>
      <w:sz w:val="20"/>
    </w:rPr>
  </w:style>
  <w:style w:type="paragraph" w:styleId="Index8">
    <w:name w:val="index 8"/>
    <w:basedOn w:val="Standard"/>
    <w:next w:val="Standard"/>
    <w:autoRedefine/>
    <w:semiHidden/>
    <w:rsid w:val="008A440C"/>
    <w:pPr>
      <w:ind w:left="1600" w:hanging="200"/>
    </w:pPr>
    <w:rPr>
      <w:sz w:val="20"/>
    </w:rPr>
  </w:style>
  <w:style w:type="paragraph" w:styleId="Index9">
    <w:name w:val="index 9"/>
    <w:basedOn w:val="Standard"/>
    <w:next w:val="Standard"/>
    <w:autoRedefine/>
    <w:semiHidden/>
    <w:rsid w:val="008A440C"/>
    <w:pPr>
      <w:ind w:left="1800" w:hanging="200"/>
    </w:pPr>
    <w:rPr>
      <w:sz w:val="20"/>
    </w:rPr>
  </w:style>
  <w:style w:type="paragraph" w:styleId="Indexberschrift">
    <w:name w:val="index heading"/>
    <w:basedOn w:val="Standard"/>
    <w:next w:val="Index1"/>
    <w:semiHidden/>
    <w:rsid w:val="008A440C"/>
    <w:rPr>
      <w:sz w:val="20"/>
    </w:rPr>
  </w:style>
  <w:style w:type="character" w:styleId="Zeilennummer">
    <w:name w:val="line number"/>
    <w:basedOn w:val="Absatz-Standardschriftart"/>
    <w:rsid w:val="008A440C"/>
  </w:style>
  <w:style w:type="paragraph" w:styleId="Liste">
    <w:name w:val="List"/>
    <w:basedOn w:val="Standard"/>
    <w:rsid w:val="008A440C"/>
    <w:pPr>
      <w:ind w:left="360" w:hanging="360"/>
    </w:pPr>
    <w:rPr>
      <w:sz w:val="20"/>
    </w:rPr>
  </w:style>
  <w:style w:type="paragraph" w:styleId="Liste2">
    <w:name w:val="List 2"/>
    <w:basedOn w:val="Standard"/>
    <w:rsid w:val="008A440C"/>
    <w:pPr>
      <w:ind w:left="720" w:hanging="360"/>
    </w:pPr>
    <w:rPr>
      <w:sz w:val="20"/>
    </w:rPr>
  </w:style>
  <w:style w:type="paragraph" w:styleId="Liste3">
    <w:name w:val="List 3"/>
    <w:basedOn w:val="Standard"/>
    <w:rsid w:val="008A440C"/>
    <w:pPr>
      <w:ind w:left="1080" w:hanging="360"/>
    </w:pPr>
    <w:rPr>
      <w:sz w:val="20"/>
    </w:rPr>
  </w:style>
  <w:style w:type="paragraph" w:styleId="Liste4">
    <w:name w:val="List 4"/>
    <w:basedOn w:val="Standard"/>
    <w:rsid w:val="008A440C"/>
    <w:pPr>
      <w:ind w:left="1440" w:hanging="360"/>
    </w:pPr>
    <w:rPr>
      <w:sz w:val="20"/>
    </w:rPr>
  </w:style>
  <w:style w:type="paragraph" w:styleId="Liste5">
    <w:name w:val="List 5"/>
    <w:basedOn w:val="Standard"/>
    <w:rsid w:val="008A440C"/>
    <w:pPr>
      <w:ind w:left="1800" w:hanging="360"/>
    </w:pPr>
    <w:rPr>
      <w:sz w:val="20"/>
    </w:rPr>
  </w:style>
  <w:style w:type="paragraph" w:styleId="Aufzhlungszeichen">
    <w:name w:val="List Bullet"/>
    <w:basedOn w:val="Standard"/>
    <w:autoRedefine/>
    <w:rsid w:val="008A440C"/>
    <w:rPr>
      <w:sz w:val="20"/>
    </w:rPr>
  </w:style>
  <w:style w:type="paragraph" w:styleId="Aufzhlungszeichen2">
    <w:name w:val="List Bullet 2"/>
    <w:basedOn w:val="Standard"/>
    <w:autoRedefine/>
    <w:rsid w:val="008A440C"/>
    <w:rPr>
      <w:sz w:val="20"/>
    </w:rPr>
  </w:style>
  <w:style w:type="paragraph" w:styleId="Aufzhlungszeichen3">
    <w:name w:val="List Bullet 3"/>
    <w:basedOn w:val="Standard"/>
    <w:autoRedefine/>
    <w:rsid w:val="008A440C"/>
    <w:rPr>
      <w:sz w:val="20"/>
    </w:rPr>
  </w:style>
  <w:style w:type="paragraph" w:styleId="Aufzhlungszeichen4">
    <w:name w:val="List Bullet 4"/>
    <w:basedOn w:val="Standard"/>
    <w:autoRedefine/>
    <w:rsid w:val="008A440C"/>
    <w:rPr>
      <w:sz w:val="20"/>
    </w:rPr>
  </w:style>
  <w:style w:type="paragraph" w:styleId="Aufzhlungszeichen5">
    <w:name w:val="List Bullet 5"/>
    <w:basedOn w:val="Standard"/>
    <w:autoRedefine/>
    <w:rsid w:val="008A440C"/>
    <w:rPr>
      <w:sz w:val="20"/>
    </w:rPr>
  </w:style>
  <w:style w:type="paragraph" w:styleId="Listenfortsetzung">
    <w:name w:val="List Continue"/>
    <w:basedOn w:val="Standard"/>
    <w:rsid w:val="008A440C"/>
    <w:pPr>
      <w:spacing w:after="120"/>
      <w:ind w:left="360"/>
    </w:pPr>
    <w:rPr>
      <w:sz w:val="20"/>
    </w:rPr>
  </w:style>
  <w:style w:type="paragraph" w:styleId="Listenfortsetzung2">
    <w:name w:val="List Continue 2"/>
    <w:basedOn w:val="Standard"/>
    <w:rsid w:val="008A440C"/>
    <w:pPr>
      <w:spacing w:after="120"/>
      <w:ind w:left="720"/>
    </w:pPr>
    <w:rPr>
      <w:sz w:val="20"/>
    </w:rPr>
  </w:style>
  <w:style w:type="paragraph" w:styleId="Listenfortsetzung3">
    <w:name w:val="List Continue 3"/>
    <w:basedOn w:val="Standard"/>
    <w:rsid w:val="008A440C"/>
    <w:pPr>
      <w:spacing w:after="120"/>
      <w:ind w:left="1080"/>
    </w:pPr>
    <w:rPr>
      <w:sz w:val="20"/>
    </w:rPr>
  </w:style>
  <w:style w:type="paragraph" w:styleId="Listenfortsetzung4">
    <w:name w:val="List Continue 4"/>
    <w:basedOn w:val="Standard"/>
    <w:rsid w:val="008A440C"/>
    <w:pPr>
      <w:spacing w:after="120"/>
      <w:ind w:left="1440"/>
    </w:pPr>
    <w:rPr>
      <w:sz w:val="20"/>
    </w:rPr>
  </w:style>
  <w:style w:type="paragraph" w:styleId="Listenfortsetzung5">
    <w:name w:val="List Continue 5"/>
    <w:basedOn w:val="Standard"/>
    <w:rsid w:val="008A440C"/>
    <w:pPr>
      <w:spacing w:after="120"/>
      <w:ind w:left="1800"/>
    </w:pPr>
    <w:rPr>
      <w:sz w:val="20"/>
    </w:rPr>
  </w:style>
  <w:style w:type="paragraph" w:styleId="Listennummer">
    <w:name w:val="List Number"/>
    <w:basedOn w:val="Standard"/>
    <w:rsid w:val="008A440C"/>
    <w:rPr>
      <w:sz w:val="20"/>
    </w:rPr>
  </w:style>
  <w:style w:type="paragraph" w:styleId="Listennummer2">
    <w:name w:val="List Number 2"/>
    <w:basedOn w:val="Standard"/>
    <w:rsid w:val="008A440C"/>
    <w:rPr>
      <w:sz w:val="20"/>
    </w:rPr>
  </w:style>
  <w:style w:type="paragraph" w:styleId="Listennummer3">
    <w:name w:val="List Number 3"/>
    <w:basedOn w:val="Standard"/>
    <w:rsid w:val="008A440C"/>
    <w:rPr>
      <w:sz w:val="20"/>
    </w:rPr>
  </w:style>
  <w:style w:type="paragraph" w:styleId="Listennummer4">
    <w:name w:val="List Number 4"/>
    <w:basedOn w:val="Standard"/>
    <w:rsid w:val="008A440C"/>
    <w:rPr>
      <w:sz w:val="20"/>
    </w:rPr>
  </w:style>
  <w:style w:type="paragraph" w:styleId="Listennummer5">
    <w:name w:val="List Number 5"/>
    <w:basedOn w:val="Standard"/>
    <w:rsid w:val="008A440C"/>
    <w:rPr>
      <w:sz w:val="20"/>
    </w:rPr>
  </w:style>
  <w:style w:type="paragraph" w:styleId="Makrotext">
    <w:name w:val="macro"/>
    <w:semiHidden/>
    <w:rsid w:val="008A440C"/>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styleId="Nachrichtenkopf">
    <w:name w:val="Message Header"/>
    <w:basedOn w:val="Standard"/>
    <w:rsid w:val="008A440C"/>
    <w:pPr>
      <w:pBdr>
        <w:top w:val="single" w:sz="6" w:space="1" w:color="auto"/>
        <w:left w:val="single" w:sz="6" w:space="1" w:color="auto"/>
        <w:bottom w:val="single" w:sz="6" w:space="1" w:color="auto"/>
        <w:right w:val="single" w:sz="6" w:space="1" w:color="auto"/>
      </w:pBdr>
      <w:shd w:val="pct20" w:color="auto" w:fill="auto"/>
      <w:ind w:left="1080" w:hanging="1080"/>
    </w:pPr>
    <w:rPr>
      <w:sz w:val="20"/>
    </w:rPr>
  </w:style>
  <w:style w:type="paragraph" w:styleId="StandardWeb">
    <w:name w:val="Normal (Web)"/>
    <w:basedOn w:val="Standard"/>
    <w:rsid w:val="008A440C"/>
  </w:style>
  <w:style w:type="paragraph" w:styleId="Standardeinzug">
    <w:name w:val="Normal Indent"/>
    <w:basedOn w:val="Standard"/>
    <w:rsid w:val="008A440C"/>
    <w:pPr>
      <w:ind w:left="720"/>
    </w:pPr>
    <w:rPr>
      <w:sz w:val="20"/>
    </w:rPr>
  </w:style>
  <w:style w:type="paragraph" w:styleId="Fu-Endnotenberschrift">
    <w:name w:val="Note Heading"/>
    <w:basedOn w:val="Standard"/>
    <w:next w:val="Standard"/>
    <w:rsid w:val="008A440C"/>
    <w:rPr>
      <w:sz w:val="20"/>
    </w:rPr>
  </w:style>
  <w:style w:type="character" w:styleId="Seitenzahl">
    <w:name w:val="page number"/>
    <w:basedOn w:val="Absatz-Standardschriftart"/>
    <w:rsid w:val="008A440C"/>
  </w:style>
  <w:style w:type="paragraph" w:styleId="NurText">
    <w:name w:val="Plain Text"/>
    <w:basedOn w:val="Standard"/>
    <w:rsid w:val="008A440C"/>
    <w:rPr>
      <w:rFonts w:ascii="Courier New" w:hAnsi="Courier New"/>
      <w:sz w:val="20"/>
    </w:rPr>
  </w:style>
  <w:style w:type="paragraph" w:styleId="Anrede">
    <w:name w:val="Salutation"/>
    <w:basedOn w:val="Standard"/>
    <w:next w:val="Standard"/>
    <w:rsid w:val="008A440C"/>
    <w:rPr>
      <w:sz w:val="20"/>
    </w:rPr>
  </w:style>
  <w:style w:type="paragraph" w:styleId="Unterschrift">
    <w:name w:val="Signature"/>
    <w:basedOn w:val="Standard"/>
    <w:rsid w:val="008A440C"/>
    <w:pPr>
      <w:ind w:left="4320"/>
    </w:pPr>
    <w:rPr>
      <w:sz w:val="20"/>
    </w:rPr>
  </w:style>
  <w:style w:type="character" w:styleId="Fett">
    <w:name w:val="Strong"/>
    <w:basedOn w:val="Absatz-Standardschriftart"/>
    <w:qFormat/>
    <w:rsid w:val="008A440C"/>
    <w:rPr>
      <w:b/>
    </w:rPr>
  </w:style>
  <w:style w:type="paragraph" w:styleId="Untertitel">
    <w:name w:val="Subtitle"/>
    <w:basedOn w:val="Standard"/>
    <w:qFormat/>
    <w:rsid w:val="008A440C"/>
    <w:pPr>
      <w:spacing w:after="60"/>
      <w:jc w:val="center"/>
      <w:outlineLvl w:val="1"/>
    </w:pPr>
  </w:style>
  <w:style w:type="paragraph" w:customStyle="1" w:styleId="SUP">
    <w:name w:val="SUP"/>
    <w:basedOn w:val="Standard"/>
    <w:rsid w:val="008A440C"/>
    <w:rPr>
      <w:color w:val="0000FF"/>
    </w:rPr>
  </w:style>
  <w:style w:type="paragraph" w:styleId="Rechtsgrundlagenverzeichnis">
    <w:name w:val="table of authorities"/>
    <w:basedOn w:val="Standard"/>
    <w:next w:val="Standard"/>
    <w:semiHidden/>
    <w:rsid w:val="008A440C"/>
    <w:pPr>
      <w:ind w:left="200" w:hanging="200"/>
    </w:pPr>
    <w:rPr>
      <w:sz w:val="20"/>
    </w:rPr>
  </w:style>
  <w:style w:type="paragraph" w:styleId="Abbildungsverzeichnis">
    <w:name w:val="table of figures"/>
    <w:basedOn w:val="Standard"/>
    <w:next w:val="Standard"/>
    <w:semiHidden/>
    <w:rsid w:val="008A440C"/>
    <w:pPr>
      <w:ind w:left="400" w:hanging="400"/>
    </w:pPr>
    <w:rPr>
      <w:sz w:val="20"/>
    </w:rPr>
  </w:style>
  <w:style w:type="paragraph" w:styleId="Titel">
    <w:name w:val="Title"/>
    <w:basedOn w:val="Standard"/>
    <w:qFormat/>
    <w:rsid w:val="008A440C"/>
    <w:pPr>
      <w:spacing w:before="240" w:after="60"/>
      <w:jc w:val="center"/>
      <w:outlineLvl w:val="0"/>
    </w:pPr>
    <w:rPr>
      <w:kern w:val="28"/>
      <w:sz w:val="32"/>
    </w:rPr>
  </w:style>
  <w:style w:type="paragraph" w:styleId="RGV-berschrift">
    <w:name w:val="toa heading"/>
    <w:basedOn w:val="Standard"/>
    <w:next w:val="Standard"/>
    <w:semiHidden/>
    <w:rsid w:val="008A440C"/>
    <w:pPr>
      <w:spacing w:before="120"/>
    </w:pPr>
  </w:style>
  <w:style w:type="paragraph" w:styleId="Verzeichnis1">
    <w:name w:val="toc 1"/>
    <w:basedOn w:val="Verzeichnis10913"/>
    <w:next w:val="Verzeichnis10913"/>
    <w:uiPriority w:val="39"/>
    <w:rsid w:val="00A128B7"/>
    <w:pPr>
      <w:pBdr>
        <w:top w:val="single" w:sz="4" w:space="3" w:color="auto"/>
        <w:bottom w:val="single" w:sz="4" w:space="3" w:color="auto"/>
        <w:between w:val="dashed" w:sz="4" w:space="3" w:color="auto"/>
      </w:pBdr>
      <w:tabs>
        <w:tab w:val="clear" w:pos="9854"/>
        <w:tab w:val="right" w:pos="9856"/>
      </w:tabs>
      <w:spacing w:line="260" w:lineRule="exact"/>
    </w:pPr>
    <w:rPr>
      <w:szCs w:val="20"/>
    </w:rPr>
  </w:style>
  <w:style w:type="paragraph" w:styleId="Verzeichnis2">
    <w:name w:val="toc 2"/>
    <w:basedOn w:val="Standard"/>
    <w:next w:val="Standard"/>
    <w:autoRedefine/>
    <w:semiHidden/>
    <w:rsid w:val="008A440C"/>
    <w:pPr>
      <w:ind w:left="200"/>
    </w:pPr>
    <w:rPr>
      <w:sz w:val="20"/>
    </w:rPr>
  </w:style>
  <w:style w:type="paragraph" w:styleId="Verzeichnis3">
    <w:name w:val="toc 3"/>
    <w:basedOn w:val="Standard"/>
    <w:next w:val="Standard"/>
    <w:autoRedefine/>
    <w:semiHidden/>
    <w:rsid w:val="008A440C"/>
    <w:pPr>
      <w:ind w:left="400"/>
    </w:pPr>
    <w:rPr>
      <w:sz w:val="20"/>
    </w:rPr>
  </w:style>
  <w:style w:type="paragraph" w:styleId="Verzeichnis4">
    <w:name w:val="toc 4"/>
    <w:basedOn w:val="Standard"/>
    <w:next w:val="Standard"/>
    <w:autoRedefine/>
    <w:semiHidden/>
    <w:rsid w:val="008A440C"/>
    <w:pPr>
      <w:ind w:left="600"/>
    </w:pPr>
    <w:rPr>
      <w:sz w:val="20"/>
    </w:rPr>
  </w:style>
  <w:style w:type="paragraph" w:styleId="Verzeichnis5">
    <w:name w:val="toc 5"/>
    <w:basedOn w:val="Standard"/>
    <w:next w:val="Standard"/>
    <w:autoRedefine/>
    <w:semiHidden/>
    <w:rsid w:val="008A440C"/>
    <w:pPr>
      <w:ind w:left="800"/>
    </w:pPr>
    <w:rPr>
      <w:sz w:val="20"/>
    </w:rPr>
  </w:style>
  <w:style w:type="paragraph" w:styleId="Verzeichnis6">
    <w:name w:val="toc 6"/>
    <w:basedOn w:val="Standard"/>
    <w:next w:val="Standard"/>
    <w:autoRedefine/>
    <w:semiHidden/>
    <w:rsid w:val="008A440C"/>
    <w:pPr>
      <w:ind w:left="1000"/>
    </w:pPr>
    <w:rPr>
      <w:sz w:val="20"/>
    </w:rPr>
  </w:style>
  <w:style w:type="paragraph" w:styleId="Verzeichnis7">
    <w:name w:val="toc 7"/>
    <w:basedOn w:val="Standard"/>
    <w:next w:val="Standard"/>
    <w:autoRedefine/>
    <w:semiHidden/>
    <w:rsid w:val="008A440C"/>
    <w:pPr>
      <w:ind w:left="1200"/>
    </w:pPr>
    <w:rPr>
      <w:sz w:val="20"/>
    </w:rPr>
  </w:style>
  <w:style w:type="paragraph" w:styleId="Verzeichnis8">
    <w:name w:val="toc 8"/>
    <w:basedOn w:val="Standard"/>
    <w:next w:val="Standard"/>
    <w:autoRedefine/>
    <w:semiHidden/>
    <w:rsid w:val="008A440C"/>
    <w:pPr>
      <w:ind w:left="1400"/>
    </w:pPr>
    <w:rPr>
      <w:sz w:val="20"/>
    </w:rPr>
  </w:style>
  <w:style w:type="paragraph" w:styleId="Verzeichnis9">
    <w:name w:val="toc 9"/>
    <w:basedOn w:val="Standard"/>
    <w:next w:val="Standard"/>
    <w:autoRedefine/>
    <w:semiHidden/>
    <w:rsid w:val="008A440C"/>
    <w:pPr>
      <w:ind w:left="1600"/>
    </w:pPr>
    <w:rPr>
      <w:sz w:val="20"/>
    </w:rPr>
  </w:style>
  <w:style w:type="character" w:customStyle="1" w:styleId="DLSVT">
    <w:name w:val="DLSVT"/>
    <w:rsid w:val="008A440C"/>
    <w:rPr>
      <w:vanish/>
    </w:rPr>
  </w:style>
  <w:style w:type="character" w:customStyle="1" w:styleId="DLSVAR">
    <w:name w:val="DLSVAR"/>
    <w:rsid w:val="008A440C"/>
    <w:rPr>
      <w:dstrike w:val="0"/>
      <w:color w:val="FF0000"/>
      <w:vertAlign w:val="baseline"/>
    </w:rPr>
  </w:style>
  <w:style w:type="character" w:customStyle="1" w:styleId="DLSFMT">
    <w:name w:val="DLSFMT"/>
    <w:rsid w:val="008A440C"/>
    <w:rPr>
      <w:dstrike w:val="0"/>
      <w:vanish/>
      <w:effect w:val="none"/>
      <w:vertAlign w:val="baseline"/>
    </w:rPr>
  </w:style>
  <w:style w:type="character" w:customStyle="1" w:styleId="DLSLOC">
    <w:name w:val="DLSLOC"/>
    <w:rsid w:val="008A440C"/>
    <w:rPr>
      <w:dstrike w:val="0"/>
      <w:vanish/>
      <w:vertAlign w:val="baseline"/>
    </w:rPr>
  </w:style>
  <w:style w:type="paragraph" w:customStyle="1" w:styleId="tabletext">
    <w:name w:val="tabletext"/>
    <w:basedOn w:val="Standard"/>
    <w:rsid w:val="008A440C"/>
  </w:style>
  <w:style w:type="paragraph" w:styleId="Kommentarthema">
    <w:name w:val="annotation subject"/>
    <w:basedOn w:val="Kommentartext"/>
    <w:next w:val="Kommentartext"/>
    <w:semiHidden/>
    <w:rsid w:val="008A440C"/>
    <w:rPr>
      <w:bCs/>
    </w:rPr>
  </w:style>
  <w:style w:type="paragraph" w:styleId="Sprechblasentext">
    <w:name w:val="Balloon Text"/>
    <w:basedOn w:val="Standard"/>
    <w:semiHidden/>
    <w:rsid w:val="008A440C"/>
    <w:rPr>
      <w:rFonts w:ascii="Tahoma" w:hAnsi="Tahoma" w:cs="Tahoma"/>
      <w:sz w:val="16"/>
      <w:szCs w:val="16"/>
    </w:rPr>
  </w:style>
  <w:style w:type="table" w:styleId="Tabellenraster">
    <w:name w:val="Table Grid"/>
    <w:basedOn w:val="NormaleTabelle"/>
    <w:uiPriority w:val="59"/>
    <w:rsid w:val="008A44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SCUC">
    <w:name w:val="DSCUC"/>
    <w:rsid w:val="00212B69"/>
    <w:rPr>
      <w:dstrike w:val="0"/>
      <w:color w:val="FF0000"/>
      <w:vertAlign w:val="baseline"/>
    </w:rPr>
  </w:style>
  <w:style w:type="character" w:customStyle="1" w:styleId="DSCUSG">
    <w:name w:val="DSCUSG"/>
    <w:rsid w:val="00212B69"/>
    <w:rPr>
      <w:dstrike w:val="0"/>
      <w:vanish/>
      <w:vertAlign w:val="baseline"/>
    </w:rPr>
  </w:style>
  <w:style w:type="paragraph" w:customStyle="1" w:styleId="Adressen0811">
    <w:name w:val="_Adressen_08_11"/>
    <w:basedOn w:val="Standard0913"/>
    <w:rsid w:val="002D1A7D"/>
    <w:pPr>
      <w:spacing w:line="220" w:lineRule="atLeast"/>
    </w:pPr>
    <w:rPr>
      <w:sz w:val="16"/>
      <w:szCs w:val="22"/>
      <w:lang w:eastAsia="de-CH"/>
    </w:rPr>
  </w:style>
  <w:style w:type="paragraph" w:customStyle="1" w:styleId="Adressen0811fett">
    <w:name w:val="_Adressen_08_11_fett"/>
    <w:basedOn w:val="Adressen0811"/>
    <w:rsid w:val="002D1A7D"/>
    <w:rPr>
      <w:b/>
    </w:rPr>
  </w:style>
  <w:style w:type="paragraph" w:customStyle="1" w:styleId="Adressen1212fett">
    <w:name w:val="_Adressen_12_12_fett"/>
    <w:basedOn w:val="Adressen0811fett"/>
    <w:rsid w:val="002D1A7D"/>
    <w:rPr>
      <w:sz w:val="24"/>
      <w:szCs w:val="24"/>
    </w:rPr>
  </w:style>
  <w:style w:type="paragraph" w:customStyle="1" w:styleId="Betreff">
    <w:name w:val="_Betreff"/>
    <w:basedOn w:val="Standard0913"/>
    <w:rsid w:val="002D1A7D"/>
    <w:pPr>
      <w:ind w:right="2098"/>
    </w:pPr>
    <w:rPr>
      <w:b/>
      <w:sz w:val="24"/>
      <w:szCs w:val="22"/>
      <w:lang w:eastAsia="de-CH"/>
    </w:rPr>
  </w:style>
  <w:style w:type="paragraph" w:customStyle="1" w:styleId="Standard0812kurz">
    <w:name w:val="_Standard_08_12_kurz"/>
    <w:basedOn w:val="Standard0812"/>
    <w:rsid w:val="002D1A7D"/>
    <w:pPr>
      <w:ind w:right="1474"/>
    </w:pPr>
    <w:rPr>
      <w:sz w:val="16"/>
      <w:szCs w:val="22"/>
      <w:lang w:eastAsia="de-CH"/>
    </w:rPr>
  </w:style>
  <w:style w:type="paragraph" w:customStyle="1" w:styleId="Standard0913kurz">
    <w:name w:val="_Standard_09_13_kurz"/>
    <w:basedOn w:val="Standard0913"/>
    <w:qFormat/>
    <w:rsid w:val="002D1A7D"/>
    <w:pPr>
      <w:ind w:right="1474"/>
    </w:pPr>
  </w:style>
  <w:style w:type="paragraph" w:customStyle="1" w:styleId="Ruecksendefeld0912">
    <w:name w:val="_Ruecksendefeld_09_12"/>
    <w:basedOn w:val="Standard0913"/>
    <w:rsid w:val="002D1A7D"/>
    <w:pPr>
      <w:spacing w:line="240" w:lineRule="exact"/>
      <w:ind w:right="284"/>
      <w:jc w:val="right"/>
    </w:pPr>
  </w:style>
  <w:style w:type="paragraph" w:customStyle="1" w:styleId="Seitennummer0813">
    <w:name w:val="_Seitennummer_08_13"/>
    <w:basedOn w:val="Standard0913"/>
    <w:rsid w:val="002D1A7D"/>
    <w:pPr>
      <w:spacing w:line="260" w:lineRule="exact"/>
      <w:jc w:val="right"/>
    </w:pPr>
    <w:rPr>
      <w:sz w:val="16"/>
      <w:szCs w:val="16"/>
    </w:rPr>
  </w:style>
  <w:style w:type="paragraph" w:customStyle="1" w:styleId="Empfaenger0911">
    <w:name w:val="_Empfaenger_09_11"/>
    <w:basedOn w:val="Standard0913"/>
    <w:rsid w:val="002D1A7D"/>
    <w:pPr>
      <w:spacing w:line="220" w:lineRule="exact"/>
    </w:pPr>
  </w:style>
  <w:style w:type="paragraph" w:customStyle="1" w:styleId="Zustellvermerk0912fett">
    <w:name w:val="_Zustellvermerk_09_12_fett"/>
    <w:basedOn w:val="Standard0913"/>
    <w:rsid w:val="002D1A7D"/>
    <w:pPr>
      <w:spacing w:line="240" w:lineRule="exact"/>
    </w:pPr>
    <w:rPr>
      <w:b/>
    </w:rPr>
  </w:style>
  <w:style w:type="paragraph" w:customStyle="1" w:styleId="Datum0912">
    <w:name w:val="_Datum_09_12"/>
    <w:basedOn w:val="Standard0913"/>
    <w:rsid w:val="002D1A7D"/>
    <w:pPr>
      <w:spacing w:line="240" w:lineRule="exact"/>
    </w:pPr>
  </w:style>
  <w:style w:type="character" w:customStyle="1" w:styleId="FuzeileZchn">
    <w:name w:val="Fußzeile Zchn"/>
    <w:basedOn w:val="Absatz-Standardschriftart"/>
    <w:link w:val="Fuzeile"/>
    <w:uiPriority w:val="99"/>
    <w:rsid w:val="00871818"/>
    <w:rPr>
      <w:rFonts w:ascii="Arial" w:hAnsi="Arial"/>
      <w:lang w:eastAsia="en-US"/>
    </w:rPr>
  </w:style>
  <w:style w:type="paragraph" w:customStyle="1" w:styleId="Standard0913">
    <w:name w:val="_Standard_09_13"/>
    <w:qFormat/>
    <w:rsid w:val="002D1A7D"/>
    <w:pPr>
      <w:tabs>
        <w:tab w:val="left" w:pos="357"/>
        <w:tab w:val="left" w:pos="709"/>
        <w:tab w:val="left" w:pos="1066"/>
        <w:tab w:val="left" w:pos="1418"/>
        <w:tab w:val="left" w:pos="1780"/>
        <w:tab w:val="left" w:pos="2126"/>
        <w:tab w:val="left" w:pos="2483"/>
        <w:tab w:val="left" w:pos="2835"/>
      </w:tabs>
      <w:spacing w:line="260" w:lineRule="atLeast"/>
    </w:pPr>
    <w:rPr>
      <w:szCs w:val="24"/>
      <w:lang w:eastAsia="en-US"/>
    </w:rPr>
  </w:style>
  <w:style w:type="paragraph" w:customStyle="1" w:styleId="Standard0812">
    <w:name w:val="_Standard_08_12"/>
    <w:basedOn w:val="Standard0913"/>
    <w:rsid w:val="002D1A7D"/>
    <w:pPr>
      <w:spacing w:line="240" w:lineRule="atLeast"/>
    </w:pPr>
  </w:style>
  <w:style w:type="paragraph" w:customStyle="1" w:styleId="TabelleText0913rechtsbuendig">
    <w:name w:val="_TabelleText_09_13_rechtsbuendig"/>
    <w:basedOn w:val="Standard0913"/>
    <w:rsid w:val="002D1A7D"/>
    <w:pPr>
      <w:jc w:val="right"/>
    </w:pPr>
  </w:style>
  <w:style w:type="paragraph" w:customStyle="1" w:styleId="TabelleText0913rechtsbuendigfett">
    <w:name w:val="_TabelleText_09_13_rechtsbuendig_fett"/>
    <w:basedOn w:val="TabelleText0913rechtsbuendig"/>
    <w:rsid w:val="002D1A7D"/>
    <w:rPr>
      <w:b/>
    </w:rPr>
  </w:style>
  <w:style w:type="numbering" w:customStyle="1" w:styleId="BaloisePfeil09">
    <w:name w:val="_Baloise_Pfeil_09"/>
    <w:uiPriority w:val="99"/>
    <w:rsid w:val="002D1A7D"/>
    <w:pPr>
      <w:numPr>
        <w:numId w:val="16"/>
      </w:numPr>
    </w:pPr>
  </w:style>
  <w:style w:type="paragraph" w:styleId="Listenabsatz">
    <w:name w:val="List Paragraph"/>
    <w:basedOn w:val="Standard"/>
    <w:uiPriority w:val="34"/>
    <w:qFormat/>
    <w:rsid w:val="00671BF9"/>
    <w:pPr>
      <w:ind w:left="708"/>
    </w:pPr>
  </w:style>
  <w:style w:type="paragraph" w:customStyle="1" w:styleId="OCRBTFZ">
    <w:name w:val="_OCRB_TFZ"/>
    <w:rsid w:val="002D1A7D"/>
    <w:pPr>
      <w:jc w:val="right"/>
    </w:pPr>
    <w:rPr>
      <w:rFonts w:ascii="OCRB" w:hAnsi="OCRB"/>
      <w:noProof/>
      <w:sz w:val="14"/>
      <w:szCs w:val="14"/>
      <w:lang w:eastAsia="de-DE"/>
    </w:rPr>
  </w:style>
  <w:style w:type="paragraph" w:customStyle="1" w:styleId="AufzaehlungPfeil0913">
    <w:name w:val="_Aufzaehlung_Pfeil_09_13"/>
    <w:basedOn w:val="Standard0913"/>
    <w:rsid w:val="002D1A7D"/>
    <w:pPr>
      <w:numPr>
        <w:numId w:val="11"/>
      </w:numPr>
      <w:tabs>
        <w:tab w:val="left" w:pos="0"/>
        <w:tab w:val="left" w:pos="3192"/>
      </w:tabs>
    </w:pPr>
  </w:style>
  <w:style w:type="paragraph" w:customStyle="1" w:styleId="AufzaehlungPfeil0913kurz">
    <w:name w:val="_Aufzaehlung_Pfeil_09_13_kurz"/>
    <w:basedOn w:val="Standard0913"/>
    <w:rsid w:val="002D1A7D"/>
    <w:pPr>
      <w:numPr>
        <w:numId w:val="12"/>
      </w:numPr>
      <w:tabs>
        <w:tab w:val="left" w:pos="0"/>
        <w:tab w:val="left" w:pos="3192"/>
      </w:tabs>
      <w:ind w:right="1474"/>
    </w:pPr>
  </w:style>
  <w:style w:type="paragraph" w:customStyle="1" w:styleId="AufzaehlungStrich0913">
    <w:name w:val="_Aufzaehlung_Strich_09_13"/>
    <w:basedOn w:val="Standard0913"/>
    <w:rsid w:val="002D1A7D"/>
    <w:pPr>
      <w:tabs>
        <w:tab w:val="left" w:pos="3192"/>
      </w:tabs>
    </w:pPr>
  </w:style>
  <w:style w:type="paragraph" w:customStyle="1" w:styleId="AufzaehlungStrich0913kurz">
    <w:name w:val="_Aufzaehlung_Strich_09_13_kurz"/>
    <w:basedOn w:val="Standard0913"/>
    <w:rsid w:val="002D1A7D"/>
    <w:pPr>
      <w:numPr>
        <w:numId w:val="17"/>
      </w:numPr>
      <w:tabs>
        <w:tab w:val="left" w:pos="3192"/>
      </w:tabs>
      <w:ind w:right="1474"/>
    </w:pPr>
  </w:style>
  <w:style w:type="paragraph" w:customStyle="1" w:styleId="Claim">
    <w:name w:val="_Claim"/>
    <w:basedOn w:val="Standard"/>
    <w:rsid w:val="002D1A7D"/>
    <w:pPr>
      <w:tabs>
        <w:tab w:val="left" w:pos="357"/>
        <w:tab w:val="left" w:pos="709"/>
        <w:tab w:val="left" w:pos="1066"/>
        <w:tab w:val="left" w:pos="1418"/>
        <w:tab w:val="left" w:pos="1780"/>
        <w:tab w:val="left" w:pos="2126"/>
        <w:tab w:val="left" w:pos="2483"/>
        <w:tab w:val="left" w:pos="2835"/>
      </w:tabs>
      <w:spacing w:line="280" w:lineRule="atLeast"/>
    </w:pPr>
    <w:rPr>
      <w:color w:val="00B4EB"/>
      <w:sz w:val="25"/>
      <w:szCs w:val="28"/>
    </w:rPr>
  </w:style>
  <w:style w:type="paragraph" w:customStyle="1" w:styleId="Logo">
    <w:name w:val="_Logo"/>
    <w:basedOn w:val="Standard0913"/>
    <w:rsid w:val="002D1A7D"/>
    <w:pPr>
      <w:jc w:val="right"/>
    </w:pPr>
    <w:rPr>
      <w:rFonts w:ascii="BaslerLogos" w:hAnsi="BaslerLogos"/>
      <w:color w:val="003399"/>
      <w:sz w:val="56"/>
      <w:szCs w:val="56"/>
    </w:rPr>
  </w:style>
  <w:style w:type="paragraph" w:customStyle="1" w:styleId="Standard0813">
    <w:name w:val="_Standard_08_13"/>
    <w:basedOn w:val="Standard0913"/>
    <w:rsid w:val="002D1A7D"/>
    <w:rPr>
      <w:sz w:val="16"/>
    </w:rPr>
  </w:style>
  <w:style w:type="paragraph" w:customStyle="1" w:styleId="Standard0813kurz">
    <w:name w:val="_Standard_08_13_kurz"/>
    <w:basedOn w:val="Standard0813"/>
    <w:rsid w:val="002D1A7D"/>
    <w:pPr>
      <w:ind w:right="1474"/>
    </w:pPr>
  </w:style>
  <w:style w:type="paragraph" w:customStyle="1" w:styleId="Standard0813links063">
    <w:name w:val="_Standard_08_13_links_063"/>
    <w:basedOn w:val="Standard0813"/>
    <w:rsid w:val="002D1A7D"/>
    <w:pPr>
      <w:ind w:left="357"/>
    </w:pPr>
  </w:style>
  <w:style w:type="paragraph" w:customStyle="1" w:styleId="Standard0813links063kurz">
    <w:name w:val="_Standard_08_13_links_063_kurz"/>
    <w:basedOn w:val="Standard0813links063"/>
    <w:rsid w:val="002D1A7D"/>
    <w:pPr>
      <w:ind w:right="1474"/>
    </w:pPr>
  </w:style>
  <w:style w:type="paragraph" w:customStyle="1" w:styleId="URL">
    <w:name w:val="_URL"/>
    <w:basedOn w:val="Standard0913"/>
    <w:rsid w:val="002D1A7D"/>
    <w:rPr>
      <w:color w:val="003399"/>
    </w:rPr>
  </w:style>
  <w:style w:type="paragraph" w:customStyle="1" w:styleId="TabelleText0813rechtsbuendig">
    <w:name w:val="_TabelleText_08_13_rechtsbuendig"/>
    <w:basedOn w:val="Standard0913"/>
    <w:rsid w:val="002D1A7D"/>
    <w:pPr>
      <w:jc w:val="right"/>
    </w:pPr>
    <w:rPr>
      <w:sz w:val="16"/>
    </w:rPr>
  </w:style>
  <w:style w:type="paragraph" w:customStyle="1" w:styleId="TabelleText0813rechtsbuendigfett">
    <w:name w:val="_TabelleText_08_13_rechtsbuendig_fett"/>
    <w:basedOn w:val="TabelleText0813rechtsbuendig"/>
    <w:rsid w:val="002D1A7D"/>
    <w:rPr>
      <w:b/>
    </w:rPr>
  </w:style>
  <w:style w:type="paragraph" w:customStyle="1" w:styleId="Titel0913fett">
    <w:name w:val="_Titel_09_13_fett"/>
    <w:basedOn w:val="Standard0913"/>
    <w:next w:val="Standard0913"/>
    <w:rsid w:val="002D1A7D"/>
    <w:pPr>
      <w:keepNext/>
    </w:pPr>
    <w:rPr>
      <w:b/>
    </w:rPr>
  </w:style>
  <w:style w:type="paragraph" w:customStyle="1" w:styleId="Titel0913fettkurz">
    <w:name w:val="_Titel_09_13_fett_kurz"/>
    <w:basedOn w:val="Titel0913fett"/>
    <w:next w:val="Standard0913kurz"/>
    <w:rsid w:val="002D1A7D"/>
    <w:pPr>
      <w:ind w:right="1474"/>
    </w:pPr>
  </w:style>
  <w:style w:type="paragraph" w:customStyle="1" w:styleId="TitelNr1Typ10000630913Fett">
    <w:name w:val="_TitelNr1_Typ1_000_063_09_13_Fett"/>
    <w:basedOn w:val="Standard0913"/>
    <w:next w:val="Standard0913links063"/>
    <w:link w:val="TitelNr1Typ10000630913FettZchn"/>
    <w:rsid w:val="002D1A7D"/>
    <w:pPr>
      <w:keepNext/>
      <w:numPr>
        <w:numId w:val="28"/>
      </w:numPr>
    </w:pPr>
    <w:rPr>
      <w:b/>
    </w:rPr>
  </w:style>
  <w:style w:type="character" w:customStyle="1" w:styleId="TitelNr1Typ10000630913FettZchn">
    <w:name w:val="_TitelNr1_Typ1_000_063_09_13_Fett Zchn"/>
    <w:basedOn w:val="Absatz-Standardschriftart"/>
    <w:link w:val="TitelNr1Typ10000630913Fett"/>
    <w:rsid w:val="002D1A7D"/>
    <w:rPr>
      <w:b/>
      <w:szCs w:val="24"/>
      <w:lang w:eastAsia="en-US"/>
    </w:rPr>
  </w:style>
  <w:style w:type="numbering" w:customStyle="1" w:styleId="TitelNr1Typ1">
    <w:name w:val="TitelNr1_Typ1"/>
    <w:uiPriority w:val="99"/>
    <w:rsid w:val="00333731"/>
    <w:pPr>
      <w:numPr>
        <w:numId w:val="2"/>
      </w:numPr>
    </w:pPr>
  </w:style>
  <w:style w:type="paragraph" w:customStyle="1" w:styleId="TitelNr1Typ10000630913Fettkurz">
    <w:name w:val="_TitelNr1_Typ1_000_063_09_13_Fett_kurz"/>
    <w:basedOn w:val="TitelNr1Typ10000630913Fett"/>
    <w:next w:val="Standard0913links063kurz"/>
    <w:link w:val="TitelNr1Typ10000630913FettkurzZchn"/>
    <w:rsid w:val="002D1A7D"/>
    <w:pPr>
      <w:numPr>
        <w:numId w:val="29"/>
      </w:numPr>
      <w:ind w:right="1474"/>
    </w:pPr>
  </w:style>
  <w:style w:type="character" w:customStyle="1" w:styleId="TitelNr1Typ10000630913FettkurzZchn">
    <w:name w:val="_TitelNr1_Typ1_000_063_09_13_Fett_kurz Zchn"/>
    <w:basedOn w:val="TitelNr1Typ10000630913FettZchn"/>
    <w:link w:val="TitelNr1Typ10000630913Fettkurz"/>
    <w:rsid w:val="002D1A7D"/>
    <w:rPr>
      <w:b/>
      <w:szCs w:val="24"/>
      <w:lang w:eastAsia="en-US"/>
    </w:rPr>
  </w:style>
  <w:style w:type="paragraph" w:customStyle="1" w:styleId="Standard0913links063">
    <w:name w:val="_Standard_09_13_links_063"/>
    <w:basedOn w:val="Standard0913"/>
    <w:rsid w:val="002D1A7D"/>
    <w:pPr>
      <w:ind w:left="357"/>
    </w:pPr>
  </w:style>
  <w:style w:type="paragraph" w:customStyle="1" w:styleId="Standard0913links063kurz">
    <w:name w:val="_Standard_09_13_links_063_kurz"/>
    <w:basedOn w:val="Standard0913links063"/>
    <w:rsid w:val="002D1A7D"/>
    <w:pPr>
      <w:ind w:right="1474"/>
    </w:pPr>
  </w:style>
  <w:style w:type="paragraph" w:customStyle="1" w:styleId="Standard0913links125">
    <w:name w:val="_Standard_09_13_links_125"/>
    <w:basedOn w:val="Standard0913kurz"/>
    <w:rsid w:val="002D1A7D"/>
    <w:pPr>
      <w:tabs>
        <w:tab w:val="clear" w:pos="357"/>
      </w:tabs>
      <w:ind w:left="709" w:right="0"/>
    </w:pPr>
  </w:style>
  <w:style w:type="paragraph" w:customStyle="1" w:styleId="Standard0913links125kurz">
    <w:name w:val="_Standard_09_13_links_125_kurz"/>
    <w:basedOn w:val="Standard0913links125"/>
    <w:rsid w:val="002D1A7D"/>
    <w:pPr>
      <w:ind w:right="1474"/>
    </w:pPr>
  </w:style>
  <w:style w:type="paragraph" w:customStyle="1" w:styleId="Standard0913links188">
    <w:name w:val="_Standard_09_13_links_188"/>
    <w:basedOn w:val="Standard0913"/>
    <w:rsid w:val="002D1A7D"/>
    <w:pPr>
      <w:tabs>
        <w:tab w:val="clear" w:pos="357"/>
        <w:tab w:val="clear" w:pos="709"/>
      </w:tabs>
      <w:ind w:left="1066"/>
    </w:pPr>
  </w:style>
  <w:style w:type="paragraph" w:customStyle="1" w:styleId="Standard0913links188kurz">
    <w:name w:val="_Standard_09_13_links_188_kurz"/>
    <w:basedOn w:val="Standard0913links188"/>
    <w:rsid w:val="002D1A7D"/>
    <w:pPr>
      <w:ind w:right="1474"/>
    </w:pPr>
  </w:style>
  <w:style w:type="paragraph" w:customStyle="1" w:styleId="Standard0913links250">
    <w:name w:val="_Standard_09_13_links_250"/>
    <w:basedOn w:val="Standard0913"/>
    <w:rsid w:val="002D1A7D"/>
    <w:pPr>
      <w:tabs>
        <w:tab w:val="clear" w:pos="357"/>
        <w:tab w:val="clear" w:pos="709"/>
        <w:tab w:val="clear" w:pos="1066"/>
      </w:tabs>
      <w:ind w:left="1418"/>
    </w:pPr>
  </w:style>
  <w:style w:type="paragraph" w:customStyle="1" w:styleId="Standard0913links250kurz">
    <w:name w:val="_Standard_09_13_links_250_kurz"/>
    <w:basedOn w:val="Standard0913links250"/>
    <w:rsid w:val="002D1A7D"/>
    <w:pPr>
      <w:ind w:right="1474"/>
    </w:pPr>
  </w:style>
  <w:style w:type="paragraph" w:customStyle="1" w:styleId="TitelNr2Typ10630630913">
    <w:name w:val="_TitelNr2_Typ1_063_063_09_13"/>
    <w:basedOn w:val="TitelNr1Typ10000630913Fett"/>
    <w:next w:val="Standard0913links125"/>
    <w:link w:val="TitelNr2Typ10630630913Zchn"/>
    <w:rsid w:val="002D1A7D"/>
    <w:pPr>
      <w:numPr>
        <w:ilvl w:val="1"/>
      </w:numPr>
      <w:tabs>
        <w:tab w:val="clear" w:pos="357"/>
      </w:tabs>
    </w:pPr>
    <w:rPr>
      <w:b w:val="0"/>
    </w:rPr>
  </w:style>
  <w:style w:type="character" w:customStyle="1" w:styleId="TitelNr2Typ10630630913Zchn">
    <w:name w:val="_TitelNr2_Typ1_063_063_09_13 Zchn"/>
    <w:basedOn w:val="TitelNr1Typ10000630913FettZchn"/>
    <w:link w:val="TitelNr2Typ10630630913"/>
    <w:rsid w:val="002D1A7D"/>
    <w:rPr>
      <w:b w:val="0"/>
      <w:szCs w:val="24"/>
      <w:lang w:eastAsia="en-US"/>
    </w:rPr>
  </w:style>
  <w:style w:type="paragraph" w:customStyle="1" w:styleId="TitelNr1Typ20000630913Fett">
    <w:name w:val="_TitelNr1_Typ2_000_063_09_13_Fett"/>
    <w:basedOn w:val="TitelNr1Typ10000630913Fett"/>
    <w:next w:val="Standard0913links063"/>
    <w:link w:val="TitelNr1Typ20000630913FettZchn"/>
    <w:rsid w:val="002D1A7D"/>
    <w:pPr>
      <w:numPr>
        <w:numId w:val="30"/>
      </w:numPr>
      <w:tabs>
        <w:tab w:val="clear" w:pos="709"/>
      </w:tabs>
    </w:pPr>
  </w:style>
  <w:style w:type="character" w:customStyle="1" w:styleId="TitelNr1Typ20000630913FettZchn">
    <w:name w:val="_TitelNr1_Typ2_000_063_09_13_Fett Zchn"/>
    <w:basedOn w:val="TitelNr1Typ10000630913FettZchn"/>
    <w:link w:val="TitelNr1Typ20000630913Fett"/>
    <w:rsid w:val="002D1A7D"/>
    <w:rPr>
      <w:b/>
      <w:szCs w:val="24"/>
      <w:lang w:eastAsia="en-US"/>
    </w:rPr>
  </w:style>
  <w:style w:type="paragraph" w:customStyle="1" w:styleId="TitelNr1Typ20000630913Fettkurz">
    <w:name w:val="_TitelNr1_Typ2_000_063_09_13_Fett_kurz"/>
    <w:basedOn w:val="TitelNr1Typ20000630913Fett"/>
    <w:next w:val="Standard0913links063kurz"/>
    <w:link w:val="TitelNr1Typ20000630913FettkurzZchn"/>
    <w:rsid w:val="002D1A7D"/>
    <w:pPr>
      <w:numPr>
        <w:numId w:val="31"/>
      </w:numPr>
      <w:tabs>
        <w:tab w:val="left" w:pos="709"/>
      </w:tabs>
      <w:ind w:right="1474"/>
    </w:pPr>
  </w:style>
  <w:style w:type="character" w:customStyle="1" w:styleId="TitelNr1Typ20000630913FettkurzZchn">
    <w:name w:val="_TitelNr1_Typ2_000_063_09_13_Fett_kurz Zchn"/>
    <w:basedOn w:val="TitelNr1Typ20000630913FettZchn"/>
    <w:link w:val="TitelNr1Typ20000630913Fettkurz"/>
    <w:rsid w:val="002D1A7D"/>
    <w:rPr>
      <w:b/>
      <w:szCs w:val="24"/>
      <w:lang w:eastAsia="en-US"/>
    </w:rPr>
  </w:style>
  <w:style w:type="paragraph" w:customStyle="1" w:styleId="TitelNr2Typ10630630913kurz">
    <w:name w:val="_TitelNr2_Typ1_063_063_09_13_kurz"/>
    <w:basedOn w:val="TitelNr2Typ10630630913"/>
    <w:next w:val="Standard0913links125kurz"/>
    <w:link w:val="TitelNr2Typ10630630913kurzZchn"/>
    <w:rsid w:val="002D1A7D"/>
    <w:pPr>
      <w:numPr>
        <w:numId w:val="29"/>
      </w:numPr>
      <w:ind w:right="1474"/>
    </w:pPr>
  </w:style>
  <w:style w:type="character" w:customStyle="1" w:styleId="TitelNr2Typ10630630913kurzZchn">
    <w:name w:val="_TitelNr2_Typ1_063_063_09_13_kurz Zchn"/>
    <w:basedOn w:val="TitelNr2Typ10630630913Zchn"/>
    <w:link w:val="TitelNr2Typ10630630913kurz"/>
    <w:rsid w:val="002D1A7D"/>
    <w:rPr>
      <w:b w:val="0"/>
      <w:szCs w:val="24"/>
      <w:lang w:eastAsia="en-US"/>
    </w:rPr>
  </w:style>
  <w:style w:type="paragraph" w:customStyle="1" w:styleId="TitelNr2Typ20631250913">
    <w:name w:val="_TitelNr2_Typ2_063_125_09_13"/>
    <w:basedOn w:val="TitelNr2Typ10630630913"/>
    <w:next w:val="Standard0913links188"/>
    <w:link w:val="TitelNr2Typ20631250913Zchn"/>
    <w:rsid w:val="002D1A7D"/>
    <w:pPr>
      <w:numPr>
        <w:numId w:val="30"/>
      </w:numPr>
      <w:tabs>
        <w:tab w:val="clear" w:pos="709"/>
      </w:tabs>
    </w:pPr>
  </w:style>
  <w:style w:type="character" w:customStyle="1" w:styleId="TitelNr2Typ20631250913Zchn">
    <w:name w:val="_TitelNr2_Typ2_063_125_09_13 Zchn"/>
    <w:basedOn w:val="TitelNr2Typ10630630913Zchn"/>
    <w:link w:val="TitelNr2Typ20631250913"/>
    <w:rsid w:val="002D1A7D"/>
    <w:rPr>
      <w:b w:val="0"/>
      <w:szCs w:val="24"/>
      <w:lang w:eastAsia="en-US"/>
    </w:rPr>
  </w:style>
  <w:style w:type="paragraph" w:customStyle="1" w:styleId="TitelNr2Typ20631250913kurz">
    <w:name w:val="_TitelNr2_Typ2_063_125_09_13_kurz"/>
    <w:basedOn w:val="TitelNr2Typ20631250913"/>
    <w:next w:val="Standard0913links188kurz"/>
    <w:link w:val="TitelNr2Typ20631250913kurzZchn"/>
    <w:rsid w:val="002D1A7D"/>
    <w:pPr>
      <w:numPr>
        <w:numId w:val="31"/>
      </w:numPr>
      <w:ind w:right="1474"/>
    </w:pPr>
  </w:style>
  <w:style w:type="character" w:customStyle="1" w:styleId="TitelNr2Typ20631250913kurzZchn">
    <w:name w:val="_TitelNr2_Typ2_063_125_09_13_kurz Zchn"/>
    <w:basedOn w:val="TitelNr2Typ20631250913Zchn"/>
    <w:link w:val="TitelNr2Typ20631250913kurz"/>
    <w:rsid w:val="002D1A7D"/>
    <w:rPr>
      <w:b w:val="0"/>
      <w:szCs w:val="24"/>
      <w:lang w:eastAsia="en-US"/>
    </w:rPr>
  </w:style>
  <w:style w:type="numbering" w:customStyle="1" w:styleId="TitelNr1Typ1kurz">
    <w:name w:val="TitelNr1_Typ1_kurz"/>
    <w:uiPriority w:val="99"/>
    <w:rsid w:val="00480BA7"/>
    <w:pPr>
      <w:numPr>
        <w:numId w:val="3"/>
      </w:numPr>
    </w:pPr>
  </w:style>
  <w:style w:type="numbering" w:customStyle="1" w:styleId="TitelNr1Typ2">
    <w:name w:val="TitelNr1_Typ2"/>
    <w:uiPriority w:val="99"/>
    <w:rsid w:val="00333731"/>
    <w:pPr>
      <w:numPr>
        <w:numId w:val="4"/>
      </w:numPr>
    </w:pPr>
  </w:style>
  <w:style w:type="numbering" w:customStyle="1" w:styleId="TitelNr1Typ2kurz">
    <w:name w:val="TitelNr1_Typ2_kurz"/>
    <w:uiPriority w:val="99"/>
    <w:rsid w:val="00333731"/>
    <w:pPr>
      <w:numPr>
        <w:numId w:val="5"/>
      </w:numPr>
    </w:pPr>
  </w:style>
  <w:style w:type="paragraph" w:styleId="Inhaltsverzeichnisberschrift">
    <w:name w:val="TOC Heading"/>
    <w:basedOn w:val="berschrift1"/>
    <w:next w:val="Standard"/>
    <w:uiPriority w:val="39"/>
    <w:semiHidden/>
    <w:unhideWhenUsed/>
    <w:qFormat/>
    <w:rsid w:val="00762CF4"/>
    <w:pPr>
      <w:keepLines/>
      <w:numPr>
        <w:numId w:val="0"/>
      </w:numPr>
      <w:spacing w:before="480" w:after="0"/>
      <w:outlineLvl w:val="9"/>
    </w:pPr>
    <w:rPr>
      <w:rFonts w:asciiTheme="majorHAnsi" w:eastAsiaTheme="majorEastAsia" w:hAnsiTheme="majorHAnsi" w:cstheme="majorBidi"/>
      <w:bCs/>
      <w:color w:val="365F91" w:themeColor="accent1" w:themeShade="BF"/>
      <w:kern w:val="0"/>
      <w:szCs w:val="28"/>
    </w:rPr>
  </w:style>
  <w:style w:type="paragraph" w:customStyle="1" w:styleId="TabellenTrennzeile1pt">
    <w:name w:val="_Tabellen_Trennzeile_1pt"/>
    <w:basedOn w:val="Standard0913"/>
    <w:rsid w:val="002D1A7D"/>
    <w:pPr>
      <w:spacing w:line="20" w:lineRule="exact"/>
    </w:pPr>
    <w:rPr>
      <w:sz w:val="2"/>
      <w:szCs w:val="2"/>
    </w:rPr>
  </w:style>
  <w:style w:type="paragraph" w:customStyle="1" w:styleId="Gesetzestexte0810">
    <w:name w:val="_Gesetzestexte_08_10"/>
    <w:basedOn w:val="Standard0913"/>
    <w:rsid w:val="002D1A7D"/>
    <w:pPr>
      <w:spacing w:line="200" w:lineRule="exact"/>
    </w:pPr>
    <w:rPr>
      <w:sz w:val="16"/>
      <w:szCs w:val="16"/>
    </w:rPr>
  </w:style>
  <w:style w:type="paragraph" w:customStyle="1" w:styleId="Gesetzestexte0810fett">
    <w:name w:val="_Gesetzestexte_08_10_fett"/>
    <w:basedOn w:val="Gesetzestexte0810"/>
    <w:rsid w:val="002D1A7D"/>
    <w:rPr>
      <w:b/>
    </w:rPr>
  </w:style>
  <w:style w:type="paragraph" w:customStyle="1" w:styleId="Gesetzestexte0810kurz">
    <w:name w:val="_Gesetzestexte_08_10_kurz"/>
    <w:basedOn w:val="Gesetzestexte0810"/>
    <w:rsid w:val="002D1A7D"/>
    <w:pPr>
      <w:ind w:right="1474"/>
    </w:pPr>
  </w:style>
  <w:style w:type="paragraph" w:customStyle="1" w:styleId="Gesetzestexte0810kurzfett">
    <w:name w:val="_Gesetzestexte_08_10_kurz_fett"/>
    <w:basedOn w:val="Gesetzestexte0810fett"/>
    <w:rsid w:val="002D1A7D"/>
    <w:pPr>
      <w:ind w:right="1474"/>
    </w:pPr>
  </w:style>
  <w:style w:type="paragraph" w:customStyle="1" w:styleId="Standard0813links125">
    <w:name w:val="_Standard_08_13_links_125"/>
    <w:basedOn w:val="Standard0813"/>
    <w:rsid w:val="002D1A7D"/>
    <w:pPr>
      <w:ind w:left="709"/>
    </w:pPr>
  </w:style>
  <w:style w:type="paragraph" w:customStyle="1" w:styleId="Standard0813links125kurz">
    <w:name w:val="_Standard_08_13_links_125_kurz"/>
    <w:basedOn w:val="Standard0813links125"/>
    <w:rsid w:val="002D1A7D"/>
    <w:pPr>
      <w:ind w:right="1474"/>
    </w:pPr>
  </w:style>
  <w:style w:type="paragraph" w:customStyle="1" w:styleId="Standard0813links188">
    <w:name w:val="_Standard_08_13_links_188"/>
    <w:basedOn w:val="Standard0813"/>
    <w:rsid w:val="002D1A7D"/>
    <w:pPr>
      <w:ind w:left="1066"/>
    </w:pPr>
  </w:style>
  <w:style w:type="paragraph" w:customStyle="1" w:styleId="Standard0813links188kurz">
    <w:name w:val="_Standard_08_13_links_188_kurz"/>
    <w:basedOn w:val="Standard0813links188"/>
    <w:rsid w:val="002D1A7D"/>
    <w:pPr>
      <w:ind w:right="1474"/>
    </w:pPr>
  </w:style>
  <w:style w:type="paragraph" w:customStyle="1" w:styleId="Standard0813links250">
    <w:name w:val="_Standard_08_13_links_250"/>
    <w:basedOn w:val="Standard0813"/>
    <w:rsid w:val="002D1A7D"/>
    <w:pPr>
      <w:ind w:left="1418"/>
    </w:pPr>
  </w:style>
  <w:style w:type="paragraph" w:customStyle="1" w:styleId="Standard0813links250kurz">
    <w:name w:val="_Standard_08_13_links_250_kurz"/>
    <w:basedOn w:val="Standard0813links250"/>
    <w:rsid w:val="002D1A7D"/>
    <w:pPr>
      <w:ind w:right="1474"/>
    </w:pPr>
  </w:style>
  <w:style w:type="paragraph" w:customStyle="1" w:styleId="Nummer010913h125">
    <w:name w:val="_Nummer01__09_13_h125"/>
    <w:basedOn w:val="Standard0913"/>
    <w:rsid w:val="002D1A7D"/>
    <w:pPr>
      <w:numPr>
        <w:numId w:val="24"/>
      </w:numPr>
      <w:tabs>
        <w:tab w:val="clear" w:pos="357"/>
      </w:tabs>
      <w:outlineLvl w:val="0"/>
    </w:pPr>
    <w:rPr>
      <w:szCs w:val="20"/>
      <w:lang w:eastAsia="de-DE"/>
    </w:rPr>
  </w:style>
  <w:style w:type="paragraph" w:customStyle="1" w:styleId="Nummer020913h125">
    <w:name w:val="_Nummer02__09_13_h125"/>
    <w:basedOn w:val="Nummer010913h125"/>
    <w:rsid w:val="002D1A7D"/>
    <w:pPr>
      <w:numPr>
        <w:ilvl w:val="1"/>
      </w:numPr>
      <w:outlineLvl w:val="1"/>
    </w:pPr>
  </w:style>
  <w:style w:type="paragraph" w:customStyle="1" w:styleId="Nummer030913h125">
    <w:name w:val="_Nummer03__09_13_h125"/>
    <w:basedOn w:val="Nummer010913h125"/>
    <w:rsid w:val="002D1A7D"/>
    <w:pPr>
      <w:numPr>
        <w:ilvl w:val="2"/>
      </w:numPr>
      <w:outlineLvl w:val="2"/>
    </w:pPr>
  </w:style>
  <w:style w:type="paragraph" w:customStyle="1" w:styleId="Nummer010913h063">
    <w:name w:val="_Nummer01__09_13_h063"/>
    <w:basedOn w:val="Standard0913"/>
    <w:rsid w:val="002D1A7D"/>
    <w:pPr>
      <w:numPr>
        <w:numId w:val="20"/>
      </w:numPr>
    </w:pPr>
  </w:style>
  <w:style w:type="paragraph" w:customStyle="1" w:styleId="Nummer020913h063">
    <w:name w:val="_Nummer02__09_13_h063"/>
    <w:basedOn w:val="Nummer010913h063"/>
    <w:rsid w:val="002D1A7D"/>
    <w:pPr>
      <w:numPr>
        <w:ilvl w:val="1"/>
      </w:numPr>
      <w:outlineLvl w:val="1"/>
    </w:pPr>
  </w:style>
  <w:style w:type="paragraph" w:customStyle="1" w:styleId="Nummer030913h063">
    <w:name w:val="_Nummer03__09_13_h063"/>
    <w:basedOn w:val="Nummer010913h063"/>
    <w:rsid w:val="002D1A7D"/>
    <w:pPr>
      <w:numPr>
        <w:ilvl w:val="2"/>
      </w:numPr>
      <w:outlineLvl w:val="2"/>
    </w:pPr>
  </w:style>
  <w:style w:type="paragraph" w:customStyle="1" w:styleId="Nummer040913h125">
    <w:name w:val="_Nummer04__09_13_h125"/>
    <w:basedOn w:val="Nummer010913h125"/>
    <w:rsid w:val="002D1A7D"/>
    <w:pPr>
      <w:numPr>
        <w:ilvl w:val="3"/>
      </w:numPr>
    </w:pPr>
  </w:style>
  <w:style w:type="paragraph" w:customStyle="1" w:styleId="Nummer040913h063">
    <w:name w:val="_Nummer04__09_13_h063"/>
    <w:basedOn w:val="Nummer010913h063"/>
    <w:rsid w:val="002D1A7D"/>
    <w:pPr>
      <w:numPr>
        <w:ilvl w:val="3"/>
      </w:numPr>
      <w:outlineLvl w:val="3"/>
    </w:pPr>
  </w:style>
  <w:style w:type="paragraph" w:customStyle="1" w:styleId="Nummer010913h063kurz">
    <w:name w:val="_Nummer01__09_13_h063_kurz"/>
    <w:basedOn w:val="Nummer010913h063"/>
    <w:rsid w:val="002D1A7D"/>
    <w:pPr>
      <w:numPr>
        <w:numId w:val="22"/>
      </w:numPr>
      <w:ind w:right="1474"/>
    </w:pPr>
  </w:style>
  <w:style w:type="paragraph" w:customStyle="1" w:styleId="Nummer020913h063kurz">
    <w:name w:val="_Nummer02__09_13_h063_kurz"/>
    <w:basedOn w:val="Nummer010913h063kurz"/>
    <w:rsid w:val="002D1A7D"/>
    <w:pPr>
      <w:numPr>
        <w:ilvl w:val="1"/>
      </w:numPr>
      <w:outlineLvl w:val="1"/>
    </w:pPr>
  </w:style>
  <w:style w:type="paragraph" w:customStyle="1" w:styleId="Nummer030913h063kurz">
    <w:name w:val="_Nummer03__09_13_h063_kurz"/>
    <w:basedOn w:val="Nummer010913h063kurz"/>
    <w:rsid w:val="002D1A7D"/>
    <w:pPr>
      <w:numPr>
        <w:ilvl w:val="2"/>
      </w:numPr>
      <w:outlineLvl w:val="2"/>
    </w:pPr>
  </w:style>
  <w:style w:type="paragraph" w:customStyle="1" w:styleId="Nummer040913h063kurz">
    <w:name w:val="_Nummer04__09_13_h063_kurz"/>
    <w:basedOn w:val="Nummer010913h063kurz"/>
    <w:rsid w:val="002D1A7D"/>
    <w:pPr>
      <w:numPr>
        <w:ilvl w:val="3"/>
      </w:numPr>
      <w:outlineLvl w:val="3"/>
    </w:pPr>
  </w:style>
  <w:style w:type="paragraph" w:customStyle="1" w:styleId="OffsysTitel4">
    <w:name w:val="OffsysTitel 4"/>
    <w:basedOn w:val="Standard"/>
    <w:next w:val="Standard"/>
    <w:rsid w:val="004826D6"/>
    <w:pPr>
      <w:widowControl w:val="0"/>
      <w:numPr>
        <w:ilvl w:val="3"/>
        <w:numId w:val="6"/>
      </w:numPr>
      <w:spacing w:after="120"/>
      <w:outlineLvl w:val="3"/>
    </w:pPr>
  </w:style>
  <w:style w:type="paragraph" w:customStyle="1" w:styleId="OffsysTitel5">
    <w:name w:val="OffsysTitel 5"/>
    <w:basedOn w:val="Standard"/>
    <w:next w:val="Standard"/>
    <w:rsid w:val="004826D6"/>
    <w:pPr>
      <w:widowControl w:val="0"/>
      <w:numPr>
        <w:ilvl w:val="4"/>
        <w:numId w:val="6"/>
      </w:numPr>
      <w:spacing w:after="120"/>
      <w:outlineLvl w:val="4"/>
    </w:pPr>
  </w:style>
  <w:style w:type="paragraph" w:customStyle="1" w:styleId="OffsysTitel6">
    <w:name w:val="OffsysTitel 6"/>
    <w:basedOn w:val="Standard"/>
    <w:next w:val="Standard"/>
    <w:rsid w:val="004826D6"/>
    <w:pPr>
      <w:widowControl w:val="0"/>
      <w:numPr>
        <w:ilvl w:val="5"/>
        <w:numId w:val="6"/>
      </w:numPr>
      <w:spacing w:after="120"/>
      <w:outlineLvl w:val="5"/>
    </w:pPr>
  </w:style>
  <w:style w:type="paragraph" w:customStyle="1" w:styleId="OffsysTitel7">
    <w:name w:val="OffsysTitel 7"/>
    <w:basedOn w:val="Standard"/>
    <w:next w:val="Standard"/>
    <w:rsid w:val="004826D6"/>
    <w:pPr>
      <w:widowControl w:val="0"/>
      <w:numPr>
        <w:ilvl w:val="6"/>
        <w:numId w:val="6"/>
      </w:numPr>
      <w:spacing w:after="120"/>
      <w:outlineLvl w:val="6"/>
    </w:pPr>
  </w:style>
  <w:style w:type="paragraph" w:customStyle="1" w:styleId="OffsysTitel8">
    <w:name w:val="OffsysTitel 8"/>
    <w:basedOn w:val="Standard"/>
    <w:next w:val="Standard"/>
    <w:rsid w:val="004826D6"/>
    <w:pPr>
      <w:widowControl w:val="0"/>
      <w:numPr>
        <w:ilvl w:val="7"/>
        <w:numId w:val="6"/>
      </w:numPr>
      <w:spacing w:after="120"/>
      <w:outlineLvl w:val="7"/>
    </w:pPr>
  </w:style>
  <w:style w:type="paragraph" w:customStyle="1" w:styleId="OffsysTitel9">
    <w:name w:val="OffsysTitel 9"/>
    <w:basedOn w:val="Standard"/>
    <w:next w:val="Standard"/>
    <w:rsid w:val="004826D6"/>
    <w:pPr>
      <w:widowControl w:val="0"/>
      <w:numPr>
        <w:ilvl w:val="8"/>
        <w:numId w:val="6"/>
      </w:numPr>
      <w:spacing w:after="120"/>
      <w:outlineLvl w:val="8"/>
    </w:pPr>
  </w:style>
  <w:style w:type="paragraph" w:customStyle="1" w:styleId="AufzaehlungPfeil0813">
    <w:name w:val="_Aufzaehlung_Pfeil_08_13"/>
    <w:basedOn w:val="Standard0913"/>
    <w:rsid w:val="002D1A7D"/>
    <w:pPr>
      <w:numPr>
        <w:numId w:val="9"/>
      </w:numPr>
      <w:tabs>
        <w:tab w:val="left" w:pos="3192"/>
      </w:tabs>
    </w:pPr>
    <w:rPr>
      <w:sz w:val="16"/>
      <w:szCs w:val="16"/>
    </w:rPr>
  </w:style>
  <w:style w:type="paragraph" w:customStyle="1" w:styleId="AufzaehlungPfeil0813kurz">
    <w:name w:val="_Aufzaehlung_Pfeil_08_13_kurz"/>
    <w:basedOn w:val="Standard0913"/>
    <w:rsid w:val="002D1A7D"/>
    <w:pPr>
      <w:numPr>
        <w:numId w:val="10"/>
      </w:numPr>
      <w:tabs>
        <w:tab w:val="left" w:pos="3192"/>
      </w:tabs>
      <w:ind w:right="1474"/>
    </w:pPr>
    <w:rPr>
      <w:sz w:val="16"/>
      <w:szCs w:val="16"/>
    </w:rPr>
  </w:style>
  <w:style w:type="paragraph" w:customStyle="1" w:styleId="AufzaehlungStrich0813">
    <w:name w:val="_Aufzaehlung_Strich_08_13"/>
    <w:basedOn w:val="Standard0913"/>
    <w:rsid w:val="002D1A7D"/>
    <w:pPr>
      <w:numPr>
        <w:numId w:val="14"/>
      </w:numPr>
      <w:tabs>
        <w:tab w:val="clear" w:pos="709"/>
      </w:tabs>
    </w:pPr>
    <w:rPr>
      <w:sz w:val="16"/>
      <w:szCs w:val="16"/>
    </w:rPr>
  </w:style>
  <w:style w:type="paragraph" w:customStyle="1" w:styleId="AufzaehlungStrich0813kurz">
    <w:name w:val="_Aufzaehlung_Strich_08_13_kurz"/>
    <w:basedOn w:val="Standard0913"/>
    <w:rsid w:val="002D1A7D"/>
    <w:pPr>
      <w:numPr>
        <w:numId w:val="15"/>
      </w:numPr>
      <w:ind w:right="1474"/>
    </w:pPr>
    <w:rPr>
      <w:sz w:val="16"/>
      <w:szCs w:val="16"/>
    </w:rPr>
  </w:style>
  <w:style w:type="paragraph" w:customStyle="1" w:styleId="Nummer010913h125kurz">
    <w:name w:val="_Nummer01__09_13_h125_kurz"/>
    <w:basedOn w:val="Nummer010913h125"/>
    <w:rsid w:val="002D1A7D"/>
    <w:pPr>
      <w:numPr>
        <w:numId w:val="26"/>
      </w:numPr>
      <w:ind w:right="1474"/>
    </w:pPr>
  </w:style>
  <w:style w:type="paragraph" w:customStyle="1" w:styleId="Nummer020913h125kurz">
    <w:name w:val="_Nummer02__09_13_h125_kurz"/>
    <w:basedOn w:val="Nummer010913h125kurz"/>
    <w:rsid w:val="002D1A7D"/>
    <w:pPr>
      <w:numPr>
        <w:ilvl w:val="1"/>
      </w:numPr>
      <w:outlineLvl w:val="1"/>
    </w:pPr>
  </w:style>
  <w:style w:type="paragraph" w:customStyle="1" w:styleId="Nummer030913h125kurz">
    <w:name w:val="_Nummer03__09_13_h125_kurz"/>
    <w:basedOn w:val="Nummer010913h125kurz"/>
    <w:rsid w:val="002D1A7D"/>
    <w:pPr>
      <w:numPr>
        <w:ilvl w:val="2"/>
      </w:numPr>
      <w:outlineLvl w:val="2"/>
    </w:pPr>
  </w:style>
  <w:style w:type="paragraph" w:customStyle="1" w:styleId="Nummer040913h125kurz">
    <w:name w:val="_Nummer04__09_13_h125_kurz"/>
    <w:basedOn w:val="Nummer010913h125kurz"/>
    <w:rsid w:val="002D1A7D"/>
    <w:pPr>
      <w:numPr>
        <w:ilvl w:val="3"/>
      </w:numPr>
      <w:outlineLvl w:val="3"/>
    </w:pPr>
  </w:style>
  <w:style w:type="paragraph" w:customStyle="1" w:styleId="Nummer010913h063fett">
    <w:name w:val="_Nummer01__09_13_h063_fett"/>
    <w:basedOn w:val="Standard0913"/>
    <w:rsid w:val="002D1A7D"/>
    <w:pPr>
      <w:numPr>
        <w:numId w:val="21"/>
      </w:numPr>
      <w:outlineLvl w:val="0"/>
    </w:pPr>
    <w:rPr>
      <w:b/>
    </w:rPr>
  </w:style>
  <w:style w:type="paragraph" w:customStyle="1" w:styleId="Nummer020913h063fett">
    <w:name w:val="_Nummer02__09_13_h063_fett"/>
    <w:basedOn w:val="Nummer010913h063fett"/>
    <w:rsid w:val="002D1A7D"/>
    <w:pPr>
      <w:numPr>
        <w:ilvl w:val="1"/>
      </w:numPr>
      <w:outlineLvl w:val="1"/>
    </w:pPr>
  </w:style>
  <w:style w:type="paragraph" w:customStyle="1" w:styleId="Nummer030913h063fett">
    <w:name w:val="_Nummer03__09_13_h063_fett"/>
    <w:basedOn w:val="Nummer010913h063fett"/>
    <w:rsid w:val="002D1A7D"/>
    <w:pPr>
      <w:numPr>
        <w:ilvl w:val="2"/>
      </w:numPr>
      <w:outlineLvl w:val="2"/>
    </w:pPr>
  </w:style>
  <w:style w:type="paragraph" w:customStyle="1" w:styleId="Nummer040913h063fett">
    <w:name w:val="_Nummer04__09_13_h063_fett"/>
    <w:basedOn w:val="Nummer010913h063fett"/>
    <w:rsid w:val="002D1A7D"/>
    <w:pPr>
      <w:numPr>
        <w:ilvl w:val="3"/>
      </w:numPr>
      <w:outlineLvl w:val="3"/>
    </w:pPr>
  </w:style>
  <w:style w:type="paragraph" w:customStyle="1" w:styleId="Nummer010913h063kurzfett">
    <w:name w:val="_Nummer01__09_13_h063_kurz_fett"/>
    <w:basedOn w:val="Nummer010913h063kurz"/>
    <w:rsid w:val="002D1A7D"/>
    <w:pPr>
      <w:numPr>
        <w:numId w:val="23"/>
      </w:numPr>
      <w:tabs>
        <w:tab w:val="left" w:pos="357"/>
      </w:tabs>
      <w:outlineLvl w:val="0"/>
    </w:pPr>
    <w:rPr>
      <w:b/>
    </w:rPr>
  </w:style>
  <w:style w:type="paragraph" w:customStyle="1" w:styleId="Nummer020913h063kurzfett">
    <w:name w:val="_Nummer02__09_13_h063_kurz_fett"/>
    <w:basedOn w:val="Nummer010913h063kurzfett"/>
    <w:rsid w:val="002D1A7D"/>
    <w:pPr>
      <w:numPr>
        <w:ilvl w:val="1"/>
      </w:numPr>
      <w:outlineLvl w:val="1"/>
    </w:pPr>
  </w:style>
  <w:style w:type="paragraph" w:customStyle="1" w:styleId="Nummer030913h063kurzfett">
    <w:name w:val="_Nummer03__09_13_h063_kurz_fett"/>
    <w:basedOn w:val="Nummer010913h063kurzfett"/>
    <w:rsid w:val="002D1A7D"/>
    <w:pPr>
      <w:numPr>
        <w:ilvl w:val="2"/>
      </w:numPr>
      <w:outlineLvl w:val="2"/>
    </w:pPr>
  </w:style>
  <w:style w:type="paragraph" w:customStyle="1" w:styleId="Nummer040913h063kurzfett">
    <w:name w:val="_Nummer04__09_13_h063_kurz_fett"/>
    <w:basedOn w:val="Nummer010913h063kurzfett"/>
    <w:rsid w:val="002D1A7D"/>
    <w:pPr>
      <w:numPr>
        <w:ilvl w:val="3"/>
      </w:numPr>
      <w:outlineLvl w:val="3"/>
    </w:pPr>
  </w:style>
  <w:style w:type="paragraph" w:customStyle="1" w:styleId="Nummer010913h125fett">
    <w:name w:val="_Nummer01__09_13_h125_fett"/>
    <w:basedOn w:val="Nummer010913h125"/>
    <w:rsid w:val="002D1A7D"/>
    <w:pPr>
      <w:numPr>
        <w:numId w:val="25"/>
      </w:numPr>
    </w:pPr>
    <w:rPr>
      <w:b/>
    </w:rPr>
  </w:style>
  <w:style w:type="paragraph" w:customStyle="1" w:styleId="Nummer020913h125fett">
    <w:name w:val="_Nummer02__09_13_h125_fett"/>
    <w:basedOn w:val="Nummer010913h125fett"/>
    <w:rsid w:val="002D1A7D"/>
    <w:pPr>
      <w:numPr>
        <w:ilvl w:val="1"/>
      </w:numPr>
      <w:outlineLvl w:val="1"/>
    </w:pPr>
  </w:style>
  <w:style w:type="paragraph" w:customStyle="1" w:styleId="Nummer030913h125fett">
    <w:name w:val="_Nummer03__09_13_h125_fett"/>
    <w:basedOn w:val="Nummer010913h125fett"/>
    <w:rsid w:val="002D1A7D"/>
    <w:pPr>
      <w:numPr>
        <w:ilvl w:val="2"/>
      </w:numPr>
      <w:outlineLvl w:val="2"/>
    </w:pPr>
  </w:style>
  <w:style w:type="paragraph" w:customStyle="1" w:styleId="Nummer040913h125fett">
    <w:name w:val="_Nummer04__09_13_h125_fett"/>
    <w:basedOn w:val="Nummer010913h125fett"/>
    <w:rsid w:val="002D1A7D"/>
    <w:pPr>
      <w:numPr>
        <w:ilvl w:val="3"/>
      </w:numPr>
      <w:outlineLvl w:val="3"/>
    </w:pPr>
  </w:style>
  <w:style w:type="paragraph" w:customStyle="1" w:styleId="Nummer010913h125kurzfett">
    <w:name w:val="_Nummer01__09_13_h125_kurz_fett"/>
    <w:basedOn w:val="Nummer010913h125kurz"/>
    <w:rsid w:val="002D1A7D"/>
    <w:pPr>
      <w:numPr>
        <w:numId w:val="27"/>
      </w:numPr>
    </w:pPr>
    <w:rPr>
      <w:b/>
    </w:rPr>
  </w:style>
  <w:style w:type="paragraph" w:customStyle="1" w:styleId="Nummer020913h125kurzfett">
    <w:name w:val="_Nummer02__09_13_h125_kurz_fett"/>
    <w:basedOn w:val="Nummer010913h125kurzfett"/>
    <w:rsid w:val="002D1A7D"/>
    <w:pPr>
      <w:numPr>
        <w:ilvl w:val="1"/>
      </w:numPr>
      <w:outlineLvl w:val="1"/>
    </w:pPr>
  </w:style>
  <w:style w:type="paragraph" w:customStyle="1" w:styleId="Nummer030913h125kurzfett">
    <w:name w:val="_Nummer03__09_13_h125_kurz_fett"/>
    <w:basedOn w:val="Nummer010913h125kurzfett"/>
    <w:rsid w:val="002D1A7D"/>
    <w:pPr>
      <w:numPr>
        <w:ilvl w:val="2"/>
      </w:numPr>
      <w:tabs>
        <w:tab w:val="left" w:pos="709"/>
      </w:tabs>
      <w:outlineLvl w:val="2"/>
    </w:pPr>
  </w:style>
  <w:style w:type="paragraph" w:customStyle="1" w:styleId="Nummer040913h125kurzfett">
    <w:name w:val="_Nummer04__09_13_h125_kurz_fett"/>
    <w:basedOn w:val="Nummer010913h125kurzfett"/>
    <w:rsid w:val="002D1A7D"/>
    <w:pPr>
      <w:numPr>
        <w:ilvl w:val="3"/>
      </w:numPr>
      <w:outlineLvl w:val="3"/>
    </w:pPr>
  </w:style>
  <w:style w:type="paragraph" w:customStyle="1" w:styleId="Nummer010813h063">
    <w:name w:val="_Nummer01__08_13_h063"/>
    <w:basedOn w:val="Standard0813"/>
    <w:rsid w:val="002D1A7D"/>
    <w:pPr>
      <w:numPr>
        <w:numId w:val="18"/>
      </w:numPr>
      <w:outlineLvl w:val="0"/>
    </w:pPr>
  </w:style>
  <w:style w:type="paragraph" w:customStyle="1" w:styleId="Nummer020813h063">
    <w:name w:val="_Nummer02__08_13_h063"/>
    <w:basedOn w:val="Nummer010813h063"/>
    <w:rsid w:val="002D1A7D"/>
    <w:pPr>
      <w:numPr>
        <w:ilvl w:val="1"/>
      </w:numPr>
      <w:outlineLvl w:val="1"/>
    </w:pPr>
  </w:style>
  <w:style w:type="paragraph" w:customStyle="1" w:styleId="Nummer030813h063">
    <w:name w:val="_Nummer03__08_13_h063"/>
    <w:basedOn w:val="Nummer010813h063"/>
    <w:rsid w:val="002D1A7D"/>
    <w:pPr>
      <w:numPr>
        <w:ilvl w:val="2"/>
      </w:numPr>
      <w:outlineLvl w:val="2"/>
    </w:pPr>
  </w:style>
  <w:style w:type="paragraph" w:customStyle="1" w:styleId="Nummer040813h063">
    <w:name w:val="_Nummer04__08_13_h063"/>
    <w:basedOn w:val="Nummer010813h063"/>
    <w:rsid w:val="002D1A7D"/>
    <w:pPr>
      <w:numPr>
        <w:ilvl w:val="3"/>
      </w:numPr>
      <w:outlineLvl w:val="3"/>
    </w:pPr>
  </w:style>
  <w:style w:type="paragraph" w:customStyle="1" w:styleId="Nummer010813h063fett">
    <w:name w:val="_Nummer01__08_13_h063_fett"/>
    <w:basedOn w:val="Standard0813"/>
    <w:rsid w:val="002D1A7D"/>
    <w:pPr>
      <w:numPr>
        <w:numId w:val="19"/>
      </w:numPr>
      <w:outlineLvl w:val="0"/>
    </w:pPr>
    <w:rPr>
      <w:b/>
    </w:rPr>
  </w:style>
  <w:style w:type="paragraph" w:customStyle="1" w:styleId="Nummer020813h063fett">
    <w:name w:val="_Nummer02__08_13_h063_fett"/>
    <w:basedOn w:val="Nummer010813h063fett"/>
    <w:rsid w:val="002D1A7D"/>
    <w:pPr>
      <w:numPr>
        <w:ilvl w:val="1"/>
      </w:numPr>
      <w:outlineLvl w:val="1"/>
    </w:pPr>
  </w:style>
  <w:style w:type="paragraph" w:customStyle="1" w:styleId="Nummer030813h063fett">
    <w:name w:val="_Nummer03__08_13_h063_fett"/>
    <w:basedOn w:val="Nummer010813h063fett"/>
    <w:rsid w:val="002D1A7D"/>
    <w:pPr>
      <w:numPr>
        <w:ilvl w:val="2"/>
      </w:numPr>
      <w:outlineLvl w:val="2"/>
    </w:pPr>
  </w:style>
  <w:style w:type="paragraph" w:customStyle="1" w:styleId="Nummer040813h063fett">
    <w:name w:val="_Nummer04__08_13_h063_fett"/>
    <w:basedOn w:val="Nummer010813h063fett"/>
    <w:rsid w:val="002D1A7D"/>
    <w:pPr>
      <w:numPr>
        <w:ilvl w:val="3"/>
      </w:numPr>
      <w:outlineLvl w:val="3"/>
    </w:pPr>
  </w:style>
  <w:style w:type="character" w:customStyle="1" w:styleId="Hochgestellt">
    <w:name w:val="_Hochgestellt"/>
    <w:basedOn w:val="Absatz-Standardschriftart"/>
    <w:uiPriority w:val="1"/>
    <w:rsid w:val="002D1A7D"/>
    <w:rPr>
      <w:vertAlign w:val="superscript"/>
    </w:rPr>
  </w:style>
  <w:style w:type="paragraph" w:customStyle="1" w:styleId="Fussnote0810">
    <w:name w:val="_Fussnote_08_10"/>
    <w:basedOn w:val="Standard0913"/>
    <w:rsid w:val="002D1A7D"/>
    <w:pPr>
      <w:spacing w:line="200" w:lineRule="exact"/>
      <w:ind w:left="357" w:hanging="357"/>
    </w:pPr>
    <w:rPr>
      <w:sz w:val="16"/>
      <w:szCs w:val="16"/>
    </w:rPr>
  </w:style>
  <w:style w:type="paragraph" w:customStyle="1" w:styleId="Fussnote0810kurz">
    <w:name w:val="_Fussnote_08_10_kurz"/>
    <w:basedOn w:val="Fussnote0810"/>
    <w:rsid w:val="002D1A7D"/>
    <w:pPr>
      <w:ind w:right="1474"/>
    </w:pPr>
  </w:style>
  <w:style w:type="character" w:customStyle="1" w:styleId="anchor">
    <w:name w:val="anchor"/>
    <w:basedOn w:val="Absatz-Standardschriftart"/>
    <w:rsid w:val="007919D7"/>
  </w:style>
  <w:style w:type="paragraph" w:customStyle="1" w:styleId="AufzaehlungPfeil0810">
    <w:name w:val="_Aufzaehlung_Pfeil_08_10"/>
    <w:basedOn w:val="Standard0913"/>
    <w:rsid w:val="002D1A7D"/>
    <w:pPr>
      <w:numPr>
        <w:numId w:val="7"/>
      </w:numPr>
      <w:tabs>
        <w:tab w:val="left" w:pos="3192"/>
      </w:tabs>
      <w:spacing w:line="200" w:lineRule="atLeast"/>
    </w:pPr>
    <w:rPr>
      <w:sz w:val="16"/>
      <w:szCs w:val="16"/>
    </w:rPr>
  </w:style>
  <w:style w:type="paragraph" w:customStyle="1" w:styleId="AufzaehlungPfeil0810kurz">
    <w:name w:val="_Aufzaehlung_Pfeil_08_10_kurz"/>
    <w:basedOn w:val="Standard0913"/>
    <w:rsid w:val="002D1A7D"/>
    <w:pPr>
      <w:numPr>
        <w:numId w:val="8"/>
      </w:numPr>
      <w:tabs>
        <w:tab w:val="clear" w:pos="357"/>
        <w:tab w:val="left" w:pos="3192"/>
      </w:tabs>
      <w:spacing w:line="200" w:lineRule="atLeast"/>
      <w:ind w:right="1474"/>
    </w:pPr>
    <w:rPr>
      <w:sz w:val="16"/>
    </w:rPr>
  </w:style>
  <w:style w:type="paragraph" w:customStyle="1" w:styleId="AufzaehlungStrich0810">
    <w:name w:val="_Aufzaehlung_Strich_08_10"/>
    <w:basedOn w:val="Standard0913"/>
    <w:rsid w:val="002D1A7D"/>
    <w:pPr>
      <w:numPr>
        <w:numId w:val="13"/>
      </w:numPr>
      <w:tabs>
        <w:tab w:val="left" w:pos="3192"/>
        <w:tab w:val="left" w:pos="3544"/>
      </w:tabs>
      <w:spacing w:line="200" w:lineRule="atLeast"/>
    </w:pPr>
    <w:rPr>
      <w:sz w:val="16"/>
      <w:szCs w:val="16"/>
    </w:rPr>
  </w:style>
  <w:style w:type="paragraph" w:customStyle="1" w:styleId="AufzaehlungStrich0810kurz">
    <w:name w:val="_Aufzaehlung_Strich_08_10_kurz"/>
    <w:basedOn w:val="Standard0913"/>
    <w:rsid w:val="002D1A7D"/>
    <w:pPr>
      <w:spacing w:line="200" w:lineRule="atLeast"/>
      <w:ind w:right="1474"/>
    </w:pPr>
    <w:rPr>
      <w:sz w:val="16"/>
    </w:rPr>
  </w:style>
  <w:style w:type="character" w:customStyle="1" w:styleId="KopfzeileZchn">
    <w:name w:val="Kopfzeile Zchn"/>
    <w:basedOn w:val="Absatz-Standardschriftart"/>
    <w:link w:val="Kopfzeile"/>
    <w:rsid w:val="00514522"/>
    <w:rPr>
      <w:rFonts w:ascii="Arial" w:hAnsi="Arial"/>
      <w:sz w:val="16"/>
      <w:lang w:eastAsia="en-US"/>
    </w:rPr>
  </w:style>
  <w:style w:type="numbering" w:customStyle="1" w:styleId="BaloiseStrich09">
    <w:name w:val="_Baloise_Strich_09"/>
    <w:uiPriority w:val="99"/>
    <w:rsid w:val="002D1A7D"/>
    <w:pPr>
      <w:numPr>
        <w:numId w:val="17"/>
      </w:numPr>
    </w:pPr>
  </w:style>
  <w:style w:type="paragraph" w:customStyle="1" w:styleId="Frankaturfeld20">
    <w:name w:val="_Frankaturfeld_20"/>
    <w:basedOn w:val="Standard0913"/>
    <w:qFormat/>
    <w:rsid w:val="002D1A7D"/>
    <w:pPr>
      <w:spacing w:line="240" w:lineRule="auto"/>
    </w:pPr>
    <w:rPr>
      <w:b/>
      <w:sz w:val="40"/>
      <w:szCs w:val="40"/>
    </w:rPr>
  </w:style>
  <w:style w:type="paragraph" w:customStyle="1" w:styleId="Verzeichnis10913">
    <w:name w:val="_Verzeichnis1_09_13"/>
    <w:basedOn w:val="Standard0913"/>
    <w:qFormat/>
    <w:rsid w:val="002D1A7D"/>
    <w:pPr>
      <w:tabs>
        <w:tab w:val="clear" w:pos="357"/>
        <w:tab w:val="clear" w:pos="709"/>
        <w:tab w:val="clear" w:pos="1066"/>
        <w:tab w:val="clear" w:pos="1418"/>
        <w:tab w:val="clear" w:pos="1780"/>
        <w:tab w:val="clear" w:pos="2126"/>
        <w:tab w:val="clear" w:pos="2483"/>
        <w:tab w:val="clear" w:pos="2835"/>
        <w:tab w:val="right" w:pos="9854"/>
      </w:tabs>
    </w:pPr>
  </w:style>
  <w:style w:type="paragraph" w:customStyle="1" w:styleId="Empfaenger">
    <w:name w:val="Empfaenger_"/>
    <w:basedOn w:val="Standard"/>
    <w:rsid w:val="00B33ADC"/>
    <w:rPr>
      <w:rFonts w:eastAsia="Calibri"/>
      <w:b/>
      <w:noProof/>
      <w:szCs w:val="22"/>
    </w:rPr>
  </w:style>
  <w:style w:type="paragraph" w:customStyle="1" w:styleId="TabellenTrenner17pt">
    <w:name w:val="_Tabellen_Trenner_17pt"/>
    <w:basedOn w:val="Standard0913"/>
    <w:link w:val="TabellenTrenner17ptZchn"/>
    <w:rsid w:val="002D1A7D"/>
    <w:pPr>
      <w:spacing w:line="340" w:lineRule="exact"/>
    </w:pPr>
    <w:rPr>
      <w:lang w:val="en-US"/>
    </w:rPr>
  </w:style>
  <w:style w:type="character" w:customStyle="1" w:styleId="TabellenTrenner17ptZchn">
    <w:name w:val="_Tabellen_Trenner_17pt Zchn"/>
    <w:basedOn w:val="Absatz-Standardschriftart"/>
    <w:link w:val="TabellenTrenner17pt"/>
    <w:rsid w:val="002D1A7D"/>
    <w:rPr>
      <w:szCs w:val="24"/>
      <w:lang w:val="en-US" w:eastAsia="en-US"/>
    </w:rPr>
  </w:style>
  <w:style w:type="paragraph" w:customStyle="1" w:styleId="Adressen0812">
    <w:name w:val="_Adressen_08_12"/>
    <w:basedOn w:val="Standard0913"/>
    <w:rsid w:val="00CC2F1A"/>
    <w:pPr>
      <w:spacing w:line="240" w:lineRule="atLeast"/>
    </w:pPr>
    <w:rPr>
      <w:sz w:val="16"/>
      <w:szCs w:val="22"/>
      <w:lang w:eastAsia="de-CH"/>
    </w:rPr>
  </w:style>
  <w:style w:type="paragraph" w:customStyle="1" w:styleId="Adressen0812fett">
    <w:name w:val="_Adressen_08_12_fett"/>
    <w:basedOn w:val="Adressen0812"/>
    <w:rsid w:val="00CC2F1A"/>
    <w:rPr>
      <w:b/>
    </w:rPr>
  </w:style>
  <w:style w:type="paragraph" w:customStyle="1" w:styleId="Empfaenger0912">
    <w:name w:val="_Empfaenger_09_12"/>
    <w:basedOn w:val="Standard0913"/>
    <w:rsid w:val="00CC2F1A"/>
    <w:pPr>
      <w:spacing w:line="240" w:lineRule="exact"/>
    </w:pPr>
  </w:style>
  <w:style w:type="paragraph" w:styleId="berarbeitung">
    <w:name w:val="Revision"/>
    <w:hidden/>
    <w:uiPriority w:val="99"/>
    <w:semiHidden/>
    <w:rsid w:val="00846415"/>
    <w:rPr>
      <w:sz w:val="22"/>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60150">
      <w:bodyDiv w:val="1"/>
      <w:marLeft w:val="0"/>
      <w:marRight w:val="0"/>
      <w:marTop w:val="0"/>
      <w:marBottom w:val="0"/>
      <w:divBdr>
        <w:top w:val="none" w:sz="0" w:space="0" w:color="auto"/>
        <w:left w:val="none" w:sz="0" w:space="0" w:color="auto"/>
        <w:bottom w:val="none" w:sz="0" w:space="0" w:color="auto"/>
        <w:right w:val="none" w:sz="0" w:space="0" w:color="auto"/>
      </w:divBdr>
    </w:div>
    <w:div w:id="1245650916">
      <w:bodyDiv w:val="1"/>
      <w:marLeft w:val="0"/>
      <w:marRight w:val="0"/>
      <w:marTop w:val="0"/>
      <w:marBottom w:val="0"/>
      <w:divBdr>
        <w:top w:val="none" w:sz="0" w:space="0" w:color="auto"/>
        <w:left w:val="none" w:sz="0" w:space="0" w:color="auto"/>
        <w:bottom w:val="none" w:sz="0" w:space="0" w:color="auto"/>
        <w:right w:val="none" w:sz="0" w:space="0" w:color="auto"/>
      </w:divBdr>
    </w:div>
    <w:div w:id="1250967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xPressoModel xmlns="http://www.docscience.com/xPressoWord3.0">
  <xs:schema xmlns:mstns="http://www.docscience.com/xPressoWord3.0" xmlns="http://www.docscience.com/xPressoWord3.0" xmlns:xs="http://www.w3.org/2001/XMLSchema" xmlns:msdata="urn:schemas-microsoft-com:xml-msdata" id="xPressoModel" targetNamespace="http://www.docscience.com/xPressoWord3.0" attributeFormDefault="qualified" elementFormDefault="qualified">
    <xs:element name="xPressoModel" msdata:IsDataSet="true" msdata:UseCurrentLocale="true">
      <xs:complexType>
        <xs:choice minOccurs="0" maxOccurs="unbounded">
          <xs:element name="VarDefTree">
            <xs:complexType>
              <xs:sequence>
                <xs:element name="Id" type="xs:int" minOccurs="0"/>
                <xs:element name="Name" type="xs:string" minOccurs="0"/>
                <xs:element name="IsValid" type="xs:boolean" minOccurs="0"/>
                <xs:element name="ParentId" type="xs:string" minOccurs="0"/>
                <xs:element name="VarDefType" type="xs:string" minOccurs="0"/>
                <xs:element name="XMLMapping" type="xs:string" minOccurs="0"/>
                <xs:element name="DataType" type="xs:string" minOccurs="0"/>
                <xs:element name="MappingType" type="xs:string" minOccurs="0"/>
                <xs:element name="Expression" type="xs:string" minOccurs="0"/>
                <xs:element name="IsUndefined" type="xs:boolean" minOccurs="0"/>
                <xs:element name="IsExpanded" type="xs:string" minOccurs="0"/>
                <xs:element name="ShowType" type="xs:string" minOccurs="0"/>
                <xs:element name="SelfAdapter" type="xs:boolean" minOccurs="0"/>
                <xs:element name="JavaScriptContent" type="xs:string" minOccurs="0"/>
                <xs:element name="IsAutoGeneratedFolder" type="xs:boolean" minOccurs="0"/>
              </xs:sequence>
            </xs:complexType>
          </xs:element>
          <xs:element name="VarDefUniqueId">
            <xs:complexType>
              <xs:sequence>
                <xs:element name="UniqueID" type="xs:int" minOccurs="0"/>
              </xs:sequence>
            </xs:complexType>
          </xs:element>
          <xs:element name="DataElement">
            <xs:complexType>
              <xs:sequence>
                <xs:element name="Id" type="xs:string" minOccurs="0"/>
                <xs:element name="ShowType" type="xs:string" minOccurs="0"/>
                <xs:element name="Name" type="xs:string" minOccurs="0"/>
                <xs:element name="ParentId" type="xs:int" minOccurs="0"/>
                <xs:element name="Type" type="xs:int" minOccurs="0"/>
                <xs:element name="RootXpath" type="xs:string" minOccurs="0"/>
                <xs:element name="LocalString" type="xs:string" minOccurs="0"/>
                <xs:element name="FormattString" type="xs:string" minOccurs="0"/>
                <xs:element name="LoopTimeXpath" type="xs:string" minOccurs="0"/>
                <xs:element name="Locked" type="xs:boolean" minOccurs="0"/>
                <xs:element name="ShowInActiveDoc" type="xs:boolean" minOccurs="0"/>
                <xs:element name="XmlContent" type="xs:string" minOccurs="0"/>
                <xs:element name="VarDefID" type="xs:string" minOccurs="0"/>
                <xs:element name="IsExpanded" type="xs:boolean" minOccurs="0"/>
                <xs:element name="LogicType" type="xs:string" minOccurs="0"/>
                <xs:element name="LoopVarDefArrayID" type="xs:string" minOccurs="0"/>
                <xs:element name="ActiveContentItemID" type="xs:string" minOccurs="0"/>
                <xs:element name="IsVisible" type="xs:boolean" minOccurs="0"/>
                <xs:element name="ImportType" type="xs:string" minOccurs="0"/>
                <xs:element name="MappingCollection" type="xs:string" minOccurs="0"/>
                <xs:element name="MappingCollectionByAdd" type="xs:string" minOccurs="0"/>
                <xs:element name="SubDocVarCollectionByAdd" type="xs:string" minOccurs="0"/>
                <xs:element name="SubDocVarCollectionFromPkg" type="xs:string" minOccurs="0"/>
                <xs:element name="PkgPath" type="xs:string" minOccurs="0"/>
                <xs:element name="SectionIndex" type="xs:int" minOccurs="0"/>
                <xs:element name="Description" type="xs:string" minOccurs="0"/>
                <xs:element name="PictrueSize" type="xs:string" minOccurs="0"/>
                <xs:element name="InsertType" type="xs:string" minOccurs="0"/>
                <xs:element name="RetainPageNumber" type="xs:string" minOccurs="0"/>
                <xs:element name="HorizontalAlignment" type="xs:string" minOccurs="0"/>
                <xs:element name="VerticalAlignment" type="xs:string" minOccurs="0"/>
                <xs:element name="DdgHead" type="xs:string" minOccurs="0"/>
                <xs:element name="ChartType" type="xs:string" minOccurs="0"/>
                <xs:element name="SerialsName" type="xs:string" minOccurs="0"/>
                <xs:element name="IsDataInColumns" type="xs:boolean" minOccurs="0"/>
                <xs:element name="CategoryItems" type="xs:string" minOccurs="0"/>
                <xs:element name="ExportFileName" type="xs:string" minOccurs="0"/>
                <xs:element name="ImportFileName" type="xs:string" minOccurs="0"/>
                <xs:element name="IsDDGApplying" type="xs:boolean" minOccurs="0"/>
                <xs:element name="SubTotalFunction" type="xs:string" minOccurs="0"/>
                <xs:element name="SubTotalScope" type="xs:string" minOccurs="0"/>
                <xs:element name="RemoveEmptyLine" type="xs:boolean" minOccurs="0"/>
                <xs:element name="ExternalContentType" type="xs:int" minOccurs="0"/>
                <xs:element name="LayoutSetting" type="xs:int" minOccurs="0"/>
                <xs:element name="LayoutStartFrom" type="xs:int" minOccurs="0"/>
                <xs:element name="IsContentOnly" type="xs:boolean" minOccurs="0"/>
                <xs:element name="IsSwitchToContentOnly" type="xs:boolean" minOccurs="0"/>
                <xs:element name="IsUseMasterLayout" type="xs:boolean" minOccurs="0"/>
                <xs:element name="TOCSetting" type="xs:string" minOccurs="0"/>
                <xs:element name="MergeList" type="xs:boolean" minOccurs="0"/>
                <xs:element name="PreferenceSetting" type="xs:string" minOccurs="0"/>
                <xs:element name="SameAsOddEven" type="xs:boolean" minOccurs="0"/>
                <xs:element name="SortingbyType" type="xs:int" minOccurs="0"/>
                <xs:element name="SplitMark" type="xs:string" minOccurs="0"/>
                <xs:element name="SingleOrMultiple" type="xs:string" minOccurs="0"/>
                <xs:element name="OCIIncludeInBatch" type="xs:boolean" minOccurs="0"/>
              </xs:sequence>
            </xs:complexType>
          </xs:element>
          <xs:element name="DataElementUniqueID">
            <xs:complexType>
              <xs:sequence>
                <xs:element name="UniqueID" type="xs:int" minOccurs="0"/>
              </xs:sequence>
            </xs:complexType>
          </xs:element>
          <xs:element name="Rule">
            <xs:complexType>
              <xs:sequence>
                <xs:element name="ParentId" type="xs:int" minOccurs="0"/>
                <xs:element name="SwitchLogicXml" type="xs:string" minOccurs="0"/>
                <xs:element name="ExpressionLogicXml" type="xs:string" minOccurs="0"/>
                <xs:element name="SwitchValueXml" type="xs:string" minOccurs="0"/>
                <xs:element name="SwitchDefaultValue" type="xs:boolean" minOccurs="0"/>
              </xs:sequence>
            </xs:complexType>
          </xs:element>
          <xs:element name="TableOption">
            <xs:complexType>
              <xs:sequence>
                <xs:element name="TableIndex" type="xs:int" minOccurs="0"/>
                <xs:element name="HeaderBookMarkName" type="xs:string" minOccurs="0"/>
                <xs:element name="FooterBookMarkName" type="xs:string" minOccurs="0"/>
                <xs:element name="HeaderRowsCount" type="xs:int" minOccurs="0"/>
                <xs:element name="FooterRowsCount" type="xs:int" minOccurs="0"/>
                <xs:element name="HeaderPepeat" type="xs:int" minOccurs="0"/>
                <xs:element name="FooterPepeat" type="xs:int" minOccurs="0"/>
                <xs:element name="IsSkipFirst" type="xs:boolean" minOccurs="0"/>
                <xs:element name="IsSkipLast" type="xs:boolean" minOccurs="0"/>
                <xs:element name="WidowRowsCount" type="xs:int" minOccurs="0"/>
                <xs:element name="OrphanRowsCount" type="xs:int" minOccurs="0"/>
              </xs:sequence>
            </xs:complexType>
          </xs:element>
          <xs:element name="ParagraphFormat">
            <xs:complexType>
              <xs:sequence>
                <xs:element name="ParagraphFormatID" type="xs:string" minOccurs="0"/>
                <xs:element name="ChkWidowOrphan" type="xs:boolean" minOccurs="0"/>
                <xs:element name="WidowRowsCount" type="xs:int" minOccurs="0"/>
                <xs:element name="OrphanRowsCount" type="xs:int" minOccurs="0"/>
              </xs:sequence>
            </xs:complexType>
          </xs:element>
          <xs:element name="ShowType">
            <xs:complexType>
              <xs:sequence>
                <xs:element name="ShowType" type="xs:string" minOccurs="0"/>
              </xs:sequence>
            </xs:complexType>
          </xs:element>
          <xs:element name="GlobalJSTree">
            <xs:complexType>
              <xs:sequence>
                <xs:element name="ID" type="xs:string" minOccurs="0"/>
                <xs:element name="Name" type="xs:string" minOccurs="0"/>
                <xs:element name="JSFilePath" type="xs:string" minOccurs="0"/>
                <xs:element name="CustomerContent" type="xs:string" minOccurs="0"/>
                <xs:element name="ExternalContent" type="xs:string" minOccurs="0"/>
                <xs:element name="IsInvalid" type="xs:string" minOccurs="0"/>
                <xs:element name="JSFileType" type="xs:int" minOccurs="0"/>
              </xs:sequence>
            </xs:complexType>
          </xs:element>
          <xs:element name="GlobalJSTreeUniqueID">
            <xs:complexType>
              <xs:sequence>
                <xs:element name="UniqueID" type="xs:int" minOccurs="0"/>
              </xs:sequence>
            </xs:complexType>
          </xs:element>
          <xs:element name="AppStatus">
            <xs:complexType>
              <xs:sequence>
                <xs:element name="AppVariableName" type="xs:string" minOccurs="0"/>
                <xs:element name="AppVariableValue" type="xs:string" minOccurs="0"/>
                <xs:element name="IsFormProtected" type="xs:boolean" minOccurs="0"/>
              </xs:sequence>
            </xs:complexType>
          </xs:element>
          <xs:element name="SchemaTable">
            <xs:complexType>
              <xs:sequence>
                <xs:element name="SchemaString" type="xs:string" minOccurs="0"/>
                <xs:element name="XmlFilePath" type="xs:string" minOccurs="0"/>
                <xs:element name="SchemaRootXpath" type="xs:string" minOccurs="0"/>
                <xs:element name="IsShowAll" type="xs:boolean" minOccurs="0"/>
              </xs:sequence>
            </xs:complexType>
          </xs:element>
          <xs:element name="SchemaElements">
            <xs:complexType>
              <xs:sequence>
                <xs:element name="XPath" type="xs:string" minOccurs="0"/>
              </xs:sequence>
            </xs:complexType>
          </xs:element>
          <xs:element name="DocumentProperyTable" msdata:Locale="">
            <xs:complexType>
              <xs:sequence>
                <xs:element name="ID" type="xs:string" minOccurs="0"/>
                <xs:element name="Name" type="xs:string" minOccurs="0"/>
                <xs:element name="Type" type="xs:string" minOccurs="0"/>
                <xs:element name="ParentId" type="xs:string" minOccurs="0"/>
                <xs:element name="PropertyValue" type="xs:string" minOccurs="0"/>
                <xs:element name="VarDefElementId" type="xs:string" minOccurs="0"/>
                <xs:element name="Fixed" type="xs:boolean" minOccurs="0"/>
              </xs:sequence>
            </xs:complexType>
          </xs:element>
          <xs:element name="OpMakerTable">
            <xs:complexType>
              <xs:sequence>
                <xs:element name="OPMarkerString" type="xs:string" minOccurs="0"/>
              </xs:sequence>
            </xs:complexType>
          </xs:element>
          <xs:element name="DocumentSettingTable">
            <xs:complexType>
              <xs:sequence>
                <xs:element name="DockPosition" type="xs:string" minOccurs="0"/>
                <xs:element name="DockPositionRestrict" type="xs:string" minOccurs="0"/>
                <xs:element name="PaneType" type="xs:string" minOccurs="0"/>
                <xs:element name="Visible" type="xs:boolean" minOccurs="0"/>
              </xs:sequence>
            </xs:complexType>
          </xs:element>
        </xs:choice>
      </xs:complexType>
    </xs:element>
  </xs:schema>
  <VarDefTree>
    <Id>1</Id>
    <Name>Variable Root</Name>
    <IsValid>true</IsValid>
    <ParentId>-1</ParentId>
    <VarDefType>Root</VarDefType>
    <IsUndefined>false</IsUndefined>
    <IsExpanded>True</IsExpanded>
    <SelfAdapter>false</SelfAdapter>
    <IsAutoGeneratedFolder>false</IsAutoGeneratedFolder>
  </VarDefTree>
  <VarDefUniqueId>
    <UniqueID>1</UniqueID>
  </VarDefUniqueId>
  <DataElement>
    <Id>1</Id>
    <ShowType>Name</ShowType>
    <Name>Schematic</Name>
    <ParentId>-1</ParentId>
    <Type>1</Type>
  </DataElement>
  <DataElementUniqueID>
    <UniqueID>1</UniqueID>
  </DataElementUniqueID>
  <ShowType>
    <ShowType>Name</ShowType>
  </ShowType>
  <GlobalJSTreeUniqueID>
    <UniqueID>0</UniqueID>
  </GlobalJSTreeUniqueID>
  <AppStatus>
    <AppVariableName>m_IsApplyDataStatus</AppVariableName>
    <AppVariableValue>False</AppVariableValue>
    <IsFormProtected>false</IsFormProtected>
  </AppStatus>
  <SchemaTable>
    <XmlFilePath/>
    <IsShowAll>false</IsShowAll>
  </SchemaTable>
  <OpMakerTable>
    <OPMarkerString/>
  </OpMakerTable>
  <DocumentSettingTable>
    <DockPosition>msoCTPDockPositionLeft</DockPosition>
    <DockPositionRestrict>msoCTPDockPositionRestrictNone</DockPositionRestrict>
    <PaneType>SchematicPane</PaneType>
    <Visible>false</Visible>
  </DocumentSettingTable>
  <DocumentSettingTable>
    <DockPosition>msoCTPDockPositionFloating</DockPosition>
    <DockPositionRestrict>msoCTPDockPositionRestrictNone</DockPositionRestrict>
    <PaneType>SchemaPane</PaneType>
    <Visible>false</Visible>
  </DocumentSettingTable>
  <DocumentSettingTable>
    <DockPosition>msoCTPDockPositionRight</DockPosition>
    <DockPositionRestrict>msoCTPDockPositionRestrictNone</DockPositionRestrict>
    <PaneType>VarDefPane</PaneType>
    <Visible>false</Visible>
  </DocumentSettingTable>
  <DocumentSettingTable>
    <DockPosition>msoCTPDockPositionFloating</DockPosition>
    <DockPositionRestrict>msoCTPDockPositionRestrictNone</DockPositionRestrict>
    <PaneType>DocumentPropertyPane</PaneType>
    <Visible>false</Visible>
  </DocumentSettingTable>
  <DocumentSettingTable>
    <DockPosition>msoCTPDockPositionFloating</DockPosition>
    <DockPositionRestrict>msoCTPDockPositionRestrictNone</DockPositionRestrict>
    <PaneType>InvalidVarPane</PaneType>
    <Visible>false</Visible>
  </DocumentSettingTable>
  <DocumentSettingTable>
    <DockPosition>msoCTPDockPositionFloating</DockPosition>
    <DockPositionRestrict>msoCTPDockPositionRestrictNone</DockPositionRestrict>
    <PaneType>GlobalJavaScriptPane</PaneType>
    <Visible>false</Visible>
  </DocumentSettingTable>
</xPressoMode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F3DB08-EF70-4DFB-BF7E-190648FB3728}">
  <ds:schemaRefs>
    <ds:schemaRef ds:uri="http://www.docscience.com/xPressoWord3.0"/>
    <ds:schemaRef ds:uri="http://www.w3.org/2001/XMLSchema"/>
    <ds:schemaRef ds:uri="urn:schemas-microsoft-com:xml-msdata"/>
  </ds:schemaRefs>
</ds:datastoreItem>
</file>

<file path=customXml/itemProps2.xml><?xml version="1.0" encoding="utf-8"?>
<ds:datastoreItem xmlns:ds="http://schemas.openxmlformats.org/officeDocument/2006/customXml" ds:itemID="{3457755E-5DB4-4C21-A2BB-B84AB7A6DAF9}">
  <ds:schemaRefs>
    <ds:schemaRef ds:uri="http://schemas.openxmlformats.org/officeDocument/2006/bibliography"/>
  </ds:schemaRefs>
</ds:datastoreItem>
</file>

<file path=docMetadata/LabelInfo.xml><?xml version="1.0" encoding="utf-8"?>
<clbl:labelList xmlns:clbl="http://schemas.microsoft.com/office/2020/mipLabelMetadata">
  <clbl:label id="{378055ef-7607-46e5-9564-5469035a1b2e}" enabled="1" method="Standard" siteId="{eb3c68b9-0935-4046-8550-8bcaa4167e2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686</Words>
  <Characters>4326</Characters>
  <Application>Microsoft Office Word</Application>
  <DocSecurity>0</DocSecurity>
  <Lines>36</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xPression Word Template v4.0 Build 24</vt:lpstr>
    </vt:vector>
  </TitlesOfParts>
  <Company>Baloise Versicherung AG</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Imbriano, Pamela</dc:creator>
  <cp:lastModifiedBy>David Döbele</cp:lastModifiedBy>
  <cp:revision>5</cp:revision>
  <cp:lastPrinted>2011-05-11T11:18:00Z</cp:lastPrinted>
  <dcterms:created xsi:type="dcterms:W3CDTF">2025-03-12T10:18:00Z</dcterms:created>
  <dcterms:modified xsi:type="dcterms:W3CDTF">2025-03-13T12:17:00Z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8055ef-7607-46e5-9564-5469035a1b2e_Enabled">
    <vt:lpwstr>true</vt:lpwstr>
  </property>
  <property fmtid="{D5CDD505-2E9C-101B-9397-08002B2CF9AE}" pid="3" name="MSIP_Label_378055ef-7607-46e5-9564-5469035a1b2e_SetDate">
    <vt:lpwstr>2021-04-27T08:00:36Z</vt:lpwstr>
  </property>
  <property fmtid="{D5CDD505-2E9C-101B-9397-08002B2CF9AE}" pid="4" name="MSIP_Label_378055ef-7607-46e5-9564-5469035a1b2e_Method">
    <vt:lpwstr>Standard</vt:lpwstr>
  </property>
  <property fmtid="{D5CDD505-2E9C-101B-9397-08002B2CF9AE}" pid="5" name="MSIP_Label_378055ef-7607-46e5-9564-5469035a1b2e_Name">
    <vt:lpwstr>378055ef-7607-46e5-9564-5469035a1b2e</vt:lpwstr>
  </property>
  <property fmtid="{D5CDD505-2E9C-101B-9397-08002B2CF9AE}" pid="6" name="MSIP_Label_378055ef-7607-46e5-9564-5469035a1b2e_SiteId">
    <vt:lpwstr>eb3c68b9-0935-4046-8550-8bcaa4167e2e</vt:lpwstr>
  </property>
  <property fmtid="{D5CDD505-2E9C-101B-9397-08002B2CF9AE}" pid="7" name="MSIP_Label_378055ef-7607-46e5-9564-5469035a1b2e_ActionId">
    <vt:lpwstr>d9cd38ac-e8fc-4b13-99f9-0eae4b7dd93e</vt:lpwstr>
  </property>
  <property fmtid="{D5CDD505-2E9C-101B-9397-08002B2CF9AE}" pid="8" name="MSIP_Label_378055ef-7607-46e5-9564-5469035a1b2e_ContentBits">
    <vt:lpwstr>0</vt:lpwstr>
  </property>
</Properties>
</file>