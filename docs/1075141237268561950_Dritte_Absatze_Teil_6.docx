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1C17AA" w14:textId="77777777" w:rsidR="00E5519A" w:rsidRPr="00C757A6" w:rsidRDefault="00E5519A" w:rsidP="00E5519A">
      <w:pPr>
        <w:rPr>
          <w:b/>
          <w:lang w:val="en-US"/>
          <w:rPrChange w:id="0" w:author="David Döbele" w:date="2023-02-14T20:43:00Z">
            <w:rPr>
              <w:b/>
            </w:rPr>
          </w:rPrChange>
        </w:rPr>
      </w:pPr>
      <w:r w:rsidRPr="00C757A6">
        <w:rPr>
          <w:b/>
          <w:lang w:val="en-US"/>
          <w:rPrChange w:id="1" w:author="David Döbele" w:date="2023-02-14T20:43:00Z">
            <w:rPr>
              <w:b/>
            </w:rPr>
          </w:rPrChange>
        </w:rPr>
        <w:t>OC&amp;C 18</w:t>
      </w:r>
    </w:p>
    <w:p w14:paraId="06C49D24" w14:textId="77777777" w:rsidR="00E5519A" w:rsidRPr="00C757A6" w:rsidRDefault="00000000" w:rsidP="00E5519A">
      <w:pPr>
        <w:rPr>
          <w:lang w:val="en-US"/>
          <w:rPrChange w:id="2" w:author="David Döbele" w:date="2023-02-14T20:43:00Z">
            <w:rPr/>
          </w:rPrChange>
        </w:rPr>
      </w:pPr>
      <w:r>
        <w:fldChar w:fldCharType="begin"/>
      </w:r>
      <w:r w:rsidRPr="00C757A6">
        <w:rPr>
          <w:lang w:val="en-US"/>
          <w:rPrChange w:id="3" w:author="David Döbele" w:date="2023-02-14T20:43:00Z">
            <w:rPr/>
          </w:rPrChange>
        </w:rPr>
        <w:instrText>HYPERLINK "https://www.occstrategy.com/de/karriere/tipps-zur-bewerbung/bewerbung/"</w:instrText>
      </w:r>
      <w:r>
        <w:fldChar w:fldCharType="separate"/>
      </w:r>
      <w:r w:rsidR="00E5519A" w:rsidRPr="00C757A6">
        <w:rPr>
          <w:rStyle w:val="Hyperlink"/>
          <w:lang w:val="en-US"/>
          <w:rPrChange w:id="4" w:author="David Döbele" w:date="2023-02-14T20:43:00Z">
            <w:rPr>
              <w:rStyle w:val="Hyperlink"/>
            </w:rPr>
          </w:rPrChange>
        </w:rPr>
        <w:t>https://www.occstrategy.com/de/karriere/tipps-zur-bewerbung/bewerbung/</w:t>
      </w:r>
      <w:r>
        <w:rPr>
          <w:rStyle w:val="Hyperlink"/>
        </w:rPr>
        <w:fldChar w:fldCharType="end"/>
      </w:r>
    </w:p>
    <w:p w14:paraId="3FCD3363" w14:textId="77777777" w:rsidR="00E5519A" w:rsidRPr="00C757A6" w:rsidRDefault="00E5519A" w:rsidP="00E5519A">
      <w:pPr>
        <w:rPr>
          <w:lang w:val="en-US"/>
          <w:rPrChange w:id="5" w:author="David Döbele" w:date="2023-02-14T20:43:00Z">
            <w:rPr/>
          </w:rPrChange>
        </w:rPr>
      </w:pPr>
    </w:p>
    <w:p w14:paraId="4161D094" w14:textId="5FD36B65" w:rsidR="00E5519A" w:rsidRDefault="00E5519A" w:rsidP="00E5519A">
      <w:pPr>
        <w:jc w:val="both"/>
        <w:rPr>
          <w:rFonts w:ascii="Times New Roman" w:hAnsi="Times New Roman" w:cs="Times New Roman"/>
          <w:sz w:val="21"/>
          <w:szCs w:val="21"/>
        </w:rPr>
      </w:pPr>
      <w:r w:rsidRPr="00E02BFF">
        <w:rPr>
          <w:rFonts w:ascii="Times New Roman" w:hAnsi="Times New Roman" w:cs="Times New Roman"/>
          <w:sz w:val="21"/>
          <w:szCs w:val="21"/>
        </w:rPr>
        <w:t xml:space="preserve">OC&amp;C scheint mir hierfür ideal. Neben dem Status als führende Managementberatung großer multinationaler Konzerne begeistert mich die Vielfältigkeit </w:t>
      </w:r>
      <w:del w:id="6" w:author="David Döbele" w:date="2023-02-14T20:43:00Z">
        <w:r w:rsidRPr="00E02BFF" w:rsidDel="00C757A6">
          <w:rPr>
            <w:rFonts w:ascii="Times New Roman" w:hAnsi="Times New Roman" w:cs="Times New Roman"/>
            <w:sz w:val="21"/>
            <w:szCs w:val="21"/>
          </w:rPr>
          <w:delText xml:space="preserve">der </w:delText>
        </w:r>
      </w:del>
      <w:ins w:id="7" w:author="David Döbele" w:date="2023-02-14T20:43:00Z">
        <w:r w:rsidR="00C757A6">
          <w:rPr>
            <w:rFonts w:ascii="Times New Roman" w:hAnsi="Times New Roman" w:cs="Times New Roman"/>
            <w:sz w:val="21"/>
            <w:szCs w:val="21"/>
          </w:rPr>
          <w:t>der</w:t>
        </w:r>
        <w:r w:rsidR="00C757A6" w:rsidRPr="00E02BFF">
          <w:rPr>
            <w:rFonts w:ascii="Times New Roman" w:hAnsi="Times New Roman" w:cs="Times New Roman"/>
            <w:sz w:val="21"/>
            <w:szCs w:val="21"/>
          </w:rPr>
          <w:t xml:space="preserve"> </w:t>
        </w:r>
      </w:ins>
      <w:r w:rsidRPr="00E02BFF">
        <w:rPr>
          <w:rFonts w:ascii="Times New Roman" w:hAnsi="Times New Roman" w:cs="Times New Roman"/>
          <w:sz w:val="21"/>
          <w:szCs w:val="21"/>
        </w:rPr>
        <w:t>Branchen</w:t>
      </w:r>
      <w:ins w:id="8" w:author="David Döbele" w:date="2023-02-14T20:43:00Z">
        <w:r w:rsidR="00C757A6">
          <w:rPr>
            <w:rFonts w:ascii="Times New Roman" w:hAnsi="Times New Roman" w:cs="Times New Roman"/>
            <w:sz w:val="21"/>
            <w:szCs w:val="21"/>
          </w:rPr>
          <w:t xml:space="preserve"> Ihrer Kunden</w:t>
        </w:r>
      </w:ins>
      <w:r w:rsidRPr="00E02BFF">
        <w:rPr>
          <w:rFonts w:ascii="Times New Roman" w:hAnsi="Times New Roman" w:cs="Times New Roman"/>
          <w:sz w:val="21"/>
          <w:szCs w:val="21"/>
        </w:rPr>
        <w:t>, die sich über den Konsumgüterbereich über Privat</w:t>
      </w:r>
      <w:del w:id="9" w:author="David Döbele" w:date="2023-02-14T20:43:00Z">
        <w:r w:rsidRPr="00E02BFF" w:rsidDel="00C757A6">
          <w:rPr>
            <w:rFonts w:ascii="Times New Roman" w:hAnsi="Times New Roman" w:cs="Times New Roman"/>
            <w:sz w:val="21"/>
            <w:szCs w:val="21"/>
          </w:rPr>
          <w:delText>-</w:delText>
        </w:r>
      </w:del>
      <w:ins w:id="10" w:author="David Döbele" w:date="2023-02-14T20:43:00Z">
        <w:r w:rsidR="00C757A6">
          <w:rPr>
            <w:rFonts w:ascii="Times New Roman" w:hAnsi="Times New Roman" w:cs="Times New Roman"/>
            <w:sz w:val="21"/>
            <w:szCs w:val="21"/>
          </w:rPr>
          <w:t xml:space="preserve">e </w:t>
        </w:r>
      </w:ins>
      <w:r w:rsidRPr="00E02BFF">
        <w:rPr>
          <w:rFonts w:ascii="Times New Roman" w:hAnsi="Times New Roman" w:cs="Times New Roman"/>
          <w:sz w:val="21"/>
          <w:szCs w:val="21"/>
        </w:rPr>
        <w:t>Equity bis hin zu TMT erstrecken.</w:t>
      </w:r>
      <w:ins w:id="11" w:author="David Döbele" w:date="2023-02-14T20:44:00Z">
        <w:r w:rsidR="00C757A6">
          <w:rPr>
            <w:rFonts w:ascii="Times New Roman" w:hAnsi="Times New Roman" w:cs="Times New Roman"/>
            <w:sz w:val="21"/>
            <w:szCs w:val="21"/>
          </w:rPr>
          <w:t xml:space="preserve"> Mit meinem Studienhintergrund als Wirtschaftsingenieur bin ich es gewohnt, mich in</w:t>
        </w:r>
      </w:ins>
      <w:ins w:id="12" w:author="David Döbele" w:date="2023-02-14T20:45:00Z">
        <w:r w:rsidR="00C757A6">
          <w:rPr>
            <w:rFonts w:ascii="Times New Roman" w:hAnsi="Times New Roman" w:cs="Times New Roman"/>
            <w:sz w:val="21"/>
            <w:szCs w:val="21"/>
          </w:rPr>
          <w:t xml:space="preserve"> viele verschiedene Disziplinen und Bereiche hineinzudenken und freue mich darauf, diese Abwechslung auch bei Ihnen wieder zu erfahren.</w:t>
        </w:r>
      </w:ins>
      <w:r w:rsidRPr="00E02BFF">
        <w:rPr>
          <w:rFonts w:ascii="Times New Roman" w:hAnsi="Times New Roman" w:cs="Times New Roman"/>
          <w:sz w:val="21"/>
          <w:szCs w:val="21"/>
        </w:rPr>
        <w:t xml:space="preserve"> Besonders positiv fällt mir vor allem die Pro-Bono-Beratung auf, wodurch Projekte mit </w:t>
      </w:r>
      <w:del w:id="13" w:author="David Döbele" w:date="2023-02-14T20:44:00Z">
        <w:r w:rsidRPr="00E02BFF" w:rsidDel="00C757A6">
          <w:rPr>
            <w:rFonts w:ascii="Times New Roman" w:hAnsi="Times New Roman" w:cs="Times New Roman"/>
            <w:sz w:val="21"/>
            <w:szCs w:val="21"/>
          </w:rPr>
          <w:delText xml:space="preserve">den </w:delText>
        </w:r>
      </w:del>
      <w:r w:rsidRPr="00E02BFF">
        <w:rPr>
          <w:rFonts w:ascii="Times New Roman" w:hAnsi="Times New Roman" w:cs="Times New Roman"/>
          <w:sz w:val="21"/>
          <w:szCs w:val="21"/>
        </w:rPr>
        <w:t>Schwerpunkten wie Kinder- und Jugendarbeit, Bildung oder auch der psychischen Gesundheit unterstützt werden und die Fähigkeiten der Mitarbeiter für ein</w:t>
      </w:r>
      <w:ins w:id="14" w:author="David Döbele" w:date="2023-02-14T20:44:00Z">
        <w:r w:rsidR="00C757A6">
          <w:rPr>
            <w:rFonts w:ascii="Times New Roman" w:hAnsi="Times New Roman" w:cs="Times New Roman"/>
            <w:sz w:val="21"/>
            <w:szCs w:val="21"/>
          </w:rPr>
          <w:t xml:space="preserve"> </w:t>
        </w:r>
      </w:ins>
      <w:del w:id="15" w:author="David Döbele" w:date="2023-02-14T20:44:00Z">
        <w:r w:rsidRPr="00E02BFF" w:rsidDel="00C757A6">
          <w:rPr>
            <w:rFonts w:ascii="Times New Roman" w:hAnsi="Times New Roman" w:cs="Times New Roman"/>
            <w:sz w:val="21"/>
            <w:szCs w:val="21"/>
          </w:rPr>
          <w:delText xml:space="preserve">e </w:delText>
        </w:r>
      </w:del>
      <w:r w:rsidRPr="00E02BFF">
        <w:rPr>
          <w:rFonts w:ascii="Times New Roman" w:hAnsi="Times New Roman" w:cs="Times New Roman"/>
          <w:sz w:val="21"/>
          <w:szCs w:val="21"/>
        </w:rPr>
        <w:t>gesamtgesellschaftlich wünschenswertes Leben eingesetzt werden. Mit diesem Projekt hebt sich OC&amp;C klar von anderen Beratungen ab. Mit Werten wie Vielfältigkeit und Inklusion kann ich mich, wie mein jahrelanges ehre</w:t>
      </w:r>
      <w:r>
        <w:rPr>
          <w:rFonts w:ascii="Times New Roman" w:hAnsi="Times New Roman" w:cs="Times New Roman"/>
          <w:sz w:val="21"/>
          <w:szCs w:val="21"/>
        </w:rPr>
        <w:t>n</w:t>
      </w:r>
      <w:r w:rsidRPr="00E02BFF">
        <w:rPr>
          <w:rFonts w:ascii="Times New Roman" w:hAnsi="Times New Roman" w:cs="Times New Roman"/>
          <w:sz w:val="21"/>
          <w:szCs w:val="21"/>
        </w:rPr>
        <w:t>amtliches Engagement zeigt, besonders identifizieren</w:t>
      </w:r>
      <w:ins w:id="16" w:author="David Döbele" w:date="2023-02-14T20:44:00Z">
        <w:r w:rsidR="00C757A6">
          <w:rPr>
            <w:rFonts w:ascii="Times New Roman" w:hAnsi="Times New Roman" w:cs="Times New Roman"/>
            <w:sz w:val="21"/>
            <w:szCs w:val="21"/>
          </w:rPr>
          <w:t xml:space="preserve">, weshalb ich mich sehr gerne bei Ihnen einbringen würde. </w:t>
        </w:r>
      </w:ins>
      <w:del w:id="17" w:author="David Döbele" w:date="2023-02-14T20:44:00Z">
        <w:r w:rsidRPr="00E02BFF" w:rsidDel="00C757A6">
          <w:rPr>
            <w:rFonts w:ascii="Times New Roman" w:hAnsi="Times New Roman" w:cs="Times New Roman"/>
            <w:sz w:val="21"/>
            <w:szCs w:val="21"/>
          </w:rPr>
          <w:delText>.</w:delText>
        </w:r>
      </w:del>
    </w:p>
    <w:p w14:paraId="012BE20A" w14:textId="77777777" w:rsidR="00E5519A" w:rsidRDefault="00E5519A" w:rsidP="00E5519A">
      <w:pPr>
        <w:jc w:val="both"/>
      </w:pPr>
    </w:p>
    <w:p w14:paraId="608B9C40" w14:textId="77777777" w:rsidR="00E5519A" w:rsidRPr="00E5519A" w:rsidRDefault="00E5519A" w:rsidP="00E5519A">
      <w:pPr>
        <w:jc w:val="both"/>
        <w:rPr>
          <w:rFonts w:ascii="Times New Roman" w:hAnsi="Times New Roman" w:cs="Times New Roman"/>
          <w:b/>
          <w:sz w:val="21"/>
          <w:szCs w:val="21"/>
        </w:rPr>
      </w:pPr>
      <w:r w:rsidRPr="00E5519A">
        <w:rPr>
          <w:rFonts w:ascii="Times New Roman" w:hAnsi="Times New Roman" w:cs="Times New Roman"/>
          <w:b/>
          <w:sz w:val="21"/>
          <w:szCs w:val="21"/>
        </w:rPr>
        <w:t>Bayer IH</w:t>
      </w:r>
    </w:p>
    <w:p w14:paraId="66F61EF6" w14:textId="77777777" w:rsidR="00E5519A" w:rsidRPr="00DD05F2" w:rsidRDefault="00E5519A" w:rsidP="00E5519A">
      <w:pPr>
        <w:jc w:val="both"/>
        <w:rPr>
          <w:rFonts w:ascii="Times New Roman" w:hAnsi="Times New Roman" w:cs="Times New Roman"/>
          <w:sz w:val="21"/>
          <w:szCs w:val="21"/>
        </w:rPr>
      </w:pPr>
    </w:p>
    <w:p w14:paraId="0B0EA9CC" w14:textId="79DD128D" w:rsidR="00E5519A" w:rsidRPr="00DD05F2" w:rsidRDefault="00E5519A" w:rsidP="00E5519A">
      <w:pPr>
        <w:jc w:val="both"/>
        <w:rPr>
          <w:rFonts w:ascii="Times New Roman" w:hAnsi="Times New Roman" w:cs="Times New Roman"/>
          <w:sz w:val="21"/>
          <w:szCs w:val="21"/>
        </w:rPr>
      </w:pPr>
      <w:r w:rsidRPr="00DD05F2">
        <w:rPr>
          <w:rFonts w:ascii="Times New Roman" w:hAnsi="Times New Roman" w:cs="Times New Roman"/>
          <w:sz w:val="21"/>
          <w:szCs w:val="21"/>
        </w:rPr>
        <w:t>Bayer Inhouse Consulting erscheint mit hierfür der Perfekt Fit. Neben dem Status als Inhouse Beratung von einem der größten Pharma- und Chemiekonzerne weltweit gefällt mir die Tätigkeit in einer von Nachhaltigkeit geprägten Branche. Dadurch, dass ich im ländlichen Raum aufgewachsen bin, finde ich den Landwirtschaftssektor besonders spannend. Zudem bildet dieser die Lebensgrundlage und befindet sich durch die Herausforderung des Klimawandels in einer einzigartigen Transformation und gewinnt stetig an Relevanz. Aus diesem Grund habe ich auch mit großem Interesse über die Initative „Bayer Forward Farming“ gelesen, die eine einzigartige Plattform zum Wissensaustausch über die ganze Wertschöpfungskette der Landwirtschaft hinweg bildet.</w:t>
      </w:r>
      <w:r w:rsidR="00630443">
        <w:rPr>
          <w:rFonts w:ascii="Times New Roman" w:hAnsi="Times New Roman" w:cs="Times New Roman"/>
          <w:sz w:val="21"/>
          <w:szCs w:val="21"/>
        </w:rPr>
        <w:t xml:space="preserve"> </w:t>
      </w:r>
      <w:ins w:id="18" w:author="David Döbele" w:date="2023-02-14T20:45:00Z">
        <w:r w:rsidR="00C757A6">
          <w:rPr>
            <w:rFonts w:ascii="Times New Roman" w:hAnsi="Times New Roman" w:cs="Times New Roman"/>
            <w:sz w:val="21"/>
            <w:szCs w:val="21"/>
          </w:rPr>
          <w:t>Gerne würde ich in dem</w:t>
        </w:r>
      </w:ins>
      <w:ins w:id="19" w:author="David Döbele" w:date="2023-02-14T20:46:00Z">
        <w:r w:rsidR="00C757A6">
          <w:rPr>
            <w:rFonts w:ascii="Times New Roman" w:hAnsi="Times New Roman" w:cs="Times New Roman"/>
            <w:sz w:val="21"/>
            <w:szCs w:val="21"/>
          </w:rPr>
          <w:t xml:space="preserve"> Praktikum bei Ihnen an ähnlich spannenden und relevanten Projekten mitarbeiten.</w:t>
        </w:r>
      </w:ins>
    </w:p>
    <w:p w14:paraId="4C94B633" w14:textId="77777777" w:rsidR="00E5519A" w:rsidRPr="00DD05F2" w:rsidRDefault="00E5519A" w:rsidP="00E5519A">
      <w:pPr>
        <w:jc w:val="both"/>
        <w:rPr>
          <w:rFonts w:ascii="Times New Roman" w:hAnsi="Times New Roman" w:cs="Times New Roman"/>
          <w:sz w:val="21"/>
          <w:szCs w:val="21"/>
        </w:rPr>
      </w:pPr>
    </w:p>
    <w:p w14:paraId="001E9A1F" w14:textId="0B9BEB5A" w:rsidR="00E5519A" w:rsidRPr="00E5519A" w:rsidRDefault="00E5519A" w:rsidP="00E5519A">
      <w:pPr>
        <w:jc w:val="both"/>
        <w:rPr>
          <w:rFonts w:ascii="Times New Roman" w:hAnsi="Times New Roman" w:cs="Times New Roman"/>
          <w:b/>
          <w:sz w:val="21"/>
          <w:szCs w:val="21"/>
        </w:rPr>
      </w:pPr>
      <w:r w:rsidRPr="00E5519A">
        <w:rPr>
          <w:rFonts w:ascii="Times New Roman" w:hAnsi="Times New Roman" w:cs="Times New Roman"/>
          <w:b/>
          <w:sz w:val="21"/>
          <w:szCs w:val="21"/>
        </w:rPr>
        <w:t>EON IH</w:t>
      </w:r>
    </w:p>
    <w:p w14:paraId="5433D58B" w14:textId="0534471F" w:rsidR="00630443" w:rsidRPr="008904A2" w:rsidRDefault="00E5519A" w:rsidP="00630443">
      <w:pPr>
        <w:jc w:val="both"/>
        <w:rPr>
          <w:rFonts w:ascii="Times New Roman" w:hAnsi="Times New Roman" w:cs="Times New Roman"/>
          <w:sz w:val="21"/>
          <w:szCs w:val="21"/>
        </w:rPr>
      </w:pPr>
      <w:r w:rsidRPr="00DD05F2">
        <w:rPr>
          <w:rFonts w:ascii="Times New Roman" w:hAnsi="Times New Roman" w:cs="Times New Roman"/>
          <w:sz w:val="21"/>
          <w:szCs w:val="21"/>
        </w:rPr>
        <w:t xml:space="preserve">E.ON Inhouse Consulting erscheint mir hierfür ideal. Neben dem Status als einer der größten Energieversorger weltweit begeistert mich die Tatsache, in einer Branche zu arbeiten, die sich wie kaum eine andere in einer hoch spannenden Transformation befindet. Die Branche der Energieversorgung reizt mich besonders, da diese Branche sinnbildlich für Nachhaltigkeit und Zukunftsorientierung steht und maßgeblich den Lebensstandard nachfolgender Generationen beeinflussen wird. Bei EON sticht für mich zudem die Unterstützung von ehrenamtlichen Engagements und Volunteering Aktionen besonders hervor. </w:t>
      </w:r>
      <w:r w:rsidR="00630443">
        <w:rPr>
          <w:rFonts w:ascii="Times New Roman" w:hAnsi="Times New Roman" w:cs="Times New Roman"/>
          <w:sz w:val="21"/>
          <w:szCs w:val="21"/>
        </w:rPr>
        <w:t>Mit diesem sozialen Verantwortungsbewusstsein, kann ich mich besonders als Vorstand eines lokalen Sportvereins besonders identifizieren kann. Solch ein Engagement ist für ei</w:t>
      </w:r>
      <w:r w:rsidRPr="00DD05F2">
        <w:rPr>
          <w:rFonts w:ascii="Times New Roman" w:hAnsi="Times New Roman" w:cs="Times New Roman"/>
          <w:sz w:val="21"/>
          <w:szCs w:val="21"/>
        </w:rPr>
        <w:t>n Großkonzern in solch einem Maße nicht selbstverständlich und hat zusammen mit der nachhaltigen Energieversorgung einen großen Einfluss auf eine gesamtgesellschaftlich wünschenswerte Zukunft.</w:t>
      </w:r>
      <w:r w:rsidR="00630443">
        <w:rPr>
          <w:rFonts w:ascii="Times New Roman" w:hAnsi="Times New Roman" w:cs="Times New Roman"/>
          <w:sz w:val="21"/>
          <w:szCs w:val="21"/>
        </w:rPr>
        <w:t xml:space="preserve"> Gerne würde ich ein Praktikum in so einem verantwortungsbewussten und nachhaltigen Umfeld absolvieren.</w:t>
      </w:r>
    </w:p>
    <w:p w14:paraId="1B304FF6" w14:textId="63940F2F" w:rsidR="00E5519A" w:rsidRPr="00DD05F2" w:rsidRDefault="00E5519A" w:rsidP="00E5519A">
      <w:pPr>
        <w:jc w:val="both"/>
        <w:rPr>
          <w:rFonts w:ascii="Times New Roman" w:hAnsi="Times New Roman" w:cs="Times New Roman"/>
          <w:sz w:val="21"/>
          <w:szCs w:val="21"/>
        </w:rPr>
      </w:pPr>
    </w:p>
    <w:p w14:paraId="67A9CFF7" w14:textId="77777777" w:rsidR="00DC220B" w:rsidRDefault="00000000"/>
    <w:sectPr w:rsidR="00DC220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9"/>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19A"/>
    <w:rsid w:val="00021696"/>
    <w:rsid w:val="002A55E2"/>
    <w:rsid w:val="00547678"/>
    <w:rsid w:val="00630443"/>
    <w:rsid w:val="008C382F"/>
    <w:rsid w:val="00C757A6"/>
    <w:rsid w:val="00E5519A"/>
    <w:rsid w:val="00E57E6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9C3E9"/>
  <w15:chartTrackingRefBased/>
  <w15:docId w15:val="{FFE1A43D-8EA6-4604-9D82-56D8FC95F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5519A"/>
    <w:rPr>
      <w:kern w:val="0"/>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E5519A"/>
    <w:rPr>
      <w:color w:val="0563C1" w:themeColor="hyperlink"/>
      <w:u w:val="single"/>
    </w:rPr>
  </w:style>
  <w:style w:type="paragraph" w:styleId="berarbeitung">
    <w:name w:val="Revision"/>
    <w:hidden/>
    <w:uiPriority w:val="99"/>
    <w:semiHidden/>
    <w:rsid w:val="00C757A6"/>
    <w:pPr>
      <w:spacing w:after="0" w:line="240" w:lineRule="auto"/>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431</Words>
  <Characters>2719</Characters>
  <Application>Microsoft Office Word</Application>
  <DocSecurity>0</DocSecurity>
  <Lines>22</Lines>
  <Paragraphs>6</Paragraphs>
  <ScaleCrop>false</ScaleCrop>
  <Company/>
  <LinksUpToDate>false</LinksUpToDate>
  <CharactersWithSpaces>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Kempf</dc:creator>
  <cp:keywords/>
  <dc:description/>
  <cp:lastModifiedBy>David Döbele</cp:lastModifiedBy>
  <cp:revision>3</cp:revision>
  <dcterms:created xsi:type="dcterms:W3CDTF">2023-02-14T19:35:00Z</dcterms:created>
  <dcterms:modified xsi:type="dcterms:W3CDTF">2023-02-14T19:46:00Z</dcterms:modified>
</cp:coreProperties>
</file>