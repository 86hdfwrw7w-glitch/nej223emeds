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52066" w14:textId="77777777" w:rsidR="00D150FF" w:rsidRPr="00E015B4" w:rsidRDefault="00D150FF" w:rsidP="00D150FF">
      <w:pPr>
        <w:spacing w:after="0" w:line="240" w:lineRule="auto"/>
        <w:jc w:val="right"/>
        <w:rPr>
          <w:rFonts w:ascii="Georgia" w:eastAsia="Times New Roman" w:hAnsi="Georgia" w:cs="Times New Roman"/>
          <w:sz w:val="19"/>
          <w:szCs w:val="19"/>
        </w:rPr>
      </w:pPr>
      <w:r w:rsidRPr="00E015B4">
        <w:rPr>
          <w:rFonts w:ascii="Georgia" w:eastAsia="Times New Roman" w:hAnsi="Georgia" w:cs="Times New Roman"/>
          <w:sz w:val="19"/>
          <w:szCs w:val="19"/>
        </w:rPr>
        <w:t>Tim Brandl</w:t>
      </w:r>
    </w:p>
    <w:p w14:paraId="4898ACCA" w14:textId="77777777" w:rsidR="00D150FF" w:rsidRPr="00E015B4" w:rsidRDefault="00D150FF" w:rsidP="00D150FF">
      <w:pPr>
        <w:spacing w:after="0" w:line="240" w:lineRule="auto"/>
        <w:jc w:val="right"/>
        <w:rPr>
          <w:rFonts w:ascii="Georgia" w:eastAsia="Times New Roman" w:hAnsi="Georgia" w:cs="Times New Roman"/>
          <w:sz w:val="19"/>
          <w:szCs w:val="19"/>
        </w:rPr>
      </w:pPr>
      <w:r w:rsidRPr="00E015B4">
        <w:rPr>
          <w:rFonts w:ascii="Georgia" w:eastAsia="Times New Roman" w:hAnsi="Georgia" w:cs="Times New Roman"/>
          <w:sz w:val="19"/>
          <w:szCs w:val="19"/>
        </w:rPr>
        <w:t>Eugen-Memminger Weg 6</w:t>
      </w:r>
    </w:p>
    <w:p w14:paraId="2429A304" w14:textId="77777777" w:rsidR="00D150FF" w:rsidRPr="00E015B4" w:rsidRDefault="00D150FF" w:rsidP="00D150FF">
      <w:pPr>
        <w:spacing w:after="0" w:line="240" w:lineRule="auto"/>
        <w:jc w:val="right"/>
        <w:rPr>
          <w:rFonts w:ascii="Georgia" w:eastAsia="Times New Roman" w:hAnsi="Georgia" w:cs="Times New Roman"/>
          <w:sz w:val="19"/>
          <w:szCs w:val="19"/>
        </w:rPr>
      </w:pPr>
      <w:r w:rsidRPr="00E015B4">
        <w:rPr>
          <w:rFonts w:ascii="Georgia" w:eastAsia="Times New Roman" w:hAnsi="Georgia" w:cs="Times New Roman"/>
          <w:sz w:val="19"/>
          <w:szCs w:val="19"/>
        </w:rPr>
        <w:t>72218 Wildberg</w:t>
      </w:r>
    </w:p>
    <w:p w14:paraId="6C5F9DED" w14:textId="77777777" w:rsidR="00D150FF" w:rsidRPr="00E015B4" w:rsidRDefault="00D150FF" w:rsidP="00D150FF">
      <w:pPr>
        <w:spacing w:after="0" w:line="240" w:lineRule="auto"/>
        <w:jc w:val="right"/>
        <w:rPr>
          <w:rFonts w:ascii="Georgia" w:eastAsia="Times New Roman" w:hAnsi="Georgia" w:cs="Times New Roman"/>
          <w:sz w:val="19"/>
          <w:szCs w:val="19"/>
        </w:rPr>
      </w:pPr>
      <w:r w:rsidRPr="00E015B4">
        <w:rPr>
          <w:rFonts w:eastAsia="Times New Roman" w:cs="Times New Roman"/>
          <w:sz w:val="19"/>
          <w:szCs w:val="19"/>
        </w:rPr>
        <w:t>tim_brandl@outlook.de</w:t>
      </w:r>
    </w:p>
    <w:p w14:paraId="2B3A8642" w14:textId="77777777" w:rsidR="00D150FF" w:rsidRPr="00E015B4" w:rsidRDefault="00D150FF" w:rsidP="00D150FF">
      <w:pPr>
        <w:spacing w:after="0"/>
        <w:jc w:val="right"/>
        <w:rPr>
          <w:rFonts w:ascii="Georgia" w:eastAsia="Times New Roman" w:hAnsi="Georgia" w:cs="Times New Roman"/>
          <w:sz w:val="19"/>
          <w:szCs w:val="19"/>
        </w:rPr>
      </w:pPr>
      <w:r w:rsidRPr="00E015B4">
        <w:rPr>
          <w:rFonts w:ascii="Georgia" w:eastAsia="Times New Roman" w:hAnsi="Georgia" w:cs="Times New Roman"/>
          <w:sz w:val="19"/>
          <w:szCs w:val="19"/>
        </w:rPr>
        <w:t>+49 1629083626</w:t>
      </w:r>
    </w:p>
    <w:p w14:paraId="4FFA7063" w14:textId="67B49DA0" w:rsidR="00F74175" w:rsidRPr="00E015B4" w:rsidRDefault="003D5D1E" w:rsidP="00F74175">
      <w:pPr>
        <w:spacing w:after="0"/>
        <w:rPr>
          <w:rFonts w:ascii="Georgia" w:hAnsi="Georgia" w:cs="Georgia"/>
          <w:color w:val="000000"/>
          <w:sz w:val="19"/>
          <w:szCs w:val="19"/>
        </w:rPr>
      </w:pPr>
      <w:r w:rsidRPr="00E015B4">
        <w:rPr>
          <w:rFonts w:ascii="Georgia" w:hAnsi="Georgia" w:cs="Georgia"/>
          <w:color w:val="000000"/>
          <w:sz w:val="19"/>
          <w:szCs w:val="19"/>
        </w:rPr>
        <w:t>Corporate Finance Beratung</w:t>
      </w:r>
      <w:r w:rsidR="00F74175" w:rsidRPr="00E015B4">
        <w:rPr>
          <w:rFonts w:ascii="Georgia" w:hAnsi="Georgia" w:cs="Georgia"/>
          <w:color w:val="000000"/>
          <w:sz w:val="19"/>
          <w:szCs w:val="19"/>
        </w:rPr>
        <w:t xml:space="preserve"> GmbH</w:t>
      </w:r>
    </w:p>
    <w:p w14:paraId="096C8AF5" w14:textId="548DF08C" w:rsidR="00647413" w:rsidRPr="00E015B4" w:rsidRDefault="003D5D1E" w:rsidP="00F74175">
      <w:pPr>
        <w:spacing w:after="0"/>
        <w:rPr>
          <w:rFonts w:ascii="Georgia" w:hAnsi="Georgia"/>
          <w:sz w:val="19"/>
          <w:szCs w:val="19"/>
        </w:rPr>
      </w:pPr>
      <w:r w:rsidRPr="00E015B4">
        <w:rPr>
          <w:rFonts w:ascii="Georgia" w:hAnsi="Georgia"/>
          <w:sz w:val="19"/>
          <w:szCs w:val="19"/>
        </w:rPr>
        <w:t>Musterstraße 99</w:t>
      </w:r>
      <w:r w:rsidR="00F74175" w:rsidRPr="00E015B4">
        <w:rPr>
          <w:rFonts w:ascii="Georgia" w:hAnsi="Georgia"/>
          <w:sz w:val="19"/>
          <w:szCs w:val="19"/>
        </w:rPr>
        <w:br/>
      </w:r>
      <w:r w:rsidRPr="00E015B4">
        <w:rPr>
          <w:rFonts w:ascii="Georgia" w:hAnsi="Georgia"/>
          <w:sz w:val="19"/>
          <w:szCs w:val="19"/>
        </w:rPr>
        <w:t>55005</w:t>
      </w:r>
      <w:r w:rsidR="00F74175" w:rsidRPr="00E015B4">
        <w:rPr>
          <w:rFonts w:ascii="Georgia" w:hAnsi="Georgia"/>
          <w:sz w:val="19"/>
          <w:szCs w:val="19"/>
        </w:rPr>
        <w:t xml:space="preserve"> </w:t>
      </w:r>
      <w:r w:rsidRPr="00E015B4">
        <w:rPr>
          <w:rFonts w:ascii="Georgia" w:hAnsi="Georgia"/>
          <w:sz w:val="19"/>
          <w:szCs w:val="19"/>
        </w:rPr>
        <w:t>Frankfurt am Main</w:t>
      </w:r>
      <w:r w:rsidR="00F74175" w:rsidRPr="00E015B4">
        <w:rPr>
          <w:rFonts w:ascii="Georgia" w:hAnsi="Georgia"/>
          <w:sz w:val="19"/>
          <w:szCs w:val="19"/>
        </w:rPr>
        <w:t xml:space="preserve"> </w:t>
      </w:r>
    </w:p>
    <w:p w14:paraId="0731715D" w14:textId="30540C43" w:rsidR="001E0088" w:rsidRPr="00E015B4" w:rsidRDefault="00FE4D63" w:rsidP="00D75367">
      <w:pPr>
        <w:spacing w:after="0"/>
        <w:jc w:val="right"/>
        <w:rPr>
          <w:rFonts w:ascii="Georgia" w:hAnsi="Georgia" w:cs="Times New Roman"/>
          <w:sz w:val="19"/>
          <w:szCs w:val="19"/>
        </w:rPr>
      </w:pPr>
      <w:r w:rsidRPr="00E015B4">
        <w:rPr>
          <w:rFonts w:ascii="Georgia" w:hAnsi="Georgia" w:cs="Times New Roman"/>
          <w:sz w:val="19"/>
          <w:szCs w:val="19"/>
        </w:rPr>
        <w:t>Wien</w:t>
      </w:r>
      <w:r w:rsidR="002D594E" w:rsidRPr="00E015B4">
        <w:rPr>
          <w:rFonts w:ascii="Georgia" w:hAnsi="Georgia" w:cs="Times New Roman"/>
          <w:sz w:val="19"/>
          <w:szCs w:val="19"/>
        </w:rPr>
        <w:t xml:space="preserve">, </w:t>
      </w:r>
      <w:r w:rsidRPr="00E015B4">
        <w:rPr>
          <w:rFonts w:ascii="Georgia" w:hAnsi="Georgia" w:cs="Times New Roman"/>
          <w:sz w:val="19"/>
          <w:szCs w:val="19"/>
        </w:rPr>
        <w:t>01</w:t>
      </w:r>
      <w:r w:rsidR="002D594E" w:rsidRPr="00E015B4">
        <w:rPr>
          <w:rFonts w:ascii="Georgia" w:hAnsi="Georgia" w:cs="Times New Roman"/>
          <w:sz w:val="19"/>
          <w:szCs w:val="19"/>
        </w:rPr>
        <w:t>.</w:t>
      </w:r>
      <w:r w:rsidR="003D5D1E" w:rsidRPr="00E015B4">
        <w:rPr>
          <w:rFonts w:ascii="Georgia" w:hAnsi="Georgia" w:cs="Times New Roman"/>
          <w:sz w:val="19"/>
          <w:szCs w:val="19"/>
        </w:rPr>
        <w:t>1</w:t>
      </w:r>
      <w:r w:rsidRPr="00E015B4">
        <w:rPr>
          <w:rFonts w:ascii="Georgia" w:hAnsi="Georgia" w:cs="Times New Roman"/>
          <w:sz w:val="19"/>
          <w:szCs w:val="19"/>
        </w:rPr>
        <w:t>0</w:t>
      </w:r>
      <w:r w:rsidR="006A7895" w:rsidRPr="00E015B4">
        <w:rPr>
          <w:rFonts w:ascii="Georgia" w:hAnsi="Georgia" w:cs="Times New Roman"/>
          <w:sz w:val="19"/>
          <w:szCs w:val="19"/>
        </w:rPr>
        <w:t>.</w:t>
      </w:r>
      <w:r w:rsidR="003D5D1E" w:rsidRPr="00E015B4">
        <w:rPr>
          <w:rFonts w:ascii="Georgia" w:hAnsi="Georgia" w:cs="Times New Roman"/>
          <w:sz w:val="19"/>
          <w:szCs w:val="19"/>
        </w:rPr>
        <w:t>20</w:t>
      </w:r>
      <w:r w:rsidRPr="00E015B4">
        <w:rPr>
          <w:rFonts w:ascii="Georgia" w:hAnsi="Georgia" w:cs="Times New Roman"/>
          <w:sz w:val="19"/>
          <w:szCs w:val="19"/>
        </w:rPr>
        <w:t>23</w:t>
      </w:r>
    </w:p>
    <w:p w14:paraId="670DB82B" w14:textId="77777777" w:rsidR="00D75367" w:rsidRPr="00E015B4" w:rsidRDefault="00D75367" w:rsidP="00D75367">
      <w:pPr>
        <w:spacing w:after="0"/>
        <w:jc w:val="right"/>
        <w:rPr>
          <w:rFonts w:ascii="Georgia" w:hAnsi="Georgia" w:cs="Times New Roman"/>
          <w:sz w:val="19"/>
          <w:szCs w:val="19"/>
        </w:rPr>
      </w:pPr>
    </w:p>
    <w:p w14:paraId="0098600D" w14:textId="59CE9F23" w:rsidR="000A5AB8" w:rsidRPr="00E015B4" w:rsidRDefault="0099776A" w:rsidP="00590834">
      <w:pPr>
        <w:spacing w:after="0"/>
        <w:rPr>
          <w:rFonts w:ascii="Georgia" w:hAnsi="Georgia" w:cs="Times New Roman"/>
          <w:b/>
          <w:sz w:val="19"/>
          <w:szCs w:val="19"/>
        </w:rPr>
      </w:pPr>
      <w:r w:rsidRPr="00E015B4">
        <w:rPr>
          <w:rFonts w:ascii="Georgia" w:hAnsi="Georgia" w:cs="Times New Roman"/>
          <w:b/>
          <w:sz w:val="19"/>
          <w:szCs w:val="19"/>
        </w:rPr>
        <w:t>Bewerbung um ein Praktikum im Bereich XYZ</w:t>
      </w:r>
    </w:p>
    <w:p w14:paraId="3A5BDDA8" w14:textId="77777777" w:rsidR="004A615C" w:rsidRPr="00E015B4" w:rsidRDefault="004A615C" w:rsidP="000A5AB8">
      <w:pPr>
        <w:spacing w:after="0"/>
        <w:rPr>
          <w:rFonts w:ascii="Georgia" w:hAnsi="Georgia" w:cs="Times New Roman"/>
          <w:b/>
          <w:sz w:val="19"/>
          <w:szCs w:val="19"/>
        </w:rPr>
      </w:pPr>
    </w:p>
    <w:p w14:paraId="61CDE0AD" w14:textId="5D9C3695" w:rsidR="00034B68" w:rsidRPr="00E015B4" w:rsidRDefault="0099776A" w:rsidP="00375D2D">
      <w:pPr>
        <w:spacing w:after="0"/>
        <w:jc w:val="both"/>
        <w:rPr>
          <w:rFonts w:ascii="Georgia" w:hAnsi="Georgia" w:cs="Times New Roman"/>
          <w:sz w:val="19"/>
          <w:szCs w:val="19"/>
        </w:rPr>
      </w:pPr>
      <w:r w:rsidRPr="00E015B4">
        <w:rPr>
          <w:rFonts w:ascii="Georgia" w:hAnsi="Georgia" w:cs="Times New Roman"/>
          <w:sz w:val="19"/>
          <w:szCs w:val="19"/>
        </w:rPr>
        <w:t>Sehr geehrte Damen und Herren</w:t>
      </w:r>
      <w:r w:rsidR="00E65B09" w:rsidRPr="00E015B4">
        <w:rPr>
          <w:rFonts w:ascii="Georgia" w:hAnsi="Georgia" w:cs="Times New Roman"/>
          <w:sz w:val="19"/>
          <w:szCs w:val="19"/>
        </w:rPr>
        <w:t xml:space="preserve">, </w:t>
      </w:r>
    </w:p>
    <w:p w14:paraId="433CF1AE" w14:textId="14106765" w:rsidR="00E65B09" w:rsidRPr="00E015B4" w:rsidRDefault="00E65B09" w:rsidP="00375D2D">
      <w:pPr>
        <w:spacing w:after="0"/>
        <w:jc w:val="both"/>
        <w:rPr>
          <w:rFonts w:ascii="Georgia" w:hAnsi="Georgia" w:cs="Times New Roman"/>
          <w:sz w:val="19"/>
          <w:szCs w:val="19"/>
        </w:rPr>
      </w:pPr>
    </w:p>
    <w:p w14:paraId="65FACD77" w14:textId="600F09CF" w:rsidR="00237337" w:rsidRPr="00E015B4" w:rsidRDefault="00A34E24" w:rsidP="00E65B09">
      <w:pPr>
        <w:spacing w:after="0"/>
        <w:jc w:val="both"/>
        <w:rPr>
          <w:rFonts w:ascii="Georgia" w:eastAsia="Times New Roman" w:hAnsi="Georgia" w:cs="Times New Roman"/>
          <w:sz w:val="19"/>
          <w:szCs w:val="19"/>
        </w:rPr>
      </w:pPr>
      <w:r w:rsidRPr="00E015B4">
        <w:rPr>
          <w:rFonts w:ascii="Georgia" w:eastAsia="Times New Roman" w:hAnsi="Georgia" w:cs="Times New Roman"/>
          <w:sz w:val="19"/>
          <w:szCs w:val="19"/>
        </w:rPr>
        <w:t xml:space="preserve">ich erinnere mich noch genau an jenen Tag, als das Gespräch mit einem ehemaligen Management Consultant in Dubai meine Welt auf den Kopf stellte. Durch meine Arbeit in der Marketingberatung hatte ich gelernt, dass Marketing und Kundengewinnung Stellschrauben sind, die ein erfolgreiches Unternehmen ausmachen. Schnell merkte ich bei diesem Austausch, dass dies nur die Spitze des Eisberges ist und der Consultant engpassbezogen am größten Problem oder Wachstumspotenzial des Unternehmens arbeitet und berät. Doch am meisten faszinierte mich die Herausforderung, sich als Außenstehender in immer neue Unternehmen und Problemstellungen hineinzudenken, diese zu analysieren und sie mit eigenen Ideen und Konzepten gemeinsam mit Mitarbeitern und Management zu neuem Wachstum zu bringen. </w:t>
      </w:r>
      <w:commentRangeStart w:id="0"/>
      <w:r w:rsidRPr="00E015B4">
        <w:rPr>
          <w:rFonts w:ascii="Georgia" w:eastAsia="Times New Roman" w:hAnsi="Georgia" w:cs="Times New Roman"/>
          <w:sz w:val="19"/>
          <w:szCs w:val="19"/>
        </w:rPr>
        <w:t xml:space="preserve">Mit beinahe zwei Jahren Erfahrung in </w:t>
      </w:r>
      <w:del w:id="1" w:author="David Döbele" w:date="2023-09-26T20:19:00Z">
        <w:r w:rsidRPr="00E015B4" w:rsidDel="00BD358A">
          <w:rPr>
            <w:rFonts w:ascii="Georgia" w:eastAsia="Times New Roman" w:hAnsi="Georgia" w:cs="Times New Roman"/>
            <w:sz w:val="19"/>
            <w:szCs w:val="19"/>
          </w:rPr>
          <w:delText xml:space="preserve">der Marketingberatung / in </w:delText>
        </w:r>
      </w:del>
      <w:r w:rsidRPr="00E015B4">
        <w:rPr>
          <w:rFonts w:ascii="Georgia" w:eastAsia="Times New Roman" w:hAnsi="Georgia" w:cs="Times New Roman"/>
          <w:sz w:val="19"/>
          <w:szCs w:val="19"/>
        </w:rPr>
        <w:t>der Beratung von KMU</w:t>
      </w:r>
      <w:r w:rsidR="00237337" w:rsidRPr="00E015B4">
        <w:rPr>
          <w:rFonts w:ascii="Georgia" w:eastAsia="Times New Roman" w:hAnsi="Georgia" w:cs="Times New Roman"/>
          <w:sz w:val="19"/>
          <w:szCs w:val="19"/>
        </w:rPr>
        <w:t xml:space="preserve"> sowie</w:t>
      </w:r>
      <w:r w:rsidR="00DE12AE" w:rsidRPr="00E015B4">
        <w:rPr>
          <w:rFonts w:ascii="Georgia" w:eastAsia="Times New Roman" w:hAnsi="Georgia" w:cs="Times New Roman"/>
          <w:sz w:val="19"/>
          <w:szCs w:val="19"/>
        </w:rPr>
        <w:t xml:space="preserve"> </w:t>
      </w:r>
      <w:r w:rsidR="00237337" w:rsidRPr="00E015B4">
        <w:rPr>
          <w:rFonts w:ascii="Georgia" w:eastAsia="Times New Roman" w:hAnsi="Georgia" w:cs="Times New Roman"/>
          <w:sz w:val="19"/>
          <w:szCs w:val="19"/>
        </w:rPr>
        <w:t>Accounting Kenntnisse</w:t>
      </w:r>
      <w:r w:rsidR="00FE4D63" w:rsidRPr="00E015B4">
        <w:rPr>
          <w:rFonts w:ascii="Georgia" w:eastAsia="Times New Roman" w:hAnsi="Georgia" w:cs="Times New Roman"/>
          <w:sz w:val="19"/>
          <w:szCs w:val="19"/>
        </w:rPr>
        <w:t>n</w:t>
      </w:r>
      <w:r w:rsidRPr="00E015B4">
        <w:rPr>
          <w:rFonts w:ascii="Georgia" w:eastAsia="Times New Roman" w:hAnsi="Georgia" w:cs="Times New Roman"/>
          <w:sz w:val="19"/>
          <w:szCs w:val="19"/>
        </w:rPr>
        <w:t xml:space="preserve"> </w:t>
      </w:r>
      <w:r w:rsidR="00237337" w:rsidRPr="00E015B4">
        <w:rPr>
          <w:rFonts w:ascii="Georgia" w:eastAsia="Times New Roman" w:hAnsi="Georgia" w:cs="Times New Roman"/>
          <w:sz w:val="19"/>
          <w:szCs w:val="19"/>
        </w:rPr>
        <w:t xml:space="preserve">aus dem Audit Praktikum </w:t>
      </w:r>
      <w:r w:rsidRPr="00E015B4">
        <w:rPr>
          <w:rFonts w:ascii="Georgia" w:eastAsia="Times New Roman" w:hAnsi="Georgia" w:cs="Times New Roman"/>
          <w:sz w:val="19"/>
          <w:szCs w:val="19"/>
        </w:rPr>
        <w:t>im Repertoire möchte ich mich nun größeren Aufgaben widmen und Sie ab dem 01</w:t>
      </w:r>
      <w:commentRangeStart w:id="2"/>
      <w:r w:rsidRPr="00E015B4">
        <w:rPr>
          <w:rFonts w:ascii="Georgia" w:eastAsia="Times New Roman" w:hAnsi="Georgia" w:cs="Times New Roman"/>
          <w:sz w:val="19"/>
          <w:szCs w:val="19"/>
        </w:rPr>
        <w:t xml:space="preserve">.06.2024 </w:t>
      </w:r>
      <w:commentRangeEnd w:id="2"/>
      <w:r w:rsidRPr="00E015B4">
        <w:rPr>
          <w:rFonts w:eastAsia="Times New Roman" w:cs="Times New Roman"/>
          <w:sz w:val="19"/>
          <w:szCs w:val="19"/>
        </w:rPr>
        <w:commentReference w:id="2"/>
      </w:r>
      <w:r w:rsidRPr="00E015B4">
        <w:rPr>
          <w:rFonts w:ascii="Georgia" w:eastAsia="Times New Roman" w:hAnsi="Georgia" w:cs="Times New Roman"/>
          <w:sz w:val="19"/>
          <w:szCs w:val="19"/>
        </w:rPr>
        <w:t xml:space="preserve">als Praktikant </w:t>
      </w:r>
      <w:commentRangeStart w:id="3"/>
      <w:r w:rsidRPr="00E015B4">
        <w:rPr>
          <w:rFonts w:ascii="Georgia" w:eastAsia="Times New Roman" w:hAnsi="Georgia" w:cs="Times New Roman"/>
          <w:sz w:val="19"/>
          <w:szCs w:val="19"/>
        </w:rPr>
        <w:t xml:space="preserve">im </w:t>
      </w:r>
      <w:commentRangeStart w:id="4"/>
      <w:r w:rsidRPr="00E015B4">
        <w:rPr>
          <w:rFonts w:ascii="Georgia" w:eastAsia="Times New Roman" w:hAnsi="Georgia" w:cs="Times New Roman"/>
          <w:sz w:val="19"/>
          <w:szCs w:val="19"/>
        </w:rPr>
        <w:t xml:space="preserve">Consulting – XYZ </w:t>
      </w:r>
      <w:commentRangeEnd w:id="4"/>
      <w:r w:rsidRPr="00E015B4">
        <w:rPr>
          <w:rFonts w:eastAsia="Times New Roman" w:cs="Times New Roman"/>
          <w:sz w:val="19"/>
          <w:szCs w:val="19"/>
        </w:rPr>
        <w:commentReference w:id="4"/>
      </w:r>
      <w:r w:rsidRPr="00E015B4">
        <w:rPr>
          <w:rFonts w:ascii="Georgia" w:eastAsia="Times New Roman" w:hAnsi="Georgia" w:cs="Times New Roman"/>
          <w:sz w:val="19"/>
          <w:szCs w:val="19"/>
        </w:rPr>
        <w:t xml:space="preserve">für einen Zeitraum von zwölf Wochen </w:t>
      </w:r>
      <w:commentRangeEnd w:id="3"/>
      <w:r w:rsidRPr="00E015B4">
        <w:rPr>
          <w:rFonts w:eastAsia="Times New Roman" w:cs="Times New Roman"/>
          <w:sz w:val="19"/>
          <w:szCs w:val="19"/>
        </w:rPr>
        <w:commentReference w:id="3"/>
      </w:r>
      <w:r w:rsidRPr="00E015B4">
        <w:rPr>
          <w:rFonts w:ascii="Georgia" w:eastAsia="Times New Roman" w:hAnsi="Georgia" w:cs="Times New Roman"/>
          <w:sz w:val="19"/>
          <w:szCs w:val="19"/>
        </w:rPr>
        <w:t xml:space="preserve">an Ihrem Standort in </w:t>
      </w:r>
      <w:commentRangeStart w:id="5"/>
      <w:proofErr w:type="spellStart"/>
      <w:r w:rsidRPr="00E015B4">
        <w:rPr>
          <w:rFonts w:ascii="Georgia" w:eastAsia="Times New Roman" w:hAnsi="Georgia" w:cs="Times New Roman"/>
          <w:sz w:val="19"/>
          <w:szCs w:val="19"/>
        </w:rPr>
        <w:t>xy</w:t>
      </w:r>
      <w:proofErr w:type="spellEnd"/>
      <w:r w:rsidRPr="00E015B4">
        <w:rPr>
          <w:rFonts w:ascii="Georgia" w:eastAsia="Times New Roman" w:hAnsi="Georgia" w:cs="Times New Roman"/>
          <w:sz w:val="19"/>
          <w:szCs w:val="19"/>
        </w:rPr>
        <w:t xml:space="preserve"> </w:t>
      </w:r>
      <w:commentRangeEnd w:id="5"/>
      <w:r w:rsidRPr="00E015B4">
        <w:rPr>
          <w:rFonts w:eastAsia="Times New Roman" w:cs="Times New Roman"/>
          <w:sz w:val="19"/>
          <w:szCs w:val="19"/>
        </w:rPr>
        <w:commentReference w:id="5"/>
      </w:r>
      <w:r w:rsidRPr="00E015B4">
        <w:rPr>
          <w:rFonts w:ascii="Georgia" w:eastAsia="Times New Roman" w:hAnsi="Georgia" w:cs="Times New Roman"/>
          <w:sz w:val="19"/>
          <w:szCs w:val="19"/>
        </w:rPr>
        <w:t>unterstützen</w:t>
      </w:r>
      <w:r w:rsidR="00237337" w:rsidRPr="00E015B4">
        <w:rPr>
          <w:rFonts w:ascii="Georgia" w:eastAsia="Times New Roman" w:hAnsi="Georgia" w:cs="Times New Roman"/>
          <w:sz w:val="19"/>
          <w:szCs w:val="19"/>
        </w:rPr>
        <w:t xml:space="preserve"> </w:t>
      </w:r>
      <w:commentRangeEnd w:id="0"/>
      <w:r w:rsidR="00237337" w:rsidRPr="00E015B4">
        <w:rPr>
          <w:rStyle w:val="Kommentarzeichen"/>
          <w:rFonts w:eastAsia="Times New Roman"/>
          <w:sz w:val="19"/>
          <w:szCs w:val="19"/>
        </w:rPr>
        <w:commentReference w:id="0"/>
      </w:r>
    </w:p>
    <w:p w14:paraId="5878AFF8" w14:textId="77777777" w:rsidR="00A34E24" w:rsidRPr="00E015B4" w:rsidRDefault="00A34E24" w:rsidP="00E65B09">
      <w:pPr>
        <w:spacing w:after="0"/>
        <w:jc w:val="both"/>
        <w:rPr>
          <w:rFonts w:ascii="Georgia" w:hAnsi="Georgia" w:cs="Times New Roman"/>
          <w:sz w:val="19"/>
          <w:szCs w:val="19"/>
        </w:rPr>
      </w:pPr>
    </w:p>
    <w:p w14:paraId="79D95B46" w14:textId="5EAAEDA2" w:rsidR="00E65B09" w:rsidRPr="00E015B4" w:rsidRDefault="00BD358A" w:rsidP="007B171B">
      <w:pPr>
        <w:spacing w:after="0"/>
        <w:jc w:val="both"/>
        <w:rPr>
          <w:rFonts w:ascii="Georgia" w:eastAsia="Times New Roman" w:hAnsi="Georgia" w:cs="Times New Roman"/>
          <w:sz w:val="19"/>
          <w:szCs w:val="19"/>
        </w:rPr>
      </w:pPr>
      <w:ins w:id="6" w:author="David Döbele" w:date="2023-09-26T20:20:00Z">
        <w:r>
          <w:rPr>
            <w:rFonts w:ascii="Georgia" w:eastAsia="Times New Roman" w:hAnsi="Georgia" w:cs="Times New Roman"/>
            <w:sz w:val="19"/>
            <w:szCs w:val="19"/>
          </w:rPr>
          <w:t xml:space="preserve">Nachdem ich schon zu Schulzeiten sportlich sehr engagiert war, </w:t>
        </w:r>
      </w:ins>
      <w:del w:id="7" w:author="David Döbele" w:date="2023-09-26T20:20:00Z">
        <w:r w:rsidR="007B171B" w:rsidRPr="00E015B4" w:rsidDel="00BD358A">
          <w:rPr>
            <w:rFonts w:ascii="Georgia" w:eastAsia="Times New Roman" w:hAnsi="Georgia" w:cs="Times New Roman"/>
            <w:sz w:val="19"/>
            <w:szCs w:val="19"/>
          </w:rPr>
          <w:delText>Schon zu Schulzeiten suchte ich Herausforderungen und Wege, um Verantwortung zu übernehmen und meine Präsentationsfähigkeit und Kommunikationsstärke zu verbessern. So nahm ich die Möglichkeit wahr, die Jugendmannschaft im heimischen Tennisverein zu trainieren. Besonders begeisterte mich daran, meine Schüler vom gegenwärtigen Leistungsniveau in ein höheres zu begleiten und ihnen dabei zu helfen, alles aus ihrem Potenzial herauszuholen. Nach einem</w:delText>
        </w:r>
      </w:del>
      <w:ins w:id="8" w:author="David Döbele" w:date="2023-09-26T20:20:00Z">
        <w:r>
          <w:rPr>
            <w:rFonts w:ascii="Georgia" w:eastAsia="Times New Roman" w:hAnsi="Georgia" w:cs="Times New Roman"/>
            <w:sz w:val="19"/>
            <w:szCs w:val="19"/>
          </w:rPr>
          <w:t>verbrachte ich mein</w:t>
        </w:r>
      </w:ins>
      <w:r w:rsidR="007B171B" w:rsidRPr="00E015B4">
        <w:rPr>
          <w:rFonts w:ascii="Georgia" w:eastAsia="Times New Roman" w:hAnsi="Georgia" w:cs="Times New Roman"/>
          <w:sz w:val="19"/>
          <w:szCs w:val="19"/>
        </w:rPr>
        <w:t xml:space="preserve"> Gap Year mit einer vollständigen Saison in der Triathlon Landesliga BW</w:t>
      </w:r>
      <w:ins w:id="9" w:author="David Döbele" w:date="2023-09-26T20:20:00Z">
        <w:r>
          <w:rPr>
            <w:rFonts w:ascii="Georgia" w:eastAsia="Times New Roman" w:hAnsi="Georgia" w:cs="Times New Roman"/>
            <w:sz w:val="19"/>
            <w:szCs w:val="19"/>
          </w:rPr>
          <w:t>. Danac</w:t>
        </w:r>
      </w:ins>
      <w:ins w:id="10" w:author="David Döbele" w:date="2023-09-26T20:21:00Z">
        <w:r>
          <w:rPr>
            <w:rFonts w:ascii="Georgia" w:eastAsia="Times New Roman" w:hAnsi="Georgia" w:cs="Times New Roman"/>
            <w:sz w:val="19"/>
            <w:szCs w:val="19"/>
          </w:rPr>
          <w:t>h</w:t>
        </w:r>
      </w:ins>
      <w:del w:id="11" w:author="David Döbele" w:date="2023-09-26T20:20:00Z">
        <w:r w:rsidR="007B171B" w:rsidRPr="00E015B4" w:rsidDel="00BD358A">
          <w:rPr>
            <w:rFonts w:ascii="Georgia" w:eastAsia="Times New Roman" w:hAnsi="Georgia" w:cs="Times New Roman"/>
            <w:sz w:val="19"/>
            <w:szCs w:val="19"/>
          </w:rPr>
          <w:delText>,</w:delText>
        </w:r>
      </w:del>
      <w:r w:rsidR="007B171B" w:rsidRPr="00E015B4">
        <w:rPr>
          <w:rFonts w:ascii="Georgia" w:eastAsia="Times New Roman" w:hAnsi="Georgia" w:cs="Times New Roman"/>
          <w:sz w:val="19"/>
          <w:szCs w:val="19"/>
        </w:rPr>
        <w:t xml:space="preserve"> begann ich ein Informatikstudium in Karlsruhe, da sich mir zu Schulzeiten schon eine starke Affinität zu analytischen Fächern, wie Physik gezeigt hatte. Das Informatikstudium lehrte mich analytisch und strukturiert zu denken, wohingegen die meist sehr theoretische Lehre, oftmals weit entfernt von jeglichem praktikablen Nutzen, mir sauer aufstieß. Mich daher anderweitig umsehend ergab sich über Netzwerk der persönliche Kontakt zum Geschäftsführer eines Startups für Marketingdienstleistungen sowie die Möglichkeit</w:t>
      </w:r>
      <w:ins w:id="12" w:author="David Döbele" w:date="2023-09-26T20:21:00Z">
        <w:r>
          <w:rPr>
            <w:rFonts w:ascii="Georgia" w:eastAsia="Times New Roman" w:hAnsi="Georgia" w:cs="Times New Roman"/>
            <w:sz w:val="19"/>
            <w:szCs w:val="19"/>
          </w:rPr>
          <w:t>,</w:t>
        </w:r>
      </w:ins>
      <w:r w:rsidR="007B171B" w:rsidRPr="00E015B4">
        <w:rPr>
          <w:rFonts w:ascii="Georgia" w:eastAsia="Times New Roman" w:hAnsi="Georgia" w:cs="Times New Roman"/>
          <w:sz w:val="19"/>
          <w:szCs w:val="19"/>
        </w:rPr>
        <w:t xml:space="preserve"> dort einzusteigen. </w:t>
      </w:r>
      <w:del w:id="13" w:author="David Döbele" w:date="2023-09-26T20:21:00Z">
        <w:r w:rsidR="007B171B" w:rsidRPr="00E015B4" w:rsidDel="00BD358A">
          <w:rPr>
            <w:rFonts w:ascii="Georgia" w:eastAsia="Times New Roman" w:hAnsi="Georgia" w:cs="Times New Roman"/>
            <w:sz w:val="19"/>
            <w:szCs w:val="19"/>
          </w:rPr>
          <w:delText>Dort habe ich dann</w:delText>
        </w:r>
      </w:del>
      <w:ins w:id="14" w:author="David Döbele" w:date="2023-09-26T20:21:00Z">
        <w:r>
          <w:rPr>
            <w:rFonts w:ascii="Georgia" w:eastAsia="Times New Roman" w:hAnsi="Georgia" w:cs="Times New Roman"/>
            <w:sz w:val="19"/>
            <w:szCs w:val="19"/>
          </w:rPr>
          <w:t>In dieser Zeit habe ich</w:t>
        </w:r>
      </w:ins>
      <w:r w:rsidR="007B171B" w:rsidRPr="00E015B4">
        <w:rPr>
          <w:rFonts w:ascii="Georgia" w:eastAsia="Times New Roman" w:hAnsi="Georgia" w:cs="Times New Roman"/>
          <w:sz w:val="19"/>
          <w:szCs w:val="19"/>
        </w:rPr>
        <w:t xml:space="preserve"> zunehmend Freude an der Beratenden Tätigkeit, Geschäftsstrategien und Unternehmensprozessen gefunden, und widmete meine Zeit vermehrt</w:t>
      </w:r>
      <w:ins w:id="15" w:author="David Döbele" w:date="2023-09-26T20:21:00Z">
        <w:r>
          <w:rPr>
            <w:rFonts w:ascii="Georgia" w:eastAsia="Times New Roman" w:hAnsi="Georgia" w:cs="Times New Roman"/>
            <w:sz w:val="19"/>
            <w:szCs w:val="19"/>
          </w:rPr>
          <w:t>,</w:t>
        </w:r>
      </w:ins>
      <w:r w:rsidR="007B171B" w:rsidRPr="00E015B4">
        <w:rPr>
          <w:rFonts w:ascii="Georgia" w:eastAsia="Times New Roman" w:hAnsi="Georgia" w:cs="Times New Roman"/>
          <w:sz w:val="19"/>
          <w:szCs w:val="19"/>
        </w:rPr>
        <w:t xml:space="preserve"> </w:t>
      </w:r>
      <w:del w:id="16" w:author="David Döbele" w:date="2023-09-26T20:21:00Z">
        <w:r w:rsidR="007B171B" w:rsidRPr="00E015B4" w:rsidDel="00BD358A">
          <w:rPr>
            <w:rFonts w:ascii="Georgia" w:eastAsia="Times New Roman" w:hAnsi="Georgia" w:cs="Times New Roman"/>
            <w:sz w:val="19"/>
            <w:szCs w:val="19"/>
          </w:rPr>
          <w:delText xml:space="preserve">das </w:delText>
        </w:r>
      </w:del>
      <w:ins w:id="17" w:author="David Döbele" w:date="2023-09-26T20:21:00Z">
        <w:r>
          <w:rPr>
            <w:rFonts w:ascii="Georgia" w:eastAsia="Times New Roman" w:hAnsi="Georgia" w:cs="Times New Roman"/>
            <w:sz w:val="19"/>
            <w:szCs w:val="19"/>
          </w:rPr>
          <w:t>die</w:t>
        </w:r>
        <w:r w:rsidRPr="00E015B4">
          <w:rPr>
            <w:rFonts w:ascii="Georgia" w:eastAsia="Times New Roman" w:hAnsi="Georgia" w:cs="Times New Roman"/>
            <w:sz w:val="19"/>
            <w:szCs w:val="19"/>
          </w:rPr>
          <w:t xml:space="preserve"> </w:t>
        </w:r>
      </w:ins>
      <w:del w:id="18" w:author="David Döbele" w:date="2023-09-26T20:21:00Z">
        <w:r w:rsidR="007B171B" w:rsidRPr="00E015B4" w:rsidDel="00BD358A">
          <w:rPr>
            <w:rFonts w:ascii="Georgia" w:eastAsia="Times New Roman" w:hAnsi="Georgia" w:cs="Times New Roman"/>
            <w:sz w:val="19"/>
            <w:szCs w:val="19"/>
          </w:rPr>
          <w:delText xml:space="preserve">Ganze </w:delText>
        </w:r>
      </w:del>
      <w:ins w:id="19" w:author="David Döbele" w:date="2023-09-26T20:21:00Z">
        <w:r>
          <w:rPr>
            <w:rFonts w:ascii="Georgia" w:eastAsia="Times New Roman" w:hAnsi="Georgia" w:cs="Times New Roman"/>
            <w:sz w:val="19"/>
            <w:szCs w:val="19"/>
          </w:rPr>
          <w:t>Firma</w:t>
        </w:r>
        <w:r w:rsidRPr="00E015B4">
          <w:rPr>
            <w:rFonts w:ascii="Georgia" w:eastAsia="Times New Roman" w:hAnsi="Georgia" w:cs="Times New Roman"/>
            <w:sz w:val="19"/>
            <w:szCs w:val="19"/>
          </w:rPr>
          <w:t xml:space="preserve"> </w:t>
        </w:r>
      </w:ins>
      <w:r w:rsidR="007B171B" w:rsidRPr="00E015B4">
        <w:rPr>
          <w:rFonts w:ascii="Georgia" w:eastAsia="Times New Roman" w:hAnsi="Georgia" w:cs="Times New Roman"/>
          <w:sz w:val="19"/>
          <w:szCs w:val="19"/>
        </w:rPr>
        <w:t xml:space="preserve">mit aufzubauen. Zuletzt war ich </w:t>
      </w:r>
      <w:r w:rsidR="006F1787" w:rsidRPr="00E015B4">
        <w:rPr>
          <w:rFonts w:ascii="Georgia" w:eastAsia="Times New Roman" w:hAnsi="Georgia" w:cs="Times New Roman"/>
          <w:sz w:val="19"/>
          <w:szCs w:val="19"/>
        </w:rPr>
        <w:t xml:space="preserve">dort mit der </w:t>
      </w:r>
      <w:r w:rsidR="007B171B" w:rsidRPr="00E015B4">
        <w:rPr>
          <w:rFonts w:ascii="Georgia" w:eastAsia="Times New Roman" w:hAnsi="Georgia" w:cs="Times New Roman"/>
          <w:sz w:val="19"/>
          <w:szCs w:val="19"/>
        </w:rPr>
        <w:t xml:space="preserve">Leitung des operativen Geschäfts </w:t>
      </w:r>
      <w:r w:rsidR="006F1787" w:rsidRPr="00E015B4">
        <w:rPr>
          <w:rFonts w:ascii="Georgia" w:eastAsia="Times New Roman" w:hAnsi="Georgia" w:cs="Times New Roman"/>
          <w:sz w:val="19"/>
          <w:szCs w:val="19"/>
        </w:rPr>
        <w:t>verantwortlich für das</w:t>
      </w:r>
      <w:r w:rsidR="007B171B" w:rsidRPr="00E015B4">
        <w:rPr>
          <w:rFonts w:ascii="Georgia" w:eastAsia="Times New Roman" w:hAnsi="Georgia" w:cs="Times New Roman"/>
          <w:sz w:val="19"/>
          <w:szCs w:val="19"/>
        </w:rPr>
        <w:t xml:space="preserve"> </w:t>
      </w:r>
      <w:r w:rsidR="006F1787" w:rsidRPr="00E015B4">
        <w:rPr>
          <w:rFonts w:ascii="Georgia" w:eastAsia="Times New Roman" w:hAnsi="Georgia" w:cs="Times New Roman"/>
          <w:sz w:val="19"/>
          <w:szCs w:val="19"/>
        </w:rPr>
        <w:t>Erreichen</w:t>
      </w:r>
      <w:r w:rsidR="007B171B" w:rsidRPr="00E015B4">
        <w:rPr>
          <w:rFonts w:ascii="Georgia" w:eastAsia="Times New Roman" w:hAnsi="Georgia" w:cs="Times New Roman"/>
          <w:sz w:val="19"/>
          <w:szCs w:val="19"/>
        </w:rPr>
        <w:t xml:space="preserve"> unserer KPIs, </w:t>
      </w:r>
      <w:r w:rsidR="006F1787" w:rsidRPr="00E015B4">
        <w:rPr>
          <w:rFonts w:ascii="Georgia" w:eastAsia="Times New Roman" w:hAnsi="Georgia" w:cs="Times New Roman"/>
          <w:sz w:val="19"/>
          <w:szCs w:val="19"/>
        </w:rPr>
        <w:t xml:space="preserve">die </w:t>
      </w:r>
      <w:r w:rsidR="007B171B" w:rsidRPr="00E015B4">
        <w:rPr>
          <w:rFonts w:ascii="Georgia" w:eastAsia="Times New Roman" w:hAnsi="Georgia" w:cs="Times New Roman"/>
          <w:sz w:val="19"/>
          <w:szCs w:val="19"/>
        </w:rPr>
        <w:t xml:space="preserve">Koordinierung wöchentliche Aufgaben und Kundenmeetings, sowie Durchführung von Teammeetings. Neben Team- und Führungsqualitäten konnte ich hier eine strategisch ergebnisorientierte Arbeitsweise entwickeln. So hatte ich einen maßgeblichen Anteil </w:t>
      </w:r>
      <w:r w:rsidR="005730DC" w:rsidRPr="00E015B4">
        <w:rPr>
          <w:rFonts w:ascii="Georgia" w:eastAsia="Times New Roman" w:hAnsi="Georgia" w:cs="Times New Roman"/>
          <w:sz w:val="19"/>
          <w:szCs w:val="19"/>
        </w:rPr>
        <w:t>an der Erhöhung</w:t>
      </w:r>
      <w:r w:rsidR="007B171B" w:rsidRPr="00E015B4">
        <w:rPr>
          <w:rFonts w:ascii="Georgia" w:eastAsia="Times New Roman" w:hAnsi="Georgia" w:cs="Times New Roman"/>
          <w:sz w:val="19"/>
          <w:szCs w:val="19"/>
        </w:rPr>
        <w:t xml:space="preserve"> </w:t>
      </w:r>
      <w:r w:rsidR="006F1787" w:rsidRPr="00E015B4">
        <w:rPr>
          <w:rFonts w:ascii="Georgia" w:eastAsia="Times New Roman" w:hAnsi="Georgia" w:cs="Times New Roman"/>
          <w:sz w:val="19"/>
          <w:szCs w:val="19"/>
        </w:rPr>
        <w:t>der</w:t>
      </w:r>
      <w:r w:rsidR="007B171B" w:rsidRPr="00E015B4">
        <w:rPr>
          <w:rFonts w:ascii="Georgia" w:eastAsia="Times New Roman" w:hAnsi="Georgia" w:cs="Times New Roman"/>
          <w:sz w:val="19"/>
          <w:szCs w:val="19"/>
        </w:rPr>
        <w:t xml:space="preserve"> Customer Retention von durchschnittlich sechs auf neun Monate und sorgte damit auch für eine beachtliche Umsatzsteigerung. </w:t>
      </w:r>
      <w:del w:id="20" w:author="David Döbele" w:date="2023-09-26T20:21:00Z">
        <w:r w:rsidR="007B171B" w:rsidRPr="00E015B4" w:rsidDel="00BD358A">
          <w:rPr>
            <w:rFonts w:ascii="Georgia" w:eastAsia="Times New Roman" w:hAnsi="Georgia" w:cs="Times New Roman"/>
            <w:sz w:val="19"/>
            <w:szCs w:val="19"/>
          </w:rPr>
          <w:delText xml:space="preserve">Nebenher habe ich dann zugegebenermaßen mein Informatikstudium ein wenig schleifen lassen. </w:delText>
        </w:r>
      </w:del>
      <w:r w:rsidR="006F1787" w:rsidRPr="00E015B4">
        <w:rPr>
          <w:rFonts w:ascii="Georgia" w:eastAsia="Times New Roman" w:hAnsi="Georgia" w:cs="Times New Roman"/>
          <w:sz w:val="19"/>
          <w:szCs w:val="19"/>
        </w:rPr>
        <w:t>Als ich dann</w:t>
      </w:r>
      <w:r w:rsidR="007B171B" w:rsidRPr="00E015B4">
        <w:rPr>
          <w:rFonts w:ascii="Georgia" w:eastAsia="Times New Roman" w:hAnsi="Georgia" w:cs="Times New Roman"/>
          <w:sz w:val="19"/>
          <w:szCs w:val="19"/>
        </w:rPr>
        <w:t xml:space="preserve"> auf einem Netzwerkevent erstmals mit</w:t>
      </w:r>
      <w:ins w:id="21" w:author="David Döbele" w:date="2023-09-26T20:22:00Z">
        <w:r>
          <w:rPr>
            <w:rFonts w:ascii="Georgia" w:eastAsia="Times New Roman" w:hAnsi="Georgia" w:cs="Times New Roman"/>
            <w:sz w:val="19"/>
            <w:szCs w:val="19"/>
          </w:rPr>
          <w:t xml:space="preserve"> einem</w:t>
        </w:r>
      </w:ins>
      <w:r w:rsidR="007B171B" w:rsidRPr="00E015B4">
        <w:rPr>
          <w:rFonts w:ascii="Georgia" w:eastAsia="Times New Roman" w:hAnsi="Georgia" w:cs="Times New Roman"/>
          <w:sz w:val="19"/>
          <w:szCs w:val="19"/>
        </w:rPr>
        <w:t xml:space="preserve"> </w:t>
      </w:r>
      <w:del w:id="22" w:author="David Döbele" w:date="2023-09-26T20:21:00Z">
        <w:r w:rsidR="005730DC" w:rsidRPr="00E015B4" w:rsidDel="00BD358A">
          <w:rPr>
            <w:rFonts w:ascii="Georgia" w:eastAsia="Times New Roman" w:hAnsi="Georgia" w:cs="Times New Roman"/>
            <w:sz w:val="19"/>
            <w:szCs w:val="19"/>
          </w:rPr>
          <w:delText xml:space="preserve">einem Vertreter der </w:delText>
        </w:r>
        <w:r w:rsidR="007B171B" w:rsidRPr="00E015B4" w:rsidDel="00BD358A">
          <w:rPr>
            <w:rFonts w:ascii="Georgia" w:eastAsia="Times New Roman" w:hAnsi="Georgia" w:cs="Times New Roman"/>
            <w:sz w:val="19"/>
            <w:szCs w:val="19"/>
          </w:rPr>
          <w:delText>Branche</w:delText>
        </w:r>
      </w:del>
      <w:ins w:id="23" w:author="David Döbele" w:date="2023-09-26T20:21:00Z">
        <w:r>
          <w:rPr>
            <w:rFonts w:ascii="Georgia" w:eastAsia="Times New Roman" w:hAnsi="Georgia" w:cs="Times New Roman"/>
            <w:sz w:val="19"/>
            <w:szCs w:val="19"/>
          </w:rPr>
          <w:t>„klassisch</w:t>
        </w:r>
      </w:ins>
      <w:ins w:id="24" w:author="David Döbele" w:date="2023-09-26T20:22:00Z">
        <w:r>
          <w:rPr>
            <w:rFonts w:ascii="Georgia" w:eastAsia="Times New Roman" w:hAnsi="Georgia" w:cs="Times New Roman"/>
            <w:sz w:val="19"/>
            <w:szCs w:val="19"/>
          </w:rPr>
          <w:t>en“ Berater</w:t>
        </w:r>
      </w:ins>
      <w:r w:rsidR="007B171B" w:rsidRPr="00E015B4">
        <w:rPr>
          <w:rFonts w:ascii="Georgia" w:eastAsia="Times New Roman" w:hAnsi="Georgia" w:cs="Times New Roman"/>
          <w:sz w:val="19"/>
          <w:szCs w:val="19"/>
        </w:rPr>
        <w:t xml:space="preserve"> in Berührung kam, </w:t>
      </w:r>
      <w:r w:rsidR="006F1787" w:rsidRPr="00E015B4">
        <w:rPr>
          <w:rFonts w:ascii="Georgia" w:eastAsia="Times New Roman" w:hAnsi="Georgia" w:cs="Times New Roman"/>
          <w:sz w:val="19"/>
          <w:szCs w:val="19"/>
        </w:rPr>
        <w:t>sah</w:t>
      </w:r>
      <w:r w:rsidR="007B171B" w:rsidRPr="00E015B4">
        <w:rPr>
          <w:rFonts w:ascii="Georgia" w:eastAsia="Times New Roman" w:hAnsi="Georgia" w:cs="Times New Roman"/>
          <w:sz w:val="19"/>
          <w:szCs w:val="19"/>
        </w:rPr>
        <w:t xml:space="preserve"> ich im Consulting direkt eine noch bessere Möglichkeit, meiner Freude an der Beratenden Tätigkeit und strategischen Fragestellungen nachzugehen sowie durch meine Arbeit einen positiven Impact auf Unternehmen und Marktwirtschaft zu haben.</w:t>
      </w:r>
      <w:r w:rsidR="006F1787" w:rsidRPr="00E015B4">
        <w:rPr>
          <w:rFonts w:ascii="Georgia" w:eastAsia="Times New Roman" w:hAnsi="Georgia" w:cs="Times New Roman"/>
          <w:sz w:val="19"/>
          <w:szCs w:val="19"/>
        </w:rPr>
        <w:t xml:space="preserve"> Und deshalb möchte ich meine Karriere nun final und mit </w:t>
      </w:r>
      <w:r w:rsidR="00E015B4">
        <w:rPr>
          <w:rFonts w:ascii="Georgia" w:eastAsia="Times New Roman" w:hAnsi="Georgia" w:cs="Times New Roman"/>
          <w:sz w:val="19"/>
          <w:szCs w:val="19"/>
        </w:rPr>
        <w:t>v</w:t>
      </w:r>
      <w:r w:rsidR="006F1787" w:rsidRPr="00E015B4">
        <w:rPr>
          <w:rFonts w:ascii="Georgia" w:eastAsia="Times New Roman" w:hAnsi="Georgia" w:cs="Times New Roman"/>
          <w:sz w:val="19"/>
          <w:szCs w:val="19"/>
        </w:rPr>
        <w:t>oller Gewissheit auf den Einstieg in der Unternehmensberatung ausrichten.</w:t>
      </w:r>
      <w:r w:rsidR="00E015B4" w:rsidRPr="00E015B4">
        <w:rPr>
          <w:rFonts w:ascii="Georgia" w:eastAsia="Times New Roman" w:hAnsi="Georgia" w:cs="Times New Roman"/>
          <w:sz w:val="19"/>
          <w:szCs w:val="19"/>
        </w:rPr>
        <w:t xml:space="preserve"> </w:t>
      </w:r>
      <w:del w:id="25" w:author="David Döbele" w:date="2023-09-26T20:22:00Z">
        <w:r w:rsidR="00E015B4" w:rsidRPr="00E015B4" w:rsidDel="00BD358A">
          <w:rPr>
            <w:rFonts w:ascii="Georgia" w:eastAsia="Times New Roman" w:hAnsi="Georgia" w:cs="Times New Roman"/>
            <w:sz w:val="19"/>
            <w:szCs w:val="19"/>
          </w:rPr>
          <w:delText xml:space="preserve">Weshalb </w:delText>
        </w:r>
      </w:del>
      <w:ins w:id="26" w:author="David Döbele" w:date="2023-09-26T20:22:00Z">
        <w:r>
          <w:rPr>
            <w:rFonts w:ascii="Georgia" w:eastAsia="Times New Roman" w:hAnsi="Georgia" w:cs="Times New Roman"/>
            <w:sz w:val="19"/>
            <w:szCs w:val="19"/>
          </w:rPr>
          <w:t>Daher studiere</w:t>
        </w:r>
        <w:r w:rsidRPr="00E015B4">
          <w:rPr>
            <w:rFonts w:ascii="Georgia" w:eastAsia="Times New Roman" w:hAnsi="Georgia" w:cs="Times New Roman"/>
            <w:sz w:val="19"/>
            <w:szCs w:val="19"/>
          </w:rPr>
          <w:t xml:space="preserve"> </w:t>
        </w:r>
      </w:ins>
      <w:r w:rsidR="00E015B4" w:rsidRPr="00E015B4">
        <w:rPr>
          <w:rFonts w:ascii="Georgia" w:eastAsia="Times New Roman" w:hAnsi="Georgia" w:cs="Times New Roman"/>
          <w:sz w:val="19"/>
          <w:szCs w:val="19"/>
        </w:rPr>
        <w:t xml:space="preserve">ich ab diesem Herbst </w:t>
      </w:r>
      <w:del w:id="27" w:author="David Döbele" w:date="2023-09-26T20:22:00Z">
        <w:r w:rsidR="00E015B4" w:rsidRPr="00E015B4" w:rsidDel="00BD358A">
          <w:rPr>
            <w:rFonts w:ascii="Georgia" w:eastAsia="Times New Roman" w:hAnsi="Georgia" w:cs="Times New Roman"/>
            <w:sz w:val="19"/>
            <w:szCs w:val="19"/>
          </w:rPr>
          <w:delText xml:space="preserve">mein Studium </w:delText>
        </w:r>
      </w:del>
      <w:r w:rsidR="00E015B4">
        <w:rPr>
          <w:rFonts w:ascii="Georgia" w:eastAsia="Times New Roman" w:hAnsi="Georgia" w:cs="Times New Roman"/>
          <w:sz w:val="19"/>
          <w:szCs w:val="19"/>
        </w:rPr>
        <w:t xml:space="preserve">an der </w:t>
      </w:r>
      <w:del w:id="28" w:author="David Döbele" w:date="2023-09-26T20:22:00Z">
        <w:r w:rsidR="00E015B4" w:rsidDel="00BD358A">
          <w:rPr>
            <w:rFonts w:ascii="Georgia" w:eastAsia="Times New Roman" w:hAnsi="Georgia" w:cs="Times New Roman"/>
            <w:sz w:val="19"/>
            <w:szCs w:val="19"/>
          </w:rPr>
          <w:delText xml:space="preserve">Wu </w:delText>
        </w:r>
      </w:del>
      <w:ins w:id="29" w:author="David Döbele" w:date="2023-09-26T20:22:00Z">
        <w:r>
          <w:rPr>
            <w:rFonts w:ascii="Georgia" w:eastAsia="Times New Roman" w:hAnsi="Georgia" w:cs="Times New Roman"/>
            <w:sz w:val="19"/>
            <w:szCs w:val="19"/>
          </w:rPr>
          <w:t>WU</w:t>
        </w:r>
        <w:r>
          <w:rPr>
            <w:rFonts w:ascii="Georgia" w:eastAsia="Times New Roman" w:hAnsi="Georgia" w:cs="Times New Roman"/>
            <w:sz w:val="19"/>
            <w:szCs w:val="19"/>
          </w:rPr>
          <w:t xml:space="preserve"> </w:t>
        </w:r>
      </w:ins>
      <w:r w:rsidR="00E015B4">
        <w:rPr>
          <w:rFonts w:ascii="Georgia" w:eastAsia="Times New Roman" w:hAnsi="Georgia" w:cs="Times New Roman"/>
          <w:sz w:val="19"/>
          <w:szCs w:val="19"/>
        </w:rPr>
        <w:t xml:space="preserve">Wien </w:t>
      </w:r>
      <w:r w:rsidR="00E015B4" w:rsidRPr="00E015B4">
        <w:rPr>
          <w:rFonts w:ascii="Georgia" w:eastAsia="Times New Roman" w:hAnsi="Georgia" w:cs="Times New Roman"/>
          <w:sz w:val="19"/>
          <w:szCs w:val="19"/>
        </w:rPr>
        <w:t xml:space="preserve">mit Fachrichtung BWL </w:t>
      </w:r>
      <w:del w:id="30" w:author="David Döbele" w:date="2023-09-26T20:22:00Z">
        <w:r w:rsidR="00E015B4" w:rsidRPr="00E015B4" w:rsidDel="00BD358A">
          <w:rPr>
            <w:rFonts w:ascii="Georgia" w:eastAsia="Times New Roman" w:hAnsi="Georgia" w:cs="Times New Roman"/>
            <w:sz w:val="19"/>
            <w:szCs w:val="19"/>
          </w:rPr>
          <w:delText>fortsetze und</w:delText>
        </w:r>
      </w:del>
      <w:ins w:id="31" w:author="David Döbele" w:date="2023-09-26T20:22:00Z">
        <w:r>
          <w:rPr>
            <w:rFonts w:ascii="Georgia" w:eastAsia="Times New Roman" w:hAnsi="Georgia" w:cs="Times New Roman"/>
            <w:sz w:val="19"/>
            <w:szCs w:val="19"/>
          </w:rPr>
          <w:t>und konnte</w:t>
        </w:r>
      </w:ins>
      <w:r w:rsidR="00E015B4" w:rsidRPr="00E015B4">
        <w:rPr>
          <w:rFonts w:ascii="Georgia" w:eastAsia="Times New Roman" w:hAnsi="Georgia" w:cs="Times New Roman"/>
          <w:sz w:val="19"/>
          <w:szCs w:val="19"/>
        </w:rPr>
        <w:t xml:space="preserve"> bereits vor Studienwechsel </w:t>
      </w:r>
      <w:del w:id="32" w:author="David Döbele" w:date="2023-09-26T20:22:00Z">
        <w:r w:rsidR="00E015B4" w:rsidRPr="00E015B4" w:rsidDel="00BD358A">
          <w:rPr>
            <w:rFonts w:ascii="Georgia" w:eastAsia="Times New Roman" w:hAnsi="Georgia" w:cs="Times New Roman"/>
            <w:sz w:val="19"/>
            <w:szCs w:val="19"/>
          </w:rPr>
          <w:delText>Accounting Grundlagen im Audit Praktikum bei BDO erlernen</w:delText>
        </w:r>
      </w:del>
      <w:ins w:id="33" w:author="David Döbele" w:date="2023-09-26T20:22:00Z">
        <w:r>
          <w:rPr>
            <w:rFonts w:ascii="Georgia" w:eastAsia="Times New Roman" w:hAnsi="Georgia" w:cs="Times New Roman"/>
            <w:sz w:val="19"/>
            <w:szCs w:val="19"/>
          </w:rPr>
          <w:t>ein Audit-Praktikum be</w:t>
        </w:r>
      </w:ins>
      <w:ins w:id="34" w:author="David Döbele" w:date="2023-09-26T20:23:00Z">
        <w:r>
          <w:rPr>
            <w:rFonts w:ascii="Georgia" w:eastAsia="Times New Roman" w:hAnsi="Georgia" w:cs="Times New Roman"/>
            <w:sz w:val="19"/>
            <w:szCs w:val="19"/>
          </w:rPr>
          <w:t>i BDO absolvieren</w:t>
        </w:r>
      </w:ins>
      <w:del w:id="35" w:author="David Döbele" w:date="2023-09-26T20:22:00Z">
        <w:r w:rsidR="00E015B4" w:rsidRPr="00E015B4" w:rsidDel="00BD358A">
          <w:rPr>
            <w:rFonts w:ascii="Georgia" w:eastAsia="Times New Roman" w:hAnsi="Georgia" w:cs="Times New Roman"/>
            <w:sz w:val="19"/>
            <w:szCs w:val="19"/>
          </w:rPr>
          <w:delText xml:space="preserve"> konnte</w:delText>
        </w:r>
      </w:del>
      <w:r w:rsidR="00E015B4">
        <w:rPr>
          <w:rFonts w:ascii="Georgia" w:eastAsia="Times New Roman" w:hAnsi="Georgia" w:cs="Times New Roman"/>
          <w:sz w:val="19"/>
          <w:szCs w:val="19"/>
        </w:rPr>
        <w:t xml:space="preserve">, </w:t>
      </w:r>
      <w:r w:rsidR="00E015B4" w:rsidRPr="00E015B4">
        <w:rPr>
          <w:rFonts w:ascii="Georgia" w:eastAsia="Times New Roman" w:hAnsi="Georgia" w:cs="Times New Roman"/>
          <w:sz w:val="19"/>
          <w:szCs w:val="19"/>
        </w:rPr>
        <w:t>welches mir sehr zugesagt und meine Entscheidung erneut bestätigt</w:t>
      </w:r>
      <w:del w:id="36" w:author="David Döbele" w:date="2023-09-26T20:22:00Z">
        <w:r w:rsidR="00E015B4" w:rsidRPr="00E015B4" w:rsidDel="00BD358A">
          <w:rPr>
            <w:rFonts w:ascii="Georgia" w:eastAsia="Times New Roman" w:hAnsi="Georgia" w:cs="Times New Roman"/>
            <w:sz w:val="19"/>
            <w:szCs w:val="19"/>
          </w:rPr>
          <w:delText xml:space="preserve"> hat</w:delText>
        </w:r>
      </w:del>
      <w:r w:rsidR="00E015B4" w:rsidRPr="00E015B4">
        <w:rPr>
          <w:rFonts w:ascii="Georgia" w:eastAsia="Times New Roman" w:hAnsi="Georgia" w:cs="Times New Roman"/>
          <w:sz w:val="19"/>
          <w:szCs w:val="19"/>
        </w:rPr>
        <w:t>.</w:t>
      </w:r>
    </w:p>
    <w:p w14:paraId="3E38CA2D" w14:textId="7721EA48" w:rsidR="00A91BD1" w:rsidRPr="00E015B4" w:rsidDel="00BD358A" w:rsidRDefault="00DE12AE" w:rsidP="00E65B09">
      <w:pPr>
        <w:spacing w:after="0"/>
        <w:jc w:val="both"/>
        <w:rPr>
          <w:del w:id="37" w:author="David Döbele" w:date="2023-09-26T20:23:00Z"/>
          <w:rFonts w:ascii="Georgia" w:hAnsi="Georgia" w:cs="Times New Roman"/>
          <w:sz w:val="19"/>
          <w:szCs w:val="19"/>
        </w:rPr>
      </w:pPr>
      <w:commentRangeStart w:id="38"/>
      <w:commentRangeEnd w:id="38"/>
      <w:r w:rsidRPr="00E015B4">
        <w:rPr>
          <w:rStyle w:val="Kommentarzeichen"/>
          <w:rFonts w:eastAsia="Times New Roman"/>
          <w:sz w:val="19"/>
          <w:szCs w:val="19"/>
        </w:rPr>
        <w:commentReference w:id="38"/>
      </w:r>
    </w:p>
    <w:p w14:paraId="2C090CDF" w14:textId="723F9A8E" w:rsidR="00E65B09" w:rsidRPr="00E015B4" w:rsidRDefault="00E65B09" w:rsidP="00E65B09">
      <w:pPr>
        <w:spacing w:after="0"/>
        <w:jc w:val="both"/>
        <w:rPr>
          <w:rFonts w:ascii="Georgia" w:hAnsi="Georgia" w:cs="Times New Roman"/>
          <w:sz w:val="19"/>
          <w:szCs w:val="19"/>
        </w:rPr>
      </w:pPr>
    </w:p>
    <w:p w14:paraId="19160B60" w14:textId="6E3D1D05" w:rsidR="00E65B09" w:rsidRPr="00E015B4" w:rsidRDefault="00E65B09"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7DBF1E90" w14:textId="602DAA8A" w:rsidR="00E65B09" w:rsidRPr="00E015B4" w:rsidRDefault="00E65B09"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4C4E7185" w14:textId="77777777" w:rsidR="00E65B09" w:rsidRPr="00E015B4" w:rsidRDefault="00E65B09"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7865D3A7" w14:textId="77777777" w:rsidR="00E65B09" w:rsidRPr="00E015B4" w:rsidRDefault="00E65B09"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7575B3C9" w14:textId="77777777" w:rsidR="00E65B09" w:rsidRPr="00E015B4" w:rsidRDefault="00E65B09"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3F7F2B9E" w14:textId="77777777" w:rsidR="00E65B09" w:rsidRPr="00E015B4" w:rsidRDefault="00E65B09"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0CB92125" w14:textId="77777777" w:rsidR="00E65B09" w:rsidRPr="00E015B4" w:rsidRDefault="00E65B09"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35394CA1" w14:textId="77777777" w:rsidR="00E65B09" w:rsidRPr="00E015B4" w:rsidRDefault="00E65B09"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723D7B33" w14:textId="77777777" w:rsidR="00E65B09" w:rsidRPr="00E015B4" w:rsidRDefault="00E65B09"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3BAC5501" w14:textId="38146FFC" w:rsidR="00E65B09" w:rsidRPr="00E015B4" w:rsidRDefault="00E65B09"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0318DDE2" w14:textId="10CF369E" w:rsidR="00D75367" w:rsidRPr="00E015B4" w:rsidRDefault="00D75367"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0D1927BC" w14:textId="366D7854" w:rsidR="00E65B09" w:rsidRPr="00E015B4" w:rsidRDefault="00E65B09" w:rsidP="00E65B09">
      <w:pPr>
        <w:spacing w:after="0"/>
        <w:jc w:val="both"/>
        <w:rPr>
          <w:rFonts w:ascii="Georgia" w:hAnsi="Georgia" w:cs="Times New Roman"/>
          <w:sz w:val="19"/>
          <w:szCs w:val="19"/>
        </w:rPr>
      </w:pPr>
    </w:p>
    <w:p w14:paraId="40BD37B1" w14:textId="20D89BB0" w:rsidR="005E24B6" w:rsidRPr="005E24B6" w:rsidRDefault="005E24B6" w:rsidP="005E24B6">
      <w:pPr>
        <w:spacing w:after="0"/>
        <w:jc w:val="both"/>
        <w:rPr>
          <w:rFonts w:ascii="Georgia" w:eastAsia="Times New Roman" w:hAnsi="Georgia" w:cs="Times New Roman"/>
          <w:sz w:val="19"/>
          <w:szCs w:val="19"/>
        </w:rPr>
      </w:pPr>
      <w:r w:rsidRPr="005E24B6">
        <w:rPr>
          <w:rFonts w:ascii="Georgia" w:eastAsia="Times New Roman" w:hAnsi="Georgia" w:cs="Times New Roman"/>
          <w:sz w:val="19"/>
          <w:szCs w:val="19"/>
        </w:rPr>
        <w:t xml:space="preserve">Von einem </w:t>
      </w:r>
      <w:commentRangeStart w:id="39"/>
      <w:r w:rsidRPr="005E24B6">
        <w:rPr>
          <w:rFonts w:ascii="Georgia" w:eastAsia="Times New Roman" w:hAnsi="Georgia" w:cs="Times New Roman"/>
          <w:sz w:val="19"/>
          <w:szCs w:val="19"/>
        </w:rPr>
        <w:t xml:space="preserve">Praktikum im Consulting – </w:t>
      </w:r>
      <w:proofErr w:type="spellStart"/>
      <w:r w:rsidRPr="005E24B6">
        <w:rPr>
          <w:rFonts w:ascii="Georgia" w:eastAsia="Times New Roman" w:hAnsi="Georgia" w:cs="Times New Roman"/>
          <w:sz w:val="19"/>
          <w:szCs w:val="19"/>
        </w:rPr>
        <w:t>xyz</w:t>
      </w:r>
      <w:proofErr w:type="spellEnd"/>
      <w:r w:rsidRPr="005E24B6">
        <w:rPr>
          <w:rFonts w:ascii="Georgia" w:eastAsia="Times New Roman" w:hAnsi="Georgia" w:cs="Times New Roman"/>
          <w:sz w:val="19"/>
          <w:szCs w:val="19"/>
        </w:rPr>
        <w:t xml:space="preserve">  </w:t>
      </w:r>
      <w:commentRangeEnd w:id="39"/>
      <w:r w:rsidRPr="005E24B6">
        <w:rPr>
          <w:rFonts w:eastAsia="Times New Roman" w:cs="Times New Roman"/>
          <w:sz w:val="19"/>
          <w:szCs w:val="19"/>
        </w:rPr>
        <w:commentReference w:id="39"/>
      </w:r>
      <w:r w:rsidRPr="005E24B6">
        <w:rPr>
          <w:rFonts w:ascii="Georgia" w:eastAsia="Times New Roman" w:hAnsi="Georgia" w:cs="Times New Roman"/>
          <w:sz w:val="19"/>
          <w:szCs w:val="19"/>
        </w:rPr>
        <w:t>erhoffe ich mir eine steile Lernkurve sowie die Möglichkeit, meine eigenen Ideen und bisherigen Erfahrungen bei Ihnen mehrwertschaffend einbringen zu können. Ich bin mir sicher,</w:t>
      </w:r>
      <w:r w:rsidRPr="005E24B6">
        <w:rPr>
          <w:rFonts w:eastAsia="Times New Roman" w:cs="Times New Roman"/>
          <w:sz w:val="19"/>
          <w:szCs w:val="19"/>
        </w:rPr>
        <w:t xml:space="preserve"> </w:t>
      </w:r>
      <w:r w:rsidRPr="005E24B6">
        <w:rPr>
          <w:rFonts w:ascii="Georgia" w:eastAsia="Times New Roman" w:hAnsi="Georgia" w:cs="Times New Roman"/>
          <w:sz w:val="19"/>
          <w:szCs w:val="19"/>
        </w:rPr>
        <w:t xml:space="preserve">dass mein hohes Interesse an einer Tätigkeit als Consultant, meine hohe Einsatzbereitschaft sowie meine bisherigen Praxiserfahrungen </w:t>
      </w:r>
      <w:r w:rsidRPr="00E015B4">
        <w:rPr>
          <w:rFonts w:ascii="Georgia" w:eastAsia="Times New Roman" w:hAnsi="Georgia" w:cs="Times New Roman"/>
          <w:sz w:val="19"/>
          <w:szCs w:val="19"/>
        </w:rPr>
        <w:t xml:space="preserve">vor allem dank meines schon fortgeschrittenen Alters </w:t>
      </w:r>
      <w:r w:rsidRPr="005E24B6">
        <w:rPr>
          <w:rFonts w:ascii="Georgia" w:eastAsia="Times New Roman" w:hAnsi="Georgia" w:cs="Times New Roman"/>
          <w:sz w:val="19"/>
          <w:szCs w:val="19"/>
        </w:rPr>
        <w:t xml:space="preserve">eine Bereicherung für </w:t>
      </w:r>
      <w:commentRangeStart w:id="40"/>
      <w:proofErr w:type="spellStart"/>
      <w:r w:rsidRPr="005E24B6">
        <w:rPr>
          <w:rFonts w:ascii="Georgia" w:eastAsia="Times New Roman" w:hAnsi="Georgia" w:cs="Times New Roman"/>
          <w:sz w:val="19"/>
          <w:szCs w:val="19"/>
        </w:rPr>
        <w:t>xy</w:t>
      </w:r>
      <w:proofErr w:type="spellEnd"/>
      <w:r w:rsidRPr="005E24B6">
        <w:rPr>
          <w:rFonts w:ascii="Georgia" w:eastAsia="Times New Roman" w:hAnsi="Georgia" w:cs="Times New Roman"/>
          <w:sz w:val="19"/>
          <w:szCs w:val="19"/>
        </w:rPr>
        <w:t xml:space="preserve"> </w:t>
      </w:r>
      <w:commentRangeEnd w:id="40"/>
      <w:r w:rsidRPr="005E24B6">
        <w:rPr>
          <w:rFonts w:eastAsia="Times New Roman" w:cs="Times New Roman"/>
          <w:sz w:val="19"/>
          <w:szCs w:val="19"/>
        </w:rPr>
        <w:commentReference w:id="40"/>
      </w:r>
      <w:r w:rsidRPr="005E24B6">
        <w:rPr>
          <w:rFonts w:ascii="Georgia" w:eastAsia="Times New Roman" w:hAnsi="Georgia" w:cs="Times New Roman"/>
          <w:sz w:val="19"/>
          <w:szCs w:val="19"/>
        </w:rPr>
        <w:t>sein werden und würde mich sehr darüber freuen, Sie auch in einem persönlichen Gespräch von mir überzeugen zu dürfen.</w:t>
      </w:r>
    </w:p>
    <w:p w14:paraId="360E6063" w14:textId="77777777" w:rsidR="005E24B6" w:rsidRPr="005E24B6" w:rsidRDefault="005E24B6" w:rsidP="005E24B6">
      <w:pPr>
        <w:spacing w:after="0"/>
        <w:jc w:val="both"/>
        <w:rPr>
          <w:rFonts w:ascii="Georgia" w:eastAsia="Times New Roman" w:hAnsi="Georgia" w:cs="Times New Roman"/>
          <w:sz w:val="19"/>
          <w:szCs w:val="19"/>
        </w:rPr>
      </w:pPr>
    </w:p>
    <w:p w14:paraId="60947CB2" w14:textId="77777777" w:rsidR="005E24B6" w:rsidRPr="005E24B6" w:rsidRDefault="005E24B6" w:rsidP="005E24B6">
      <w:pPr>
        <w:spacing w:after="0"/>
        <w:jc w:val="both"/>
        <w:rPr>
          <w:rFonts w:ascii="Georgia" w:eastAsia="Times New Roman" w:hAnsi="Georgia" w:cs="Times New Roman"/>
          <w:sz w:val="19"/>
          <w:szCs w:val="19"/>
        </w:rPr>
      </w:pPr>
      <w:r w:rsidRPr="005E24B6">
        <w:rPr>
          <w:rFonts w:ascii="Georgia" w:eastAsia="Times New Roman" w:hAnsi="Georgia" w:cs="Times New Roman"/>
          <w:sz w:val="19"/>
          <w:szCs w:val="19"/>
        </w:rPr>
        <w:t>Mit freundlichen Grüßen</w:t>
      </w:r>
    </w:p>
    <w:p w14:paraId="3B80A47D" w14:textId="163D27C4" w:rsidR="005E24B6" w:rsidRPr="005E24B6" w:rsidRDefault="005E24B6" w:rsidP="005E24B6">
      <w:pPr>
        <w:spacing w:after="0"/>
        <w:jc w:val="both"/>
        <w:rPr>
          <w:rFonts w:ascii="Georgia" w:eastAsia="Times New Roman" w:hAnsi="Georgia" w:cs="Times New Roman"/>
          <w:sz w:val="19"/>
          <w:szCs w:val="19"/>
        </w:rPr>
      </w:pPr>
      <w:r w:rsidRPr="00E015B4">
        <w:rPr>
          <w:rFonts w:eastAsia="Times New Roman" w:cs="Times New Roman"/>
          <w:noProof/>
          <w:sz w:val="19"/>
          <w:szCs w:val="19"/>
        </w:rPr>
        <w:lastRenderedPageBreak/>
        <w:drawing>
          <wp:anchor distT="0" distB="0" distL="114300" distR="114300" simplePos="0" relativeHeight="251659264" behindDoc="0" locked="0" layoutInCell="1" allowOverlap="1" wp14:anchorId="13BC7ABC" wp14:editId="3A742F08">
            <wp:simplePos x="0" y="0"/>
            <wp:positionH relativeFrom="margin">
              <wp:align>left</wp:align>
            </wp:positionH>
            <wp:positionV relativeFrom="paragraph">
              <wp:posOffset>104140</wp:posOffset>
            </wp:positionV>
            <wp:extent cx="927100" cy="266065"/>
            <wp:effectExtent l="0" t="0" r="6350" b="63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pic:cNvPicPr>
                      <a:picLocks noChangeAspect="1" noChangeArrowheads="1"/>
                    </pic:cNvPicPr>
                  </pic:nvPicPr>
                  <pic:blipFill>
                    <a:blip r:embed="rId9" cstate="print">
                      <a:extLst>
                        <a:ext uri="{28A0092B-C50C-407E-A947-70E740481C1C}">
                          <a14:useLocalDpi xmlns:a14="http://schemas.microsoft.com/office/drawing/2010/main" val="0"/>
                        </a:ext>
                      </a:extLst>
                    </a:blip>
                    <a:srcRect l="3140" b="7137"/>
                    <a:stretch>
                      <a:fillRect/>
                    </a:stretch>
                  </pic:blipFill>
                  <pic:spPr bwMode="auto">
                    <a:xfrm>
                      <a:off x="0" y="0"/>
                      <a:ext cx="927100" cy="266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33117F" w14:textId="77777777" w:rsidR="005E24B6" w:rsidRPr="005E24B6" w:rsidRDefault="005E24B6" w:rsidP="005E24B6">
      <w:pPr>
        <w:spacing w:after="0"/>
        <w:jc w:val="both"/>
        <w:rPr>
          <w:rFonts w:ascii="Georgia" w:eastAsia="Times New Roman" w:hAnsi="Georgia" w:cs="Times New Roman"/>
          <w:noProof/>
          <w:sz w:val="19"/>
          <w:szCs w:val="19"/>
        </w:rPr>
      </w:pPr>
    </w:p>
    <w:p w14:paraId="3BDB02BA" w14:textId="057E9808" w:rsidR="00BB3512" w:rsidRPr="00E015B4" w:rsidRDefault="00BB3512" w:rsidP="00E65B09">
      <w:pPr>
        <w:spacing w:after="0"/>
        <w:jc w:val="both"/>
        <w:rPr>
          <w:rFonts w:ascii="Georgia" w:hAnsi="Georgia" w:cs="Times New Roman"/>
          <w:sz w:val="19"/>
          <w:szCs w:val="19"/>
        </w:rPr>
      </w:pPr>
    </w:p>
    <w:sectPr w:rsidR="00BB3512" w:rsidRPr="00E015B4" w:rsidSect="00D75367">
      <w:pgSz w:w="11906" w:h="16838"/>
      <w:pgMar w:top="851" w:right="1077" w:bottom="397" w:left="107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dmin" w:date="2023-04-11T23:50:00Z" w:initials="A">
    <w:p w14:paraId="5D20C748" w14:textId="77777777" w:rsidR="00A34E24" w:rsidRDefault="00A34E24" w:rsidP="00A34E24">
      <w:pPr>
        <w:pStyle w:val="Kommentartext"/>
      </w:pPr>
      <w:r>
        <w:rPr>
          <w:rStyle w:val="Kommentarzeichen"/>
        </w:rPr>
        <w:annotationRef/>
      </w:r>
      <w:r>
        <w:t>Zeitraum anpassen</w:t>
      </w:r>
    </w:p>
  </w:comment>
  <w:comment w:id="4" w:author="Admin" w:date="2023-04-11T23:50:00Z" w:initials="A">
    <w:p w14:paraId="4D89F6B6" w14:textId="77777777" w:rsidR="00A34E24" w:rsidRDefault="00A34E24" w:rsidP="00A34E24">
      <w:pPr>
        <w:pStyle w:val="Kommentartext"/>
      </w:pPr>
      <w:r>
        <w:rPr>
          <w:rStyle w:val="Kommentarzeichen"/>
        </w:rPr>
        <w:annotationRef/>
      </w:r>
      <w:r>
        <w:rPr>
          <w:rStyle w:val="Kommentarzeichen"/>
        </w:rPr>
        <w:annotationRef/>
      </w:r>
      <w:r>
        <w:t>Bereich aus Stellenausschreibung einfügen</w:t>
      </w:r>
    </w:p>
    <w:p w14:paraId="40CA90FD" w14:textId="77777777" w:rsidR="00A34E24" w:rsidRDefault="00A34E24" w:rsidP="00A34E24">
      <w:pPr>
        <w:pStyle w:val="Kommentartext"/>
      </w:pPr>
    </w:p>
  </w:comment>
  <w:comment w:id="3" w:author="Admin" w:date="2023-04-12T12:17:00Z" w:initials="A">
    <w:p w14:paraId="362910D4" w14:textId="77777777" w:rsidR="00A34E24" w:rsidRDefault="00A34E24" w:rsidP="00A34E24">
      <w:pPr>
        <w:pStyle w:val="Kommentartext"/>
      </w:pPr>
      <w:r>
        <w:rPr>
          <w:rStyle w:val="Kommentarzeichen"/>
        </w:rPr>
        <w:annotationRef/>
      </w:r>
      <w:r>
        <w:t xml:space="preserve">…im Consulting XYZ – alternativ gerne auch im Bereich xy – </w:t>
      </w:r>
      <w:r w:rsidRPr="005C2E3A">
        <w:rPr>
          <w:rFonts w:ascii="Georgia" w:hAnsi="Georgia"/>
          <w:sz w:val="19"/>
          <w:szCs w:val="19"/>
        </w:rPr>
        <w:t>für einen Zeitraum</w:t>
      </w:r>
      <w:r>
        <w:rPr>
          <w:rFonts w:ascii="Georgia" w:hAnsi="Georgia"/>
          <w:sz w:val="19"/>
          <w:szCs w:val="19"/>
        </w:rPr>
        <w:t xml:space="preserve"> xy…</w:t>
      </w:r>
    </w:p>
  </w:comment>
  <w:comment w:id="5" w:author="Admin" w:date="2023-04-11T23:50:00Z" w:initials="A">
    <w:p w14:paraId="60776377" w14:textId="77777777" w:rsidR="00A34E24" w:rsidRDefault="00A34E24" w:rsidP="00A34E24">
      <w:pPr>
        <w:pStyle w:val="Kommentartext"/>
      </w:pPr>
      <w:r>
        <w:rPr>
          <w:rStyle w:val="Kommentarzeichen"/>
        </w:rPr>
        <w:annotationRef/>
      </w:r>
      <w:r>
        <w:t>Ort einfügen</w:t>
      </w:r>
    </w:p>
  </w:comment>
  <w:comment w:id="0" w:author="Tim" w:date="2023-09-25T18:01:00Z" w:initials="TB">
    <w:p w14:paraId="23277958" w14:textId="43273879" w:rsidR="00237337" w:rsidRDefault="00237337" w:rsidP="00237337">
      <w:pPr>
        <w:spacing w:after="0"/>
        <w:jc w:val="both"/>
        <w:rPr>
          <w:rFonts w:ascii="Georgia" w:eastAsia="Times New Roman" w:hAnsi="Georgia" w:cs="Times New Roman"/>
          <w:sz w:val="19"/>
          <w:szCs w:val="19"/>
        </w:rPr>
      </w:pPr>
      <w:r>
        <w:rPr>
          <w:rStyle w:val="Kommentarzeichen"/>
        </w:rPr>
        <w:annotationRef/>
      </w:r>
      <w:r>
        <w:rPr>
          <w:rFonts w:ascii="Georgia" w:eastAsia="Times New Roman" w:hAnsi="Georgia" w:cs="Times New Roman"/>
          <w:sz w:val="19"/>
          <w:szCs w:val="19"/>
        </w:rPr>
        <w:t>Um meine knapp zweijährige Erfahrung</w:t>
      </w:r>
      <w:r w:rsidR="00A30F01">
        <w:rPr>
          <w:rFonts w:ascii="Georgia" w:eastAsia="Times New Roman" w:hAnsi="Georgia" w:cs="Times New Roman"/>
          <w:sz w:val="19"/>
          <w:szCs w:val="19"/>
        </w:rPr>
        <w:t xml:space="preserve"> / beinahe zwei Jahre Erfahrung</w:t>
      </w:r>
      <w:r>
        <w:rPr>
          <w:rFonts w:ascii="Georgia" w:eastAsia="Times New Roman" w:hAnsi="Georgia" w:cs="Times New Roman"/>
          <w:sz w:val="19"/>
          <w:szCs w:val="19"/>
        </w:rPr>
        <w:t xml:space="preserve"> in der Marketingberatung / in der </w:t>
      </w:r>
      <w:r w:rsidRPr="00A34E24">
        <w:rPr>
          <w:rFonts w:ascii="Georgia" w:eastAsia="Times New Roman" w:hAnsi="Georgia" w:cs="Times New Roman"/>
          <w:sz w:val="19"/>
          <w:szCs w:val="19"/>
        </w:rPr>
        <w:t>Beratung von KMU</w:t>
      </w:r>
      <w:r>
        <w:rPr>
          <w:rFonts w:ascii="Georgia" w:eastAsia="Times New Roman" w:hAnsi="Georgia" w:cs="Times New Roman"/>
          <w:sz w:val="19"/>
          <w:szCs w:val="19"/>
        </w:rPr>
        <w:t xml:space="preserve"> sowie meine Accounting Kenntnisse aus dem Audit Praktikum in der Beratung zu vereinen und zu vertiefen möchte ich </w:t>
      </w:r>
      <w:r w:rsidRPr="00A34E24">
        <w:rPr>
          <w:rFonts w:ascii="Georgia" w:eastAsia="Times New Roman" w:hAnsi="Georgia" w:cs="Times New Roman"/>
          <w:sz w:val="19"/>
          <w:szCs w:val="19"/>
        </w:rPr>
        <w:t xml:space="preserve">Sie ab dem </w:t>
      </w:r>
      <w:r>
        <w:rPr>
          <w:rFonts w:ascii="Georgia" w:eastAsia="Times New Roman" w:hAnsi="Georgia" w:cs="Times New Roman"/>
          <w:sz w:val="19"/>
          <w:szCs w:val="19"/>
        </w:rPr>
        <w:t>01</w:t>
      </w:r>
      <w:r w:rsidRPr="00A34E24">
        <w:rPr>
          <w:rFonts w:ascii="Georgia" w:eastAsia="Times New Roman" w:hAnsi="Georgia" w:cs="Times New Roman"/>
          <w:sz w:val="19"/>
          <w:szCs w:val="19"/>
        </w:rPr>
        <w:t>.06.202</w:t>
      </w:r>
      <w:r>
        <w:rPr>
          <w:rFonts w:ascii="Georgia" w:eastAsia="Times New Roman" w:hAnsi="Georgia" w:cs="Times New Roman"/>
          <w:sz w:val="19"/>
          <w:szCs w:val="19"/>
        </w:rPr>
        <w:t>4</w:t>
      </w:r>
      <w:r w:rsidRPr="00A34E24">
        <w:rPr>
          <w:rFonts w:ascii="Georgia" w:eastAsia="Times New Roman" w:hAnsi="Georgia" w:cs="Times New Roman"/>
          <w:sz w:val="19"/>
          <w:szCs w:val="19"/>
        </w:rPr>
        <w:t xml:space="preserve"> </w:t>
      </w:r>
      <w:r w:rsidRPr="00A34E24">
        <w:rPr>
          <w:rFonts w:eastAsia="Times New Roman" w:cs="Times New Roman"/>
          <w:sz w:val="16"/>
          <w:szCs w:val="16"/>
        </w:rPr>
        <w:annotationRef/>
      </w:r>
      <w:r w:rsidRPr="00A34E24">
        <w:rPr>
          <w:rFonts w:ascii="Georgia" w:eastAsia="Times New Roman" w:hAnsi="Georgia" w:cs="Times New Roman"/>
          <w:sz w:val="19"/>
          <w:szCs w:val="19"/>
        </w:rPr>
        <w:t xml:space="preserve">als Praktikant im Consulting – XYZ </w:t>
      </w:r>
      <w:r w:rsidRPr="00A34E24">
        <w:rPr>
          <w:rFonts w:eastAsia="Times New Roman" w:cs="Times New Roman"/>
          <w:sz w:val="16"/>
          <w:szCs w:val="16"/>
        </w:rPr>
        <w:annotationRef/>
      </w:r>
      <w:r w:rsidRPr="00A34E24">
        <w:rPr>
          <w:rFonts w:ascii="Georgia" w:eastAsia="Times New Roman" w:hAnsi="Georgia" w:cs="Times New Roman"/>
          <w:sz w:val="19"/>
          <w:szCs w:val="19"/>
        </w:rPr>
        <w:t xml:space="preserve">für einen Zeitraum von zwölf Wochen </w:t>
      </w:r>
      <w:r w:rsidRPr="00A34E24">
        <w:rPr>
          <w:rFonts w:eastAsia="Times New Roman" w:cs="Times New Roman"/>
          <w:sz w:val="16"/>
          <w:szCs w:val="16"/>
        </w:rPr>
        <w:annotationRef/>
      </w:r>
      <w:r w:rsidRPr="00A34E24">
        <w:rPr>
          <w:rFonts w:ascii="Georgia" w:eastAsia="Times New Roman" w:hAnsi="Georgia" w:cs="Times New Roman"/>
          <w:sz w:val="19"/>
          <w:szCs w:val="19"/>
        </w:rPr>
        <w:t xml:space="preserve">an Ihrem Standort in xy </w:t>
      </w:r>
      <w:r w:rsidRPr="00A34E24">
        <w:rPr>
          <w:rFonts w:eastAsia="Times New Roman" w:cs="Times New Roman"/>
          <w:sz w:val="16"/>
          <w:szCs w:val="16"/>
        </w:rPr>
        <w:annotationRef/>
      </w:r>
      <w:r w:rsidRPr="00A34E24">
        <w:rPr>
          <w:rFonts w:ascii="Georgia" w:eastAsia="Times New Roman" w:hAnsi="Georgia" w:cs="Times New Roman"/>
          <w:sz w:val="19"/>
          <w:szCs w:val="19"/>
        </w:rPr>
        <w:t>unterstützen</w:t>
      </w:r>
    </w:p>
    <w:p w14:paraId="2F5B93A8" w14:textId="77777777" w:rsidR="00237337" w:rsidRDefault="00237337">
      <w:pPr>
        <w:pStyle w:val="Kommentartext"/>
      </w:pPr>
    </w:p>
    <w:p w14:paraId="2B3186F9" w14:textId="6E86E130" w:rsidR="00A30F01" w:rsidRDefault="00A30F01">
      <w:pPr>
        <w:pStyle w:val="Kommentartext"/>
        <w:rPr>
          <w:rFonts w:ascii="Georgia" w:hAnsi="Georgia"/>
          <w:sz w:val="19"/>
          <w:szCs w:val="19"/>
        </w:rPr>
      </w:pPr>
      <w:r>
        <w:t>Daher scheint mir ein Praktikum in der Beratung ideal</w:t>
      </w:r>
      <w:r w:rsidR="00DE12AE">
        <w:t>,</w:t>
      </w:r>
      <w:r>
        <w:t xml:space="preserve"> um meine </w:t>
      </w:r>
      <w:r>
        <w:rPr>
          <w:rFonts w:ascii="Georgia" w:hAnsi="Georgia"/>
          <w:sz w:val="19"/>
          <w:szCs w:val="19"/>
        </w:rPr>
        <w:t xml:space="preserve">knapp zweijährige Erfahrung / beinahe zwei Jahre Erfahrung in der Marketingberatung / in der </w:t>
      </w:r>
      <w:r w:rsidRPr="00A34E24">
        <w:rPr>
          <w:rFonts w:ascii="Georgia" w:hAnsi="Georgia"/>
          <w:sz w:val="19"/>
          <w:szCs w:val="19"/>
        </w:rPr>
        <w:t>Beratung von KMU</w:t>
      </w:r>
      <w:r>
        <w:rPr>
          <w:rFonts w:ascii="Georgia" w:hAnsi="Georgia"/>
          <w:sz w:val="19"/>
          <w:szCs w:val="19"/>
        </w:rPr>
        <w:t xml:space="preserve"> sowie meine Accounting Kenntnisse aus dem Audit Praktikum in der Beratung zu vereinen und zu vertiefen.</w:t>
      </w:r>
    </w:p>
    <w:p w14:paraId="6EB5D0DC" w14:textId="615BDD31" w:rsidR="00A30F01" w:rsidRDefault="00A30F01">
      <w:pPr>
        <w:pStyle w:val="Kommentartext"/>
      </w:pPr>
      <w:r>
        <w:rPr>
          <w:rFonts w:ascii="Georgia" w:hAnsi="Georgia"/>
          <w:sz w:val="19"/>
          <w:szCs w:val="19"/>
        </w:rPr>
        <w:t xml:space="preserve">Deshalb möchte ich </w:t>
      </w:r>
      <w:r w:rsidRPr="00A34E24">
        <w:rPr>
          <w:rFonts w:ascii="Georgia" w:hAnsi="Georgia"/>
          <w:sz w:val="19"/>
          <w:szCs w:val="19"/>
        </w:rPr>
        <w:t xml:space="preserve">Sie ab dem </w:t>
      </w:r>
      <w:r>
        <w:rPr>
          <w:rFonts w:ascii="Georgia" w:hAnsi="Georgia"/>
          <w:sz w:val="19"/>
          <w:szCs w:val="19"/>
        </w:rPr>
        <w:t>01</w:t>
      </w:r>
      <w:r w:rsidRPr="00A34E24">
        <w:rPr>
          <w:rFonts w:ascii="Georgia" w:hAnsi="Georgia"/>
          <w:sz w:val="19"/>
          <w:szCs w:val="19"/>
        </w:rPr>
        <w:t>.06.202</w:t>
      </w:r>
      <w:r>
        <w:rPr>
          <w:rFonts w:ascii="Georgia" w:hAnsi="Georgia"/>
          <w:sz w:val="19"/>
          <w:szCs w:val="19"/>
        </w:rPr>
        <w:t>4</w:t>
      </w:r>
      <w:r w:rsidRPr="00A34E24">
        <w:rPr>
          <w:rFonts w:ascii="Georgia" w:hAnsi="Georgia"/>
          <w:sz w:val="19"/>
          <w:szCs w:val="19"/>
        </w:rPr>
        <w:t xml:space="preserve"> </w:t>
      </w:r>
      <w:r w:rsidRPr="00A34E24">
        <w:rPr>
          <w:sz w:val="16"/>
          <w:szCs w:val="16"/>
        </w:rPr>
        <w:annotationRef/>
      </w:r>
      <w:r w:rsidRPr="00A34E24">
        <w:rPr>
          <w:rFonts w:ascii="Georgia" w:hAnsi="Georgia"/>
          <w:sz w:val="19"/>
          <w:szCs w:val="19"/>
        </w:rPr>
        <w:t xml:space="preserve">als Praktikant im Consulting – XYZ </w:t>
      </w:r>
      <w:r w:rsidRPr="00A34E24">
        <w:rPr>
          <w:sz w:val="16"/>
          <w:szCs w:val="16"/>
        </w:rPr>
        <w:annotationRef/>
      </w:r>
      <w:r w:rsidRPr="00A34E24">
        <w:rPr>
          <w:rFonts w:ascii="Georgia" w:hAnsi="Georgia"/>
          <w:sz w:val="19"/>
          <w:szCs w:val="19"/>
        </w:rPr>
        <w:t xml:space="preserve">für einen Zeitraum von zwölf Wochen </w:t>
      </w:r>
      <w:r w:rsidRPr="00A34E24">
        <w:rPr>
          <w:sz w:val="16"/>
          <w:szCs w:val="16"/>
        </w:rPr>
        <w:annotationRef/>
      </w:r>
      <w:r w:rsidRPr="00A34E24">
        <w:rPr>
          <w:rFonts w:ascii="Georgia" w:hAnsi="Georgia"/>
          <w:sz w:val="19"/>
          <w:szCs w:val="19"/>
        </w:rPr>
        <w:t xml:space="preserve">an Ihrem Standort in xy </w:t>
      </w:r>
      <w:r w:rsidRPr="00A34E24">
        <w:rPr>
          <w:sz w:val="16"/>
          <w:szCs w:val="16"/>
        </w:rPr>
        <w:annotationRef/>
      </w:r>
      <w:r w:rsidRPr="00A34E24">
        <w:rPr>
          <w:rFonts w:ascii="Georgia" w:hAnsi="Georgia"/>
          <w:sz w:val="19"/>
          <w:szCs w:val="19"/>
        </w:rPr>
        <w:t>unterstützen</w:t>
      </w:r>
      <w:r>
        <w:rPr>
          <w:rFonts w:ascii="Georgia" w:hAnsi="Georgia"/>
          <w:sz w:val="19"/>
          <w:szCs w:val="19"/>
        </w:rPr>
        <w:t xml:space="preserve"> </w:t>
      </w:r>
      <w:r>
        <w:rPr>
          <w:rStyle w:val="Kommentarzeichen"/>
        </w:rPr>
        <w:annotationRef/>
      </w:r>
    </w:p>
  </w:comment>
  <w:comment w:id="38" w:author="Tim" w:date="2023-09-26T18:57:00Z" w:initials="TB">
    <w:p w14:paraId="07255C7D" w14:textId="77777777" w:rsidR="00DE12AE" w:rsidRDefault="00DE12AE" w:rsidP="00DE12AE">
      <w:pPr>
        <w:spacing w:after="0"/>
        <w:jc w:val="both"/>
        <w:rPr>
          <w:rFonts w:ascii="Georgia" w:eastAsia="Times New Roman" w:hAnsi="Georgia" w:cs="Times New Roman"/>
          <w:sz w:val="19"/>
          <w:szCs w:val="19"/>
        </w:rPr>
      </w:pPr>
      <w:r>
        <w:rPr>
          <w:rStyle w:val="Kommentarzeichen"/>
        </w:rPr>
        <w:annotationRef/>
      </w:r>
      <w:r>
        <w:rPr>
          <w:rFonts w:ascii="Georgia" w:hAnsi="Georgia" w:cs="Times New Roman"/>
          <w:sz w:val="21"/>
          <w:szCs w:val="21"/>
        </w:rPr>
        <w:t>1</w:t>
      </w:r>
      <w:r w:rsidRPr="00DE12AE">
        <w:rPr>
          <w:rFonts w:ascii="Georgia" w:eastAsia="Times New Roman" w:hAnsi="Georgia" w:cs="Times New Roman"/>
          <w:sz w:val="19"/>
          <w:szCs w:val="19"/>
        </w:rPr>
        <w:t xml:space="preserve">. Tennis + evt Triathlon </w:t>
      </w:r>
    </w:p>
    <w:p w14:paraId="49968BD8" w14:textId="77777777" w:rsidR="00DE12AE" w:rsidRPr="00DE12AE" w:rsidRDefault="00DE12AE" w:rsidP="00DE12AE">
      <w:pPr>
        <w:spacing w:after="0"/>
        <w:jc w:val="both"/>
        <w:rPr>
          <w:rFonts w:ascii="Georgia" w:eastAsia="Times New Roman" w:hAnsi="Georgia" w:cs="Times New Roman"/>
          <w:sz w:val="19"/>
          <w:szCs w:val="19"/>
        </w:rPr>
      </w:pPr>
    </w:p>
    <w:p w14:paraId="4F98F473" w14:textId="51133424" w:rsidR="00DE12AE" w:rsidRPr="00DE12AE" w:rsidRDefault="00DE12AE" w:rsidP="00DE12AE">
      <w:pPr>
        <w:spacing w:after="0"/>
        <w:jc w:val="both"/>
        <w:rPr>
          <w:rFonts w:ascii="Georgia" w:eastAsia="Times New Roman" w:hAnsi="Georgia" w:cs="Times New Roman"/>
          <w:sz w:val="19"/>
          <w:szCs w:val="19"/>
        </w:rPr>
      </w:pPr>
      <w:r w:rsidRPr="00DE12AE">
        <w:rPr>
          <w:rFonts w:ascii="Georgia" w:eastAsia="Times New Roman" w:hAnsi="Georgia" w:cs="Times New Roman"/>
          <w:sz w:val="19"/>
          <w:szCs w:val="19"/>
        </w:rPr>
        <w:t>2.</w:t>
      </w:r>
      <w:r>
        <w:rPr>
          <w:rFonts w:ascii="Georgia" w:eastAsia="Times New Roman" w:hAnsi="Georgia" w:cs="Times New Roman"/>
          <w:sz w:val="19"/>
          <w:szCs w:val="19"/>
        </w:rPr>
        <w:t>Informatikstudium + Grund</w:t>
      </w:r>
    </w:p>
    <w:p w14:paraId="39E6C84E" w14:textId="77777777" w:rsidR="00DE12AE" w:rsidRPr="00DE12AE" w:rsidRDefault="00DE12AE" w:rsidP="00DE12AE">
      <w:pPr>
        <w:spacing w:after="0"/>
        <w:jc w:val="both"/>
        <w:rPr>
          <w:rFonts w:ascii="Georgia" w:eastAsia="Times New Roman" w:hAnsi="Georgia" w:cs="Times New Roman"/>
          <w:sz w:val="19"/>
          <w:szCs w:val="19"/>
        </w:rPr>
      </w:pPr>
    </w:p>
    <w:p w14:paraId="659F1AB8" w14:textId="77777777" w:rsidR="00DE12AE" w:rsidRPr="00DE12AE" w:rsidRDefault="00DE12AE" w:rsidP="00DE12AE">
      <w:pPr>
        <w:spacing w:after="0"/>
        <w:jc w:val="both"/>
        <w:rPr>
          <w:rFonts w:ascii="Georgia" w:eastAsia="Times New Roman" w:hAnsi="Georgia" w:cs="Times New Roman"/>
          <w:sz w:val="19"/>
          <w:szCs w:val="19"/>
        </w:rPr>
      </w:pPr>
      <w:r w:rsidRPr="00DE12AE">
        <w:rPr>
          <w:rFonts w:ascii="Georgia" w:eastAsia="Times New Roman" w:hAnsi="Georgia" w:cs="Times New Roman"/>
          <w:sz w:val="19"/>
          <w:szCs w:val="19"/>
        </w:rPr>
        <w:t>3.Während dem Studium anderweitig umgesehen</w:t>
      </w:r>
    </w:p>
    <w:p w14:paraId="23D10280" w14:textId="77777777" w:rsidR="00DE12AE" w:rsidRPr="00DE12AE" w:rsidRDefault="00DE12AE" w:rsidP="00DE12AE">
      <w:pPr>
        <w:spacing w:after="0"/>
        <w:jc w:val="both"/>
        <w:rPr>
          <w:rFonts w:ascii="Georgia" w:eastAsia="Times New Roman" w:hAnsi="Georgia" w:cs="Times New Roman"/>
          <w:sz w:val="19"/>
          <w:szCs w:val="19"/>
        </w:rPr>
      </w:pPr>
      <w:r w:rsidRPr="00DE12AE">
        <w:rPr>
          <w:rFonts w:ascii="Georgia" w:eastAsia="Times New Roman" w:hAnsi="Georgia" w:cs="Times New Roman"/>
          <w:sz w:val="19"/>
          <w:szCs w:val="19"/>
        </w:rPr>
        <w:t>4. Mehr Zeit in meinen Job in der Marketingberatung investiert, das mit aufgebaut.</w:t>
      </w:r>
    </w:p>
    <w:p w14:paraId="2459B36E" w14:textId="77777777" w:rsidR="00DE12AE" w:rsidRDefault="00DE12AE" w:rsidP="00DE12AE">
      <w:pPr>
        <w:spacing w:after="0"/>
        <w:jc w:val="both"/>
        <w:rPr>
          <w:rFonts w:ascii="Georgia" w:eastAsia="Times New Roman" w:hAnsi="Georgia" w:cs="Times New Roman"/>
          <w:sz w:val="19"/>
          <w:szCs w:val="19"/>
        </w:rPr>
      </w:pPr>
      <w:r w:rsidRPr="00DE12AE">
        <w:rPr>
          <w:rFonts w:ascii="Georgia" w:eastAsia="Times New Roman" w:hAnsi="Georgia" w:cs="Times New Roman"/>
          <w:sz w:val="19"/>
          <w:szCs w:val="19"/>
        </w:rPr>
        <w:t>….Dort war ich als Leiter des Geschäftsbetriebs verantwortlich für das operative Geschäft</w:t>
      </w:r>
    </w:p>
    <w:p w14:paraId="6763A10C" w14:textId="77777777" w:rsidR="00DE12AE" w:rsidRPr="00DE12AE" w:rsidRDefault="00DE12AE" w:rsidP="00DE12AE">
      <w:pPr>
        <w:spacing w:after="0"/>
        <w:jc w:val="both"/>
        <w:rPr>
          <w:rFonts w:ascii="Georgia" w:eastAsia="Times New Roman" w:hAnsi="Georgia" w:cs="Times New Roman"/>
          <w:sz w:val="19"/>
          <w:szCs w:val="19"/>
        </w:rPr>
      </w:pPr>
    </w:p>
    <w:p w14:paraId="20454F04" w14:textId="77777777" w:rsidR="00DE12AE" w:rsidRDefault="00DE12AE" w:rsidP="00DE12AE">
      <w:pPr>
        <w:spacing w:after="0"/>
        <w:jc w:val="both"/>
        <w:rPr>
          <w:rFonts w:ascii="Georgia" w:eastAsia="Times New Roman" w:hAnsi="Georgia" w:cs="Times New Roman"/>
          <w:sz w:val="19"/>
          <w:szCs w:val="19"/>
        </w:rPr>
      </w:pPr>
      <w:r w:rsidRPr="00DE12AE">
        <w:rPr>
          <w:rFonts w:ascii="Georgia" w:eastAsia="Times New Roman" w:hAnsi="Georgia" w:cs="Times New Roman"/>
          <w:sz w:val="19"/>
          <w:szCs w:val="19"/>
        </w:rPr>
        <w:t xml:space="preserve">5. Informatikstudium schleifen lassen </w:t>
      </w:r>
    </w:p>
    <w:p w14:paraId="7723E18F" w14:textId="77777777" w:rsidR="00DE12AE" w:rsidRPr="00DE12AE" w:rsidRDefault="00DE12AE" w:rsidP="00DE12AE">
      <w:pPr>
        <w:spacing w:after="0"/>
        <w:jc w:val="both"/>
        <w:rPr>
          <w:rFonts w:ascii="Georgia" w:eastAsia="Times New Roman" w:hAnsi="Georgia" w:cs="Times New Roman"/>
          <w:sz w:val="19"/>
          <w:szCs w:val="19"/>
        </w:rPr>
      </w:pPr>
    </w:p>
    <w:p w14:paraId="1DF50DF1" w14:textId="77777777" w:rsidR="00DE12AE" w:rsidRDefault="00DE12AE" w:rsidP="00DE12AE">
      <w:pPr>
        <w:spacing w:after="0"/>
        <w:jc w:val="both"/>
        <w:rPr>
          <w:rFonts w:ascii="Georgia" w:eastAsia="Times New Roman" w:hAnsi="Georgia" w:cs="Times New Roman"/>
          <w:sz w:val="19"/>
          <w:szCs w:val="19"/>
        </w:rPr>
      </w:pPr>
      <w:r w:rsidRPr="00DE12AE">
        <w:rPr>
          <w:rFonts w:ascii="Georgia" w:eastAsia="Times New Roman" w:hAnsi="Georgia" w:cs="Times New Roman"/>
          <w:sz w:val="19"/>
          <w:szCs w:val="19"/>
        </w:rPr>
        <w:t>6.Freude an Beratender Tätigkeit + Erkenntnis</w:t>
      </w:r>
    </w:p>
    <w:p w14:paraId="7648F5EB" w14:textId="77777777" w:rsidR="00DE12AE" w:rsidRPr="00DE12AE" w:rsidRDefault="00DE12AE" w:rsidP="00DE12AE">
      <w:pPr>
        <w:spacing w:after="0"/>
        <w:jc w:val="both"/>
        <w:rPr>
          <w:rFonts w:ascii="Georgia" w:eastAsia="Times New Roman" w:hAnsi="Georgia" w:cs="Times New Roman"/>
          <w:sz w:val="19"/>
          <w:szCs w:val="19"/>
        </w:rPr>
      </w:pPr>
    </w:p>
    <w:p w14:paraId="2867EED7" w14:textId="77777777" w:rsidR="00DE12AE" w:rsidRDefault="00DE12AE" w:rsidP="00DE12AE">
      <w:pPr>
        <w:spacing w:after="0"/>
        <w:jc w:val="both"/>
        <w:rPr>
          <w:rFonts w:ascii="Georgia" w:eastAsia="Times New Roman" w:hAnsi="Georgia" w:cs="Times New Roman"/>
          <w:sz w:val="19"/>
          <w:szCs w:val="19"/>
        </w:rPr>
      </w:pPr>
      <w:r w:rsidRPr="00DE12AE">
        <w:rPr>
          <w:rFonts w:ascii="Georgia" w:eastAsia="Times New Roman" w:hAnsi="Georgia" w:cs="Times New Roman"/>
          <w:sz w:val="19"/>
          <w:szCs w:val="19"/>
        </w:rPr>
        <w:t>7.Vor Studienwechsel Praktikum bei BDO =&gt; sehr zugesagt | Entscheidung bereits bestätigt hat</w:t>
      </w:r>
    </w:p>
    <w:p w14:paraId="5D24A6F3" w14:textId="680F276A" w:rsidR="00DE12AE" w:rsidRPr="00DE12AE" w:rsidRDefault="00DE12AE" w:rsidP="00DE12AE">
      <w:pPr>
        <w:spacing w:after="0"/>
        <w:jc w:val="both"/>
        <w:rPr>
          <w:rFonts w:ascii="Georgia" w:eastAsia="Times New Roman" w:hAnsi="Georgia" w:cs="Times New Roman"/>
          <w:sz w:val="19"/>
          <w:szCs w:val="19"/>
        </w:rPr>
      </w:pPr>
      <w:r w:rsidRPr="00DE12AE">
        <w:rPr>
          <w:rFonts w:ascii="Georgia" w:eastAsia="Times New Roman" w:hAnsi="Georgia" w:cs="Times New Roman"/>
          <w:sz w:val="19"/>
          <w:szCs w:val="19"/>
        </w:rPr>
        <w:t xml:space="preserve"> </w:t>
      </w:r>
    </w:p>
    <w:p w14:paraId="62258E4B" w14:textId="77777777" w:rsidR="00DE12AE" w:rsidRPr="00DE12AE" w:rsidRDefault="00DE12AE" w:rsidP="00DE12AE">
      <w:pPr>
        <w:spacing w:after="0"/>
        <w:jc w:val="both"/>
        <w:rPr>
          <w:rFonts w:ascii="Georgia" w:eastAsia="Times New Roman" w:hAnsi="Georgia" w:cs="Times New Roman"/>
          <w:sz w:val="19"/>
          <w:szCs w:val="19"/>
        </w:rPr>
      </w:pPr>
      <w:r w:rsidRPr="00DE12AE">
        <w:rPr>
          <w:rFonts w:ascii="Georgia" w:eastAsia="Times New Roman" w:hAnsi="Georgia" w:cs="Times New Roman"/>
          <w:sz w:val="19"/>
          <w:szCs w:val="19"/>
        </w:rPr>
        <w:t>8. Deshalb Karriere final + Überleitungssatz</w:t>
      </w:r>
    </w:p>
    <w:p w14:paraId="17ED45A8" w14:textId="55D0C12A" w:rsidR="00DE12AE" w:rsidRDefault="00DE12AE">
      <w:pPr>
        <w:pStyle w:val="Kommentartext"/>
      </w:pPr>
    </w:p>
  </w:comment>
  <w:comment w:id="39" w:author="Admin" w:date="2023-04-11T23:49:00Z" w:initials="A">
    <w:p w14:paraId="2F3316EB" w14:textId="77777777" w:rsidR="005E24B6" w:rsidRDefault="005E24B6" w:rsidP="005E24B6">
      <w:pPr>
        <w:pStyle w:val="Kommentartext"/>
      </w:pPr>
      <w:r>
        <w:rPr>
          <w:rStyle w:val="Kommentarzeichen"/>
        </w:rPr>
        <w:annotationRef/>
      </w:r>
      <w:r>
        <w:t>Bereich aus Stellenausschreibung einfügen</w:t>
      </w:r>
    </w:p>
  </w:comment>
  <w:comment w:id="40" w:author="Admin" w:date="2023-04-11T23:49:00Z" w:initials="A">
    <w:p w14:paraId="560310C8" w14:textId="77777777" w:rsidR="005E24B6" w:rsidRDefault="005E24B6" w:rsidP="005E24B6">
      <w:pPr>
        <w:pStyle w:val="Kommentartext"/>
      </w:pPr>
      <w:r>
        <w:rPr>
          <w:rStyle w:val="Kommentarzeichen"/>
        </w:rPr>
        <w:annotationRef/>
      </w:r>
      <w:r>
        <w:t>Unternehmen einfügen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20C748" w15:done="0"/>
  <w15:commentEx w15:paraId="40CA90FD" w15:done="0"/>
  <w15:commentEx w15:paraId="362910D4" w15:done="0"/>
  <w15:commentEx w15:paraId="60776377" w15:done="0"/>
  <w15:commentEx w15:paraId="6EB5D0DC" w15:done="0"/>
  <w15:commentEx w15:paraId="17ED45A8" w15:done="0"/>
  <w15:commentEx w15:paraId="2F3316EB" w15:done="0"/>
  <w15:commentEx w15:paraId="560310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BC497A" w16cex:dateUtc="2023-09-25T16:01:00Z"/>
  <w16cex:commentExtensible w16cex:durableId="28BDA825" w16cex:dateUtc="2023-09-26T1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20C748" w16cid:durableId="28BC4278"/>
  <w16cid:commentId w16cid:paraId="40CA90FD" w16cid:durableId="28BC427B"/>
  <w16cid:commentId w16cid:paraId="362910D4" w16cid:durableId="28BC427A"/>
  <w16cid:commentId w16cid:paraId="60776377" w16cid:durableId="28BC427C"/>
  <w16cid:commentId w16cid:paraId="6EB5D0DC" w16cid:durableId="28BC497A"/>
  <w16cid:commentId w16cid:paraId="17ED45A8" w16cid:durableId="28BDA825"/>
  <w16cid:commentId w16cid:paraId="2F3316EB" w16cid:durableId="28BD1EC7"/>
  <w16cid:commentId w16cid:paraId="560310C8" w16cid:durableId="28BD1EC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rson w15:author="Tim">
    <w15:presenceInfo w15:providerId="None" w15:userId="Ti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37337"/>
    <w:rsid w:val="002467A0"/>
    <w:rsid w:val="002536DC"/>
    <w:rsid w:val="00255EC1"/>
    <w:rsid w:val="00257D2A"/>
    <w:rsid w:val="002627D2"/>
    <w:rsid w:val="00264191"/>
    <w:rsid w:val="0027047C"/>
    <w:rsid w:val="002708C2"/>
    <w:rsid w:val="00274324"/>
    <w:rsid w:val="002A3DC1"/>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1219"/>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30DC"/>
    <w:rsid w:val="00574140"/>
    <w:rsid w:val="005762CF"/>
    <w:rsid w:val="005842A0"/>
    <w:rsid w:val="00590834"/>
    <w:rsid w:val="00590E7F"/>
    <w:rsid w:val="00593C9C"/>
    <w:rsid w:val="005B231F"/>
    <w:rsid w:val="005C55F7"/>
    <w:rsid w:val="005D7D49"/>
    <w:rsid w:val="005E00BC"/>
    <w:rsid w:val="005E24B6"/>
    <w:rsid w:val="005E63B8"/>
    <w:rsid w:val="005F350B"/>
    <w:rsid w:val="00602B31"/>
    <w:rsid w:val="00603752"/>
    <w:rsid w:val="00632F05"/>
    <w:rsid w:val="0063723B"/>
    <w:rsid w:val="00647413"/>
    <w:rsid w:val="006502BE"/>
    <w:rsid w:val="006A7895"/>
    <w:rsid w:val="006B302C"/>
    <w:rsid w:val="006D2592"/>
    <w:rsid w:val="006E5FD2"/>
    <w:rsid w:val="006F1787"/>
    <w:rsid w:val="006F58EC"/>
    <w:rsid w:val="00706233"/>
    <w:rsid w:val="007251EA"/>
    <w:rsid w:val="007340D7"/>
    <w:rsid w:val="007472BD"/>
    <w:rsid w:val="00755A3D"/>
    <w:rsid w:val="007675B1"/>
    <w:rsid w:val="00797EF1"/>
    <w:rsid w:val="007A3246"/>
    <w:rsid w:val="007A64C5"/>
    <w:rsid w:val="007A719D"/>
    <w:rsid w:val="007B171B"/>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30F01"/>
    <w:rsid w:val="00A34E24"/>
    <w:rsid w:val="00A40D57"/>
    <w:rsid w:val="00A44493"/>
    <w:rsid w:val="00A53760"/>
    <w:rsid w:val="00A91BD1"/>
    <w:rsid w:val="00AA2791"/>
    <w:rsid w:val="00AA4C7C"/>
    <w:rsid w:val="00AB4CD0"/>
    <w:rsid w:val="00AC61EE"/>
    <w:rsid w:val="00AC66C4"/>
    <w:rsid w:val="00AC7086"/>
    <w:rsid w:val="00AE26F5"/>
    <w:rsid w:val="00AE3A33"/>
    <w:rsid w:val="00B0392B"/>
    <w:rsid w:val="00B135CE"/>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D358A"/>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150FF"/>
    <w:rsid w:val="00D30CEA"/>
    <w:rsid w:val="00D71D8E"/>
    <w:rsid w:val="00D75367"/>
    <w:rsid w:val="00D9281A"/>
    <w:rsid w:val="00DA3404"/>
    <w:rsid w:val="00DA524B"/>
    <w:rsid w:val="00DB471D"/>
    <w:rsid w:val="00DD1863"/>
    <w:rsid w:val="00DD3349"/>
    <w:rsid w:val="00DD54E1"/>
    <w:rsid w:val="00DD6747"/>
    <w:rsid w:val="00DE12AE"/>
    <w:rsid w:val="00DE1FBC"/>
    <w:rsid w:val="00DE5C3D"/>
    <w:rsid w:val="00E015B4"/>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E0A57"/>
    <w:rsid w:val="00EF2FD5"/>
    <w:rsid w:val="00F11473"/>
    <w:rsid w:val="00F253C5"/>
    <w:rsid w:val="00F270C0"/>
    <w:rsid w:val="00F30624"/>
    <w:rsid w:val="00F44FBD"/>
    <w:rsid w:val="00F4717F"/>
    <w:rsid w:val="00F5301B"/>
    <w:rsid w:val="00F55CE3"/>
    <w:rsid w:val="00F74175"/>
    <w:rsid w:val="00F92A04"/>
    <w:rsid w:val="00FA4972"/>
    <w:rsid w:val="00FA5291"/>
    <w:rsid w:val="00FD7864"/>
    <w:rsid w:val="00FE4D63"/>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A34E24"/>
    <w:rPr>
      <w:rFonts w:cs="Times New Roman"/>
      <w:sz w:val="16"/>
      <w:szCs w:val="16"/>
    </w:rPr>
  </w:style>
  <w:style w:type="paragraph" w:styleId="Kommentartext">
    <w:name w:val="annotation text"/>
    <w:basedOn w:val="Standard"/>
    <w:link w:val="KommentartextZchn"/>
    <w:uiPriority w:val="99"/>
    <w:semiHidden/>
    <w:unhideWhenUsed/>
    <w:rsid w:val="00A34E24"/>
    <w:pPr>
      <w:spacing w:line="240" w:lineRule="auto"/>
    </w:pPr>
    <w:rPr>
      <w:rFonts w:eastAsia="Times New Roman" w:cs="Times New Roman"/>
      <w:sz w:val="20"/>
      <w:szCs w:val="20"/>
    </w:rPr>
  </w:style>
  <w:style w:type="character" w:customStyle="1" w:styleId="KommentartextZchn">
    <w:name w:val="Kommentartext Zchn"/>
    <w:basedOn w:val="Absatz-Standardschriftart"/>
    <w:link w:val="Kommentartext"/>
    <w:uiPriority w:val="99"/>
    <w:semiHidden/>
    <w:rsid w:val="00A34E24"/>
    <w:rPr>
      <w:rFonts w:eastAsia="Times New Roman" w:cs="Times New Roman"/>
      <w:sz w:val="20"/>
      <w:szCs w:val="20"/>
    </w:rPr>
  </w:style>
  <w:style w:type="paragraph" w:styleId="Kommentarthema">
    <w:name w:val="annotation subject"/>
    <w:basedOn w:val="Kommentartext"/>
    <w:next w:val="Kommentartext"/>
    <w:link w:val="KommentarthemaZchn"/>
    <w:uiPriority w:val="99"/>
    <w:semiHidden/>
    <w:unhideWhenUsed/>
    <w:rsid w:val="00237337"/>
    <w:rPr>
      <w:rFonts w:eastAsiaTheme="minorHAnsi" w:cstheme="minorBidi"/>
      <w:b/>
      <w:bCs/>
    </w:rPr>
  </w:style>
  <w:style w:type="character" w:customStyle="1" w:styleId="KommentarthemaZchn">
    <w:name w:val="Kommentarthema Zchn"/>
    <w:basedOn w:val="KommentartextZchn"/>
    <w:link w:val="Kommentarthema"/>
    <w:uiPriority w:val="99"/>
    <w:semiHidden/>
    <w:rsid w:val="00237337"/>
    <w:rPr>
      <w:rFonts w:eastAsia="Times New Roman" w:cs="Times New Roman"/>
      <w:b/>
      <w:bCs/>
      <w:sz w:val="20"/>
      <w:szCs w:val="20"/>
    </w:rPr>
  </w:style>
  <w:style w:type="paragraph" w:styleId="Listenabsatz">
    <w:name w:val="List Paragraph"/>
    <w:basedOn w:val="Standard"/>
    <w:uiPriority w:val="34"/>
    <w:qFormat/>
    <w:rsid w:val="00602B31"/>
    <w:pPr>
      <w:ind w:left="720"/>
      <w:contextualSpacing/>
    </w:pPr>
  </w:style>
  <w:style w:type="paragraph" w:styleId="berarbeitung">
    <w:name w:val="Revision"/>
    <w:hidden/>
    <w:uiPriority w:val="99"/>
    <w:semiHidden/>
    <w:rsid w:val="00BD35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670</Words>
  <Characters>4223</Characters>
  <Application>Microsoft Office Word</Application>
  <DocSecurity>0</DocSecurity>
  <Lines>35</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14</cp:revision>
  <dcterms:created xsi:type="dcterms:W3CDTF">2023-09-25T16:16:00Z</dcterms:created>
  <dcterms:modified xsi:type="dcterms:W3CDTF">2023-09-26T18:23:00Z</dcterms:modified>
</cp:coreProperties>
</file>