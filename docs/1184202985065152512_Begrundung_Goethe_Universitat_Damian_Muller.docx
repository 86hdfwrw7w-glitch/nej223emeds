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7653B817" w:rsidR="00EE44B0" w:rsidRPr="00DF2508" w:rsidRDefault="009B6A8D" w:rsidP="00A156B9">
      <w:pPr>
        <w:jc w:val="right"/>
        <w:rPr>
          <w:rFonts w:ascii="Georgia" w:hAnsi="Georgia"/>
          <w:sz w:val="21"/>
          <w:szCs w:val="21"/>
        </w:rPr>
      </w:pPr>
      <w:r>
        <w:rPr>
          <w:rFonts w:ascii="Georgia" w:hAnsi="Georgia"/>
          <w:sz w:val="21"/>
          <w:szCs w:val="21"/>
        </w:rPr>
        <w:t>Damian Müller</w:t>
      </w:r>
    </w:p>
    <w:p w14:paraId="0815CC5A" w14:textId="3A550EC2" w:rsidR="004A6740" w:rsidRPr="00DF2508" w:rsidRDefault="009B6A8D" w:rsidP="00A156B9">
      <w:pPr>
        <w:jc w:val="right"/>
        <w:rPr>
          <w:rFonts w:ascii="Georgia" w:hAnsi="Georgia"/>
          <w:sz w:val="21"/>
          <w:szCs w:val="21"/>
        </w:rPr>
      </w:pPr>
      <w:r>
        <w:rPr>
          <w:rFonts w:ascii="Georgia" w:hAnsi="Georgia"/>
          <w:sz w:val="21"/>
          <w:szCs w:val="21"/>
        </w:rPr>
        <w:t>Am Strehl 103A</w:t>
      </w:r>
    </w:p>
    <w:p w14:paraId="474D3B3D" w14:textId="1FA93518" w:rsidR="001E6FC7" w:rsidRPr="00DF2508" w:rsidRDefault="009B6A8D" w:rsidP="00A156B9">
      <w:pPr>
        <w:jc w:val="right"/>
        <w:rPr>
          <w:rFonts w:ascii="Georgia" w:hAnsi="Georgia"/>
          <w:sz w:val="21"/>
          <w:szCs w:val="21"/>
        </w:rPr>
      </w:pPr>
      <w:r>
        <w:rPr>
          <w:rFonts w:ascii="Georgia" w:hAnsi="Georgia"/>
          <w:sz w:val="21"/>
          <w:szCs w:val="21"/>
        </w:rPr>
        <w:t>26125 Oldenburg</w:t>
      </w:r>
    </w:p>
    <w:p w14:paraId="78E662E1" w14:textId="5A04A7D8" w:rsidR="001E6FC7" w:rsidRPr="00125E27" w:rsidRDefault="001E6FC7" w:rsidP="00A156B9">
      <w:pPr>
        <w:jc w:val="right"/>
        <w:rPr>
          <w:rFonts w:ascii="Georgia" w:hAnsi="Georgia"/>
          <w:sz w:val="21"/>
          <w:szCs w:val="21"/>
          <w:lang w:val="en-US"/>
        </w:rPr>
      </w:pPr>
      <w:r w:rsidRPr="00125E27">
        <w:rPr>
          <w:rFonts w:ascii="Georgia" w:hAnsi="Georgia"/>
          <w:sz w:val="21"/>
          <w:szCs w:val="21"/>
          <w:lang w:val="en-US"/>
        </w:rPr>
        <w:t>Mail</w:t>
      </w:r>
      <w:r w:rsidR="00C4564A" w:rsidRPr="00125E27">
        <w:rPr>
          <w:rFonts w:ascii="Georgia" w:hAnsi="Georgia"/>
          <w:sz w:val="21"/>
          <w:szCs w:val="21"/>
          <w:lang w:val="en-US"/>
        </w:rPr>
        <w:t>:</w:t>
      </w:r>
      <w:r w:rsidR="009B6A8D" w:rsidRPr="00125E27">
        <w:rPr>
          <w:rFonts w:ascii="Georgia" w:hAnsi="Georgia"/>
          <w:sz w:val="21"/>
          <w:szCs w:val="21"/>
          <w:lang w:val="en-US"/>
        </w:rPr>
        <w:t xml:space="preserve"> damian</w:t>
      </w:r>
      <w:r w:rsidR="00B51985">
        <w:rPr>
          <w:rFonts w:ascii="Georgia" w:hAnsi="Georgia"/>
          <w:sz w:val="21"/>
          <w:szCs w:val="21"/>
          <w:lang w:val="en-US"/>
        </w:rPr>
        <w:t>.</w:t>
      </w:r>
      <w:r w:rsidR="009B6A8D" w:rsidRPr="00125E27">
        <w:rPr>
          <w:rFonts w:ascii="Georgia" w:hAnsi="Georgia"/>
          <w:sz w:val="21"/>
          <w:szCs w:val="21"/>
          <w:lang w:val="en-US"/>
        </w:rPr>
        <w:t>mueller2@web.de</w:t>
      </w:r>
    </w:p>
    <w:p w14:paraId="396C5C22" w14:textId="089C6BBF" w:rsidR="001E6FC7" w:rsidRPr="00223BA6" w:rsidRDefault="001E6FC7" w:rsidP="00A156B9">
      <w:pPr>
        <w:jc w:val="right"/>
        <w:rPr>
          <w:rFonts w:ascii="Georgia" w:hAnsi="Georgia"/>
          <w:sz w:val="21"/>
          <w:szCs w:val="21"/>
          <w:lang w:val="en-US"/>
          <w:rPrChange w:id="0" w:author="David Döbele" w:date="2023-12-12T19:35:00Z">
            <w:rPr>
              <w:rFonts w:ascii="Georgia" w:hAnsi="Georgia"/>
              <w:sz w:val="21"/>
              <w:szCs w:val="21"/>
            </w:rPr>
          </w:rPrChange>
        </w:rPr>
      </w:pPr>
      <w:r w:rsidRPr="00223BA6">
        <w:rPr>
          <w:rFonts w:ascii="Georgia" w:hAnsi="Georgia"/>
          <w:sz w:val="21"/>
          <w:szCs w:val="21"/>
          <w:lang w:val="en-US"/>
          <w:rPrChange w:id="1" w:author="David Döbele" w:date="2023-12-12T19:35:00Z">
            <w:rPr>
              <w:rFonts w:ascii="Georgia" w:hAnsi="Georgia"/>
              <w:sz w:val="21"/>
              <w:szCs w:val="21"/>
            </w:rPr>
          </w:rPrChange>
        </w:rPr>
        <w:t>Mobil:</w:t>
      </w:r>
      <w:r w:rsidR="009B6A8D" w:rsidRPr="00223BA6">
        <w:rPr>
          <w:rFonts w:ascii="Georgia" w:hAnsi="Georgia"/>
          <w:sz w:val="21"/>
          <w:szCs w:val="21"/>
          <w:lang w:val="en-US"/>
          <w:rPrChange w:id="2" w:author="David Döbele" w:date="2023-12-12T19:35:00Z">
            <w:rPr>
              <w:rFonts w:ascii="Georgia" w:hAnsi="Georgia"/>
              <w:sz w:val="21"/>
              <w:szCs w:val="21"/>
            </w:rPr>
          </w:rPrChange>
        </w:rPr>
        <w:t xml:space="preserve"> +49 151 75010638</w:t>
      </w:r>
    </w:p>
    <w:p w14:paraId="0D174AB6" w14:textId="77777777" w:rsidR="001E6FC7" w:rsidRPr="00223BA6" w:rsidRDefault="001E6FC7">
      <w:pPr>
        <w:rPr>
          <w:rFonts w:ascii="Georgia" w:hAnsi="Georgia"/>
          <w:sz w:val="21"/>
          <w:szCs w:val="21"/>
          <w:lang w:val="en-US"/>
          <w:rPrChange w:id="3" w:author="David Döbele" w:date="2023-12-12T19:35:00Z">
            <w:rPr>
              <w:rFonts w:ascii="Georgia" w:hAnsi="Georgia"/>
              <w:sz w:val="21"/>
              <w:szCs w:val="21"/>
            </w:rPr>
          </w:rPrChange>
        </w:rPr>
      </w:pPr>
    </w:p>
    <w:p w14:paraId="7A15EE64" w14:textId="77777777" w:rsidR="00125E27" w:rsidRDefault="00125E27">
      <w:pPr>
        <w:rPr>
          <w:rFonts w:ascii="Georgia" w:hAnsi="Georgia"/>
          <w:sz w:val="21"/>
          <w:szCs w:val="21"/>
        </w:rPr>
      </w:pPr>
      <w:r w:rsidRPr="00125E27">
        <w:rPr>
          <w:rFonts w:ascii="Georgia" w:hAnsi="Georgia"/>
          <w:sz w:val="21"/>
          <w:szCs w:val="21"/>
        </w:rPr>
        <w:t xml:space="preserve">J. W. Goethe-Universität, </w:t>
      </w:r>
    </w:p>
    <w:p w14:paraId="52697B5E" w14:textId="3A3436A2" w:rsidR="00125E27" w:rsidRPr="00125E27" w:rsidRDefault="00125E27">
      <w:pPr>
        <w:rPr>
          <w:rFonts w:ascii="Georgia" w:hAnsi="Georgia"/>
          <w:sz w:val="21"/>
          <w:szCs w:val="21"/>
        </w:rPr>
      </w:pPr>
      <w:r w:rsidRPr="00125E27">
        <w:rPr>
          <w:rFonts w:ascii="Georgia" w:hAnsi="Georgia"/>
          <w:sz w:val="21"/>
          <w:szCs w:val="21"/>
        </w:rPr>
        <w:t>Studium</w:t>
      </w:r>
      <w:r>
        <w:rPr>
          <w:rFonts w:ascii="Georgia" w:hAnsi="Georgia"/>
          <w:sz w:val="21"/>
          <w:szCs w:val="21"/>
        </w:rPr>
        <w:t xml:space="preserve"> Lehre Internationales, Studierendensekretariat</w:t>
      </w:r>
    </w:p>
    <w:p w14:paraId="6E19E5D6" w14:textId="5BD178F6" w:rsidR="001E6FC7" w:rsidRPr="00DF2508" w:rsidRDefault="00125E27">
      <w:pPr>
        <w:rPr>
          <w:rFonts w:ascii="Georgia" w:hAnsi="Georgia"/>
          <w:sz w:val="21"/>
          <w:szCs w:val="21"/>
        </w:rPr>
      </w:pPr>
      <w:r>
        <w:rPr>
          <w:rFonts w:ascii="Georgia" w:hAnsi="Georgia"/>
          <w:sz w:val="21"/>
          <w:szCs w:val="21"/>
        </w:rPr>
        <w:t>60323 Frankfurt am Main</w:t>
      </w:r>
    </w:p>
    <w:p w14:paraId="72932FC3" w14:textId="22069420" w:rsidR="001E6FC7" w:rsidRPr="00DF2508" w:rsidRDefault="00125E27" w:rsidP="008F7948">
      <w:pPr>
        <w:ind w:left="708" w:firstLine="708"/>
        <w:jc w:val="right"/>
        <w:rPr>
          <w:rFonts w:ascii="Georgia" w:hAnsi="Georgia"/>
          <w:sz w:val="21"/>
          <w:szCs w:val="21"/>
        </w:rPr>
      </w:pPr>
      <w:r>
        <w:rPr>
          <w:rFonts w:ascii="Georgia" w:hAnsi="Georgia"/>
          <w:sz w:val="21"/>
          <w:szCs w:val="21"/>
        </w:rPr>
        <w:t>Oldenburg</w:t>
      </w:r>
      <w:r w:rsidR="00C4564A" w:rsidRPr="00DF2508">
        <w:rPr>
          <w:rFonts w:ascii="Georgia" w:hAnsi="Georgia"/>
          <w:sz w:val="21"/>
          <w:szCs w:val="21"/>
        </w:rPr>
        <w:t xml:space="preserve">, </w:t>
      </w:r>
      <w:r>
        <w:rPr>
          <w:rFonts w:ascii="Georgia" w:hAnsi="Georgia"/>
          <w:sz w:val="21"/>
          <w:szCs w:val="21"/>
        </w:rPr>
        <w:t>1</w:t>
      </w:r>
      <w:r w:rsidR="00FC0AFF">
        <w:rPr>
          <w:rFonts w:ascii="Georgia" w:hAnsi="Georgia"/>
          <w:sz w:val="21"/>
          <w:szCs w:val="21"/>
        </w:rPr>
        <w:t>2</w:t>
      </w:r>
      <w:r>
        <w:rPr>
          <w:rFonts w:ascii="Georgia" w:hAnsi="Georgia"/>
          <w:sz w:val="21"/>
          <w:szCs w:val="21"/>
        </w:rPr>
        <w:t>.12.2023</w:t>
      </w:r>
    </w:p>
    <w:p w14:paraId="139C30C5" w14:textId="77777777" w:rsidR="001E6FC7" w:rsidRPr="00DF2508" w:rsidRDefault="001E6FC7">
      <w:pPr>
        <w:rPr>
          <w:rFonts w:ascii="Georgia" w:hAnsi="Georgia"/>
          <w:sz w:val="21"/>
          <w:szCs w:val="21"/>
        </w:rPr>
      </w:pPr>
    </w:p>
    <w:p w14:paraId="73DE994F" w14:textId="77777777" w:rsidR="006B7294" w:rsidRDefault="006B7294" w:rsidP="006B7294">
      <w:pPr>
        <w:spacing w:line="245" w:lineRule="atLeast"/>
        <w:rPr>
          <w:rFonts w:ascii="Calibri" w:hAnsi="Calibri" w:cs="Calibri"/>
          <w:color w:val="000000"/>
          <w:sz w:val="27"/>
          <w:szCs w:val="27"/>
        </w:rPr>
      </w:pPr>
      <w:r>
        <w:rPr>
          <w:rFonts w:ascii="Georgia" w:hAnsi="Georgia" w:cs="Calibri"/>
          <w:b/>
          <w:bCs/>
          <w:color w:val="000000"/>
          <w:sz w:val="21"/>
          <w:szCs w:val="21"/>
        </w:rPr>
        <w:t>Begründung für einen Zweitstudiengang, Wirtschaftswissenschaften</w:t>
      </w:r>
    </w:p>
    <w:p w14:paraId="3DAC744B" w14:textId="77777777" w:rsidR="006B7294" w:rsidRDefault="006B7294" w:rsidP="006B7294">
      <w:pPr>
        <w:spacing w:line="245" w:lineRule="atLeast"/>
        <w:rPr>
          <w:rFonts w:ascii="Calibri" w:hAnsi="Calibri" w:cs="Calibri"/>
          <w:color w:val="000000"/>
          <w:sz w:val="27"/>
          <w:szCs w:val="27"/>
        </w:rPr>
      </w:pPr>
      <w:r>
        <w:rPr>
          <w:rFonts w:ascii="Georgia" w:hAnsi="Georgia" w:cs="Calibri"/>
          <w:b/>
          <w:bCs/>
          <w:color w:val="000000"/>
          <w:sz w:val="21"/>
          <w:szCs w:val="21"/>
        </w:rPr>
        <w:t> </w:t>
      </w:r>
    </w:p>
    <w:p w14:paraId="1BF6402F" w14:textId="77777777" w:rsidR="006B7294" w:rsidRDefault="006B7294" w:rsidP="006B7294">
      <w:pPr>
        <w:spacing w:line="245" w:lineRule="atLeast"/>
        <w:rPr>
          <w:rFonts w:ascii="Calibri" w:hAnsi="Calibri" w:cs="Calibri"/>
          <w:color w:val="000000"/>
          <w:sz w:val="27"/>
          <w:szCs w:val="27"/>
        </w:rPr>
      </w:pPr>
      <w:r>
        <w:rPr>
          <w:rFonts w:ascii="Georgia" w:hAnsi="Georgia" w:cs="Calibri"/>
          <w:b/>
          <w:bCs/>
          <w:color w:val="000000"/>
          <w:sz w:val="21"/>
          <w:szCs w:val="21"/>
        </w:rPr>
        <w:t> </w:t>
      </w:r>
    </w:p>
    <w:p w14:paraId="510903DF"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Sehr geehrte Damen und Herren,</w:t>
      </w:r>
    </w:p>
    <w:p w14:paraId="61E64FB6"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w:t>
      </w:r>
    </w:p>
    <w:p w14:paraId="5B8CE0D1" w14:textId="108A45A3" w:rsidR="006B7294" w:rsidRDefault="006B7294" w:rsidP="006B7294">
      <w:pPr>
        <w:jc w:val="both"/>
        <w:rPr>
          <w:rFonts w:ascii="Calibri" w:hAnsi="Calibri" w:cs="Calibri"/>
          <w:color w:val="000000"/>
          <w:sz w:val="27"/>
          <w:szCs w:val="27"/>
        </w:rPr>
      </w:pPr>
      <w:r>
        <w:rPr>
          <w:rFonts w:ascii="Georgia" w:hAnsi="Georgia" w:cs="Calibri"/>
          <w:color w:val="000000"/>
          <w:sz w:val="21"/>
          <w:szCs w:val="21"/>
        </w:rPr>
        <w:t>bei meinem bereits abgeschlossenen Erststudium handelt es sich um ein Architekturstudium. Im Anschluss konnte ich knapp zwei Jahre Praxiserfahrung als Off-Market Immobilienvermittler und Projektentwickler für Kapitalanleger sammeln. In diesem Zeitraum habe ich zunehmend Interesse an den beratenden Tätigkeiten für unsere Mandanten entwickelt. Diese Erkenntnis führte dazu, dass ich ein neues Berufsziel habe. Zukünftig stelle ich mir ein</w:t>
      </w:r>
      <w:ins w:id="4" w:author="David Döbele" w:date="2023-12-12T19:35:00Z">
        <w:r w:rsidR="00223BA6">
          <w:rPr>
            <w:rFonts w:ascii="Georgia" w:hAnsi="Georgia" w:cs="Calibri"/>
            <w:color w:val="000000"/>
            <w:sz w:val="21"/>
            <w:szCs w:val="21"/>
          </w:rPr>
          <w:t>en</w:t>
        </w:r>
      </w:ins>
      <w:r>
        <w:rPr>
          <w:rFonts w:ascii="Georgia" w:hAnsi="Georgia" w:cs="Calibri"/>
          <w:color w:val="000000"/>
          <w:sz w:val="21"/>
          <w:szCs w:val="21"/>
        </w:rPr>
        <w:t xml:space="preserve"> Beruf in der Unternehmensberatung, vorzugsweise mit dem Schwerpunkt Real Estate, vor.</w:t>
      </w:r>
    </w:p>
    <w:p w14:paraId="46999AC0"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w:t>
      </w:r>
    </w:p>
    <w:p w14:paraId="0DD29603" w14:textId="0BEA9D69" w:rsidR="006B7294" w:rsidRDefault="006B7294" w:rsidP="006B7294">
      <w:pPr>
        <w:jc w:val="both"/>
        <w:rPr>
          <w:rFonts w:ascii="Calibri" w:hAnsi="Calibri" w:cs="Calibri"/>
          <w:color w:val="000000"/>
          <w:sz w:val="27"/>
          <w:szCs w:val="27"/>
        </w:rPr>
      </w:pPr>
      <w:r>
        <w:rPr>
          <w:rFonts w:ascii="Georgia" w:hAnsi="Georgia" w:cs="Calibri"/>
          <w:color w:val="000000"/>
          <w:sz w:val="21"/>
          <w:szCs w:val="21"/>
        </w:rPr>
        <w:t>In meinem Architekturstudium konnte ich bereits wichtige Voraussetzungen für mein Berufsziel erreichen. Neben einem allgemeinen Grundverständnis der Immobilienbranche, ist es in der Architektur wichtig, dass eine anspruchsvolle gestalterische Idee auch monetär sowie technisch umsetzbar ist, dies stellt eine komplexe Herausforderung dar. Neben der reinen Kreativität wird hierfür analytisches Denken benötigt. Problemstellungen müssen analysiert</w:t>
      </w:r>
      <w:del w:id="5" w:author="David Döbele" w:date="2023-12-12T19:36:00Z">
        <w:r w:rsidDel="00223BA6">
          <w:rPr>
            <w:rFonts w:ascii="Georgia" w:hAnsi="Georgia" w:cs="Calibri"/>
            <w:color w:val="000000"/>
            <w:sz w:val="21"/>
            <w:szCs w:val="21"/>
          </w:rPr>
          <w:delText xml:space="preserve"> werden</w:delText>
        </w:r>
      </w:del>
      <w:r>
        <w:rPr>
          <w:rFonts w:ascii="Georgia" w:hAnsi="Georgia" w:cs="Calibri"/>
          <w:color w:val="000000"/>
          <w:sz w:val="21"/>
          <w:szCs w:val="21"/>
        </w:rPr>
        <w:t>, Bedürfnisse identifiziert und Lösungen umgehend entwickelt werden. Auch ökologische und nachhaltige Prinzipien konnten dabei nicht vernachlässigt werden. Zum Erreichen der Lösungen war eine erfolgreiche Zusammenarbeit in einem interdisziplinären Umfeld nötig. Das Präsentieren der Ergebnisse hat zu wichtigen Voraussetzungen im Umgang mit Menschen geführt, etwa dem Durchsetzungsvermögen und der Kommunikation.</w:t>
      </w:r>
      <w:r>
        <w:rPr>
          <w:rStyle w:val="apple-converted-space"/>
          <w:rFonts w:ascii="Georgia" w:hAnsi="Georgia" w:cs="Calibri"/>
          <w:color w:val="000000"/>
          <w:sz w:val="21"/>
          <w:szCs w:val="21"/>
        </w:rPr>
        <w:t> </w:t>
      </w:r>
      <w:ins w:id="6" w:author="David Döbele" w:date="2023-12-12T19:37:00Z">
        <w:r w:rsidR="00223BA6">
          <w:rPr>
            <w:rStyle w:val="apple-converted-space"/>
            <w:rFonts w:ascii="Georgia" w:hAnsi="Georgia" w:cs="Calibri"/>
            <w:color w:val="000000"/>
            <w:sz w:val="21"/>
            <w:szCs w:val="21"/>
          </w:rPr>
          <w:t xml:space="preserve">Dennoch habe ich in den letzten Monaten in verschiedenen Gesprächen mit Unternehmensberatern gemerkt, dass mir sowohl viele wirtschaftswissenschaftliche </w:t>
        </w:r>
      </w:ins>
      <w:ins w:id="7" w:author="David Döbele" w:date="2023-12-12T19:39:00Z">
        <w:r w:rsidR="00A5116C">
          <w:rPr>
            <w:rStyle w:val="apple-converted-space"/>
            <w:rFonts w:ascii="Georgia" w:hAnsi="Georgia" w:cs="Calibri"/>
            <w:color w:val="000000"/>
            <w:sz w:val="21"/>
            <w:szCs w:val="21"/>
          </w:rPr>
          <w:t>Kenntnisse</w:t>
        </w:r>
      </w:ins>
      <w:ins w:id="8" w:author="David Döbele" w:date="2023-12-12T19:37:00Z">
        <w:r w:rsidR="00223BA6">
          <w:rPr>
            <w:rStyle w:val="apple-converted-space"/>
            <w:rFonts w:ascii="Georgia" w:hAnsi="Georgia" w:cs="Calibri"/>
            <w:color w:val="000000"/>
            <w:sz w:val="21"/>
            <w:szCs w:val="21"/>
          </w:rPr>
          <w:t xml:space="preserve"> als auch Methoden-Kompetenzen, die ich so an einer Fachhochschule nicht lernen konnte, einfach fehlen. </w:t>
        </w:r>
      </w:ins>
    </w:p>
    <w:p w14:paraId="62D1B7E5"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w:t>
      </w:r>
    </w:p>
    <w:p w14:paraId="45201DD9" w14:textId="7F33A4F6" w:rsidR="00223BA6" w:rsidRDefault="006B7294" w:rsidP="006B7294">
      <w:pPr>
        <w:jc w:val="both"/>
        <w:rPr>
          <w:ins w:id="9" w:author="David Döbele" w:date="2023-12-12T19:38:00Z"/>
          <w:rFonts w:ascii="Georgia" w:hAnsi="Georgia" w:cs="Calibri"/>
          <w:color w:val="000000"/>
          <w:sz w:val="21"/>
          <w:szCs w:val="21"/>
        </w:rPr>
      </w:pPr>
      <w:r>
        <w:rPr>
          <w:rFonts w:ascii="Georgia" w:hAnsi="Georgia" w:cs="Calibri"/>
          <w:color w:val="000000"/>
          <w:sz w:val="21"/>
          <w:szCs w:val="21"/>
        </w:rPr>
        <w:t xml:space="preserve">Um das ambitionierte Ziel des Berufseinstiegs in der Unternehmensberatung zu erreichen, benötige ich </w:t>
      </w:r>
      <w:ins w:id="10" w:author="David Döbele" w:date="2023-12-12T19:37:00Z">
        <w:r w:rsidR="00223BA6">
          <w:rPr>
            <w:rFonts w:ascii="Georgia" w:hAnsi="Georgia" w:cs="Calibri"/>
            <w:color w:val="000000"/>
            <w:sz w:val="21"/>
            <w:szCs w:val="21"/>
          </w:rPr>
          <w:t xml:space="preserve">daher </w:t>
        </w:r>
      </w:ins>
      <w:r>
        <w:rPr>
          <w:rFonts w:ascii="Georgia" w:hAnsi="Georgia" w:cs="Calibri"/>
          <w:color w:val="000000"/>
          <w:sz w:val="21"/>
          <w:szCs w:val="21"/>
        </w:rPr>
        <w:t xml:space="preserve">ein weiteres Studium an Ihrer renommierten Universität. Im Studiengang Wirtschaftswissenschaften wird mir das nötige und umfangreiche Wissen im Bereich Wirtschaft und Finanzen vermittelt. Dazu zählt ein Verständnis für multidimensionale Systeme sowie mathematische und analytische Fähigkeiten, sodass ein allgemeines, gutes Marktbewusstsein und strategisches Denkvermögen entstehen. Dieses dazu gewonnene Wissen führt zu einer schnelleren und erfolgreicheren Problemlösung im Beruf. Hinzu kommen wichtige Skills in der persönlichen Weiterentwicklung, unter anderem die Leistungserbringung unter Druck, konstruktiver Austausch mit Menschen, die eine andere Meinung vertreten, langfristige Organisation und Planung. </w:t>
      </w:r>
      <w:ins w:id="11" w:author="David Döbele" w:date="2023-12-12T19:38:00Z">
        <w:r w:rsidR="00223BA6">
          <w:rPr>
            <w:rFonts w:ascii="Georgia" w:hAnsi="Georgia" w:cs="Calibri"/>
            <w:color w:val="000000"/>
            <w:sz w:val="21"/>
            <w:szCs w:val="21"/>
          </w:rPr>
          <w:t xml:space="preserve">Zuletzt fasziniert mich auch die akademische Herausforderung </w:t>
        </w:r>
      </w:ins>
      <w:ins w:id="12" w:author="David Döbele" w:date="2023-12-12T19:39:00Z">
        <w:r w:rsidR="007B789A">
          <w:rPr>
            <w:rFonts w:ascii="Georgia" w:hAnsi="Georgia" w:cs="Calibri"/>
            <w:color w:val="000000"/>
            <w:sz w:val="21"/>
            <w:szCs w:val="21"/>
          </w:rPr>
          <w:t>eines Universitäts-Studiums</w:t>
        </w:r>
      </w:ins>
      <w:ins w:id="13" w:author="David Döbele" w:date="2023-12-12T19:38:00Z">
        <w:r w:rsidR="00223BA6">
          <w:rPr>
            <w:rFonts w:ascii="Georgia" w:hAnsi="Georgia" w:cs="Calibri"/>
            <w:color w:val="000000"/>
            <w:sz w:val="21"/>
            <w:szCs w:val="21"/>
          </w:rPr>
          <w:t xml:space="preserve">, um </w:t>
        </w:r>
      </w:ins>
      <w:ins w:id="14" w:author="David Döbele" w:date="2023-12-12T19:39:00Z">
        <w:r w:rsidR="00223BA6">
          <w:rPr>
            <w:rFonts w:ascii="Georgia" w:hAnsi="Georgia" w:cs="Calibri"/>
            <w:color w:val="000000"/>
            <w:sz w:val="21"/>
            <w:szCs w:val="21"/>
          </w:rPr>
          <w:t>mein hier erlerntes Wissen als Unternehmensberater in die Wirtschaft einbringen zu können.</w:t>
        </w:r>
      </w:ins>
    </w:p>
    <w:p w14:paraId="2329AEB6" w14:textId="77777777" w:rsidR="00223BA6" w:rsidRDefault="00223BA6" w:rsidP="006B7294">
      <w:pPr>
        <w:jc w:val="both"/>
        <w:rPr>
          <w:ins w:id="15" w:author="David Döbele" w:date="2023-12-12T19:38:00Z"/>
          <w:rFonts w:ascii="Georgia" w:hAnsi="Georgia" w:cs="Calibri"/>
          <w:color w:val="000000"/>
          <w:sz w:val="21"/>
          <w:szCs w:val="21"/>
        </w:rPr>
      </w:pPr>
    </w:p>
    <w:p w14:paraId="2288BEFC" w14:textId="2F64FC55" w:rsidR="006B7294" w:rsidRDefault="006B7294" w:rsidP="006B7294">
      <w:pPr>
        <w:jc w:val="both"/>
        <w:rPr>
          <w:rFonts w:ascii="Calibri" w:hAnsi="Calibri" w:cs="Calibri"/>
          <w:color w:val="000000"/>
          <w:sz w:val="27"/>
          <w:szCs w:val="27"/>
        </w:rPr>
      </w:pPr>
      <w:del w:id="16" w:author="David Döbele" w:date="2023-12-12T19:38:00Z">
        <w:r w:rsidDel="00223BA6">
          <w:rPr>
            <w:rFonts w:ascii="Georgia" w:hAnsi="Georgia" w:cs="Calibri"/>
            <w:color w:val="000000"/>
            <w:sz w:val="21"/>
            <w:szCs w:val="21"/>
          </w:rPr>
          <w:delText xml:space="preserve">Neben all diesen Leistungen, welche meine Bereitschaft und meinen Intellekt betreffen, sind weitere Voraussetzung nötig. Insbesondere eine Universität mit hervorragendem Ruf und dadurch erzielbare, relevante Praktika. </w:delText>
        </w:r>
      </w:del>
      <w:r>
        <w:rPr>
          <w:rFonts w:ascii="Georgia" w:hAnsi="Georgia" w:cs="Calibri"/>
          <w:color w:val="000000"/>
          <w:sz w:val="21"/>
          <w:szCs w:val="21"/>
        </w:rPr>
        <w:t xml:space="preserve">Gerne würde ich </w:t>
      </w:r>
      <w:ins w:id="17" w:author="David Döbele" w:date="2023-12-12T19:38:00Z">
        <w:r w:rsidR="00223BA6">
          <w:rPr>
            <w:rFonts w:ascii="Georgia" w:hAnsi="Georgia" w:cs="Calibri"/>
            <w:color w:val="000000"/>
            <w:sz w:val="21"/>
            <w:szCs w:val="21"/>
          </w:rPr>
          <w:t xml:space="preserve">daher </w:t>
        </w:r>
      </w:ins>
      <w:r>
        <w:rPr>
          <w:rFonts w:ascii="Georgia" w:hAnsi="Georgia" w:cs="Calibri"/>
          <w:color w:val="000000"/>
          <w:sz w:val="21"/>
          <w:szCs w:val="21"/>
        </w:rPr>
        <w:t>Student an Ihrer prestigeträchtigen Universität werden.</w:t>
      </w:r>
    </w:p>
    <w:p w14:paraId="73138783"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w:t>
      </w:r>
    </w:p>
    <w:p w14:paraId="4F428EBF"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 </w:t>
      </w:r>
    </w:p>
    <w:p w14:paraId="476B0D6D" w14:textId="77777777" w:rsidR="006B7294" w:rsidRDefault="006B7294" w:rsidP="006B7294">
      <w:pPr>
        <w:jc w:val="both"/>
        <w:rPr>
          <w:rFonts w:ascii="Calibri" w:hAnsi="Calibri" w:cs="Calibri"/>
          <w:color w:val="000000"/>
          <w:sz w:val="27"/>
          <w:szCs w:val="27"/>
        </w:rPr>
      </w:pPr>
      <w:r>
        <w:rPr>
          <w:rFonts w:ascii="Georgia" w:hAnsi="Georgia" w:cs="Calibri"/>
          <w:color w:val="000000"/>
          <w:sz w:val="21"/>
          <w:szCs w:val="21"/>
        </w:rPr>
        <w:t>Mit freundlichen Grüßen</w:t>
      </w:r>
    </w:p>
    <w:p w14:paraId="70EEF8D8" w14:textId="77777777" w:rsidR="006B7294" w:rsidRDefault="006B7294" w:rsidP="006B7294">
      <w:pPr>
        <w:spacing w:after="240"/>
      </w:pPr>
    </w:p>
    <w:p w14:paraId="1ACD660A" w14:textId="77777777" w:rsidR="006B7294" w:rsidRDefault="006B7294" w:rsidP="006B7294"/>
    <w:p w14:paraId="04C320E6" w14:textId="77777777" w:rsidR="00FC0AFF" w:rsidRDefault="00FC0AFF" w:rsidP="00FC0AFF">
      <w:pPr>
        <w:spacing w:after="240"/>
      </w:pPr>
    </w:p>
    <w:p w14:paraId="4CD1C111" w14:textId="77777777" w:rsidR="00FC0AFF" w:rsidRDefault="00FC0AFF" w:rsidP="00FC0AFF"/>
    <w:p w14:paraId="4F28EE80" w14:textId="77777777" w:rsidR="00FC0AFF" w:rsidRPr="00D03F04" w:rsidRDefault="00FC0AFF" w:rsidP="008107FE">
      <w:pPr>
        <w:jc w:val="both"/>
        <w:rPr>
          <w:rFonts w:ascii="Georgia" w:hAnsi="Georgia"/>
          <w:sz w:val="21"/>
          <w:szCs w:val="21"/>
        </w:rPr>
      </w:pPr>
    </w:p>
    <w:sectPr w:rsidR="00FC0AFF" w:rsidRPr="00D03F04"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8105D" w14:textId="77777777" w:rsidR="005C3B2A" w:rsidRDefault="005C3B2A" w:rsidP="00A156B9">
      <w:r>
        <w:separator/>
      </w:r>
    </w:p>
  </w:endnote>
  <w:endnote w:type="continuationSeparator" w:id="0">
    <w:p w14:paraId="1BCFE03A" w14:textId="77777777" w:rsidR="005C3B2A" w:rsidRDefault="005C3B2A"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58A67" w14:textId="77777777" w:rsidR="005C3B2A" w:rsidRDefault="005C3B2A" w:rsidP="00A156B9">
      <w:r>
        <w:separator/>
      </w:r>
    </w:p>
  </w:footnote>
  <w:footnote w:type="continuationSeparator" w:id="0">
    <w:p w14:paraId="4AB9C170" w14:textId="77777777" w:rsidR="005C3B2A" w:rsidRDefault="005C3B2A"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7156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95074"/>
    <w:rsid w:val="000A0AF7"/>
    <w:rsid w:val="000C3413"/>
    <w:rsid w:val="000E5917"/>
    <w:rsid w:val="000F2F6E"/>
    <w:rsid w:val="001057F0"/>
    <w:rsid w:val="00125E27"/>
    <w:rsid w:val="001476D4"/>
    <w:rsid w:val="00157085"/>
    <w:rsid w:val="0017795A"/>
    <w:rsid w:val="00185DAD"/>
    <w:rsid w:val="001C0575"/>
    <w:rsid w:val="001C3673"/>
    <w:rsid w:val="001E6FC7"/>
    <w:rsid w:val="00223BA6"/>
    <w:rsid w:val="00235669"/>
    <w:rsid w:val="002433F8"/>
    <w:rsid w:val="00284FE4"/>
    <w:rsid w:val="002A6B60"/>
    <w:rsid w:val="003112EA"/>
    <w:rsid w:val="0032583B"/>
    <w:rsid w:val="003328F3"/>
    <w:rsid w:val="00376E4C"/>
    <w:rsid w:val="003B2432"/>
    <w:rsid w:val="003C0453"/>
    <w:rsid w:val="003F7403"/>
    <w:rsid w:val="00407537"/>
    <w:rsid w:val="00444DE6"/>
    <w:rsid w:val="004A6740"/>
    <w:rsid w:val="0051624B"/>
    <w:rsid w:val="005A7876"/>
    <w:rsid w:val="005C18A8"/>
    <w:rsid w:val="005C3B2A"/>
    <w:rsid w:val="005C45BA"/>
    <w:rsid w:val="00623FD8"/>
    <w:rsid w:val="0064311F"/>
    <w:rsid w:val="006A3056"/>
    <w:rsid w:val="006B7294"/>
    <w:rsid w:val="006C3E20"/>
    <w:rsid w:val="0070635E"/>
    <w:rsid w:val="007271B0"/>
    <w:rsid w:val="007307F4"/>
    <w:rsid w:val="00750813"/>
    <w:rsid w:val="00755109"/>
    <w:rsid w:val="0078695D"/>
    <w:rsid w:val="007950E2"/>
    <w:rsid w:val="007B789A"/>
    <w:rsid w:val="007C24A1"/>
    <w:rsid w:val="007E3211"/>
    <w:rsid w:val="008107FE"/>
    <w:rsid w:val="00836AC0"/>
    <w:rsid w:val="00894D21"/>
    <w:rsid w:val="008C77FC"/>
    <w:rsid w:val="008D5621"/>
    <w:rsid w:val="008F7948"/>
    <w:rsid w:val="00906B12"/>
    <w:rsid w:val="00955BE9"/>
    <w:rsid w:val="009842DC"/>
    <w:rsid w:val="009B6A8D"/>
    <w:rsid w:val="009F2E7C"/>
    <w:rsid w:val="009F47B4"/>
    <w:rsid w:val="009F50E5"/>
    <w:rsid w:val="00A156B9"/>
    <w:rsid w:val="00A3280A"/>
    <w:rsid w:val="00A5116C"/>
    <w:rsid w:val="00A841EF"/>
    <w:rsid w:val="00AA7FE9"/>
    <w:rsid w:val="00AC4E2A"/>
    <w:rsid w:val="00B27710"/>
    <w:rsid w:val="00B51985"/>
    <w:rsid w:val="00B7517D"/>
    <w:rsid w:val="00B804AF"/>
    <w:rsid w:val="00B843C4"/>
    <w:rsid w:val="00B87BB7"/>
    <w:rsid w:val="00BC6398"/>
    <w:rsid w:val="00BE484A"/>
    <w:rsid w:val="00BF2255"/>
    <w:rsid w:val="00BF708A"/>
    <w:rsid w:val="00C10FCC"/>
    <w:rsid w:val="00C16765"/>
    <w:rsid w:val="00C247DD"/>
    <w:rsid w:val="00C4564A"/>
    <w:rsid w:val="00CA6FE3"/>
    <w:rsid w:val="00CB7F6D"/>
    <w:rsid w:val="00CF23ED"/>
    <w:rsid w:val="00D03F04"/>
    <w:rsid w:val="00D12EA9"/>
    <w:rsid w:val="00D15FA0"/>
    <w:rsid w:val="00D54045"/>
    <w:rsid w:val="00D6304B"/>
    <w:rsid w:val="00D648FF"/>
    <w:rsid w:val="00D64CB6"/>
    <w:rsid w:val="00DF2508"/>
    <w:rsid w:val="00E01186"/>
    <w:rsid w:val="00E3243A"/>
    <w:rsid w:val="00E825FF"/>
    <w:rsid w:val="00E87206"/>
    <w:rsid w:val="00EA6931"/>
    <w:rsid w:val="00EB6E52"/>
    <w:rsid w:val="00EB7B50"/>
    <w:rsid w:val="00EC10E6"/>
    <w:rsid w:val="00EE44B0"/>
    <w:rsid w:val="00F06D19"/>
    <w:rsid w:val="00F0754A"/>
    <w:rsid w:val="00F17E63"/>
    <w:rsid w:val="00F32BA5"/>
    <w:rsid w:val="00F40192"/>
    <w:rsid w:val="00F7199D"/>
    <w:rsid w:val="00F972DA"/>
    <w:rsid w:val="00FB2B88"/>
    <w:rsid w:val="00FC0AFF"/>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0AFF"/>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rPr>
      <w:rFonts w:asciiTheme="minorHAnsi" w:eastAsiaTheme="minorHAnsi" w:hAnsiTheme="minorHAnsi" w:cstheme="minorBidi"/>
      <w:lang w:eastAsia="en-US"/>
    </w:r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rPr>
      <w:rFonts w:asciiTheme="minorHAnsi" w:eastAsiaTheme="minorHAnsi" w:hAnsiTheme="minorHAnsi" w:cstheme="minorBidi"/>
      <w:lang w:eastAsia="en-US"/>
    </w:r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style>
  <w:style w:type="paragraph" w:styleId="Sprechblasentext">
    <w:name w:val="Balloon Text"/>
    <w:basedOn w:val="Standard"/>
    <w:link w:val="SprechblasentextZchn"/>
    <w:uiPriority w:val="99"/>
    <w:semiHidden/>
    <w:unhideWhenUsed/>
    <w:rsid w:val="00955BE9"/>
    <w:rPr>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rFonts w:asciiTheme="minorHAnsi" w:eastAsiaTheme="minorHAnsi" w:hAnsiTheme="minorHAnsi" w:cstheme="minorBidi"/>
      <w:sz w:val="20"/>
      <w:szCs w:val="20"/>
      <w:lang w:eastAsia="en-US"/>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character" w:customStyle="1" w:styleId="apple-converted-space">
    <w:name w:val="apple-converted-space"/>
    <w:basedOn w:val="Absatz-Standardschriftart"/>
    <w:rsid w:val="00FC0AFF"/>
  </w:style>
  <w:style w:type="paragraph" w:styleId="berarbeitung">
    <w:name w:val="Revision"/>
    <w:hidden/>
    <w:uiPriority w:val="99"/>
    <w:semiHidden/>
    <w:rsid w:val="00223BA6"/>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841653">
      <w:bodyDiv w:val="1"/>
      <w:marLeft w:val="0"/>
      <w:marRight w:val="0"/>
      <w:marTop w:val="0"/>
      <w:marBottom w:val="0"/>
      <w:divBdr>
        <w:top w:val="none" w:sz="0" w:space="0" w:color="auto"/>
        <w:left w:val="none" w:sz="0" w:space="0" w:color="auto"/>
        <w:bottom w:val="none" w:sz="0" w:space="0" w:color="auto"/>
        <w:right w:val="none" w:sz="0" w:space="0" w:color="auto"/>
      </w:divBdr>
    </w:div>
    <w:div w:id="2031175456">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456</Words>
  <Characters>2874</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14</cp:revision>
  <dcterms:created xsi:type="dcterms:W3CDTF">2023-12-05T17:05:00Z</dcterms:created>
  <dcterms:modified xsi:type="dcterms:W3CDTF">2023-12-12T18:39:00Z</dcterms:modified>
</cp:coreProperties>
</file>