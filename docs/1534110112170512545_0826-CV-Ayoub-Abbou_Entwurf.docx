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F993FAF" w14:textId="77777777" w:rsidR="00011E0B" w:rsidRDefault="00011E0B"/>
    <w:tbl>
      <w:tblPr>
        <w:tblStyle w:val="Tabellenraster"/>
        <w:tblW w:w="11061" w:type="dxa"/>
        <w:tblInd w:w="-9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PrChange w:id="0" w:author="David Döbele" w:date="2026-08-04T10:00:00Z" w16du:dateUtc="2026-08-04T08:00:00Z">
          <w:tblPr>
            <w:tblStyle w:val="Tabellenraster"/>
            <w:tblW w:w="11061" w:type="dxa"/>
            <w:tblInd w:w="-993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ayout w:type="fixed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7513"/>
        <w:gridCol w:w="1277"/>
        <w:gridCol w:w="2271"/>
        <w:tblGridChange w:id="1">
          <w:tblGrid>
            <w:gridCol w:w="7513"/>
            <w:gridCol w:w="3548"/>
          </w:tblGrid>
        </w:tblGridChange>
      </w:tblGrid>
      <w:tr w:rsidR="00011E0B" w:rsidRPr="00E80E41" w14:paraId="298671F2" w14:textId="77777777" w:rsidTr="00836EA9">
        <w:trPr>
          <w:trHeight w:val="20"/>
          <w:trPrChange w:id="2" w:author="David Döbele" w:date="2026-08-04T10:00:00Z" w16du:dateUtc="2026-08-04T08:00:00Z">
            <w:trPr>
              <w:trHeight w:val="20"/>
            </w:trPr>
          </w:trPrChange>
        </w:trPr>
        <w:tc>
          <w:tcPr>
            <w:tcW w:w="11061" w:type="dxa"/>
            <w:gridSpan w:val="3"/>
            <w:vAlign w:val="bottom"/>
            <w:tcPrChange w:id="3" w:author="David Döbele" w:date="2026-08-04T10:00:00Z" w16du:dateUtc="2026-08-04T08:00:00Z">
              <w:tcPr>
                <w:tcW w:w="11058" w:type="dxa"/>
                <w:gridSpan w:val="2"/>
                <w:vAlign w:val="bottom"/>
              </w:tcPr>
            </w:tcPrChange>
          </w:tcPr>
          <w:p w14:paraId="25CE09F0" w14:textId="77777777" w:rsidR="00011E0B" w:rsidRPr="00011E0B" w:rsidRDefault="00011E0B" w:rsidP="00C17F66">
            <w:pPr>
              <w:jc w:val="center"/>
              <w:rPr>
                <w:rFonts w:ascii="Georgia" w:hAnsi="Georgia" w:cs="Arial"/>
                <w:b/>
                <w:sz w:val="48"/>
                <w:szCs w:val="44"/>
              </w:rPr>
            </w:pPr>
            <w:r w:rsidRPr="00011E0B">
              <w:rPr>
                <w:rFonts w:ascii="Georgia" w:hAnsi="Georgia" w:cs="Arial"/>
                <w:b/>
                <w:sz w:val="48"/>
                <w:szCs w:val="44"/>
              </w:rPr>
              <w:t>Ayoub Abbou</w:t>
            </w:r>
          </w:p>
          <w:p w14:paraId="12823DB8" w14:textId="6A358CF6" w:rsidR="00011E0B" w:rsidRPr="00BC445B" w:rsidRDefault="00011E0B" w:rsidP="00BC445B">
            <w:pPr>
              <w:jc w:val="center"/>
              <w:rPr>
                <w:rFonts w:ascii="Georgia" w:hAnsi="Georgia" w:cs="Arial"/>
                <w:bCs/>
                <w:sz w:val="20"/>
                <w:szCs w:val="20"/>
              </w:rPr>
            </w:pPr>
            <w:r>
              <w:rPr>
                <w:rFonts w:ascii="Georgia" w:hAnsi="Georgia" w:cs="Arial"/>
                <w:bCs/>
                <w:sz w:val="20"/>
                <w:szCs w:val="20"/>
              </w:rPr>
              <w:t>Schloßstr. 119</w:t>
            </w:r>
            <w:r w:rsidRPr="00783465">
              <w:rPr>
                <w:rFonts w:ascii="Georgia" w:hAnsi="Georgia" w:cs="Arial"/>
                <w:bCs/>
                <w:sz w:val="20"/>
                <w:szCs w:val="20"/>
              </w:rPr>
              <w:t xml:space="preserve">, </w:t>
            </w:r>
            <w:r w:rsidR="00DA0E0A">
              <w:rPr>
                <w:rFonts w:ascii="Georgia" w:hAnsi="Georgia" w:cs="Arial"/>
                <w:bCs/>
                <w:sz w:val="20"/>
                <w:szCs w:val="20"/>
              </w:rPr>
              <w:t xml:space="preserve">60486 </w:t>
            </w:r>
            <w:r>
              <w:rPr>
                <w:rFonts w:ascii="Georgia" w:hAnsi="Georgia" w:cs="Arial"/>
                <w:bCs/>
                <w:sz w:val="20"/>
                <w:szCs w:val="20"/>
              </w:rPr>
              <w:t xml:space="preserve">Frankfurt </w:t>
            </w:r>
            <w:r w:rsidR="00BC445B">
              <w:rPr>
                <w:rFonts w:ascii="Georgia" w:hAnsi="Georgia" w:cs="Arial"/>
                <w:bCs/>
                <w:sz w:val="20"/>
                <w:szCs w:val="20"/>
              </w:rPr>
              <w:t>a.M.</w:t>
            </w:r>
            <w:r w:rsidR="00DA0E0A">
              <w:rPr>
                <w:rFonts w:ascii="Georgia" w:hAnsi="Georgia" w:cs="Arial"/>
                <w:bCs/>
                <w:sz w:val="20"/>
                <w:szCs w:val="20"/>
              </w:rPr>
              <w:t xml:space="preserve"> </w:t>
            </w:r>
            <w:r w:rsidRPr="00783465">
              <w:rPr>
                <w:rFonts w:ascii="Georgia" w:hAnsi="Georgia" w:cs="Arial"/>
                <w:bCs/>
                <w:sz w:val="20"/>
                <w:szCs w:val="20"/>
              </w:rPr>
              <w:t>|</w:t>
            </w:r>
            <w:r>
              <w:rPr>
                <w:rFonts w:ascii="Georgia" w:hAnsi="Georgia" w:cs="Arial"/>
                <w:bCs/>
                <w:sz w:val="20"/>
                <w:szCs w:val="20"/>
              </w:rPr>
              <w:t xml:space="preserve"> 18.10.2001 in Arnsberg</w:t>
            </w:r>
            <w:r w:rsidR="00BC445B">
              <w:rPr>
                <w:rFonts w:ascii="Georgia" w:hAnsi="Georgia" w:cs="Arial"/>
                <w:bCs/>
                <w:sz w:val="20"/>
                <w:szCs w:val="20"/>
              </w:rPr>
              <w:t xml:space="preserve"> | </w:t>
            </w:r>
            <w:r w:rsidRPr="00783465">
              <w:rPr>
                <w:rFonts w:ascii="Georgia" w:hAnsi="Georgia" w:cs="Arial"/>
                <w:bCs/>
                <w:sz w:val="20"/>
                <w:szCs w:val="20"/>
              </w:rPr>
              <w:t>+49</w:t>
            </w:r>
            <w:r w:rsidR="00DA0E0A">
              <w:rPr>
                <w:rFonts w:ascii="Georgia" w:hAnsi="Georgia" w:cs="Arial"/>
                <w:bCs/>
                <w:sz w:val="20"/>
                <w:szCs w:val="20"/>
              </w:rPr>
              <w:t xml:space="preserve"> </w:t>
            </w:r>
            <w:r w:rsidRPr="00783465">
              <w:rPr>
                <w:rFonts w:ascii="Georgia" w:hAnsi="Georgia" w:cs="Arial"/>
                <w:bCs/>
                <w:sz w:val="20"/>
                <w:szCs w:val="20"/>
              </w:rPr>
              <w:t>(0)</w:t>
            </w:r>
            <w:r w:rsidR="00DA0E0A">
              <w:rPr>
                <w:rFonts w:ascii="Georgia" w:hAnsi="Georgia" w:cs="Arial"/>
                <w:bCs/>
                <w:sz w:val="20"/>
                <w:szCs w:val="20"/>
              </w:rPr>
              <w:t xml:space="preserve"> </w:t>
            </w:r>
            <w:r w:rsidRPr="00783465">
              <w:rPr>
                <w:rFonts w:ascii="Georgia" w:hAnsi="Georgia" w:cs="Arial"/>
                <w:bCs/>
                <w:sz w:val="20"/>
                <w:szCs w:val="20"/>
              </w:rPr>
              <w:t>1</w:t>
            </w:r>
            <w:r>
              <w:rPr>
                <w:rFonts w:ascii="Georgia" w:hAnsi="Georgia" w:cs="Arial"/>
                <w:bCs/>
                <w:sz w:val="20"/>
                <w:szCs w:val="20"/>
              </w:rPr>
              <w:t>77</w:t>
            </w:r>
            <w:r w:rsidR="00DA0E0A">
              <w:rPr>
                <w:rFonts w:ascii="Georgia" w:hAnsi="Georgia" w:cs="Arial"/>
                <w:bCs/>
                <w:sz w:val="20"/>
                <w:szCs w:val="20"/>
              </w:rPr>
              <w:t xml:space="preserve"> </w:t>
            </w:r>
            <w:r>
              <w:rPr>
                <w:rFonts w:ascii="Georgia" w:hAnsi="Georgia" w:cs="Arial"/>
                <w:bCs/>
                <w:sz w:val="20"/>
                <w:szCs w:val="20"/>
              </w:rPr>
              <w:t>373</w:t>
            </w:r>
            <w:r w:rsidR="00DA0E0A">
              <w:rPr>
                <w:rFonts w:ascii="Georgia" w:hAnsi="Georgia" w:cs="Arial"/>
                <w:bCs/>
                <w:sz w:val="20"/>
                <w:szCs w:val="20"/>
              </w:rPr>
              <w:t xml:space="preserve"> </w:t>
            </w:r>
            <w:r>
              <w:rPr>
                <w:rFonts w:ascii="Georgia" w:hAnsi="Georgia" w:cs="Arial"/>
                <w:bCs/>
                <w:sz w:val="20"/>
                <w:szCs w:val="20"/>
              </w:rPr>
              <w:t xml:space="preserve">1122 </w:t>
            </w:r>
            <w:r w:rsidRPr="00783465">
              <w:rPr>
                <w:rFonts w:ascii="Georgia" w:hAnsi="Georgia" w:cs="Arial"/>
                <w:bCs/>
                <w:sz w:val="20"/>
                <w:szCs w:val="20"/>
              </w:rPr>
              <w:t>|</w:t>
            </w:r>
            <w:r>
              <w:rPr>
                <w:rFonts w:ascii="Georgia" w:hAnsi="Georgia" w:cs="Arial"/>
                <w:bCs/>
                <w:sz w:val="20"/>
                <w:szCs w:val="20"/>
              </w:rPr>
              <w:t xml:space="preserve"> ayoub.abbou@t-online.de</w:t>
            </w:r>
            <w:r w:rsidR="0016222F">
              <w:rPr>
                <w:rFonts w:ascii="Georgia" w:hAnsi="Georgia" w:cs="Arial"/>
                <w:bCs/>
                <w:sz w:val="20"/>
                <w:szCs w:val="20"/>
              </w:rPr>
              <w:t xml:space="preserve"> </w:t>
            </w:r>
          </w:p>
        </w:tc>
      </w:tr>
      <w:tr w:rsidR="007D198F" w:rsidRPr="00E80E41" w14:paraId="0FCADE56" w14:textId="77777777" w:rsidTr="00836EA9">
        <w:trPr>
          <w:trHeight w:val="504"/>
          <w:trPrChange w:id="4" w:author="David Döbele" w:date="2026-08-04T10:00:00Z" w16du:dateUtc="2026-08-04T08:00:00Z">
            <w:trPr>
              <w:trHeight w:val="504"/>
            </w:trPr>
          </w:trPrChange>
        </w:trPr>
        <w:tc>
          <w:tcPr>
            <w:tcW w:w="11061" w:type="dxa"/>
            <w:gridSpan w:val="3"/>
            <w:tcBorders>
              <w:bottom w:val="single" w:sz="4" w:space="0" w:color="auto"/>
            </w:tcBorders>
            <w:vAlign w:val="bottom"/>
            <w:tcPrChange w:id="5" w:author="David Döbele" w:date="2026-08-04T10:00:00Z" w16du:dateUtc="2026-08-04T08:00:00Z">
              <w:tcPr>
                <w:tcW w:w="11058" w:type="dxa"/>
                <w:gridSpan w:val="2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6219B894" w14:textId="6651CA1E" w:rsidR="002508C2" w:rsidRPr="00E80E41" w:rsidRDefault="000F720C" w:rsidP="001D7E3C">
            <w:pPr>
              <w:jc w:val="center"/>
              <w:rPr>
                <w:rFonts w:ascii="Georgia" w:hAnsi="Georgia" w:cs="Arial"/>
                <w:b/>
                <w:sz w:val="28"/>
              </w:rPr>
            </w:pPr>
            <w:r w:rsidRPr="00E80E41">
              <w:rPr>
                <w:rFonts w:ascii="Georgia" w:hAnsi="Georgia" w:cs="Arial"/>
                <w:b/>
                <w:sz w:val="28"/>
                <w:szCs w:val="32"/>
              </w:rPr>
              <w:t>SCHULE &amp; STUDIUM</w:t>
            </w:r>
          </w:p>
        </w:tc>
      </w:tr>
      <w:tr w:rsidR="00D1492F" w:rsidRPr="00E80E41" w14:paraId="7D1DEBF7" w14:textId="77777777" w:rsidTr="00836EA9">
        <w:trPr>
          <w:trHeight w:val="346"/>
          <w:trPrChange w:id="6" w:author="David Döbele" w:date="2026-08-04T10:00:00Z" w16du:dateUtc="2026-08-04T08:00:00Z">
            <w:trPr>
              <w:trHeight w:val="346"/>
            </w:trPr>
          </w:trPrChange>
        </w:trPr>
        <w:tc>
          <w:tcPr>
            <w:tcW w:w="7513" w:type="dxa"/>
            <w:tcBorders>
              <w:top w:val="single" w:sz="4" w:space="0" w:color="auto"/>
            </w:tcBorders>
            <w:vAlign w:val="bottom"/>
            <w:tcPrChange w:id="7" w:author="David Döbele" w:date="2026-08-04T10:00:00Z" w16du:dateUtc="2026-08-04T08:00:00Z">
              <w:tcPr>
                <w:tcW w:w="7513" w:type="dxa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0C2B846F" w14:textId="4F687829" w:rsidR="00D1492F" w:rsidRPr="00E80E41" w:rsidRDefault="008B60AC" w:rsidP="001D7E3C">
            <w:pPr>
              <w:rPr>
                <w:rFonts w:ascii="Georgia" w:hAnsi="Georgia" w:cs="Arial"/>
                <w:b/>
                <w:sz w:val="20"/>
                <w:szCs w:val="20"/>
              </w:rPr>
            </w:pPr>
            <w:r w:rsidRPr="00E80E41">
              <w:rPr>
                <w:rFonts w:ascii="Georgia" w:hAnsi="Georgia" w:cs="Arial"/>
                <w:b/>
                <w:sz w:val="21"/>
                <w:szCs w:val="21"/>
              </w:rPr>
              <w:t>JOHANN WOLFGANG GOETHE-UNIVERSITÄT</w:t>
            </w:r>
          </w:p>
        </w:tc>
        <w:tc>
          <w:tcPr>
            <w:tcW w:w="3548" w:type="dxa"/>
            <w:gridSpan w:val="2"/>
            <w:tcBorders>
              <w:top w:val="single" w:sz="4" w:space="0" w:color="auto"/>
            </w:tcBorders>
            <w:vAlign w:val="bottom"/>
            <w:tcPrChange w:id="8" w:author="David Döbele" w:date="2026-08-04T10:00:00Z" w16du:dateUtc="2026-08-04T08:00:00Z">
              <w:tcPr>
                <w:tcW w:w="3545" w:type="dxa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7C845E2D" w14:textId="7B336F0D" w:rsidR="00D1492F" w:rsidRPr="00E80E41" w:rsidRDefault="00B17D95" w:rsidP="001D7E3C">
            <w:pPr>
              <w:jc w:val="right"/>
              <w:rPr>
                <w:rFonts w:ascii="Georgia" w:hAnsi="Georgia" w:cs="Arial"/>
                <w:b/>
                <w:bCs/>
                <w:iCs/>
                <w:sz w:val="20"/>
                <w:szCs w:val="20"/>
              </w:rPr>
            </w:pPr>
            <w:r w:rsidRPr="00E80E41">
              <w:rPr>
                <w:rFonts w:ascii="Georgia" w:hAnsi="Georgia" w:cs="Arial"/>
                <w:b/>
                <w:bCs/>
                <w:iCs/>
                <w:sz w:val="20"/>
                <w:szCs w:val="20"/>
              </w:rPr>
              <w:t>Frankfurt am Main</w:t>
            </w:r>
          </w:p>
        </w:tc>
      </w:tr>
      <w:tr w:rsidR="007D198F" w:rsidRPr="00E80E41" w14:paraId="61E5D482" w14:textId="77777777" w:rsidTr="00836EA9">
        <w:trPr>
          <w:trHeight w:val="20"/>
          <w:trPrChange w:id="9" w:author="David Döbele" w:date="2026-08-04T10:00:00Z" w16du:dateUtc="2026-08-04T08:00:00Z">
            <w:trPr>
              <w:trHeight w:val="20"/>
            </w:trPr>
          </w:trPrChange>
        </w:trPr>
        <w:tc>
          <w:tcPr>
            <w:tcW w:w="7513" w:type="dxa"/>
            <w:vAlign w:val="bottom"/>
            <w:tcPrChange w:id="10" w:author="David Döbele" w:date="2026-08-04T10:00:00Z" w16du:dateUtc="2026-08-04T08:00:00Z">
              <w:tcPr>
                <w:tcW w:w="7513" w:type="dxa"/>
                <w:vAlign w:val="bottom"/>
              </w:tcPr>
            </w:tcPrChange>
          </w:tcPr>
          <w:p w14:paraId="11CB9A0F" w14:textId="6662E5E6" w:rsidR="00D1492F" w:rsidRPr="00E80E41" w:rsidRDefault="00D1492F" w:rsidP="001D7E3C">
            <w:pPr>
              <w:rPr>
                <w:rFonts w:ascii="Georgia" w:hAnsi="Georgia" w:cs="Arial"/>
                <w:sz w:val="20"/>
                <w:szCs w:val="20"/>
              </w:rPr>
            </w:pPr>
            <w:r w:rsidRPr="00E80E41">
              <w:rPr>
                <w:rFonts w:ascii="Georgia" w:hAnsi="Georgia" w:cs="Arial"/>
                <w:sz w:val="20"/>
                <w:szCs w:val="20"/>
              </w:rPr>
              <w:t xml:space="preserve">B.Sc. in </w:t>
            </w:r>
            <w:r w:rsidR="00B17D95" w:rsidRPr="00E80E41">
              <w:rPr>
                <w:rFonts w:ascii="Georgia" w:hAnsi="Georgia" w:cs="Arial"/>
                <w:sz w:val="20"/>
                <w:szCs w:val="20"/>
              </w:rPr>
              <w:t xml:space="preserve">Wirtschaftswissenschaften </w:t>
            </w:r>
          </w:p>
        </w:tc>
        <w:tc>
          <w:tcPr>
            <w:tcW w:w="3548" w:type="dxa"/>
            <w:gridSpan w:val="2"/>
            <w:tcPrChange w:id="11" w:author="David Döbele" w:date="2026-08-04T10:00:00Z" w16du:dateUtc="2026-08-04T08:00:00Z">
              <w:tcPr>
                <w:tcW w:w="3545" w:type="dxa"/>
              </w:tcPr>
            </w:tcPrChange>
          </w:tcPr>
          <w:p w14:paraId="419A9228" w14:textId="53407DB9" w:rsidR="00D1492F" w:rsidRPr="00E80E41" w:rsidRDefault="00D1492F" w:rsidP="001D7E3C">
            <w:pPr>
              <w:jc w:val="right"/>
              <w:rPr>
                <w:rFonts w:ascii="Georgia" w:hAnsi="Georgia" w:cs="Arial"/>
                <w:sz w:val="20"/>
                <w:szCs w:val="20"/>
              </w:rPr>
            </w:pPr>
            <w:r w:rsidRPr="00E80E41">
              <w:rPr>
                <w:rFonts w:ascii="Georgia" w:hAnsi="Georgia" w:cs="Arial"/>
                <w:sz w:val="20"/>
                <w:szCs w:val="20"/>
              </w:rPr>
              <w:t>0</w:t>
            </w:r>
            <w:r w:rsidR="006E15A4" w:rsidRPr="00E80E41">
              <w:rPr>
                <w:rFonts w:ascii="Georgia" w:hAnsi="Georgia" w:cs="Arial"/>
                <w:sz w:val="20"/>
                <w:szCs w:val="20"/>
              </w:rPr>
              <w:t>4</w:t>
            </w:r>
            <w:r w:rsidRPr="00E80E41">
              <w:rPr>
                <w:rFonts w:ascii="Georgia" w:hAnsi="Georgia" w:cs="Arial"/>
                <w:sz w:val="20"/>
                <w:szCs w:val="20"/>
              </w:rPr>
              <w:t>/20</w:t>
            </w:r>
            <w:r w:rsidR="006E15A4" w:rsidRPr="00E80E41">
              <w:rPr>
                <w:rFonts w:ascii="Georgia" w:hAnsi="Georgia" w:cs="Arial"/>
                <w:sz w:val="20"/>
                <w:szCs w:val="20"/>
              </w:rPr>
              <w:t>26</w:t>
            </w:r>
            <w:r w:rsidRPr="00E80E41">
              <w:rPr>
                <w:rFonts w:ascii="Georgia" w:hAnsi="Georgia" w:cs="Arial"/>
                <w:sz w:val="20"/>
                <w:szCs w:val="20"/>
              </w:rPr>
              <w:t xml:space="preserve"> –</w:t>
            </w:r>
            <w:r w:rsidR="00B17D95" w:rsidRPr="00E80E41">
              <w:rPr>
                <w:rFonts w:ascii="Georgia" w:hAnsi="Georgia" w:cs="Arial"/>
                <w:sz w:val="20"/>
                <w:szCs w:val="20"/>
              </w:rPr>
              <w:t xml:space="preserve"> </w:t>
            </w:r>
            <w:r w:rsidR="00D5280E" w:rsidRPr="00E80E41">
              <w:rPr>
                <w:rFonts w:ascii="Georgia" w:hAnsi="Georgia" w:cs="Arial"/>
                <w:sz w:val="20"/>
                <w:szCs w:val="20"/>
              </w:rPr>
              <w:t>heute</w:t>
            </w:r>
          </w:p>
        </w:tc>
      </w:tr>
      <w:tr w:rsidR="00B84367" w:rsidRPr="00E80E41" w14:paraId="2BF03EDF" w14:textId="77777777" w:rsidTr="00836EA9">
        <w:trPr>
          <w:trHeight w:val="20"/>
          <w:trPrChange w:id="12" w:author="David Döbele" w:date="2026-08-04T10:00:00Z" w16du:dateUtc="2026-08-04T08:00:00Z">
            <w:trPr>
              <w:trHeight w:val="20"/>
            </w:trPr>
          </w:trPrChange>
        </w:trPr>
        <w:tc>
          <w:tcPr>
            <w:tcW w:w="7513" w:type="dxa"/>
            <w:vAlign w:val="bottom"/>
            <w:tcPrChange w:id="13" w:author="David Döbele" w:date="2026-08-04T10:00:00Z" w16du:dateUtc="2026-08-04T08:00:00Z">
              <w:tcPr>
                <w:tcW w:w="7513" w:type="dxa"/>
                <w:vAlign w:val="bottom"/>
              </w:tcPr>
            </w:tcPrChange>
          </w:tcPr>
          <w:p w14:paraId="06BF5FF0" w14:textId="5DDAD2E6" w:rsidR="009E71B2" w:rsidRPr="00E33102" w:rsidRDefault="00A23C4F" w:rsidP="00854B4B">
            <w:pPr>
              <w:pStyle w:val="Listenabsatz"/>
              <w:numPr>
                <w:ilvl w:val="0"/>
                <w:numId w:val="33"/>
              </w:numPr>
              <w:spacing w:after="0"/>
              <w:rPr>
                <w:rFonts w:ascii="Georgia" w:hAnsi="Georgia" w:cs="Arial"/>
                <w:sz w:val="20"/>
                <w:szCs w:val="20"/>
              </w:rPr>
            </w:pPr>
            <w:r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  <w:t>Stipendiat der</w:t>
            </w:r>
            <w:r w:rsidR="00B84367" w:rsidRPr="00B84367"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  <w:t xml:space="preserve"> MMM-Stiftung</w:t>
            </w:r>
            <w:r w:rsidR="00A9077E"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  <w:t xml:space="preserve"> </w:t>
            </w:r>
            <w:r w:rsidR="00854B4B"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  <w:t xml:space="preserve">und </w:t>
            </w:r>
            <w:r w:rsidRPr="00E33102"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  <w:t xml:space="preserve">Stipendiat </w:t>
            </w:r>
            <w:r w:rsidR="00A9077E" w:rsidRPr="00E33102"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  <w:t xml:space="preserve">von </w:t>
            </w:r>
            <w:r w:rsidR="009E71B2" w:rsidRPr="00E33102"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  <w:t>e-fellows.net</w:t>
            </w:r>
          </w:p>
        </w:tc>
        <w:tc>
          <w:tcPr>
            <w:tcW w:w="3548" w:type="dxa"/>
            <w:gridSpan w:val="2"/>
            <w:tcPrChange w:id="14" w:author="David Döbele" w:date="2026-08-04T10:00:00Z" w16du:dateUtc="2026-08-04T08:00:00Z">
              <w:tcPr>
                <w:tcW w:w="3545" w:type="dxa"/>
              </w:tcPr>
            </w:tcPrChange>
          </w:tcPr>
          <w:p w14:paraId="76D030E2" w14:textId="77777777" w:rsidR="00B84367" w:rsidRPr="00E80E41" w:rsidRDefault="00B84367" w:rsidP="00B84367">
            <w:pPr>
              <w:jc w:val="right"/>
              <w:rPr>
                <w:rFonts w:ascii="Georgia" w:hAnsi="Georgia" w:cs="Arial"/>
                <w:sz w:val="20"/>
                <w:szCs w:val="20"/>
              </w:rPr>
            </w:pPr>
          </w:p>
        </w:tc>
      </w:tr>
      <w:tr w:rsidR="00B84367" w:rsidRPr="00E80E41" w14:paraId="013361E1" w14:textId="77777777" w:rsidTr="00836EA9">
        <w:trPr>
          <w:trHeight w:val="346"/>
          <w:trPrChange w:id="15" w:author="David Döbele" w:date="2026-08-04T10:00:00Z" w16du:dateUtc="2026-08-04T08:00:00Z">
            <w:trPr>
              <w:trHeight w:val="346"/>
            </w:trPr>
          </w:trPrChange>
        </w:trPr>
        <w:tc>
          <w:tcPr>
            <w:tcW w:w="7513" w:type="dxa"/>
            <w:vAlign w:val="bottom"/>
            <w:tcPrChange w:id="16" w:author="David Döbele" w:date="2026-08-04T10:00:00Z" w16du:dateUtc="2026-08-04T08:00:00Z">
              <w:tcPr>
                <w:tcW w:w="7513" w:type="dxa"/>
                <w:vAlign w:val="bottom"/>
              </w:tcPr>
            </w:tcPrChange>
          </w:tcPr>
          <w:p w14:paraId="197620E3" w14:textId="67C2E43D" w:rsidR="00B84367" w:rsidRPr="00E80E41" w:rsidRDefault="00B84367" w:rsidP="00B84367">
            <w:pPr>
              <w:rPr>
                <w:rFonts w:ascii="Georgia" w:hAnsi="Georgia" w:cs="Arial"/>
                <w:sz w:val="20"/>
                <w:szCs w:val="20"/>
              </w:rPr>
            </w:pPr>
            <w:r w:rsidRPr="00E80E41">
              <w:rPr>
                <w:rFonts w:ascii="Georgia" w:hAnsi="Georgia" w:cs="Arial"/>
                <w:b/>
                <w:sz w:val="21"/>
                <w:szCs w:val="21"/>
              </w:rPr>
              <w:t>UNIVERSITÄT BIELEFELD</w:t>
            </w:r>
          </w:p>
        </w:tc>
        <w:tc>
          <w:tcPr>
            <w:tcW w:w="3548" w:type="dxa"/>
            <w:gridSpan w:val="2"/>
            <w:vAlign w:val="bottom"/>
            <w:tcPrChange w:id="17" w:author="David Döbele" w:date="2026-08-04T10:00:00Z" w16du:dateUtc="2026-08-04T08:00:00Z">
              <w:tcPr>
                <w:tcW w:w="3545" w:type="dxa"/>
                <w:vAlign w:val="bottom"/>
              </w:tcPr>
            </w:tcPrChange>
          </w:tcPr>
          <w:p w14:paraId="63D86F51" w14:textId="11A24F57" w:rsidR="00B84367" w:rsidRPr="00E80E41" w:rsidRDefault="00B84367" w:rsidP="00B84367">
            <w:pPr>
              <w:ind w:left="-279"/>
              <w:jc w:val="right"/>
              <w:rPr>
                <w:rFonts w:ascii="Georgia" w:hAnsi="Georgia" w:cs="Arial"/>
                <w:b/>
                <w:bCs/>
                <w:iCs/>
                <w:sz w:val="20"/>
                <w:szCs w:val="20"/>
              </w:rPr>
            </w:pPr>
            <w:r w:rsidRPr="00E80E41">
              <w:rPr>
                <w:rFonts w:ascii="Georgia" w:hAnsi="Georgia" w:cs="Arial"/>
                <w:b/>
                <w:bCs/>
                <w:iCs/>
                <w:sz w:val="20"/>
                <w:szCs w:val="20"/>
              </w:rPr>
              <w:t>Bielefeld</w:t>
            </w:r>
          </w:p>
        </w:tc>
      </w:tr>
      <w:tr w:rsidR="00B84367" w:rsidRPr="00E80E41" w14:paraId="62632213" w14:textId="77777777" w:rsidTr="00836EA9">
        <w:trPr>
          <w:trHeight w:val="20"/>
          <w:trPrChange w:id="18" w:author="David Döbele" w:date="2026-08-04T10:00:00Z" w16du:dateUtc="2026-08-04T08:00:00Z">
            <w:trPr>
              <w:trHeight w:val="20"/>
            </w:trPr>
          </w:trPrChange>
        </w:trPr>
        <w:tc>
          <w:tcPr>
            <w:tcW w:w="7513" w:type="dxa"/>
            <w:vAlign w:val="bottom"/>
            <w:tcPrChange w:id="19" w:author="David Döbele" w:date="2026-08-04T10:00:00Z" w16du:dateUtc="2026-08-04T08:00:00Z">
              <w:tcPr>
                <w:tcW w:w="7513" w:type="dxa"/>
                <w:vAlign w:val="bottom"/>
              </w:tcPr>
            </w:tcPrChange>
          </w:tcPr>
          <w:p w14:paraId="5F71027E" w14:textId="74C0D0EA" w:rsidR="00B84367" w:rsidRPr="00E80E41" w:rsidRDefault="00B84367" w:rsidP="00B84367">
            <w:pPr>
              <w:rPr>
                <w:rFonts w:ascii="Georgia" w:hAnsi="Georgia" w:cs="Arial"/>
                <w:sz w:val="20"/>
                <w:szCs w:val="20"/>
                <w:lang w:val="de-AT"/>
              </w:rPr>
            </w:pPr>
            <w:r>
              <w:rPr>
                <w:rFonts w:ascii="Georgia" w:hAnsi="Georgia" w:cs="Arial"/>
                <w:sz w:val="20"/>
                <w:szCs w:val="20"/>
                <w:lang w:val="de-AT"/>
              </w:rPr>
              <w:t xml:space="preserve">Erstes </w:t>
            </w:r>
            <w:r w:rsidRPr="00E80E41">
              <w:rPr>
                <w:rFonts w:ascii="Georgia" w:hAnsi="Georgia" w:cs="Arial"/>
                <w:sz w:val="20"/>
                <w:szCs w:val="20"/>
                <w:lang w:val="de-AT"/>
              </w:rPr>
              <w:t>Staatsexamen in Rechtswissenschaften (Schnitt: 10,6 Punkte)</w:t>
            </w:r>
          </w:p>
        </w:tc>
        <w:tc>
          <w:tcPr>
            <w:tcW w:w="3548" w:type="dxa"/>
            <w:gridSpan w:val="2"/>
            <w:tcPrChange w:id="20" w:author="David Döbele" w:date="2026-08-04T10:00:00Z" w16du:dateUtc="2026-08-04T08:00:00Z">
              <w:tcPr>
                <w:tcW w:w="3545" w:type="dxa"/>
              </w:tcPr>
            </w:tcPrChange>
          </w:tcPr>
          <w:p w14:paraId="51FC9814" w14:textId="65BB12B1" w:rsidR="00B84367" w:rsidRPr="00E80E41" w:rsidRDefault="00B84367" w:rsidP="00B84367">
            <w:pPr>
              <w:jc w:val="right"/>
              <w:rPr>
                <w:rFonts w:ascii="Georgia" w:hAnsi="Georgia" w:cs="Arial"/>
                <w:sz w:val="20"/>
                <w:szCs w:val="20"/>
                <w:lang w:val="en-US"/>
              </w:rPr>
            </w:pPr>
            <w:r w:rsidRPr="00E80E41">
              <w:rPr>
                <w:rFonts w:ascii="Georgia" w:hAnsi="Georgia" w:cs="Arial"/>
                <w:sz w:val="20"/>
                <w:szCs w:val="20"/>
              </w:rPr>
              <w:t>10/2021 – 09/2023</w:t>
            </w:r>
          </w:p>
        </w:tc>
      </w:tr>
      <w:tr w:rsidR="00B84367" w:rsidRPr="00E80E41" w14:paraId="4D68BFE7" w14:textId="77777777" w:rsidTr="00836EA9">
        <w:trPr>
          <w:trHeight w:val="20"/>
          <w:trPrChange w:id="21" w:author="David Döbele" w:date="2026-08-04T10:00:00Z" w16du:dateUtc="2026-08-04T08:00:00Z">
            <w:trPr>
              <w:trHeight w:val="20"/>
            </w:trPr>
          </w:trPrChange>
        </w:trPr>
        <w:tc>
          <w:tcPr>
            <w:tcW w:w="11061" w:type="dxa"/>
            <w:gridSpan w:val="3"/>
            <w:vAlign w:val="bottom"/>
            <w:tcPrChange w:id="22" w:author="David Döbele" w:date="2026-08-04T10:00:00Z" w16du:dateUtc="2026-08-04T08:00:00Z">
              <w:tcPr>
                <w:tcW w:w="11058" w:type="dxa"/>
                <w:gridSpan w:val="2"/>
                <w:vAlign w:val="bottom"/>
              </w:tcPr>
            </w:tcPrChange>
          </w:tcPr>
          <w:p w14:paraId="54BF63E9" w14:textId="4127570A" w:rsidR="00B84367" w:rsidRPr="001D7E3C" w:rsidRDefault="00B84367" w:rsidP="00B84367">
            <w:pPr>
              <w:pStyle w:val="Listenabsatz"/>
              <w:numPr>
                <w:ilvl w:val="0"/>
                <w:numId w:val="2"/>
              </w:numPr>
              <w:spacing w:after="0"/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</w:pPr>
            <w:r w:rsidRPr="00452088"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  <w:t>Studiengangs</w:t>
            </w:r>
            <w:r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  <w:t>- und Hochschul</w:t>
            </w:r>
            <w:r w:rsidRPr="00452088"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  <w:t>wechsel nach dem vierten Semester</w:t>
            </w:r>
          </w:p>
        </w:tc>
      </w:tr>
      <w:tr w:rsidR="00B84367" w:rsidRPr="00E80E41" w14:paraId="6B19CF91" w14:textId="77777777" w:rsidTr="00836EA9">
        <w:trPr>
          <w:trHeight w:val="346"/>
          <w:trPrChange w:id="23" w:author="David Döbele" w:date="2026-08-04T10:00:00Z" w16du:dateUtc="2026-08-04T08:00:00Z">
            <w:trPr>
              <w:trHeight w:val="346"/>
            </w:trPr>
          </w:trPrChange>
        </w:trPr>
        <w:tc>
          <w:tcPr>
            <w:tcW w:w="7513" w:type="dxa"/>
            <w:vAlign w:val="bottom"/>
            <w:tcPrChange w:id="24" w:author="David Döbele" w:date="2026-08-04T10:00:00Z" w16du:dateUtc="2026-08-04T08:00:00Z">
              <w:tcPr>
                <w:tcW w:w="7513" w:type="dxa"/>
                <w:vAlign w:val="bottom"/>
              </w:tcPr>
            </w:tcPrChange>
          </w:tcPr>
          <w:p w14:paraId="54F7169D" w14:textId="14522409" w:rsidR="00B84367" w:rsidRPr="00E80E41" w:rsidRDefault="00B84367" w:rsidP="00B84367">
            <w:pPr>
              <w:rPr>
                <w:rFonts w:ascii="Georgia" w:hAnsi="Georgia" w:cs="Arial"/>
                <w:b/>
                <w:sz w:val="21"/>
                <w:szCs w:val="21"/>
              </w:rPr>
            </w:pPr>
            <w:r w:rsidRPr="00E80E41">
              <w:rPr>
                <w:rFonts w:ascii="Georgia" w:hAnsi="Georgia" w:cs="Arial"/>
                <w:b/>
                <w:sz w:val="21"/>
                <w:szCs w:val="21"/>
              </w:rPr>
              <w:t xml:space="preserve">SANKT-URSULA-GYMNASIUM </w:t>
            </w:r>
          </w:p>
        </w:tc>
        <w:tc>
          <w:tcPr>
            <w:tcW w:w="3548" w:type="dxa"/>
            <w:gridSpan w:val="2"/>
            <w:vAlign w:val="bottom"/>
            <w:tcPrChange w:id="25" w:author="David Döbele" w:date="2026-08-04T10:00:00Z" w16du:dateUtc="2026-08-04T08:00:00Z">
              <w:tcPr>
                <w:tcW w:w="3545" w:type="dxa"/>
                <w:vAlign w:val="bottom"/>
              </w:tcPr>
            </w:tcPrChange>
          </w:tcPr>
          <w:p w14:paraId="262B6DA3" w14:textId="1FDCB289" w:rsidR="00B84367" w:rsidRPr="00E80E41" w:rsidRDefault="00B84367" w:rsidP="00B84367">
            <w:pPr>
              <w:jc w:val="right"/>
              <w:rPr>
                <w:rFonts w:ascii="Georgia" w:hAnsi="Georgia" w:cs="Arial"/>
                <w:b/>
                <w:bCs/>
                <w:iCs/>
                <w:sz w:val="20"/>
                <w:szCs w:val="20"/>
              </w:rPr>
            </w:pPr>
            <w:r w:rsidRPr="00E80E41">
              <w:rPr>
                <w:rFonts w:ascii="Georgia" w:hAnsi="Georgia" w:cs="Arial"/>
                <w:b/>
                <w:bCs/>
                <w:iCs/>
                <w:sz w:val="20"/>
                <w:szCs w:val="20"/>
              </w:rPr>
              <w:t>Arnsberg-Neheim</w:t>
            </w:r>
          </w:p>
        </w:tc>
      </w:tr>
      <w:tr w:rsidR="00B84367" w:rsidRPr="00E80E41" w14:paraId="263521E3" w14:textId="77777777" w:rsidTr="00836EA9">
        <w:trPr>
          <w:trHeight w:val="20"/>
          <w:trPrChange w:id="26" w:author="David Döbele" w:date="2026-08-04T10:00:00Z" w16du:dateUtc="2026-08-04T08:00:00Z">
            <w:trPr>
              <w:trHeight w:val="20"/>
            </w:trPr>
          </w:trPrChange>
        </w:trPr>
        <w:tc>
          <w:tcPr>
            <w:tcW w:w="7513" w:type="dxa"/>
            <w:vAlign w:val="bottom"/>
            <w:tcPrChange w:id="27" w:author="David Döbele" w:date="2026-08-04T10:00:00Z" w16du:dateUtc="2026-08-04T08:00:00Z">
              <w:tcPr>
                <w:tcW w:w="7513" w:type="dxa"/>
                <w:vAlign w:val="bottom"/>
              </w:tcPr>
            </w:tcPrChange>
          </w:tcPr>
          <w:p w14:paraId="36282A3A" w14:textId="06EF8F62" w:rsidR="00B84367" w:rsidRPr="00E80E41" w:rsidRDefault="00B84367" w:rsidP="00B84367">
            <w:pPr>
              <w:rPr>
                <w:rFonts w:ascii="Georgia" w:hAnsi="Georgia" w:cs="Arial"/>
                <w:b/>
                <w:sz w:val="21"/>
                <w:szCs w:val="21"/>
              </w:rPr>
            </w:pPr>
            <w:r w:rsidRPr="00E80E41">
              <w:rPr>
                <w:rFonts w:ascii="Georgia" w:hAnsi="Georgia" w:cs="Arial"/>
                <w:sz w:val="20"/>
                <w:szCs w:val="20"/>
                <w:lang w:val="de-AT"/>
              </w:rPr>
              <w:t>Allgemeine Hochschulreife (Note: 1,</w:t>
            </w:r>
            <w:r>
              <w:rPr>
                <w:rFonts w:ascii="Georgia" w:hAnsi="Georgia" w:cs="Arial"/>
                <w:sz w:val="20"/>
                <w:szCs w:val="20"/>
                <w:lang w:val="de-AT"/>
              </w:rPr>
              <w:t>4</w:t>
            </w:r>
            <w:r w:rsidRPr="00E80E41">
              <w:rPr>
                <w:rFonts w:ascii="Georgia" w:hAnsi="Georgia" w:cs="Arial"/>
                <w:sz w:val="20"/>
                <w:szCs w:val="20"/>
                <w:lang w:val="de-AT"/>
              </w:rPr>
              <w:t>)</w:t>
            </w:r>
          </w:p>
        </w:tc>
        <w:tc>
          <w:tcPr>
            <w:tcW w:w="3548" w:type="dxa"/>
            <w:gridSpan w:val="2"/>
            <w:tcPrChange w:id="28" w:author="David Döbele" w:date="2026-08-04T10:00:00Z" w16du:dateUtc="2026-08-04T08:00:00Z">
              <w:tcPr>
                <w:tcW w:w="3545" w:type="dxa"/>
              </w:tcPr>
            </w:tcPrChange>
          </w:tcPr>
          <w:p w14:paraId="3DE8C75D" w14:textId="75B07634" w:rsidR="00B84367" w:rsidRPr="00E80E41" w:rsidRDefault="00B84367" w:rsidP="00B84367">
            <w:pPr>
              <w:jc w:val="right"/>
              <w:rPr>
                <w:rFonts w:ascii="Georgia" w:hAnsi="Georgia" w:cs="Arial"/>
                <w:b/>
                <w:bCs/>
                <w:sz w:val="20"/>
                <w:szCs w:val="20"/>
              </w:rPr>
            </w:pPr>
            <w:r w:rsidRPr="00E80E41">
              <w:rPr>
                <w:rFonts w:ascii="Georgia" w:hAnsi="Georgia" w:cs="Arial"/>
                <w:sz w:val="20"/>
                <w:szCs w:val="20"/>
              </w:rPr>
              <w:t>08/2018 – 06/2021</w:t>
            </w:r>
          </w:p>
        </w:tc>
      </w:tr>
      <w:tr w:rsidR="00B84367" w:rsidRPr="00E80E41" w14:paraId="3A2665B3" w14:textId="77777777" w:rsidTr="00836EA9">
        <w:trPr>
          <w:trHeight w:val="461"/>
          <w:trPrChange w:id="29" w:author="David Döbele" w:date="2026-08-04T10:00:00Z" w16du:dateUtc="2026-08-04T08:00:00Z">
            <w:trPr>
              <w:trHeight w:val="461"/>
            </w:trPr>
          </w:trPrChange>
        </w:trPr>
        <w:tc>
          <w:tcPr>
            <w:tcW w:w="11061" w:type="dxa"/>
            <w:gridSpan w:val="3"/>
            <w:tcBorders>
              <w:bottom w:val="single" w:sz="4" w:space="0" w:color="auto"/>
            </w:tcBorders>
            <w:vAlign w:val="bottom"/>
            <w:tcPrChange w:id="30" w:author="David Döbele" w:date="2026-08-04T10:00:00Z" w16du:dateUtc="2026-08-04T08:00:00Z">
              <w:tcPr>
                <w:tcW w:w="11058" w:type="dxa"/>
                <w:gridSpan w:val="2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239F87B8" w14:textId="774C17DD" w:rsidR="00B84367" w:rsidRPr="00E80E41" w:rsidRDefault="00B84367" w:rsidP="00B84367">
            <w:pPr>
              <w:pStyle w:val="BERSCHRIFT"/>
              <w:jc w:val="center"/>
              <w:rPr>
                <w:rFonts w:cs="Arial"/>
                <w:smallCaps w:val="0"/>
                <w:sz w:val="28"/>
              </w:rPr>
            </w:pPr>
            <w:r w:rsidRPr="00E80E41">
              <w:rPr>
                <w:rFonts w:cs="Arial"/>
                <w:smallCaps w:val="0"/>
                <w:sz w:val="28"/>
              </w:rPr>
              <w:t>PRAKTISCHE ERFAHRUNGEN</w:t>
            </w:r>
          </w:p>
        </w:tc>
      </w:tr>
      <w:tr w:rsidR="00FF7CCA" w:rsidRPr="00E80E41" w14:paraId="78037005" w14:textId="77777777" w:rsidTr="00836EA9">
        <w:trPr>
          <w:trHeight w:val="346"/>
          <w:trPrChange w:id="31" w:author="David Döbele" w:date="2026-08-04T10:00:00Z" w16du:dateUtc="2026-08-04T08:00:00Z">
            <w:trPr>
              <w:trHeight w:val="346"/>
            </w:trPr>
          </w:trPrChange>
        </w:trPr>
        <w:tc>
          <w:tcPr>
            <w:tcW w:w="7513" w:type="dxa"/>
            <w:tcBorders>
              <w:top w:val="single" w:sz="4" w:space="0" w:color="auto"/>
            </w:tcBorders>
            <w:vAlign w:val="bottom"/>
            <w:tcPrChange w:id="32" w:author="David Döbele" w:date="2026-08-04T10:00:00Z" w16du:dateUtc="2026-08-04T08:00:00Z">
              <w:tcPr>
                <w:tcW w:w="7513" w:type="dxa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2EB34FFC" w14:textId="3A95A277" w:rsidR="00FF7CCA" w:rsidRPr="00E80E41" w:rsidRDefault="00FF7CCA" w:rsidP="00B84367">
            <w:pPr>
              <w:rPr>
                <w:rFonts w:ascii="Georgia" w:hAnsi="Georgia" w:cs="Arial"/>
                <w:b/>
                <w:sz w:val="21"/>
                <w:szCs w:val="21"/>
              </w:rPr>
            </w:pPr>
            <w:r>
              <w:rPr>
                <w:rFonts w:ascii="Georgia" w:hAnsi="Georgia" w:cs="Arial"/>
                <w:b/>
                <w:sz w:val="21"/>
                <w:szCs w:val="21"/>
              </w:rPr>
              <w:t>AUDI FORMULA RACING GMBH</w:t>
            </w:r>
            <w:r w:rsidR="00E26E94">
              <w:rPr>
                <w:rFonts w:ascii="Georgia" w:hAnsi="Georgia" w:cs="Arial"/>
                <w:b/>
                <w:sz w:val="21"/>
                <w:szCs w:val="21"/>
              </w:rPr>
              <w:t xml:space="preserve"> </w:t>
            </w:r>
            <w:del w:id="33" w:author="David Döbele" w:date="2026-08-04T10:00:00Z" w16du:dateUtc="2026-08-04T08:00:00Z">
              <w:r w:rsidR="00E26E94" w:rsidDel="00836EA9">
                <w:rPr>
                  <w:rFonts w:ascii="Georgia" w:hAnsi="Georgia" w:cs="Arial"/>
                  <w:b/>
                  <w:sz w:val="21"/>
                  <w:szCs w:val="21"/>
                </w:rPr>
                <w:delText>(Vertrag unterzeichnet)</w:delText>
              </w:r>
            </w:del>
          </w:p>
        </w:tc>
        <w:tc>
          <w:tcPr>
            <w:tcW w:w="3548" w:type="dxa"/>
            <w:gridSpan w:val="2"/>
            <w:tcBorders>
              <w:top w:val="single" w:sz="4" w:space="0" w:color="auto"/>
            </w:tcBorders>
            <w:vAlign w:val="bottom"/>
            <w:tcPrChange w:id="34" w:author="David Döbele" w:date="2026-08-04T10:00:00Z" w16du:dateUtc="2026-08-04T08:00:00Z">
              <w:tcPr>
                <w:tcW w:w="3545" w:type="dxa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30102FB8" w14:textId="58B2E253" w:rsidR="00FF7CCA" w:rsidRPr="00E80E41" w:rsidRDefault="00FF7CCA" w:rsidP="00B84367">
            <w:pPr>
              <w:jc w:val="right"/>
              <w:rPr>
                <w:rFonts w:ascii="Georgia" w:hAnsi="Georgia" w:cs="Arial"/>
                <w:b/>
                <w:bCs/>
                <w:iCs/>
                <w:sz w:val="20"/>
                <w:szCs w:val="20"/>
              </w:rPr>
            </w:pPr>
            <w:r>
              <w:rPr>
                <w:rFonts w:ascii="Georgia" w:hAnsi="Georgia" w:cs="Arial"/>
                <w:b/>
                <w:bCs/>
                <w:iCs/>
                <w:sz w:val="20"/>
                <w:szCs w:val="20"/>
              </w:rPr>
              <w:t>Neuburg an der Donau</w:t>
            </w:r>
          </w:p>
        </w:tc>
      </w:tr>
      <w:tr w:rsidR="00442E9C" w:rsidRPr="00E80E41" w14:paraId="29F1D783" w14:textId="77777777" w:rsidTr="00836EA9">
        <w:trPr>
          <w:trHeight w:val="57"/>
          <w:trPrChange w:id="35" w:author="David Döbele" w:date="2026-08-04T10:00:00Z" w16du:dateUtc="2026-08-04T08:00:00Z">
            <w:trPr>
              <w:trHeight w:val="57"/>
            </w:trPr>
          </w:trPrChange>
        </w:trPr>
        <w:tc>
          <w:tcPr>
            <w:tcW w:w="8790" w:type="dxa"/>
            <w:gridSpan w:val="2"/>
            <w:vAlign w:val="bottom"/>
            <w:tcPrChange w:id="36" w:author="David Döbele" w:date="2026-08-04T10:00:00Z" w16du:dateUtc="2026-08-04T08:00:00Z">
              <w:tcPr>
                <w:tcW w:w="7513" w:type="dxa"/>
                <w:vAlign w:val="bottom"/>
              </w:tcPr>
            </w:tcPrChange>
          </w:tcPr>
          <w:p w14:paraId="36ED6947" w14:textId="0C6F9E2E" w:rsidR="00442E9C" w:rsidRPr="00E80E41" w:rsidRDefault="00442E9C" w:rsidP="00442E9C">
            <w:pPr>
              <w:rPr>
                <w:rFonts w:ascii="Georgia" w:hAnsi="Georgia" w:cs="Arial"/>
                <w:b/>
                <w:sz w:val="21"/>
                <w:szCs w:val="21"/>
              </w:rPr>
            </w:pPr>
            <w:r w:rsidRPr="006530A7">
              <w:rPr>
                <w:rFonts w:ascii="Georgia" w:eastAsiaTheme="minorHAnsi" w:hAnsi="Georgia" w:cs="Arial"/>
                <w:color w:val="000000"/>
                <w:sz w:val="20"/>
                <w:szCs w:val="20"/>
                <w:lang w:val="de-AT" w:eastAsia="en-US"/>
              </w:rPr>
              <w:t>Praktik</w:t>
            </w:r>
            <w:r>
              <w:rPr>
                <w:rFonts w:ascii="Georgia" w:eastAsiaTheme="minorHAnsi" w:hAnsi="Georgia" w:cs="Arial"/>
                <w:color w:val="000000"/>
                <w:sz w:val="20"/>
                <w:szCs w:val="20"/>
                <w:lang w:val="de-AT" w:eastAsia="en-US"/>
              </w:rPr>
              <w:t xml:space="preserve">ant im Accounting, Controlling &amp; FIA-Reporting </w:t>
            </w:r>
            <w:ins w:id="37" w:author="David Döbele" w:date="2026-08-04T10:00:00Z" w16du:dateUtc="2026-08-04T08:00:00Z">
              <w:r w:rsidR="00836EA9" w:rsidRPr="00836EA9">
                <w:rPr>
                  <w:rFonts w:ascii="Georgia" w:eastAsiaTheme="minorHAnsi" w:hAnsi="Georgia" w:cs="Arial"/>
                  <w:color w:val="000000"/>
                  <w:sz w:val="20"/>
                  <w:szCs w:val="20"/>
                  <w:lang w:val="de-AT" w:eastAsia="en-US"/>
                </w:rPr>
                <w:t>(</w:t>
              </w:r>
              <w:r w:rsidR="00836EA9">
                <w:rPr>
                  <w:rFonts w:ascii="Georgia" w:eastAsiaTheme="minorHAnsi" w:hAnsi="Georgia" w:cs="Arial"/>
                  <w:color w:val="000000"/>
                  <w:sz w:val="20"/>
                  <w:szCs w:val="20"/>
                  <w:lang w:val="de-AT" w:eastAsia="en-US"/>
                </w:rPr>
                <w:t xml:space="preserve">geplant, </w:t>
              </w:r>
              <w:r w:rsidR="00836EA9" w:rsidRPr="00EB4EE8">
                <w:rPr>
                  <w:rFonts w:ascii="Georgia" w:eastAsiaTheme="minorHAnsi" w:hAnsi="Georgia" w:cs="Arial"/>
                  <w:color w:val="000000"/>
                  <w:sz w:val="20"/>
                  <w:szCs w:val="20"/>
                  <w:lang w:val="de-AT" w:eastAsia="en-US"/>
                  <w:rPrChange w:id="38" w:author="David Döbele" w:date="2026-08-04T10:00:00Z" w16du:dateUtc="2026-08-04T08:00:00Z">
                    <w:rPr>
                      <w:rFonts w:ascii="Georgia" w:hAnsi="Georgia" w:cs="Arial"/>
                      <w:b/>
                      <w:bCs/>
                      <w:sz w:val="21"/>
                      <w:szCs w:val="21"/>
                    </w:rPr>
                  </w:rPrChange>
                </w:rPr>
                <w:t>Vertrag unterzeichnet)</w:t>
              </w:r>
            </w:ins>
          </w:p>
        </w:tc>
        <w:tc>
          <w:tcPr>
            <w:tcW w:w="2271" w:type="dxa"/>
            <w:tcPrChange w:id="39" w:author="David Döbele" w:date="2026-08-04T10:00:00Z" w16du:dateUtc="2026-08-04T08:00:00Z">
              <w:tcPr>
                <w:tcW w:w="3545" w:type="dxa"/>
              </w:tcPr>
            </w:tcPrChange>
          </w:tcPr>
          <w:p w14:paraId="4CEC8D34" w14:textId="0D38BF62" w:rsidR="00442E9C" w:rsidRPr="00E80E41" w:rsidRDefault="00442E9C" w:rsidP="00442E9C">
            <w:pPr>
              <w:jc w:val="right"/>
              <w:rPr>
                <w:rFonts w:ascii="Georgia" w:hAnsi="Georgia" w:cs="Arial"/>
                <w:b/>
                <w:bCs/>
                <w:iCs/>
                <w:sz w:val="20"/>
                <w:szCs w:val="20"/>
              </w:rPr>
            </w:pPr>
            <w:r>
              <w:rPr>
                <w:rFonts w:ascii="Georgia" w:hAnsi="Georgia" w:cs="Arial"/>
                <w:sz w:val="20"/>
                <w:szCs w:val="20"/>
              </w:rPr>
              <w:t xml:space="preserve">Ab </w:t>
            </w:r>
            <w:r w:rsidRPr="00E80E41">
              <w:rPr>
                <w:rFonts w:ascii="Georgia" w:hAnsi="Georgia" w:cs="Arial"/>
                <w:sz w:val="20"/>
                <w:szCs w:val="20"/>
              </w:rPr>
              <w:t>0</w:t>
            </w:r>
            <w:r>
              <w:rPr>
                <w:rFonts w:ascii="Georgia" w:hAnsi="Georgia" w:cs="Arial"/>
                <w:sz w:val="20"/>
                <w:szCs w:val="20"/>
              </w:rPr>
              <w:t>9</w:t>
            </w:r>
            <w:r w:rsidRPr="00E80E41">
              <w:rPr>
                <w:rFonts w:ascii="Georgia" w:hAnsi="Georgia" w:cs="Arial"/>
                <w:sz w:val="20"/>
                <w:szCs w:val="20"/>
              </w:rPr>
              <w:t>/20</w:t>
            </w:r>
            <w:r>
              <w:rPr>
                <w:rFonts w:ascii="Georgia" w:hAnsi="Georgia" w:cs="Arial"/>
                <w:sz w:val="20"/>
                <w:szCs w:val="20"/>
              </w:rPr>
              <w:t>26</w:t>
            </w:r>
            <w:r w:rsidRPr="00E80E41">
              <w:rPr>
                <w:rFonts w:ascii="Georgia" w:hAnsi="Georgia" w:cs="Arial"/>
                <w:sz w:val="20"/>
                <w:szCs w:val="20"/>
              </w:rPr>
              <w:t xml:space="preserve"> – </w:t>
            </w:r>
            <w:r>
              <w:rPr>
                <w:rFonts w:ascii="Georgia" w:hAnsi="Georgia" w:cs="Arial"/>
                <w:sz w:val="20"/>
                <w:szCs w:val="20"/>
              </w:rPr>
              <w:t>12</w:t>
            </w:r>
            <w:r w:rsidRPr="00E80E41">
              <w:rPr>
                <w:rFonts w:ascii="Georgia" w:hAnsi="Georgia" w:cs="Arial"/>
                <w:sz w:val="20"/>
                <w:szCs w:val="20"/>
              </w:rPr>
              <w:t>/202</w:t>
            </w:r>
            <w:r>
              <w:rPr>
                <w:rFonts w:ascii="Georgia" w:hAnsi="Georgia" w:cs="Arial"/>
                <w:sz w:val="20"/>
                <w:szCs w:val="20"/>
              </w:rPr>
              <w:t>6</w:t>
            </w:r>
          </w:p>
        </w:tc>
      </w:tr>
      <w:tr w:rsidR="009E71B2" w:rsidRPr="00E80E41" w14:paraId="1083A76D" w14:textId="77777777" w:rsidTr="00E33102">
        <w:trPr>
          <w:trHeight w:val="76"/>
        </w:trPr>
        <w:tc>
          <w:tcPr>
            <w:tcW w:w="11061" w:type="dxa"/>
            <w:gridSpan w:val="3"/>
          </w:tcPr>
          <w:p w14:paraId="59DB785E" w14:textId="77777777" w:rsidR="009E71B2" w:rsidRPr="0052238E" w:rsidRDefault="0052238E" w:rsidP="00E33102">
            <w:pPr>
              <w:pStyle w:val="Bullets"/>
              <w:rPr>
                <w:rFonts w:cs="Arial"/>
                <w:color w:val="auto"/>
                <w:sz w:val="20"/>
                <w:szCs w:val="20"/>
                <w:lang w:val="de-AT"/>
              </w:rPr>
            </w:pPr>
            <w:r w:rsidRPr="0052238E">
              <w:rPr>
                <w:rFonts w:cs="Arial"/>
                <w:color w:val="auto"/>
                <w:sz w:val="20"/>
                <w:szCs w:val="20"/>
                <w:lang w:val="de-AT"/>
              </w:rPr>
              <w:t>Mitwirkung bei Monats- und Jahresabschlüssen sowie Analyse finanzrelevanter Daten</w:t>
            </w:r>
          </w:p>
          <w:p w14:paraId="2A1F5EC6" w14:textId="33B562BC" w:rsidR="0052238E" w:rsidRPr="0052238E" w:rsidRDefault="0052238E" w:rsidP="00E33102">
            <w:pPr>
              <w:pStyle w:val="Bullets"/>
              <w:rPr>
                <w:rFonts w:cs="Arial"/>
                <w:color w:val="auto"/>
                <w:sz w:val="20"/>
                <w:szCs w:val="20"/>
                <w:lang w:val="de-AT"/>
              </w:rPr>
            </w:pPr>
            <w:r w:rsidRPr="0052238E">
              <w:rPr>
                <w:rFonts w:cs="Arial"/>
                <w:color w:val="auto"/>
                <w:sz w:val="20"/>
                <w:szCs w:val="20"/>
                <w:lang w:val="de-AT"/>
              </w:rPr>
              <w:t>Unterstützung im Controlling und FIA-Reporting durch Weiterentwicklung bestehender Reporting-Strukturen sowie regelkonforme Aufbereitung und Dokumentation kostenrelevanter Sachverhalte im Formel-1-Umfeld</w:t>
            </w:r>
          </w:p>
        </w:tc>
      </w:tr>
      <w:tr w:rsidR="00B84367" w:rsidRPr="00E80E41" w14:paraId="127C64E2" w14:textId="77777777" w:rsidTr="00836EA9">
        <w:trPr>
          <w:trHeight w:val="346"/>
          <w:trPrChange w:id="40" w:author="David Döbele" w:date="2026-08-04T10:00:00Z" w16du:dateUtc="2026-08-04T08:00:00Z">
            <w:trPr>
              <w:trHeight w:val="346"/>
            </w:trPr>
          </w:trPrChange>
        </w:trPr>
        <w:tc>
          <w:tcPr>
            <w:tcW w:w="7513" w:type="dxa"/>
            <w:vAlign w:val="bottom"/>
            <w:tcPrChange w:id="41" w:author="David Döbele" w:date="2026-08-04T10:00:00Z" w16du:dateUtc="2026-08-04T08:00:00Z">
              <w:tcPr>
                <w:tcW w:w="7513" w:type="dxa"/>
                <w:vAlign w:val="bottom"/>
              </w:tcPr>
            </w:tcPrChange>
          </w:tcPr>
          <w:p w14:paraId="38F27285" w14:textId="76309DE0" w:rsidR="00B84367" w:rsidRPr="00E80E41" w:rsidRDefault="00B84367" w:rsidP="00B84367">
            <w:pPr>
              <w:rPr>
                <w:rFonts w:ascii="Georgia" w:hAnsi="Georgia" w:cs="Arial"/>
                <w:sz w:val="20"/>
                <w:szCs w:val="20"/>
              </w:rPr>
            </w:pPr>
            <w:r w:rsidRPr="00E80E41">
              <w:rPr>
                <w:rFonts w:ascii="Georgia" w:hAnsi="Georgia" w:cs="Arial"/>
                <w:b/>
                <w:sz w:val="21"/>
                <w:szCs w:val="21"/>
              </w:rPr>
              <w:t>DIGITALERLEBEN GMBH / FREIBERUFLICH</w:t>
            </w:r>
          </w:p>
        </w:tc>
        <w:tc>
          <w:tcPr>
            <w:tcW w:w="3548" w:type="dxa"/>
            <w:gridSpan w:val="2"/>
            <w:vAlign w:val="bottom"/>
            <w:tcPrChange w:id="42" w:author="David Döbele" w:date="2026-08-04T10:00:00Z" w16du:dateUtc="2026-08-04T08:00:00Z">
              <w:tcPr>
                <w:tcW w:w="3545" w:type="dxa"/>
                <w:vAlign w:val="bottom"/>
              </w:tcPr>
            </w:tcPrChange>
          </w:tcPr>
          <w:p w14:paraId="4820196E" w14:textId="4E6E5866" w:rsidR="00B84367" w:rsidRPr="00E80E41" w:rsidRDefault="00B84367" w:rsidP="00B84367">
            <w:pPr>
              <w:jc w:val="right"/>
              <w:rPr>
                <w:rFonts w:ascii="Georgia" w:hAnsi="Georgia" w:cs="Arial"/>
                <w:b/>
                <w:bCs/>
                <w:iCs/>
                <w:sz w:val="20"/>
                <w:szCs w:val="20"/>
              </w:rPr>
            </w:pPr>
            <w:r w:rsidRPr="00E80E41">
              <w:rPr>
                <w:rFonts w:ascii="Georgia" w:hAnsi="Georgia" w:cs="Arial"/>
                <w:b/>
                <w:bCs/>
                <w:iCs/>
                <w:sz w:val="20"/>
                <w:szCs w:val="20"/>
              </w:rPr>
              <w:t>Bielefeld</w:t>
            </w:r>
          </w:p>
        </w:tc>
      </w:tr>
      <w:tr w:rsidR="00B84367" w:rsidRPr="00E80E41" w14:paraId="335D84E9" w14:textId="77777777" w:rsidTr="00836EA9">
        <w:trPr>
          <w:trHeight w:val="20"/>
          <w:trPrChange w:id="43" w:author="David Döbele" w:date="2026-08-04T10:00:00Z" w16du:dateUtc="2026-08-04T08:00:00Z">
            <w:trPr>
              <w:trHeight w:val="20"/>
            </w:trPr>
          </w:trPrChange>
        </w:trPr>
        <w:tc>
          <w:tcPr>
            <w:tcW w:w="7513" w:type="dxa"/>
            <w:vAlign w:val="bottom"/>
            <w:tcPrChange w:id="44" w:author="David Döbele" w:date="2026-08-04T10:00:00Z" w16du:dateUtc="2026-08-04T08:00:00Z">
              <w:tcPr>
                <w:tcW w:w="7513" w:type="dxa"/>
                <w:vAlign w:val="bottom"/>
              </w:tcPr>
            </w:tcPrChange>
          </w:tcPr>
          <w:p w14:paraId="20B1570F" w14:textId="0B139E56" w:rsidR="00B84367" w:rsidRPr="00BE55A7" w:rsidRDefault="00B84367" w:rsidP="00B84367">
            <w:pPr>
              <w:rPr>
                <w:rFonts w:ascii="Georgia" w:hAnsi="Georgia" w:cs="Arial"/>
                <w:sz w:val="20"/>
                <w:szCs w:val="20"/>
                <w:lang w:val="en-US"/>
              </w:rPr>
            </w:pPr>
            <w:r w:rsidRPr="00452088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Externer Team Lead KI &amp; KI-Berater</w:t>
            </w:r>
          </w:p>
        </w:tc>
        <w:tc>
          <w:tcPr>
            <w:tcW w:w="3548" w:type="dxa"/>
            <w:gridSpan w:val="2"/>
            <w:tcPrChange w:id="45" w:author="David Döbele" w:date="2026-08-04T10:00:00Z" w16du:dateUtc="2026-08-04T08:00:00Z">
              <w:tcPr>
                <w:tcW w:w="3545" w:type="dxa"/>
              </w:tcPr>
            </w:tcPrChange>
          </w:tcPr>
          <w:p w14:paraId="0475B997" w14:textId="0F40098F" w:rsidR="00B84367" w:rsidRPr="004C393A" w:rsidRDefault="00B84367" w:rsidP="00B84367">
            <w:pPr>
              <w:jc w:val="right"/>
              <w:rPr>
                <w:rFonts w:ascii="Georgia" w:hAnsi="Georgia" w:cs="Arial"/>
                <w:sz w:val="20"/>
                <w:szCs w:val="20"/>
              </w:rPr>
            </w:pPr>
            <w:r w:rsidRPr="004C393A">
              <w:rPr>
                <w:rFonts w:ascii="Georgia" w:hAnsi="Georgia" w:cs="Arial"/>
                <w:sz w:val="20"/>
                <w:szCs w:val="20"/>
              </w:rPr>
              <w:t xml:space="preserve">08/2023 – </w:t>
            </w:r>
            <w:r w:rsidR="009278FE">
              <w:rPr>
                <w:rFonts w:ascii="Georgia" w:hAnsi="Georgia" w:cs="Arial"/>
                <w:sz w:val="20"/>
                <w:szCs w:val="20"/>
              </w:rPr>
              <w:t>heute</w:t>
            </w:r>
          </w:p>
        </w:tc>
      </w:tr>
      <w:tr w:rsidR="00B84367" w:rsidRPr="00E80E41" w14:paraId="54C3D64C" w14:textId="77777777" w:rsidTr="00836EA9">
        <w:trPr>
          <w:trHeight w:val="20"/>
          <w:trPrChange w:id="46" w:author="David Döbele" w:date="2026-08-04T10:00:00Z" w16du:dateUtc="2026-08-04T08:00:00Z">
            <w:trPr>
              <w:trHeight w:val="20"/>
            </w:trPr>
          </w:trPrChange>
        </w:trPr>
        <w:tc>
          <w:tcPr>
            <w:tcW w:w="11061" w:type="dxa"/>
            <w:gridSpan w:val="3"/>
            <w:vAlign w:val="bottom"/>
            <w:tcPrChange w:id="47" w:author="David Döbele" w:date="2026-08-04T10:00:00Z" w16du:dateUtc="2026-08-04T08:00:00Z">
              <w:tcPr>
                <w:tcW w:w="11058" w:type="dxa"/>
                <w:gridSpan w:val="2"/>
                <w:vAlign w:val="bottom"/>
              </w:tcPr>
            </w:tcPrChange>
          </w:tcPr>
          <w:p w14:paraId="79544B6B" w14:textId="2639026F" w:rsidR="00B84367" w:rsidRPr="00E80E41" w:rsidRDefault="00B84367" w:rsidP="00B84367">
            <w:pPr>
              <w:pStyle w:val="Bullets"/>
              <w:rPr>
                <w:rFonts w:cs="Arial"/>
                <w:sz w:val="20"/>
                <w:szCs w:val="20"/>
                <w:lang w:val="de-AT"/>
              </w:rPr>
            </w:pPr>
            <w:r w:rsidRPr="00E80E41">
              <w:rPr>
                <w:rFonts w:cs="Arial"/>
                <w:sz w:val="20"/>
                <w:szCs w:val="20"/>
                <w:lang w:val="de-AT"/>
              </w:rPr>
              <w:t>Konzeption und Durchführung skalierbarer KI-Fortbildungs- und Beratungsformate für &gt;4.</w:t>
            </w:r>
            <w:r>
              <w:rPr>
                <w:rFonts w:cs="Arial"/>
                <w:sz w:val="20"/>
                <w:szCs w:val="20"/>
                <w:lang w:val="de-AT"/>
              </w:rPr>
              <w:t>5</w:t>
            </w:r>
            <w:r w:rsidRPr="00E80E41">
              <w:rPr>
                <w:rFonts w:cs="Arial"/>
                <w:sz w:val="20"/>
                <w:szCs w:val="20"/>
                <w:lang w:val="de-AT"/>
              </w:rPr>
              <w:t xml:space="preserve">00 Teilnehmende aus Schulen, Schulverwaltungen </w:t>
            </w:r>
            <w:r w:rsidRPr="0052238E">
              <w:rPr>
                <w:rFonts w:cs="Arial"/>
                <w:color w:val="auto"/>
                <w:sz w:val="20"/>
                <w:szCs w:val="20"/>
                <w:lang w:val="de-AT"/>
              </w:rPr>
              <w:t>und</w:t>
            </w:r>
            <w:r w:rsidRPr="00E80E41">
              <w:rPr>
                <w:rFonts w:cs="Arial"/>
                <w:sz w:val="20"/>
                <w:szCs w:val="20"/>
                <w:lang w:val="de-AT"/>
              </w:rPr>
              <w:t xml:space="preserve"> weiteren Bildungseinrichtungen</w:t>
            </w:r>
          </w:p>
          <w:p w14:paraId="71D7AF07" w14:textId="6B14AFA1" w:rsidR="00B84367" w:rsidRPr="00E80E41" w:rsidRDefault="00B84367" w:rsidP="00B84367">
            <w:pPr>
              <w:pStyle w:val="Bullets"/>
              <w:rPr>
                <w:rFonts w:cs="Arial"/>
                <w:sz w:val="20"/>
                <w:szCs w:val="20"/>
                <w:lang w:val="de-AT"/>
              </w:rPr>
            </w:pPr>
            <w:r w:rsidRPr="00E80E41">
              <w:rPr>
                <w:rFonts w:cs="Arial"/>
                <w:sz w:val="20"/>
                <w:szCs w:val="20"/>
                <w:lang w:val="de-AT"/>
              </w:rPr>
              <w:t>Steuerung, Onboarding und Weiterentwicklung eines 1</w:t>
            </w:r>
            <w:r>
              <w:rPr>
                <w:rFonts w:cs="Arial"/>
                <w:sz w:val="20"/>
                <w:szCs w:val="20"/>
                <w:lang w:val="de-AT"/>
              </w:rPr>
              <w:t>3</w:t>
            </w:r>
            <w:r w:rsidRPr="00E80E41">
              <w:rPr>
                <w:rFonts w:cs="Arial"/>
                <w:sz w:val="20"/>
                <w:szCs w:val="20"/>
                <w:lang w:val="de-AT"/>
              </w:rPr>
              <w:t>-köpfigen KI-Referententeams im Rahmen eines Train-the-Trainer-Ansatzes</w:t>
            </w:r>
            <w:r>
              <w:rPr>
                <w:rFonts w:cs="Arial"/>
                <w:sz w:val="20"/>
                <w:szCs w:val="20"/>
                <w:lang w:val="de-AT"/>
              </w:rPr>
              <w:t xml:space="preserve">, inklusive </w:t>
            </w:r>
            <w:r w:rsidRPr="00E80E41">
              <w:rPr>
                <w:rFonts w:cs="Arial"/>
                <w:sz w:val="20"/>
                <w:szCs w:val="20"/>
                <w:lang w:val="de-AT"/>
              </w:rPr>
              <w:t>Verbesserung zentraler Qualitäts-KPIs um &gt;30 %</w:t>
            </w:r>
          </w:p>
          <w:p w14:paraId="6DD9BA0F" w14:textId="00E84BD1" w:rsidR="00B84367" w:rsidRPr="00E80E41" w:rsidRDefault="00B84367" w:rsidP="00B84367">
            <w:pPr>
              <w:pStyle w:val="Bullets"/>
              <w:rPr>
                <w:rFonts w:cs="Arial"/>
                <w:sz w:val="20"/>
                <w:szCs w:val="20"/>
                <w:lang w:val="de-AT"/>
              </w:rPr>
            </w:pPr>
            <w:r w:rsidRPr="00E80E41">
              <w:rPr>
                <w:rFonts w:cs="Arial"/>
                <w:sz w:val="20"/>
                <w:szCs w:val="20"/>
                <w:lang w:val="de-AT"/>
              </w:rPr>
              <w:t>Beratung von Schulleitungen, Verwaltungen und Bildungseinrichtungen bei Einführung und operativer Nutzung generativer KI sowie Aufbau von KI-Prozessstrukturen</w:t>
            </w:r>
          </w:p>
        </w:tc>
      </w:tr>
      <w:tr w:rsidR="00B84367" w:rsidRPr="00E80E41" w14:paraId="50AFEA03" w14:textId="77777777" w:rsidTr="00836EA9">
        <w:trPr>
          <w:trHeight w:val="346"/>
          <w:trPrChange w:id="48" w:author="David Döbele" w:date="2026-08-04T10:00:00Z" w16du:dateUtc="2026-08-04T08:00:00Z">
            <w:trPr>
              <w:trHeight w:val="346"/>
            </w:trPr>
          </w:trPrChange>
        </w:trPr>
        <w:tc>
          <w:tcPr>
            <w:tcW w:w="7513" w:type="dxa"/>
            <w:vAlign w:val="bottom"/>
            <w:tcPrChange w:id="49" w:author="David Döbele" w:date="2026-08-04T10:00:00Z" w16du:dateUtc="2026-08-04T08:00:00Z">
              <w:tcPr>
                <w:tcW w:w="7513" w:type="dxa"/>
                <w:vAlign w:val="bottom"/>
              </w:tcPr>
            </w:tcPrChange>
          </w:tcPr>
          <w:p w14:paraId="42FB0D26" w14:textId="34A08457" w:rsidR="00B84367" w:rsidRPr="00E80E41" w:rsidRDefault="00B84367" w:rsidP="00B84367">
            <w:pPr>
              <w:pStyle w:val="Bullets"/>
              <w:numPr>
                <w:ilvl w:val="0"/>
                <w:numId w:val="0"/>
              </w:numPr>
              <w:rPr>
                <w:rFonts w:cs="Arial"/>
                <w:i w:val="0"/>
                <w:iCs w:val="0"/>
                <w:sz w:val="20"/>
                <w:szCs w:val="20"/>
              </w:rPr>
            </w:pPr>
            <w:r w:rsidRPr="00E80E41">
              <w:rPr>
                <w:rFonts w:cs="Arial"/>
                <w:b/>
                <w:i w:val="0"/>
                <w:iCs w:val="0"/>
                <w:sz w:val="21"/>
                <w:szCs w:val="21"/>
              </w:rPr>
              <w:t>SCHÜTTFLIX MANAGEMENT GMBH</w:t>
            </w:r>
          </w:p>
        </w:tc>
        <w:tc>
          <w:tcPr>
            <w:tcW w:w="3548" w:type="dxa"/>
            <w:gridSpan w:val="2"/>
            <w:vAlign w:val="bottom"/>
            <w:tcPrChange w:id="50" w:author="David Döbele" w:date="2026-08-04T10:00:00Z" w16du:dateUtc="2026-08-04T08:00:00Z">
              <w:tcPr>
                <w:tcW w:w="3545" w:type="dxa"/>
                <w:vAlign w:val="bottom"/>
              </w:tcPr>
            </w:tcPrChange>
          </w:tcPr>
          <w:p w14:paraId="11E31BD8" w14:textId="16C20F7B" w:rsidR="00B84367" w:rsidRPr="00E80E41" w:rsidRDefault="00B84367" w:rsidP="00B84367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sz w:val="20"/>
                <w:szCs w:val="20"/>
              </w:rPr>
            </w:pPr>
            <w:r w:rsidRPr="00E80E41">
              <w:rPr>
                <w:rFonts w:cs="Arial"/>
                <w:b/>
                <w:bCs/>
                <w:i w:val="0"/>
                <w:sz w:val="20"/>
                <w:szCs w:val="20"/>
              </w:rPr>
              <w:t>Gütersloh</w:t>
            </w:r>
          </w:p>
        </w:tc>
      </w:tr>
      <w:tr w:rsidR="00B84367" w:rsidRPr="00E80E41" w14:paraId="48328CB9" w14:textId="77777777" w:rsidTr="00836EA9">
        <w:trPr>
          <w:trHeight w:val="20"/>
          <w:trPrChange w:id="51" w:author="David Döbele" w:date="2026-08-04T10:00:00Z" w16du:dateUtc="2026-08-04T08:00:00Z">
            <w:trPr>
              <w:trHeight w:val="20"/>
            </w:trPr>
          </w:trPrChange>
        </w:trPr>
        <w:tc>
          <w:tcPr>
            <w:tcW w:w="7513" w:type="dxa"/>
            <w:vAlign w:val="bottom"/>
            <w:tcPrChange w:id="52" w:author="David Döbele" w:date="2026-08-04T10:00:00Z" w16du:dateUtc="2026-08-04T08:00:00Z">
              <w:tcPr>
                <w:tcW w:w="7513" w:type="dxa"/>
                <w:vAlign w:val="bottom"/>
              </w:tcPr>
            </w:tcPrChange>
          </w:tcPr>
          <w:p w14:paraId="74B74B41" w14:textId="598A072A" w:rsidR="00B84367" w:rsidRPr="00E80E41" w:rsidRDefault="00B84367" w:rsidP="00B84367">
            <w:pPr>
              <w:pStyle w:val="Bullets"/>
              <w:numPr>
                <w:ilvl w:val="0"/>
                <w:numId w:val="0"/>
              </w:numPr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</w:pPr>
            <w:r w:rsidRPr="00CF30E4">
              <w:rPr>
                <w:rFonts w:cs="Arial"/>
                <w:i w:val="0"/>
                <w:iCs w:val="0"/>
                <w:sz w:val="20"/>
                <w:szCs w:val="20"/>
                <w:lang w:val="de-AT"/>
              </w:rPr>
              <w:t>Werkstudent im Corporate Finance &amp; Legal eines Scale-ups (&gt;200 MA)</w:t>
            </w:r>
          </w:p>
        </w:tc>
        <w:tc>
          <w:tcPr>
            <w:tcW w:w="3548" w:type="dxa"/>
            <w:gridSpan w:val="2"/>
            <w:tcPrChange w:id="53" w:author="David Döbele" w:date="2026-08-04T10:00:00Z" w16du:dateUtc="2026-08-04T08:00:00Z">
              <w:tcPr>
                <w:tcW w:w="3545" w:type="dxa"/>
              </w:tcPr>
            </w:tcPrChange>
          </w:tcPr>
          <w:p w14:paraId="2CB21DEB" w14:textId="5F8E6562" w:rsidR="00B84367" w:rsidRPr="00E80E41" w:rsidRDefault="00B84367" w:rsidP="00B84367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</w:pPr>
            <w:r w:rsidRPr="00E80E41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12/2022 – 11/2024</w:t>
            </w:r>
          </w:p>
        </w:tc>
      </w:tr>
      <w:tr w:rsidR="00B84367" w:rsidRPr="00E80E41" w14:paraId="7C4155D6" w14:textId="77777777" w:rsidTr="00836EA9">
        <w:trPr>
          <w:trHeight w:val="20"/>
          <w:trPrChange w:id="54" w:author="David Döbele" w:date="2026-08-04T10:00:00Z" w16du:dateUtc="2026-08-04T08:00:00Z">
            <w:trPr>
              <w:trHeight w:val="20"/>
            </w:trPr>
          </w:trPrChange>
        </w:trPr>
        <w:tc>
          <w:tcPr>
            <w:tcW w:w="11061" w:type="dxa"/>
            <w:gridSpan w:val="3"/>
            <w:vAlign w:val="bottom"/>
            <w:tcPrChange w:id="55" w:author="David Döbele" w:date="2026-08-04T10:00:00Z" w16du:dateUtc="2026-08-04T08:00:00Z">
              <w:tcPr>
                <w:tcW w:w="11058" w:type="dxa"/>
                <w:gridSpan w:val="2"/>
                <w:vAlign w:val="bottom"/>
              </w:tcPr>
            </w:tcPrChange>
          </w:tcPr>
          <w:p w14:paraId="0D14EFC0" w14:textId="3F2797EA" w:rsidR="00B84367" w:rsidRPr="00E80E41" w:rsidRDefault="00B84367" w:rsidP="00B84367">
            <w:pPr>
              <w:pStyle w:val="Bullets"/>
              <w:rPr>
                <w:rFonts w:cs="Arial"/>
                <w:sz w:val="20"/>
                <w:szCs w:val="20"/>
                <w:lang w:val="de-AT"/>
              </w:rPr>
            </w:pPr>
            <w:r w:rsidRPr="00E80E41">
              <w:rPr>
                <w:rFonts w:cs="Arial"/>
                <w:sz w:val="20"/>
                <w:szCs w:val="20"/>
                <w:lang w:val="de-AT"/>
              </w:rPr>
              <w:t>Unterstützung bei M&amp;A-Due-Diligence-Prozessen im Small-Cap-Segment durch Analyse von Finanzkennzahlen sowie Mitwirkung bei der Prüfung und Aufbereitung vertragsrelevanter Unterlagen</w:t>
            </w:r>
          </w:p>
          <w:p w14:paraId="3658805E" w14:textId="71049319" w:rsidR="00B84367" w:rsidRPr="00B84367" w:rsidRDefault="00B84367" w:rsidP="00B84367">
            <w:pPr>
              <w:pStyle w:val="Bullets"/>
              <w:rPr>
                <w:rFonts w:cs="Arial"/>
                <w:sz w:val="20"/>
                <w:szCs w:val="20"/>
                <w:lang w:val="de-AT"/>
              </w:rPr>
            </w:pPr>
            <w:r w:rsidRPr="00E80E41">
              <w:rPr>
                <w:rFonts w:cs="Arial"/>
                <w:sz w:val="20"/>
                <w:szCs w:val="20"/>
                <w:lang w:val="de-AT"/>
              </w:rPr>
              <w:t xml:space="preserve">Eigenverantwortliche Steuerung von Klage- und Mahnverfahren zur Durchsetzung von </w:t>
            </w:r>
            <w:r>
              <w:rPr>
                <w:rFonts w:cs="Arial"/>
                <w:sz w:val="20"/>
                <w:szCs w:val="20"/>
                <w:lang w:val="de-AT"/>
              </w:rPr>
              <w:t>F</w:t>
            </w:r>
            <w:r w:rsidRPr="00E80E41">
              <w:rPr>
                <w:rFonts w:cs="Arial"/>
                <w:sz w:val="20"/>
                <w:szCs w:val="20"/>
                <w:lang w:val="de-AT"/>
              </w:rPr>
              <w:t>orderungen im Volumen von &gt;1 Mio. €</w:t>
            </w:r>
            <w:r>
              <w:rPr>
                <w:rFonts w:cs="Arial"/>
                <w:sz w:val="20"/>
                <w:szCs w:val="20"/>
                <w:lang w:val="de-AT"/>
              </w:rPr>
              <w:t xml:space="preserve"> sowie Durchführung einer u</w:t>
            </w:r>
            <w:r w:rsidRPr="00E80E41">
              <w:rPr>
                <w:rFonts w:cs="Arial"/>
                <w:sz w:val="20"/>
                <w:szCs w:val="20"/>
                <w:lang w:val="de-AT"/>
              </w:rPr>
              <w:t>nternehmensweite</w:t>
            </w:r>
            <w:r>
              <w:rPr>
                <w:rFonts w:cs="Arial"/>
                <w:sz w:val="20"/>
                <w:szCs w:val="20"/>
                <w:lang w:val="de-AT"/>
              </w:rPr>
              <w:t>n</w:t>
            </w:r>
            <w:r w:rsidRPr="00E80E41">
              <w:rPr>
                <w:rFonts w:cs="Arial"/>
                <w:sz w:val="20"/>
                <w:szCs w:val="20"/>
                <w:lang w:val="de-AT"/>
              </w:rPr>
              <w:t xml:space="preserve"> Analyse operativer Daten zur Ermittlung des Corporate Carbon Footprints </w:t>
            </w:r>
            <w:r w:rsidRPr="00B84367">
              <w:rPr>
                <w:rFonts w:cs="Arial"/>
                <w:sz w:val="20"/>
                <w:szCs w:val="20"/>
                <w:lang w:val="de-AT"/>
              </w:rPr>
              <w:t>für 2022 und 2023 als Grundlage strategischer ESG- und Reportingentscheidungen</w:t>
            </w:r>
          </w:p>
        </w:tc>
      </w:tr>
      <w:tr w:rsidR="00B84367" w:rsidRPr="00E80E41" w14:paraId="414B4085" w14:textId="77777777" w:rsidTr="00836EA9">
        <w:trPr>
          <w:trHeight w:val="461"/>
          <w:trPrChange w:id="56" w:author="David Döbele" w:date="2026-08-04T10:00:00Z" w16du:dateUtc="2026-08-04T08:00:00Z">
            <w:trPr>
              <w:trHeight w:val="461"/>
            </w:trPr>
          </w:trPrChange>
        </w:trPr>
        <w:tc>
          <w:tcPr>
            <w:tcW w:w="11061" w:type="dxa"/>
            <w:gridSpan w:val="3"/>
            <w:tcBorders>
              <w:bottom w:val="single" w:sz="4" w:space="0" w:color="auto"/>
            </w:tcBorders>
            <w:vAlign w:val="bottom"/>
            <w:tcPrChange w:id="57" w:author="David Döbele" w:date="2026-08-04T10:00:00Z" w16du:dateUtc="2026-08-04T08:00:00Z">
              <w:tcPr>
                <w:tcW w:w="11058" w:type="dxa"/>
                <w:gridSpan w:val="2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4741C5BA" w14:textId="54A5DB3A" w:rsidR="00B84367" w:rsidRPr="00E80E41" w:rsidRDefault="00B84367" w:rsidP="00B84367">
            <w:pPr>
              <w:pStyle w:val="BERSCHRIFT"/>
              <w:jc w:val="center"/>
              <w:rPr>
                <w:rFonts w:cs="Arial"/>
                <w:i/>
                <w:smallCaps w:val="0"/>
                <w:sz w:val="28"/>
                <w:szCs w:val="28"/>
              </w:rPr>
            </w:pPr>
            <w:r w:rsidRPr="00E80E41">
              <w:rPr>
                <w:rFonts w:cs="Arial"/>
                <w:smallCaps w:val="0"/>
                <w:sz w:val="28"/>
                <w:szCs w:val="28"/>
              </w:rPr>
              <w:t>EXTRACURRICULARES ENGAGEMENT</w:t>
            </w:r>
          </w:p>
        </w:tc>
      </w:tr>
      <w:tr w:rsidR="00B84367" w:rsidRPr="00E80E41" w14:paraId="287F23AF" w14:textId="77777777" w:rsidTr="00836EA9">
        <w:trPr>
          <w:trHeight w:val="346"/>
          <w:trPrChange w:id="58" w:author="David Döbele" w:date="2026-08-04T10:00:00Z" w16du:dateUtc="2026-08-04T08:00:00Z">
            <w:trPr>
              <w:trHeight w:val="346"/>
            </w:trPr>
          </w:trPrChange>
        </w:trPr>
        <w:tc>
          <w:tcPr>
            <w:tcW w:w="7513" w:type="dxa"/>
            <w:tcBorders>
              <w:top w:val="single" w:sz="4" w:space="0" w:color="auto"/>
            </w:tcBorders>
            <w:vAlign w:val="bottom"/>
            <w:tcPrChange w:id="59" w:author="David Döbele" w:date="2026-08-04T10:00:00Z" w16du:dateUtc="2026-08-04T08:00:00Z">
              <w:tcPr>
                <w:tcW w:w="7513" w:type="dxa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723BF1E1" w14:textId="103B91C4" w:rsidR="00B84367" w:rsidRPr="00E80E41" w:rsidRDefault="00B84367" w:rsidP="00B84367">
            <w:pPr>
              <w:pStyle w:val="Ort"/>
              <w:jc w:val="left"/>
              <w:rPr>
                <w:rFonts w:cs="Arial"/>
                <w:b/>
                <w:i w:val="0"/>
                <w:iCs/>
                <w:smallCaps w:val="0"/>
                <w:sz w:val="21"/>
                <w:szCs w:val="21"/>
                <w:lang w:val="en-US"/>
              </w:rPr>
            </w:pPr>
            <w:r>
              <w:rPr>
                <w:rFonts w:cs="Arial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GOETHE AI</w:t>
            </w:r>
          </w:p>
        </w:tc>
        <w:tc>
          <w:tcPr>
            <w:tcW w:w="3548" w:type="dxa"/>
            <w:gridSpan w:val="2"/>
            <w:tcBorders>
              <w:top w:val="single" w:sz="4" w:space="0" w:color="auto"/>
            </w:tcBorders>
            <w:vAlign w:val="bottom"/>
            <w:tcPrChange w:id="60" w:author="David Döbele" w:date="2026-08-04T10:00:00Z" w16du:dateUtc="2026-08-04T08:00:00Z">
              <w:tcPr>
                <w:tcW w:w="3545" w:type="dxa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00BB3223" w14:textId="72B91493" w:rsidR="00B84367" w:rsidRPr="00E80E41" w:rsidRDefault="00B84367" w:rsidP="00B84367">
            <w:pPr>
              <w:pStyle w:val="Ort"/>
              <w:rPr>
                <w:rFonts w:cs="Arial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>
              <w:rPr>
                <w:rFonts w:cs="Arial"/>
                <w:b/>
                <w:bCs/>
                <w:i w:val="0"/>
                <w:iCs/>
                <w:smallCaps w:val="0"/>
                <w:sz w:val="20"/>
                <w:szCs w:val="20"/>
              </w:rPr>
              <w:t>Frankfurt am Main</w:t>
            </w:r>
          </w:p>
        </w:tc>
      </w:tr>
      <w:tr w:rsidR="00B84367" w:rsidRPr="00E80E41" w14:paraId="429AA0FC" w14:textId="77777777" w:rsidTr="00836EA9">
        <w:trPr>
          <w:trHeight w:val="20"/>
          <w:trPrChange w:id="61" w:author="David Döbele" w:date="2026-08-04T10:00:00Z" w16du:dateUtc="2026-08-04T08:00:00Z">
            <w:trPr>
              <w:trHeight w:val="20"/>
            </w:trPr>
          </w:trPrChange>
        </w:trPr>
        <w:tc>
          <w:tcPr>
            <w:tcW w:w="7513" w:type="dxa"/>
            <w:vAlign w:val="bottom"/>
            <w:tcPrChange w:id="62" w:author="David Döbele" w:date="2026-08-04T10:00:00Z" w16du:dateUtc="2026-08-04T08:00:00Z">
              <w:tcPr>
                <w:tcW w:w="7513" w:type="dxa"/>
                <w:vAlign w:val="bottom"/>
              </w:tcPr>
            </w:tcPrChange>
          </w:tcPr>
          <w:p w14:paraId="3088C88B" w14:textId="64D40127" w:rsidR="00B84367" w:rsidRPr="00E80E41" w:rsidRDefault="003479E4" w:rsidP="00B84367">
            <w:pPr>
              <w:pStyle w:val="Ort"/>
              <w:jc w:val="left"/>
              <w:rPr>
                <w:rFonts w:cs="Arial"/>
                <w:b/>
                <w:i w:val="0"/>
                <w:iCs/>
                <w:smallCaps w:val="0"/>
                <w:sz w:val="21"/>
                <w:szCs w:val="21"/>
                <w:lang w:val="en-US"/>
              </w:rPr>
            </w:pPr>
            <w:bookmarkStart w:id="63" w:name="_Hlk229509323"/>
            <w:r w:rsidRPr="003479E4">
              <w:rPr>
                <w:rFonts w:eastAsia="Times New Roman" w:cs="Arial"/>
                <w:i w:val="0"/>
                <w:smallCaps w:val="0"/>
                <w:color w:val="000000"/>
                <w:sz w:val="20"/>
                <w:szCs w:val="20"/>
                <w:lang w:val="de-AT" w:eastAsia="de-DE"/>
              </w:rPr>
              <w:t>Gründer und Präsident einer der ersten studentischen AI-Initiativen Deutschlands</w:t>
            </w:r>
          </w:p>
        </w:tc>
        <w:tc>
          <w:tcPr>
            <w:tcW w:w="3548" w:type="dxa"/>
            <w:gridSpan w:val="2"/>
            <w:vAlign w:val="bottom"/>
            <w:tcPrChange w:id="64" w:author="David Döbele" w:date="2026-08-04T10:00:00Z" w16du:dateUtc="2026-08-04T08:00:00Z">
              <w:tcPr>
                <w:tcW w:w="3545" w:type="dxa"/>
                <w:vAlign w:val="bottom"/>
              </w:tcPr>
            </w:tcPrChange>
          </w:tcPr>
          <w:p w14:paraId="0A8244EB" w14:textId="4658263E" w:rsidR="00B84367" w:rsidRPr="00830A33" w:rsidRDefault="00B84367" w:rsidP="00B84367">
            <w:pPr>
              <w:pStyle w:val="Ort"/>
              <w:rPr>
                <w:rFonts w:cs="Arial"/>
                <w:i w:val="0"/>
                <w:smallCaps w:val="0"/>
                <w:sz w:val="20"/>
                <w:szCs w:val="20"/>
                <w:lang w:val="en-US"/>
              </w:rPr>
            </w:pPr>
            <w:r w:rsidRPr="00830A33">
              <w:rPr>
                <w:rFonts w:cs="Arial"/>
                <w:i w:val="0"/>
                <w:smallCaps w:val="0"/>
                <w:sz w:val="20"/>
                <w:szCs w:val="20"/>
                <w:lang w:val="en-US"/>
              </w:rPr>
              <w:t>0</w:t>
            </w:r>
            <w:r>
              <w:rPr>
                <w:rFonts w:cs="Arial"/>
                <w:i w:val="0"/>
                <w:smallCaps w:val="0"/>
                <w:sz w:val="20"/>
                <w:szCs w:val="20"/>
                <w:lang w:val="en-US"/>
              </w:rPr>
              <w:t>4</w:t>
            </w:r>
            <w:r w:rsidRPr="00830A33">
              <w:rPr>
                <w:rFonts w:cs="Arial"/>
                <w:i w:val="0"/>
                <w:smallCaps w:val="0"/>
                <w:sz w:val="20"/>
                <w:szCs w:val="20"/>
                <w:lang w:val="en-US"/>
              </w:rPr>
              <w:t>/202</w:t>
            </w:r>
            <w:r>
              <w:rPr>
                <w:rFonts w:cs="Arial"/>
                <w:i w:val="0"/>
                <w:smallCaps w:val="0"/>
                <w:sz w:val="20"/>
                <w:szCs w:val="20"/>
                <w:lang w:val="en-US"/>
              </w:rPr>
              <w:t>6</w:t>
            </w:r>
            <w:r w:rsidRPr="00830A33">
              <w:rPr>
                <w:rFonts w:cs="Arial"/>
                <w:i w:val="0"/>
                <w:smallCaps w:val="0"/>
                <w:sz w:val="20"/>
                <w:szCs w:val="20"/>
                <w:lang w:val="en-US"/>
              </w:rPr>
              <w:t xml:space="preserve"> – heute</w:t>
            </w:r>
          </w:p>
        </w:tc>
      </w:tr>
      <w:bookmarkEnd w:id="63"/>
      <w:tr w:rsidR="00B84367" w:rsidRPr="00325C2F" w14:paraId="1C406C97" w14:textId="77777777" w:rsidTr="00836EA9">
        <w:trPr>
          <w:trHeight w:val="682"/>
          <w:trPrChange w:id="65" w:author="David Döbele" w:date="2026-08-04T10:00:00Z" w16du:dateUtc="2026-08-04T08:00:00Z">
            <w:trPr>
              <w:trHeight w:val="682"/>
            </w:trPr>
          </w:trPrChange>
        </w:trPr>
        <w:tc>
          <w:tcPr>
            <w:tcW w:w="11061" w:type="dxa"/>
            <w:gridSpan w:val="3"/>
            <w:vAlign w:val="bottom"/>
            <w:tcPrChange w:id="66" w:author="David Döbele" w:date="2026-08-04T10:00:00Z" w16du:dateUtc="2026-08-04T08:00:00Z">
              <w:tcPr>
                <w:tcW w:w="11058" w:type="dxa"/>
                <w:gridSpan w:val="2"/>
                <w:vAlign w:val="bottom"/>
              </w:tcPr>
            </w:tcPrChange>
          </w:tcPr>
          <w:p w14:paraId="07CD7322" w14:textId="77777777" w:rsidR="00B84367" w:rsidRDefault="00B84367" w:rsidP="00B84367">
            <w:pPr>
              <w:pStyle w:val="Listenabsatz"/>
              <w:numPr>
                <w:ilvl w:val="0"/>
                <w:numId w:val="32"/>
              </w:numPr>
              <w:spacing w:after="0" w:line="276" w:lineRule="auto"/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</w:pPr>
            <w:r w:rsidRPr="00351834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>Entwicklung der strategischen Gesamtausrichtung der Initiative, Planung und Akquise hochkarätiger AI-Talks mit Speakern aus Wissenschaft und der Frankfurter Finanz- und Wirtschaftselite sowie Aufbau langfristiger Industry Relations zu Banken, Asset Managern, Strategieberatungen und FinTechs</w:t>
            </w:r>
          </w:p>
          <w:p w14:paraId="7C4FCB8A" w14:textId="0969B244" w:rsidR="00B84367" w:rsidRPr="00325C2F" w:rsidRDefault="00B84367" w:rsidP="00B84367">
            <w:pPr>
              <w:pStyle w:val="Listenabsatz"/>
              <w:numPr>
                <w:ilvl w:val="0"/>
                <w:numId w:val="32"/>
              </w:numPr>
              <w:spacing w:after="0" w:line="276" w:lineRule="auto"/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</w:pPr>
            <w:r w:rsidRPr="00325C2F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 xml:space="preserve">Konzeption eines fachbereichsübergreifenden Workshop- und Community-Programms zur Vermittlung anwendungsorientierter AI-Kompetenz sowie Aufbau eines aktiven </w:t>
            </w:r>
            <w:r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>Studierenden-</w:t>
            </w:r>
            <w:r w:rsidRPr="00325C2F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 xml:space="preserve">Netzwerks </w:t>
            </w:r>
          </w:p>
        </w:tc>
      </w:tr>
      <w:tr w:rsidR="00B84367" w:rsidRPr="00E80E41" w14:paraId="3B26943D" w14:textId="77777777" w:rsidTr="00836EA9">
        <w:trPr>
          <w:trHeight w:val="346"/>
          <w:trPrChange w:id="67" w:author="David Döbele" w:date="2026-08-04T10:00:00Z" w16du:dateUtc="2026-08-04T08:00:00Z">
            <w:trPr>
              <w:trHeight w:val="346"/>
            </w:trPr>
          </w:trPrChange>
        </w:trPr>
        <w:tc>
          <w:tcPr>
            <w:tcW w:w="7513" w:type="dxa"/>
            <w:vAlign w:val="bottom"/>
            <w:tcPrChange w:id="68" w:author="David Döbele" w:date="2026-08-04T10:00:00Z" w16du:dateUtc="2026-08-04T08:00:00Z">
              <w:tcPr>
                <w:tcW w:w="7513" w:type="dxa"/>
                <w:vAlign w:val="bottom"/>
              </w:tcPr>
            </w:tcPrChange>
          </w:tcPr>
          <w:p w14:paraId="11E538C2" w14:textId="4066AA44" w:rsidR="00B84367" w:rsidRPr="00E80E41" w:rsidRDefault="00B84367" w:rsidP="00B84367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21"/>
                <w:szCs w:val="21"/>
              </w:rPr>
            </w:pPr>
            <w:r w:rsidRPr="00E80E41">
              <w:rPr>
                <w:rFonts w:cs="Arial"/>
                <w:b/>
                <w:i w:val="0"/>
                <w:iCs w:val="0"/>
                <w:sz w:val="21"/>
                <w:szCs w:val="21"/>
              </w:rPr>
              <w:t>DEUTSCHER FUSSBALL-BUND (FLVW)</w:t>
            </w:r>
          </w:p>
        </w:tc>
        <w:tc>
          <w:tcPr>
            <w:tcW w:w="3548" w:type="dxa"/>
            <w:gridSpan w:val="2"/>
            <w:vAlign w:val="bottom"/>
            <w:tcPrChange w:id="69" w:author="David Döbele" w:date="2026-08-04T10:00:00Z" w16du:dateUtc="2026-08-04T08:00:00Z">
              <w:tcPr>
                <w:tcW w:w="3545" w:type="dxa"/>
                <w:vAlign w:val="bottom"/>
              </w:tcPr>
            </w:tcPrChange>
          </w:tcPr>
          <w:p w14:paraId="21BF18C9" w14:textId="41FB0061" w:rsidR="00B84367" w:rsidRPr="00E80E41" w:rsidRDefault="00B84367" w:rsidP="00B84367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 w:val="20"/>
                <w:szCs w:val="20"/>
              </w:rPr>
            </w:pPr>
            <w:r w:rsidRPr="00E80E41">
              <w:rPr>
                <w:rFonts w:cs="Arial"/>
                <w:b/>
                <w:bCs/>
                <w:i w:val="0"/>
                <w:iCs w:val="0"/>
                <w:sz w:val="20"/>
                <w:szCs w:val="20"/>
              </w:rPr>
              <w:t>Bielefeld</w:t>
            </w:r>
          </w:p>
        </w:tc>
      </w:tr>
      <w:tr w:rsidR="00B84367" w:rsidRPr="00E80E41" w14:paraId="04BFDD79" w14:textId="77777777" w:rsidTr="00836EA9">
        <w:trPr>
          <w:trHeight w:val="20"/>
          <w:trPrChange w:id="70" w:author="David Döbele" w:date="2026-08-04T10:00:00Z" w16du:dateUtc="2026-08-04T08:00:00Z">
            <w:trPr>
              <w:trHeight w:val="20"/>
            </w:trPr>
          </w:trPrChange>
        </w:trPr>
        <w:tc>
          <w:tcPr>
            <w:tcW w:w="7513" w:type="dxa"/>
            <w:tcPrChange w:id="71" w:author="David Döbele" w:date="2026-08-04T10:00:00Z" w16du:dateUtc="2026-08-04T08:00:00Z">
              <w:tcPr>
                <w:tcW w:w="7513" w:type="dxa"/>
              </w:tcPr>
            </w:tcPrChange>
          </w:tcPr>
          <w:p w14:paraId="5D908AF7" w14:textId="603416D0" w:rsidR="00B84367" w:rsidRPr="00E80E41" w:rsidRDefault="00B84367" w:rsidP="00B84367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21"/>
                <w:szCs w:val="21"/>
              </w:rPr>
            </w:pPr>
            <w:r w:rsidRPr="00E80E41">
              <w:rPr>
                <w:rFonts w:cs="Arial"/>
                <w:i w:val="0"/>
                <w:iCs w:val="0"/>
                <w:sz w:val="20"/>
                <w:szCs w:val="20"/>
                <w:lang w:val="de-AT"/>
              </w:rPr>
              <w:t>Fußballschiedsrichter</w:t>
            </w:r>
            <w:ins w:id="72" w:author="David Döbele" w:date="2026-08-04T10:01:00Z" w16du:dateUtc="2026-08-04T08:01:00Z">
              <w:r w:rsidR="004D2670">
                <w:rPr>
                  <w:rFonts w:cs="Arial"/>
                  <w:i w:val="0"/>
                  <w:iCs w:val="0"/>
                  <w:sz w:val="20"/>
                  <w:szCs w:val="20"/>
                  <w:lang w:val="de-AT"/>
                </w:rPr>
                <w:t xml:space="preserve"> (</w:t>
              </w:r>
              <w:r w:rsidR="004D2670" w:rsidRPr="004D2670">
                <w:rPr>
                  <w:rFonts w:cs="Arial"/>
                  <w:i w:val="0"/>
                  <w:iCs w:val="0"/>
                  <w:sz w:val="20"/>
                  <w:szCs w:val="20"/>
                  <w:lang w:val="de-AT"/>
                </w:rPr>
                <w:t>Leitung von &gt;200 Pflichtspielen im Amateurfußball</w:t>
              </w:r>
              <w:r w:rsidR="004D2670">
                <w:rPr>
                  <w:rFonts w:cs="Arial"/>
                  <w:i w:val="0"/>
                  <w:iCs w:val="0"/>
                  <w:sz w:val="20"/>
                  <w:szCs w:val="20"/>
                  <w:lang w:val="de-AT"/>
                </w:rPr>
                <w:t>)</w:t>
              </w:r>
            </w:ins>
          </w:p>
        </w:tc>
        <w:tc>
          <w:tcPr>
            <w:tcW w:w="3548" w:type="dxa"/>
            <w:gridSpan w:val="2"/>
            <w:vAlign w:val="bottom"/>
            <w:tcPrChange w:id="73" w:author="David Döbele" w:date="2026-08-04T10:00:00Z" w16du:dateUtc="2026-08-04T08:00:00Z">
              <w:tcPr>
                <w:tcW w:w="3545" w:type="dxa"/>
                <w:vAlign w:val="bottom"/>
              </w:tcPr>
            </w:tcPrChange>
          </w:tcPr>
          <w:p w14:paraId="0D2FFB14" w14:textId="1FDC7A49" w:rsidR="00B84367" w:rsidRPr="00E80E41" w:rsidRDefault="00B84367" w:rsidP="00B84367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 w:val="20"/>
                <w:szCs w:val="20"/>
              </w:rPr>
            </w:pPr>
            <w:r w:rsidRPr="00E80E41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12/2018 – heute</w:t>
            </w:r>
          </w:p>
        </w:tc>
      </w:tr>
      <w:tr w:rsidR="00B84367" w:rsidRPr="00E80E41" w:rsidDel="004D2670" w14:paraId="66A58453" w14:textId="224FD6D1" w:rsidTr="00836EA9">
        <w:trPr>
          <w:trHeight w:val="20"/>
          <w:del w:id="74" w:author="David Döbele" w:date="2026-08-04T10:01:00Z" w16du:dateUtc="2026-08-04T08:01:00Z"/>
          <w:trPrChange w:id="75" w:author="David Döbele" w:date="2026-08-04T10:00:00Z" w16du:dateUtc="2026-08-04T08:00:00Z">
            <w:trPr>
              <w:trHeight w:val="20"/>
            </w:trPr>
          </w:trPrChange>
        </w:trPr>
        <w:tc>
          <w:tcPr>
            <w:tcW w:w="11061" w:type="dxa"/>
            <w:gridSpan w:val="3"/>
            <w:vAlign w:val="bottom"/>
            <w:tcPrChange w:id="76" w:author="David Döbele" w:date="2026-08-04T10:00:00Z" w16du:dateUtc="2026-08-04T08:00:00Z">
              <w:tcPr>
                <w:tcW w:w="11058" w:type="dxa"/>
                <w:gridSpan w:val="2"/>
                <w:vAlign w:val="bottom"/>
              </w:tcPr>
            </w:tcPrChange>
          </w:tcPr>
          <w:p w14:paraId="50B5B9CB" w14:textId="76A13A8B" w:rsidR="00575FEF" w:rsidRPr="00F24AD1" w:rsidDel="004D2670" w:rsidRDefault="00B84367" w:rsidP="00F24AD1">
            <w:pPr>
              <w:pStyle w:val="Bullets"/>
              <w:numPr>
                <w:ilvl w:val="0"/>
                <w:numId w:val="25"/>
              </w:numPr>
              <w:rPr>
                <w:del w:id="77" w:author="David Döbele" w:date="2026-08-04T10:01:00Z" w16du:dateUtc="2026-08-04T08:01:00Z"/>
                <w:rFonts w:cs="Arial"/>
                <w:b/>
                <w:bCs/>
                <w:sz w:val="20"/>
                <w:szCs w:val="20"/>
              </w:rPr>
            </w:pPr>
            <w:bookmarkStart w:id="78" w:name="OLE_LINK3"/>
            <w:del w:id="79" w:author="David Döbele" w:date="2026-08-04T10:01:00Z" w16du:dateUtc="2026-08-04T08:01:00Z">
              <w:r w:rsidRPr="00E80E41" w:rsidDel="004D2670">
                <w:rPr>
                  <w:rFonts w:cs="Arial"/>
                  <w:sz w:val="20"/>
                  <w:szCs w:val="20"/>
                  <w:lang w:val="de-AT"/>
                </w:rPr>
                <w:delText>Leitung von &gt;200 Pflichtspielen im Amateurfußbal</w:delText>
              </w:r>
              <w:r w:rsidDel="004D2670">
                <w:rPr>
                  <w:rFonts w:cs="Arial"/>
                  <w:sz w:val="20"/>
                  <w:szCs w:val="20"/>
                  <w:lang w:val="de-AT"/>
                </w:rPr>
                <w:delText>l</w:delText>
              </w:r>
              <w:r w:rsidR="003479E4" w:rsidDel="004D2670">
                <w:rPr>
                  <w:rFonts w:cs="Arial"/>
                  <w:sz w:val="20"/>
                  <w:szCs w:val="20"/>
                  <w:lang w:val="de-AT"/>
                </w:rPr>
                <w:delText xml:space="preserve"> </w:delText>
              </w:r>
              <w:bookmarkEnd w:id="78"/>
            </w:del>
          </w:p>
        </w:tc>
      </w:tr>
      <w:tr w:rsidR="00B84367" w:rsidRPr="00E80E41" w14:paraId="3DB3E2FA" w14:textId="77777777" w:rsidTr="00836EA9">
        <w:trPr>
          <w:trHeight w:val="346"/>
          <w:trPrChange w:id="80" w:author="David Döbele" w:date="2026-08-04T10:00:00Z" w16du:dateUtc="2026-08-04T08:00:00Z">
            <w:trPr>
              <w:trHeight w:val="346"/>
            </w:trPr>
          </w:trPrChange>
        </w:trPr>
        <w:tc>
          <w:tcPr>
            <w:tcW w:w="7513" w:type="dxa"/>
            <w:vAlign w:val="bottom"/>
            <w:tcPrChange w:id="81" w:author="David Döbele" w:date="2026-08-04T10:00:00Z" w16du:dateUtc="2026-08-04T08:00:00Z">
              <w:tcPr>
                <w:tcW w:w="7513" w:type="dxa"/>
                <w:vAlign w:val="bottom"/>
              </w:tcPr>
            </w:tcPrChange>
          </w:tcPr>
          <w:p w14:paraId="51777557" w14:textId="52F78F7F" w:rsidR="00B84367" w:rsidRPr="00E80E41" w:rsidRDefault="00B84367" w:rsidP="00B84367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21"/>
                <w:szCs w:val="21"/>
              </w:rPr>
            </w:pPr>
            <w:r>
              <w:rPr>
                <w:rFonts w:cs="Arial"/>
                <w:b/>
                <w:i w:val="0"/>
                <w:iCs w:val="0"/>
                <w:sz w:val="21"/>
                <w:szCs w:val="21"/>
              </w:rPr>
              <w:t>MAROKKANISCHER KULTURVEREIN ARNSBERG E. V.</w:t>
            </w:r>
          </w:p>
        </w:tc>
        <w:tc>
          <w:tcPr>
            <w:tcW w:w="3548" w:type="dxa"/>
            <w:gridSpan w:val="2"/>
            <w:vAlign w:val="bottom"/>
            <w:tcPrChange w:id="82" w:author="David Döbele" w:date="2026-08-04T10:00:00Z" w16du:dateUtc="2026-08-04T08:00:00Z">
              <w:tcPr>
                <w:tcW w:w="3545" w:type="dxa"/>
                <w:vAlign w:val="bottom"/>
              </w:tcPr>
            </w:tcPrChange>
          </w:tcPr>
          <w:p w14:paraId="6EDD5FDF" w14:textId="7A41902F" w:rsidR="00B84367" w:rsidRPr="00E80E41" w:rsidRDefault="00B84367" w:rsidP="00B84367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cs="Arial"/>
                <w:b/>
                <w:bCs/>
                <w:i w:val="0"/>
                <w:sz w:val="20"/>
                <w:szCs w:val="20"/>
              </w:rPr>
              <w:t>Arnsberg</w:t>
            </w:r>
          </w:p>
        </w:tc>
      </w:tr>
      <w:tr w:rsidR="00B84367" w:rsidRPr="00E80E41" w14:paraId="07B04627" w14:textId="77777777" w:rsidTr="00836EA9">
        <w:trPr>
          <w:trHeight w:val="227"/>
          <w:trPrChange w:id="83" w:author="David Döbele" w:date="2026-08-04T10:00:00Z" w16du:dateUtc="2026-08-04T08:00:00Z">
            <w:trPr>
              <w:trHeight w:val="227"/>
            </w:trPr>
          </w:trPrChange>
        </w:trPr>
        <w:tc>
          <w:tcPr>
            <w:tcW w:w="7513" w:type="dxa"/>
            <w:vAlign w:val="bottom"/>
            <w:tcPrChange w:id="84" w:author="David Döbele" w:date="2026-08-04T10:00:00Z" w16du:dateUtc="2026-08-04T08:00:00Z">
              <w:tcPr>
                <w:tcW w:w="7513" w:type="dxa"/>
                <w:vAlign w:val="bottom"/>
              </w:tcPr>
            </w:tcPrChange>
          </w:tcPr>
          <w:p w14:paraId="39175920" w14:textId="29696B85" w:rsidR="00B84367" w:rsidRPr="00972FC4" w:rsidRDefault="00B84367" w:rsidP="00B84367">
            <w:pPr>
              <w:pStyle w:val="Bullets"/>
              <w:numPr>
                <w:ilvl w:val="0"/>
                <w:numId w:val="0"/>
              </w:numPr>
              <w:rPr>
                <w:rFonts w:cs="Arial"/>
                <w:sz w:val="20"/>
                <w:szCs w:val="20"/>
                <w:lang w:val="de-AT"/>
              </w:rPr>
            </w:pPr>
            <w:r w:rsidRPr="00875277">
              <w:rPr>
                <w:rFonts w:cs="Arial"/>
                <w:i w:val="0"/>
                <w:iCs w:val="0"/>
                <w:sz w:val="20"/>
                <w:szCs w:val="20"/>
                <w:lang w:val="de-AT"/>
              </w:rPr>
              <w:t>Mitglied des erweiterten Vorstands</w:t>
            </w:r>
          </w:p>
        </w:tc>
        <w:tc>
          <w:tcPr>
            <w:tcW w:w="3548" w:type="dxa"/>
            <w:gridSpan w:val="2"/>
            <w:vAlign w:val="bottom"/>
            <w:tcPrChange w:id="85" w:author="David Döbele" w:date="2026-08-04T10:00:00Z" w16du:dateUtc="2026-08-04T08:00:00Z">
              <w:tcPr>
                <w:tcW w:w="3545" w:type="dxa"/>
                <w:vAlign w:val="bottom"/>
              </w:tcPr>
            </w:tcPrChange>
          </w:tcPr>
          <w:p w14:paraId="4FC30554" w14:textId="4B64319F" w:rsidR="00B84367" w:rsidRPr="00E80E41" w:rsidRDefault="00B84367" w:rsidP="00B84367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 w:val="20"/>
                <w:szCs w:val="20"/>
              </w:rPr>
            </w:pPr>
            <w:r w:rsidRPr="00875277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01/2014 – heute</w:t>
            </w:r>
          </w:p>
        </w:tc>
      </w:tr>
      <w:tr w:rsidR="00B84367" w:rsidRPr="00E80E41" w14:paraId="24C2A75B" w14:textId="77777777" w:rsidTr="00836EA9">
        <w:trPr>
          <w:trHeight w:val="20"/>
          <w:trPrChange w:id="86" w:author="David Döbele" w:date="2026-08-04T10:00:00Z" w16du:dateUtc="2026-08-04T08:00:00Z">
            <w:trPr>
              <w:trHeight w:val="20"/>
            </w:trPr>
          </w:trPrChange>
        </w:trPr>
        <w:tc>
          <w:tcPr>
            <w:tcW w:w="11061" w:type="dxa"/>
            <w:gridSpan w:val="3"/>
            <w:tcPrChange w:id="87" w:author="David Döbele" w:date="2026-08-04T10:00:00Z" w16du:dateUtc="2026-08-04T08:00:00Z">
              <w:tcPr>
                <w:tcW w:w="11058" w:type="dxa"/>
                <w:gridSpan w:val="2"/>
              </w:tcPr>
            </w:tcPrChange>
          </w:tcPr>
          <w:p w14:paraId="1AF78554" w14:textId="7CE11D47" w:rsidR="00B84367" w:rsidRPr="00972FC4" w:rsidRDefault="00CE686A" w:rsidP="00B84367">
            <w:pPr>
              <w:pStyle w:val="Bullets"/>
              <w:numPr>
                <w:ilvl w:val="0"/>
                <w:numId w:val="25"/>
              </w:numPr>
              <w:rPr>
                <w:rFonts w:cs="Arial"/>
                <w:i w:val="0"/>
                <w:iCs w:val="0"/>
                <w:sz w:val="20"/>
                <w:szCs w:val="20"/>
                <w:lang w:val="de-AT"/>
              </w:rPr>
            </w:pPr>
            <w:ins w:id="88" w:author="David Döbele" w:date="2026-08-04T10:05:00Z" w16du:dateUtc="2026-08-04T08:05:00Z">
              <w:r>
                <w:rPr>
                  <w:rFonts w:cs="Arial"/>
                  <w:sz w:val="20"/>
                  <w:szCs w:val="20"/>
                  <w:lang w:val="de-AT"/>
                </w:rPr>
                <w:t xml:space="preserve">Größtes Projekt: </w:t>
              </w:r>
            </w:ins>
            <w:r w:rsidR="00E33102" w:rsidRPr="00E33102">
              <w:rPr>
                <w:rFonts w:cs="Arial"/>
                <w:sz w:val="20"/>
                <w:szCs w:val="20"/>
                <w:lang w:val="de-AT"/>
              </w:rPr>
              <w:t>Strategische Mitwirkung an der Realisierung eines ehrenamtlich organisierten Moschee-Bauprojekts mit einem Gesamtvolumen von ca. 2,5 Mio. € durch Konzeption, Koordination und digitale Umsetzung überregionaler Fundraising- und Öffentlichkeitsmaßnahmen in Deutschland und dem europäischen Ausland</w:t>
            </w:r>
          </w:p>
        </w:tc>
      </w:tr>
      <w:tr w:rsidR="00B84367" w:rsidRPr="00E80E41" w14:paraId="4028871F" w14:textId="77777777" w:rsidTr="00836EA9">
        <w:trPr>
          <w:trHeight w:val="346"/>
          <w:trPrChange w:id="89" w:author="David Döbele" w:date="2026-08-04T10:00:00Z" w16du:dateUtc="2026-08-04T08:00:00Z">
            <w:trPr>
              <w:trHeight w:val="346"/>
            </w:trPr>
          </w:trPrChange>
        </w:trPr>
        <w:tc>
          <w:tcPr>
            <w:tcW w:w="7513" w:type="dxa"/>
            <w:vAlign w:val="bottom"/>
            <w:tcPrChange w:id="90" w:author="David Döbele" w:date="2026-08-04T10:00:00Z" w16du:dateUtc="2026-08-04T08:00:00Z">
              <w:tcPr>
                <w:tcW w:w="7513" w:type="dxa"/>
                <w:vAlign w:val="bottom"/>
              </w:tcPr>
            </w:tcPrChange>
          </w:tcPr>
          <w:p w14:paraId="3B81DA34" w14:textId="1BBF7AC6" w:rsidR="00B84367" w:rsidRPr="00E80E41" w:rsidRDefault="00B84367" w:rsidP="00B84367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21"/>
                <w:szCs w:val="21"/>
              </w:rPr>
            </w:pPr>
            <w:r w:rsidRPr="00E80E41">
              <w:rPr>
                <w:rFonts w:cs="Arial"/>
                <w:b/>
                <w:i w:val="0"/>
                <w:iCs w:val="0"/>
                <w:sz w:val="21"/>
                <w:szCs w:val="21"/>
              </w:rPr>
              <w:t xml:space="preserve">CAMPUS-WEGGEMEINSCHAFT </w:t>
            </w:r>
            <w:r>
              <w:rPr>
                <w:rFonts w:cs="Arial"/>
                <w:b/>
                <w:i w:val="0"/>
                <w:iCs w:val="0"/>
                <w:sz w:val="21"/>
                <w:szCs w:val="21"/>
              </w:rPr>
              <w:t>E</w:t>
            </w:r>
            <w:r w:rsidRPr="00E80E41">
              <w:rPr>
                <w:rFonts w:cs="Arial"/>
                <w:b/>
                <w:i w:val="0"/>
                <w:iCs w:val="0"/>
                <w:sz w:val="21"/>
                <w:szCs w:val="21"/>
              </w:rPr>
              <w:t>.</w:t>
            </w:r>
            <w:r>
              <w:rPr>
                <w:rFonts w:cs="Arial"/>
                <w:b/>
                <w:i w:val="0"/>
                <w:iCs w:val="0"/>
                <w:sz w:val="21"/>
                <w:szCs w:val="21"/>
              </w:rPr>
              <w:t xml:space="preserve"> </w:t>
            </w:r>
            <w:r w:rsidRPr="00E80E41">
              <w:rPr>
                <w:rFonts w:cs="Arial"/>
                <w:b/>
                <w:i w:val="0"/>
                <w:iCs w:val="0"/>
                <w:sz w:val="21"/>
                <w:szCs w:val="21"/>
              </w:rPr>
              <w:t>V.</w:t>
            </w:r>
          </w:p>
        </w:tc>
        <w:tc>
          <w:tcPr>
            <w:tcW w:w="3548" w:type="dxa"/>
            <w:gridSpan w:val="2"/>
            <w:vAlign w:val="bottom"/>
            <w:tcPrChange w:id="91" w:author="David Döbele" w:date="2026-08-04T10:00:00Z" w16du:dateUtc="2026-08-04T08:00:00Z">
              <w:tcPr>
                <w:tcW w:w="3545" w:type="dxa"/>
                <w:vAlign w:val="bottom"/>
              </w:tcPr>
            </w:tcPrChange>
          </w:tcPr>
          <w:p w14:paraId="7F9CDF1E" w14:textId="566B3462" w:rsidR="00B84367" w:rsidRPr="00E80E41" w:rsidRDefault="00B84367" w:rsidP="00B84367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 w:val="20"/>
                <w:szCs w:val="20"/>
              </w:rPr>
            </w:pPr>
            <w:r w:rsidRPr="00E80E41">
              <w:rPr>
                <w:rFonts w:cs="Arial"/>
                <w:b/>
                <w:bCs/>
                <w:i w:val="0"/>
                <w:iCs w:val="0"/>
                <w:sz w:val="20"/>
                <w:szCs w:val="20"/>
              </w:rPr>
              <w:t>Schwerte</w:t>
            </w:r>
          </w:p>
        </w:tc>
      </w:tr>
      <w:tr w:rsidR="00B84367" w:rsidRPr="00E80E41" w14:paraId="7B2F81B2" w14:textId="77777777" w:rsidTr="00836EA9">
        <w:trPr>
          <w:trHeight w:val="20"/>
          <w:trPrChange w:id="92" w:author="David Döbele" w:date="2026-08-04T10:00:00Z" w16du:dateUtc="2026-08-04T08:00:00Z">
            <w:trPr>
              <w:trHeight w:val="20"/>
            </w:trPr>
          </w:trPrChange>
        </w:trPr>
        <w:tc>
          <w:tcPr>
            <w:tcW w:w="7513" w:type="dxa"/>
            <w:vAlign w:val="bottom"/>
            <w:tcPrChange w:id="93" w:author="David Döbele" w:date="2026-08-04T10:00:00Z" w16du:dateUtc="2026-08-04T08:00:00Z">
              <w:tcPr>
                <w:tcW w:w="7513" w:type="dxa"/>
                <w:vAlign w:val="bottom"/>
              </w:tcPr>
            </w:tcPrChange>
          </w:tcPr>
          <w:p w14:paraId="099DE2C5" w14:textId="395E8A99" w:rsidR="00B84367" w:rsidRPr="00E80E41" w:rsidRDefault="00B84367" w:rsidP="00B84367">
            <w:pPr>
              <w:pStyle w:val="Bullets"/>
              <w:numPr>
                <w:ilvl w:val="0"/>
                <w:numId w:val="0"/>
              </w:numPr>
              <w:rPr>
                <w:rFonts w:cs="Arial"/>
                <w:i w:val="0"/>
                <w:iCs w:val="0"/>
                <w:sz w:val="20"/>
                <w:szCs w:val="20"/>
                <w:lang w:val="de-AT"/>
              </w:rPr>
            </w:pPr>
            <w:r w:rsidRPr="00E80E41">
              <w:rPr>
                <w:rFonts w:cs="Arial"/>
                <w:i w:val="0"/>
                <w:iCs w:val="0"/>
                <w:sz w:val="20"/>
                <w:szCs w:val="20"/>
                <w:lang w:val="de-AT"/>
              </w:rPr>
              <w:t>Vorstandsmitglied der Exzellenzinitiative des Erzbistums Paderborn</w:t>
            </w:r>
          </w:p>
        </w:tc>
        <w:tc>
          <w:tcPr>
            <w:tcW w:w="3548" w:type="dxa"/>
            <w:gridSpan w:val="2"/>
            <w:vAlign w:val="bottom"/>
            <w:tcPrChange w:id="94" w:author="David Döbele" w:date="2026-08-04T10:00:00Z" w16du:dateUtc="2026-08-04T08:00:00Z">
              <w:tcPr>
                <w:tcW w:w="3545" w:type="dxa"/>
                <w:vAlign w:val="bottom"/>
              </w:tcPr>
            </w:tcPrChange>
          </w:tcPr>
          <w:p w14:paraId="091163D4" w14:textId="3A63386E" w:rsidR="00B84367" w:rsidRPr="00E80E41" w:rsidRDefault="00B84367" w:rsidP="00B84367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 w:val="20"/>
                <w:szCs w:val="20"/>
              </w:rPr>
            </w:pPr>
            <w:r w:rsidRPr="00E80E41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12/2022 – 12/2024</w:t>
            </w:r>
          </w:p>
        </w:tc>
      </w:tr>
      <w:tr w:rsidR="00B84367" w:rsidRPr="00E80E41" w14:paraId="2618F0FF" w14:textId="77777777" w:rsidTr="00836EA9">
        <w:trPr>
          <w:trHeight w:val="20"/>
          <w:trPrChange w:id="95" w:author="David Döbele" w:date="2026-08-04T10:00:00Z" w16du:dateUtc="2026-08-04T08:00:00Z">
            <w:trPr>
              <w:trHeight w:val="20"/>
            </w:trPr>
          </w:trPrChange>
        </w:trPr>
        <w:tc>
          <w:tcPr>
            <w:tcW w:w="11061" w:type="dxa"/>
            <w:gridSpan w:val="3"/>
            <w:vAlign w:val="bottom"/>
            <w:tcPrChange w:id="96" w:author="David Döbele" w:date="2026-08-04T10:00:00Z" w16du:dateUtc="2026-08-04T08:00:00Z">
              <w:tcPr>
                <w:tcW w:w="11058" w:type="dxa"/>
                <w:gridSpan w:val="2"/>
                <w:vAlign w:val="bottom"/>
              </w:tcPr>
            </w:tcPrChange>
          </w:tcPr>
          <w:p w14:paraId="1570DE9D" w14:textId="326C0CB5" w:rsidR="00B84367" w:rsidRPr="007C75CA" w:rsidRDefault="00B84367" w:rsidP="00B84367">
            <w:pPr>
              <w:pStyle w:val="Bullets"/>
              <w:numPr>
                <w:ilvl w:val="0"/>
                <w:numId w:val="25"/>
              </w:numPr>
              <w:rPr>
                <w:rFonts w:cs="Arial"/>
                <w:b/>
                <w:bCs/>
                <w:sz w:val="20"/>
                <w:szCs w:val="20"/>
              </w:rPr>
            </w:pPr>
            <w:r w:rsidRPr="00E80E41">
              <w:rPr>
                <w:rFonts w:cs="Arial"/>
                <w:sz w:val="20"/>
                <w:szCs w:val="20"/>
                <w:lang w:val="de-AT"/>
              </w:rPr>
              <w:t xml:space="preserve">Initiierung und Steuerung von </w:t>
            </w:r>
            <w:r>
              <w:rPr>
                <w:rFonts w:cs="Arial"/>
                <w:sz w:val="20"/>
                <w:szCs w:val="20"/>
                <w:lang w:val="de-AT"/>
              </w:rPr>
              <w:t>+5</w:t>
            </w:r>
            <w:r w:rsidRPr="00E80E41">
              <w:rPr>
                <w:rFonts w:cs="Arial"/>
                <w:sz w:val="20"/>
                <w:szCs w:val="20"/>
                <w:lang w:val="de-AT"/>
              </w:rPr>
              <w:t xml:space="preserve"> Projekten </w:t>
            </w:r>
            <w:r>
              <w:rPr>
                <w:rFonts w:cs="Arial"/>
                <w:sz w:val="20"/>
                <w:szCs w:val="20"/>
                <w:lang w:val="de-AT"/>
              </w:rPr>
              <w:t xml:space="preserve">+10 Dialogformaten </w:t>
            </w:r>
            <w:r w:rsidRPr="00E80E41">
              <w:rPr>
                <w:rFonts w:cs="Arial"/>
                <w:sz w:val="20"/>
                <w:szCs w:val="20"/>
                <w:lang w:val="de-AT"/>
              </w:rPr>
              <w:t>zu gesellschaftlichen und religiösen Themen</w:t>
            </w:r>
          </w:p>
        </w:tc>
      </w:tr>
      <w:tr w:rsidR="00B84367" w:rsidRPr="00E80E41" w14:paraId="482569A2" w14:textId="77777777" w:rsidTr="00836EA9">
        <w:trPr>
          <w:trHeight w:val="461"/>
          <w:trPrChange w:id="97" w:author="David Döbele" w:date="2026-08-04T10:00:00Z" w16du:dateUtc="2026-08-04T08:00:00Z">
            <w:trPr>
              <w:trHeight w:val="461"/>
            </w:trPr>
          </w:trPrChange>
        </w:trPr>
        <w:tc>
          <w:tcPr>
            <w:tcW w:w="11061" w:type="dxa"/>
            <w:gridSpan w:val="3"/>
            <w:tcBorders>
              <w:bottom w:val="single" w:sz="4" w:space="0" w:color="auto"/>
            </w:tcBorders>
            <w:vAlign w:val="bottom"/>
            <w:tcPrChange w:id="98" w:author="David Döbele" w:date="2026-08-04T10:00:00Z" w16du:dateUtc="2026-08-04T08:00:00Z">
              <w:tcPr>
                <w:tcW w:w="11058" w:type="dxa"/>
                <w:gridSpan w:val="2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1CFA4492" w14:textId="7418DDC9" w:rsidR="00B84367" w:rsidRPr="00E80E41" w:rsidRDefault="00B84367" w:rsidP="00B84367">
            <w:pPr>
              <w:jc w:val="center"/>
              <w:rPr>
                <w:rFonts w:ascii="Georgia" w:hAnsi="Georgia" w:cs="Arial"/>
                <w:b/>
                <w:sz w:val="28"/>
                <w:szCs w:val="28"/>
              </w:rPr>
            </w:pPr>
            <w:r w:rsidRPr="00E80E41">
              <w:rPr>
                <w:rFonts w:ascii="Georgia" w:hAnsi="Georgia" w:cs="Arial"/>
                <w:b/>
                <w:sz w:val="28"/>
                <w:szCs w:val="28"/>
              </w:rPr>
              <w:t>FÄHIGKEITEN &amp; INTERESSEN</w:t>
            </w:r>
          </w:p>
        </w:tc>
      </w:tr>
      <w:tr w:rsidR="00B84367" w:rsidRPr="00E80E41" w14:paraId="2B257790" w14:textId="77777777" w:rsidTr="00836EA9">
        <w:trPr>
          <w:trHeight w:val="346"/>
          <w:trPrChange w:id="99" w:author="David Döbele" w:date="2026-08-04T10:00:00Z" w16du:dateUtc="2026-08-04T08:00:00Z">
            <w:trPr>
              <w:trHeight w:val="346"/>
            </w:trPr>
          </w:trPrChange>
        </w:trPr>
        <w:tc>
          <w:tcPr>
            <w:tcW w:w="11061" w:type="dxa"/>
            <w:gridSpan w:val="3"/>
            <w:tcBorders>
              <w:top w:val="single" w:sz="4" w:space="0" w:color="auto"/>
            </w:tcBorders>
            <w:vAlign w:val="bottom"/>
            <w:tcPrChange w:id="100" w:author="David Döbele" w:date="2026-08-04T10:00:00Z" w16du:dateUtc="2026-08-04T08:00:00Z">
              <w:tcPr>
                <w:tcW w:w="11058" w:type="dxa"/>
                <w:gridSpan w:val="2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061D3FCE" w14:textId="4A284ECF" w:rsidR="00B84367" w:rsidRPr="00E80E41" w:rsidRDefault="00B84367" w:rsidP="00B84367">
            <w:pPr>
              <w:pStyle w:val="Listenabsatz"/>
              <w:numPr>
                <w:ilvl w:val="0"/>
                <w:numId w:val="2"/>
              </w:numPr>
              <w:spacing w:after="0"/>
              <w:rPr>
                <w:rFonts w:ascii="Georgia" w:hAnsi="Georgia" w:cs="Arial"/>
                <w:sz w:val="20"/>
                <w:szCs w:val="20"/>
                <w:lang w:val="de-AT"/>
              </w:rPr>
            </w:pPr>
            <w:r w:rsidRPr="00E80E41">
              <w:rPr>
                <w:rFonts w:ascii="Georgia" w:hAnsi="Georgia" w:cs="Arial"/>
                <w:b/>
                <w:bCs/>
                <w:sz w:val="20"/>
                <w:szCs w:val="20"/>
              </w:rPr>
              <w:t>Sprachen:</w:t>
            </w:r>
            <w:r w:rsidRPr="00E80E41">
              <w:rPr>
                <w:rFonts w:ascii="Georgia" w:hAnsi="Georgia" w:cs="Arial"/>
                <w:sz w:val="20"/>
                <w:szCs w:val="20"/>
              </w:rPr>
              <w:t xml:space="preserve"> </w:t>
            </w:r>
            <w:r w:rsidRPr="00E80E41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Deutsch, Arabisch, Tamazight </w:t>
            </w:r>
            <w:r w:rsidRPr="00F92169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>(Muttersprachen)</w:t>
            </w:r>
            <w:r w:rsidRPr="00F92169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,</w:t>
            </w:r>
            <w:r w:rsidRPr="001D7E3C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 </w:t>
            </w:r>
            <w:r w:rsidRPr="00452088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Englisch </w:t>
            </w:r>
            <w:r w:rsidRPr="00F92169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>(verhandlungssicher)</w:t>
            </w:r>
          </w:p>
        </w:tc>
      </w:tr>
      <w:tr w:rsidR="00B84367" w:rsidRPr="00E80E41" w14:paraId="45706C3F" w14:textId="77777777" w:rsidTr="00836EA9">
        <w:trPr>
          <w:trHeight w:val="288"/>
          <w:trPrChange w:id="101" w:author="David Döbele" w:date="2026-08-04T10:00:00Z" w16du:dateUtc="2026-08-04T08:00:00Z">
            <w:trPr>
              <w:trHeight w:val="288"/>
            </w:trPr>
          </w:trPrChange>
        </w:trPr>
        <w:tc>
          <w:tcPr>
            <w:tcW w:w="11061" w:type="dxa"/>
            <w:gridSpan w:val="3"/>
            <w:vAlign w:val="bottom"/>
            <w:tcPrChange w:id="102" w:author="David Döbele" w:date="2026-08-04T10:00:00Z" w16du:dateUtc="2026-08-04T08:00:00Z">
              <w:tcPr>
                <w:tcW w:w="11058" w:type="dxa"/>
                <w:gridSpan w:val="2"/>
                <w:vAlign w:val="bottom"/>
              </w:tcPr>
            </w:tcPrChange>
          </w:tcPr>
          <w:p w14:paraId="60CA2168" w14:textId="6BE2F678" w:rsidR="00B84367" w:rsidRPr="00E80E41" w:rsidRDefault="00B84367" w:rsidP="00B84367">
            <w:pPr>
              <w:pStyle w:val="Listenabsatz"/>
              <w:numPr>
                <w:ilvl w:val="0"/>
                <w:numId w:val="2"/>
              </w:numPr>
              <w:spacing w:after="0"/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E80E41">
              <w:rPr>
                <w:rFonts w:ascii="Georgia" w:hAnsi="Georgia" w:cs="Arial"/>
                <w:b/>
                <w:bCs/>
                <w:sz w:val="20"/>
                <w:szCs w:val="20"/>
                <w:lang w:val="en-US"/>
              </w:rPr>
              <w:t>Technisch:</w:t>
            </w:r>
            <w:r w:rsidRPr="00E80E41">
              <w:rPr>
                <w:rFonts w:ascii="Georgia" w:hAnsi="Georgia" w:cs="Arial"/>
                <w:sz w:val="20"/>
                <w:szCs w:val="20"/>
                <w:lang w:val="en-US"/>
              </w:rPr>
              <w:t xml:space="preserve"> </w:t>
            </w:r>
            <w:r w:rsidRPr="00E80E41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Microsoft Excel, PowerPoint, Word </w:t>
            </w:r>
            <w:r w:rsidRPr="00F92169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>(fortgeschritten),</w:t>
            </w:r>
            <w:r w:rsidRPr="00E80E41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 Prompt</w:t>
            </w:r>
            <w:r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-</w:t>
            </w:r>
            <w:r w:rsidRPr="00E80E41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Design </w:t>
            </w:r>
            <w:r w:rsidRPr="00F92169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>(fortgeschritten)</w:t>
            </w:r>
          </w:p>
        </w:tc>
      </w:tr>
      <w:tr w:rsidR="00B84367" w:rsidRPr="00E80E41" w14:paraId="70CB01B0" w14:textId="77777777" w:rsidTr="00836EA9">
        <w:trPr>
          <w:trHeight w:val="288"/>
          <w:trPrChange w:id="103" w:author="David Döbele" w:date="2026-08-04T10:00:00Z" w16du:dateUtc="2026-08-04T08:00:00Z">
            <w:trPr>
              <w:trHeight w:val="288"/>
            </w:trPr>
          </w:trPrChange>
        </w:trPr>
        <w:tc>
          <w:tcPr>
            <w:tcW w:w="11061" w:type="dxa"/>
            <w:gridSpan w:val="3"/>
            <w:vAlign w:val="bottom"/>
            <w:tcPrChange w:id="104" w:author="David Döbele" w:date="2026-08-04T10:00:00Z" w16du:dateUtc="2026-08-04T08:00:00Z">
              <w:tcPr>
                <w:tcW w:w="11058" w:type="dxa"/>
                <w:gridSpan w:val="2"/>
                <w:vAlign w:val="bottom"/>
              </w:tcPr>
            </w:tcPrChange>
          </w:tcPr>
          <w:p w14:paraId="598C2742" w14:textId="4FD4FD62" w:rsidR="00B84367" w:rsidRPr="00E80E41" w:rsidRDefault="00B84367" w:rsidP="00B84367">
            <w:pPr>
              <w:pStyle w:val="Listenabsatz"/>
              <w:numPr>
                <w:ilvl w:val="0"/>
                <w:numId w:val="2"/>
              </w:numPr>
              <w:spacing w:after="0"/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</w:pPr>
            <w:r w:rsidRPr="00E80E41">
              <w:rPr>
                <w:rFonts w:ascii="Georgia" w:hAnsi="Georgia" w:cs="Arial"/>
                <w:b/>
                <w:bCs/>
                <w:sz w:val="20"/>
                <w:szCs w:val="20"/>
              </w:rPr>
              <w:t>Interessen:</w:t>
            </w:r>
            <w:r w:rsidRPr="00E80E41">
              <w:rPr>
                <w:rFonts w:ascii="Georgia" w:hAnsi="Georgia" w:cs="Arial"/>
                <w:color w:val="000000"/>
                <w:sz w:val="20"/>
                <w:szCs w:val="20"/>
              </w:rPr>
              <w:t xml:space="preserve"> Schach, Geopolitik, Fußball</w:t>
            </w:r>
            <w:r w:rsidR="00C3372E">
              <w:rPr>
                <w:rFonts w:ascii="Georgia" w:hAnsi="Georgia" w:cs="Arial"/>
                <w:color w:val="000000"/>
                <w:sz w:val="20"/>
                <w:szCs w:val="20"/>
              </w:rPr>
              <w:t>, Formel 1</w:t>
            </w:r>
          </w:p>
        </w:tc>
      </w:tr>
      <w:tr w:rsidR="00B84367" w:rsidRPr="00E80E41" w14:paraId="7515FA04" w14:textId="77777777" w:rsidTr="004D2670">
        <w:trPr>
          <w:trHeight w:val="227"/>
          <w:trPrChange w:id="105" w:author="David Döbele" w:date="2026-08-04T10:01:00Z" w16du:dateUtc="2026-08-04T08:01:00Z">
            <w:trPr>
              <w:trHeight w:val="567"/>
            </w:trPr>
          </w:trPrChange>
        </w:trPr>
        <w:tc>
          <w:tcPr>
            <w:tcW w:w="11061" w:type="dxa"/>
            <w:gridSpan w:val="3"/>
            <w:vAlign w:val="bottom"/>
            <w:tcPrChange w:id="106" w:author="David Döbele" w:date="2026-08-04T10:01:00Z" w16du:dateUtc="2026-08-04T08:01:00Z">
              <w:tcPr>
                <w:tcW w:w="11058" w:type="dxa"/>
                <w:gridSpan w:val="2"/>
                <w:vAlign w:val="bottom"/>
              </w:tcPr>
            </w:tcPrChange>
          </w:tcPr>
          <w:p w14:paraId="40A07DA9" w14:textId="3909731E" w:rsidR="00B84367" w:rsidRDefault="004D2670" w:rsidP="003479E4">
            <w:pPr>
              <w:pStyle w:val="Fuzeile"/>
              <w:jc w:val="right"/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</w:pPr>
            <w:r>
              <w:rPr>
                <w:rFonts w:ascii="Georgia" w:hAnsi="Georgia" w:cs="Arial"/>
                <w:noProof/>
                <w:color w:val="000000"/>
                <w:sz w:val="20"/>
                <w:szCs w:val="20"/>
                <w:lang w:val="de-AT"/>
              </w:rPr>
              <w:drawing>
                <wp:anchor distT="0" distB="0" distL="114300" distR="114300" simplePos="0" relativeHeight="251662336" behindDoc="0" locked="0" layoutInCell="1" allowOverlap="1" wp14:anchorId="120AFDCA" wp14:editId="527C8757">
                  <wp:simplePos x="0" y="0"/>
                  <wp:positionH relativeFrom="column">
                    <wp:posOffset>23495</wp:posOffset>
                  </wp:positionH>
                  <wp:positionV relativeFrom="paragraph">
                    <wp:posOffset>88900</wp:posOffset>
                  </wp:positionV>
                  <wp:extent cx="1165225" cy="243840"/>
                  <wp:effectExtent l="0" t="0" r="3175" b="0"/>
                  <wp:wrapNone/>
                  <wp:docPr id="1593297537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3297537" name="Grafik 1593297537"/>
                          <pic:cNvPicPr/>
                        </pic:nvPicPr>
                        <pic:blipFill rotWithShape="1">
                          <a:blip r:embed="rId8" cstate="print">
                            <a:biLevel thresh="50000"/>
                            <a:alphaModFix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bright="-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905" t="17457" b="290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5225" cy="243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543CCD5" w14:textId="15CD950B" w:rsidR="00B84367" w:rsidRPr="004F6E74" w:rsidRDefault="00B84367" w:rsidP="003479E4">
            <w:pPr>
              <w:pStyle w:val="Fuzeile"/>
              <w:jc w:val="right"/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</w:pPr>
            <w:r w:rsidRPr="002F0BD1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Frankfurt</w:t>
            </w:r>
            <w:r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 am Main</w:t>
            </w:r>
            <w:r w:rsidRPr="002F0BD1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, </w:t>
            </w:r>
            <w:r w:rsidR="004D6D9B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01</w:t>
            </w:r>
            <w:r w:rsidRPr="002F0BD1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.0</w:t>
            </w:r>
            <w:r w:rsidR="004D6D9B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8</w:t>
            </w:r>
            <w:r w:rsidRPr="002F0BD1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.2026</w:t>
            </w:r>
          </w:p>
        </w:tc>
      </w:tr>
    </w:tbl>
    <w:p w14:paraId="1134AD94" w14:textId="2B1112F6" w:rsidR="002F0BD1" w:rsidRPr="002F0BD1" w:rsidRDefault="002F0BD1" w:rsidP="004D2670">
      <w:pPr>
        <w:pStyle w:val="berschrift1"/>
        <w:rPr>
          <w:lang w:val="de-AT"/>
        </w:rPr>
      </w:pPr>
    </w:p>
    <w:sectPr w:rsidR="002F0BD1" w:rsidRPr="002F0BD1" w:rsidSect="00452088">
      <w:headerReference w:type="default" r:id="rId10"/>
      <w:footerReference w:type="even" r:id="rId11"/>
      <w:pgSz w:w="11906" w:h="16838"/>
      <w:pgMar w:top="72" w:right="1411" w:bottom="0" w:left="1411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02A1D7E" w14:textId="77777777" w:rsidR="00AE7D82" w:rsidRDefault="00AE7D82" w:rsidP="00BE053D">
      <w:r>
        <w:separator/>
      </w:r>
    </w:p>
  </w:endnote>
  <w:endnote w:type="continuationSeparator" w:id="0">
    <w:p w14:paraId="3679D19F" w14:textId="77777777" w:rsidR="00AE7D82" w:rsidRDefault="00AE7D82" w:rsidP="00BE05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38643AB" w14:textId="77777777" w:rsidR="00AE7D82" w:rsidRDefault="00AE7D82" w:rsidP="00BE053D">
      <w:r>
        <w:separator/>
      </w:r>
    </w:p>
  </w:footnote>
  <w:footnote w:type="continuationSeparator" w:id="0">
    <w:p w14:paraId="3B4EA9B8" w14:textId="77777777" w:rsidR="00AE7D82" w:rsidRDefault="00AE7D82" w:rsidP="00BE05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7324FE" w14:textId="77777777" w:rsidR="007D198F" w:rsidRPr="007D198F" w:rsidRDefault="007D198F" w:rsidP="00011E0B">
    <w:pPr>
      <w:spacing w:line="276" w:lineRule="auto"/>
      <w:rPr>
        <w:rFonts w:ascii="Georgia" w:hAnsi="Georgia" w:cs="Arial"/>
        <w:b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7C14821"/>
    <w:multiLevelType w:val="hybridMultilevel"/>
    <w:tmpl w:val="E15C0BC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091E08E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D967CD"/>
    <w:multiLevelType w:val="hybridMultilevel"/>
    <w:tmpl w:val="E9A4DD42"/>
    <w:lvl w:ilvl="0" w:tplc="BE125E1E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DB4ED9"/>
    <w:multiLevelType w:val="hybridMultilevel"/>
    <w:tmpl w:val="5562E79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07A6279"/>
    <w:multiLevelType w:val="hybridMultilevel"/>
    <w:tmpl w:val="32368BFE"/>
    <w:lvl w:ilvl="0" w:tplc="E04A02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C471440"/>
    <w:multiLevelType w:val="hybridMultilevel"/>
    <w:tmpl w:val="053057B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3191197">
    <w:abstractNumId w:val="15"/>
  </w:num>
  <w:num w:numId="2" w16cid:durableId="254485513">
    <w:abstractNumId w:val="18"/>
  </w:num>
  <w:num w:numId="3" w16cid:durableId="406927308">
    <w:abstractNumId w:val="21"/>
  </w:num>
  <w:num w:numId="4" w16cid:durableId="1961492891">
    <w:abstractNumId w:val="0"/>
  </w:num>
  <w:num w:numId="5" w16cid:durableId="1284537827">
    <w:abstractNumId w:val="1"/>
  </w:num>
  <w:num w:numId="6" w16cid:durableId="694965348">
    <w:abstractNumId w:val="2"/>
  </w:num>
  <w:num w:numId="7" w16cid:durableId="1764958926">
    <w:abstractNumId w:val="14"/>
  </w:num>
  <w:num w:numId="8" w16cid:durableId="1527060359">
    <w:abstractNumId w:val="25"/>
  </w:num>
  <w:num w:numId="9" w16cid:durableId="750853714">
    <w:abstractNumId w:val="13"/>
  </w:num>
  <w:num w:numId="10" w16cid:durableId="1353144616">
    <w:abstractNumId w:val="27"/>
  </w:num>
  <w:num w:numId="11" w16cid:durableId="2023123032">
    <w:abstractNumId w:val="5"/>
  </w:num>
  <w:num w:numId="12" w16cid:durableId="1262762621">
    <w:abstractNumId w:val="6"/>
  </w:num>
  <w:num w:numId="13" w16cid:durableId="2102874139">
    <w:abstractNumId w:val="8"/>
  </w:num>
  <w:num w:numId="14" w16cid:durableId="260993948">
    <w:abstractNumId w:val="9"/>
  </w:num>
  <w:num w:numId="15" w16cid:durableId="544215536">
    <w:abstractNumId w:val="24"/>
  </w:num>
  <w:num w:numId="16" w16cid:durableId="1560245164">
    <w:abstractNumId w:val="4"/>
  </w:num>
  <w:num w:numId="17" w16cid:durableId="1761950435">
    <w:abstractNumId w:val="17"/>
  </w:num>
  <w:num w:numId="18" w16cid:durableId="328212525">
    <w:abstractNumId w:val="3"/>
  </w:num>
  <w:num w:numId="19" w16cid:durableId="2014987072">
    <w:abstractNumId w:val="20"/>
  </w:num>
  <w:num w:numId="20" w16cid:durableId="581913084">
    <w:abstractNumId w:val="11"/>
  </w:num>
  <w:num w:numId="21" w16cid:durableId="1935743180">
    <w:abstractNumId w:val="12"/>
  </w:num>
  <w:num w:numId="22" w16cid:durableId="1535725874">
    <w:abstractNumId w:val="16"/>
  </w:num>
  <w:num w:numId="23" w16cid:durableId="1153642459">
    <w:abstractNumId w:val="7"/>
  </w:num>
  <w:num w:numId="24" w16cid:durableId="209584370">
    <w:abstractNumId w:val="22"/>
  </w:num>
  <w:num w:numId="25" w16cid:durableId="1385562832">
    <w:abstractNumId w:val="29"/>
  </w:num>
  <w:num w:numId="26" w16cid:durableId="1749186386">
    <w:abstractNumId w:val="19"/>
  </w:num>
  <w:num w:numId="27" w16cid:durableId="1342389961">
    <w:abstractNumId w:val="23"/>
  </w:num>
  <w:num w:numId="28" w16cid:durableId="466241994">
    <w:abstractNumId w:val="21"/>
  </w:num>
  <w:num w:numId="29" w16cid:durableId="757868847">
    <w:abstractNumId w:val="10"/>
  </w:num>
  <w:num w:numId="30" w16cid:durableId="446463222">
    <w:abstractNumId w:val="21"/>
  </w:num>
  <w:num w:numId="31" w16cid:durableId="1565490054">
    <w:abstractNumId w:val="21"/>
  </w:num>
  <w:num w:numId="32" w16cid:durableId="353269476">
    <w:abstractNumId w:val="26"/>
  </w:num>
  <w:num w:numId="33" w16cid:durableId="1577666120">
    <w:abstractNumId w:val="28"/>
  </w:num>
  <w:num w:numId="34" w16cid:durableId="754136009">
    <w:abstractNumId w:val="21"/>
  </w:num>
  <w:num w:numId="35" w16cid:durableId="1785463552">
    <w:abstractNumId w:val="21"/>
  </w:num>
  <w:num w:numId="36" w16cid:durableId="326522394">
    <w:abstractNumId w:val="21"/>
  </w:num>
  <w:num w:numId="37" w16cid:durableId="881674872">
    <w:abstractNumId w:val="2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9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11E0B"/>
    <w:rsid w:val="00030C2A"/>
    <w:rsid w:val="00033344"/>
    <w:rsid w:val="000453E7"/>
    <w:rsid w:val="00052A12"/>
    <w:rsid w:val="00057A21"/>
    <w:rsid w:val="00061D33"/>
    <w:rsid w:val="00064643"/>
    <w:rsid w:val="00087747"/>
    <w:rsid w:val="00095496"/>
    <w:rsid w:val="00095F11"/>
    <w:rsid w:val="000A1FDA"/>
    <w:rsid w:val="000B63E2"/>
    <w:rsid w:val="000B6548"/>
    <w:rsid w:val="000D671A"/>
    <w:rsid w:val="000F1298"/>
    <w:rsid w:val="000F720C"/>
    <w:rsid w:val="00103EC5"/>
    <w:rsid w:val="00116C6E"/>
    <w:rsid w:val="00125CA6"/>
    <w:rsid w:val="00156FC9"/>
    <w:rsid w:val="0016222F"/>
    <w:rsid w:val="00162A5A"/>
    <w:rsid w:val="001647AB"/>
    <w:rsid w:val="001648CB"/>
    <w:rsid w:val="00172867"/>
    <w:rsid w:val="00174F88"/>
    <w:rsid w:val="001756AB"/>
    <w:rsid w:val="00175B6D"/>
    <w:rsid w:val="00187E2C"/>
    <w:rsid w:val="001901ED"/>
    <w:rsid w:val="0019483A"/>
    <w:rsid w:val="001A46BF"/>
    <w:rsid w:val="001A481B"/>
    <w:rsid w:val="001B0186"/>
    <w:rsid w:val="001B62CA"/>
    <w:rsid w:val="001D4DCD"/>
    <w:rsid w:val="001D7E3C"/>
    <w:rsid w:val="001F4175"/>
    <w:rsid w:val="001F4935"/>
    <w:rsid w:val="00205BE5"/>
    <w:rsid w:val="00213989"/>
    <w:rsid w:val="0021445F"/>
    <w:rsid w:val="00223A4D"/>
    <w:rsid w:val="002253A1"/>
    <w:rsid w:val="0023054D"/>
    <w:rsid w:val="00232CB5"/>
    <w:rsid w:val="00233A79"/>
    <w:rsid w:val="00234A7E"/>
    <w:rsid w:val="002433A4"/>
    <w:rsid w:val="0024373D"/>
    <w:rsid w:val="002508C2"/>
    <w:rsid w:val="00267252"/>
    <w:rsid w:val="00282DB0"/>
    <w:rsid w:val="00294FFD"/>
    <w:rsid w:val="002B2091"/>
    <w:rsid w:val="002C3AC2"/>
    <w:rsid w:val="002C6972"/>
    <w:rsid w:val="002D26D6"/>
    <w:rsid w:val="002D2B32"/>
    <w:rsid w:val="002D4516"/>
    <w:rsid w:val="002D6275"/>
    <w:rsid w:val="002F0BD1"/>
    <w:rsid w:val="002F46AD"/>
    <w:rsid w:val="002F573F"/>
    <w:rsid w:val="0030310E"/>
    <w:rsid w:val="0030664C"/>
    <w:rsid w:val="003071E2"/>
    <w:rsid w:val="003101F0"/>
    <w:rsid w:val="00314B7A"/>
    <w:rsid w:val="003212B6"/>
    <w:rsid w:val="00324BC5"/>
    <w:rsid w:val="00325C2F"/>
    <w:rsid w:val="00340BAB"/>
    <w:rsid w:val="003418E0"/>
    <w:rsid w:val="0034355D"/>
    <w:rsid w:val="003479E4"/>
    <w:rsid w:val="00347F8D"/>
    <w:rsid w:val="00352DBA"/>
    <w:rsid w:val="00365CAB"/>
    <w:rsid w:val="00372F7B"/>
    <w:rsid w:val="003733E5"/>
    <w:rsid w:val="00381D8C"/>
    <w:rsid w:val="00390EA6"/>
    <w:rsid w:val="003B2ABE"/>
    <w:rsid w:val="003C1842"/>
    <w:rsid w:val="003E27C3"/>
    <w:rsid w:val="003E28CF"/>
    <w:rsid w:val="003F3E3F"/>
    <w:rsid w:val="004067B8"/>
    <w:rsid w:val="004154BE"/>
    <w:rsid w:val="0042013D"/>
    <w:rsid w:val="0042276E"/>
    <w:rsid w:val="00422F83"/>
    <w:rsid w:val="00426D7E"/>
    <w:rsid w:val="0043430C"/>
    <w:rsid w:val="00435E6D"/>
    <w:rsid w:val="004423A4"/>
    <w:rsid w:val="00442E9C"/>
    <w:rsid w:val="00443668"/>
    <w:rsid w:val="00444804"/>
    <w:rsid w:val="00452088"/>
    <w:rsid w:val="00456B0D"/>
    <w:rsid w:val="004658F6"/>
    <w:rsid w:val="00476AF8"/>
    <w:rsid w:val="00480135"/>
    <w:rsid w:val="00484FD7"/>
    <w:rsid w:val="004929FB"/>
    <w:rsid w:val="004A54BA"/>
    <w:rsid w:val="004B6A5E"/>
    <w:rsid w:val="004C393A"/>
    <w:rsid w:val="004D2670"/>
    <w:rsid w:val="004D3C1D"/>
    <w:rsid w:val="004D6D9B"/>
    <w:rsid w:val="004E3179"/>
    <w:rsid w:val="004F6E74"/>
    <w:rsid w:val="00507EA7"/>
    <w:rsid w:val="00511CD1"/>
    <w:rsid w:val="0052238E"/>
    <w:rsid w:val="00523FCB"/>
    <w:rsid w:val="00526089"/>
    <w:rsid w:val="00527A28"/>
    <w:rsid w:val="00527DCA"/>
    <w:rsid w:val="00560D9A"/>
    <w:rsid w:val="00566A4A"/>
    <w:rsid w:val="005716D4"/>
    <w:rsid w:val="00571B60"/>
    <w:rsid w:val="00572876"/>
    <w:rsid w:val="00572E98"/>
    <w:rsid w:val="0057512A"/>
    <w:rsid w:val="00575FEF"/>
    <w:rsid w:val="00585A4D"/>
    <w:rsid w:val="005A3BA2"/>
    <w:rsid w:val="005A3DDE"/>
    <w:rsid w:val="005B18E3"/>
    <w:rsid w:val="005B3F28"/>
    <w:rsid w:val="005D6329"/>
    <w:rsid w:val="005E57F6"/>
    <w:rsid w:val="005F7C12"/>
    <w:rsid w:val="00601F0F"/>
    <w:rsid w:val="006058D8"/>
    <w:rsid w:val="00610200"/>
    <w:rsid w:val="0061386B"/>
    <w:rsid w:val="0062309C"/>
    <w:rsid w:val="00623699"/>
    <w:rsid w:val="006243DC"/>
    <w:rsid w:val="00632D5A"/>
    <w:rsid w:val="00635515"/>
    <w:rsid w:val="006460C3"/>
    <w:rsid w:val="006530A7"/>
    <w:rsid w:val="006546FD"/>
    <w:rsid w:val="00665BF3"/>
    <w:rsid w:val="00666727"/>
    <w:rsid w:val="006732D6"/>
    <w:rsid w:val="0069384A"/>
    <w:rsid w:val="00693E09"/>
    <w:rsid w:val="0069656F"/>
    <w:rsid w:val="006A2DE9"/>
    <w:rsid w:val="006A7230"/>
    <w:rsid w:val="006B3432"/>
    <w:rsid w:val="006B39B0"/>
    <w:rsid w:val="006B4E32"/>
    <w:rsid w:val="006B72C7"/>
    <w:rsid w:val="006B7F78"/>
    <w:rsid w:val="006C2252"/>
    <w:rsid w:val="006D7F7F"/>
    <w:rsid w:val="006E15A4"/>
    <w:rsid w:val="006E2C9C"/>
    <w:rsid w:val="006E40EF"/>
    <w:rsid w:val="006E4828"/>
    <w:rsid w:val="006F0039"/>
    <w:rsid w:val="00711CEF"/>
    <w:rsid w:val="00715E00"/>
    <w:rsid w:val="00717861"/>
    <w:rsid w:val="00720320"/>
    <w:rsid w:val="00723643"/>
    <w:rsid w:val="00725D3C"/>
    <w:rsid w:val="007339B7"/>
    <w:rsid w:val="00733DA1"/>
    <w:rsid w:val="00737822"/>
    <w:rsid w:val="0074111D"/>
    <w:rsid w:val="00750FC0"/>
    <w:rsid w:val="00753D4A"/>
    <w:rsid w:val="00755C97"/>
    <w:rsid w:val="00756912"/>
    <w:rsid w:val="007607BE"/>
    <w:rsid w:val="00761609"/>
    <w:rsid w:val="00763DCE"/>
    <w:rsid w:val="007756B5"/>
    <w:rsid w:val="00776C46"/>
    <w:rsid w:val="0078260B"/>
    <w:rsid w:val="00783465"/>
    <w:rsid w:val="007838D1"/>
    <w:rsid w:val="00785254"/>
    <w:rsid w:val="00785853"/>
    <w:rsid w:val="007966F0"/>
    <w:rsid w:val="00797BFC"/>
    <w:rsid w:val="007A1126"/>
    <w:rsid w:val="007A720F"/>
    <w:rsid w:val="007B2193"/>
    <w:rsid w:val="007C6A3C"/>
    <w:rsid w:val="007C75CA"/>
    <w:rsid w:val="007D198F"/>
    <w:rsid w:val="007D4BEE"/>
    <w:rsid w:val="007D5BE9"/>
    <w:rsid w:val="008050E4"/>
    <w:rsid w:val="00806927"/>
    <w:rsid w:val="0082257D"/>
    <w:rsid w:val="00830A33"/>
    <w:rsid w:val="008323B2"/>
    <w:rsid w:val="00836EA9"/>
    <w:rsid w:val="00842A00"/>
    <w:rsid w:val="00853438"/>
    <w:rsid w:val="00854B4B"/>
    <w:rsid w:val="00863A75"/>
    <w:rsid w:val="00866846"/>
    <w:rsid w:val="00875277"/>
    <w:rsid w:val="00875DA9"/>
    <w:rsid w:val="00884D6F"/>
    <w:rsid w:val="008869C8"/>
    <w:rsid w:val="008870F6"/>
    <w:rsid w:val="00891653"/>
    <w:rsid w:val="0089401E"/>
    <w:rsid w:val="00895E38"/>
    <w:rsid w:val="008A782B"/>
    <w:rsid w:val="008B0FC0"/>
    <w:rsid w:val="008B60AC"/>
    <w:rsid w:val="008C429A"/>
    <w:rsid w:val="008C6685"/>
    <w:rsid w:val="008E1F3D"/>
    <w:rsid w:val="008F1347"/>
    <w:rsid w:val="009053D7"/>
    <w:rsid w:val="0091331D"/>
    <w:rsid w:val="0092133A"/>
    <w:rsid w:val="00925E6B"/>
    <w:rsid w:val="009278FE"/>
    <w:rsid w:val="0093223C"/>
    <w:rsid w:val="00941A87"/>
    <w:rsid w:val="00944C3B"/>
    <w:rsid w:val="009501C2"/>
    <w:rsid w:val="00954443"/>
    <w:rsid w:val="009668B9"/>
    <w:rsid w:val="00966C51"/>
    <w:rsid w:val="00972FC4"/>
    <w:rsid w:val="00976577"/>
    <w:rsid w:val="00983605"/>
    <w:rsid w:val="00996356"/>
    <w:rsid w:val="00997D9A"/>
    <w:rsid w:val="00997FC5"/>
    <w:rsid w:val="009B6C54"/>
    <w:rsid w:val="009D7C49"/>
    <w:rsid w:val="009E71B2"/>
    <w:rsid w:val="009E7297"/>
    <w:rsid w:val="00A0257D"/>
    <w:rsid w:val="00A12EDC"/>
    <w:rsid w:val="00A17BB9"/>
    <w:rsid w:val="00A23C4F"/>
    <w:rsid w:val="00A26D0D"/>
    <w:rsid w:val="00A26E00"/>
    <w:rsid w:val="00A33BDE"/>
    <w:rsid w:val="00A34885"/>
    <w:rsid w:val="00A3519C"/>
    <w:rsid w:val="00A43BC1"/>
    <w:rsid w:val="00A51C0A"/>
    <w:rsid w:val="00A575B2"/>
    <w:rsid w:val="00A609D0"/>
    <w:rsid w:val="00A66932"/>
    <w:rsid w:val="00A73B06"/>
    <w:rsid w:val="00A74225"/>
    <w:rsid w:val="00A74514"/>
    <w:rsid w:val="00A84B1A"/>
    <w:rsid w:val="00A9077E"/>
    <w:rsid w:val="00A92F9B"/>
    <w:rsid w:val="00A936D5"/>
    <w:rsid w:val="00AA1EB0"/>
    <w:rsid w:val="00AA2DA3"/>
    <w:rsid w:val="00AA5A9C"/>
    <w:rsid w:val="00AB016A"/>
    <w:rsid w:val="00AB2A5A"/>
    <w:rsid w:val="00AD28F8"/>
    <w:rsid w:val="00AD5EEC"/>
    <w:rsid w:val="00AD676C"/>
    <w:rsid w:val="00AE4ED3"/>
    <w:rsid w:val="00AE7D82"/>
    <w:rsid w:val="00AF0102"/>
    <w:rsid w:val="00AF23FF"/>
    <w:rsid w:val="00AF44FA"/>
    <w:rsid w:val="00AF687A"/>
    <w:rsid w:val="00B0230B"/>
    <w:rsid w:val="00B17D95"/>
    <w:rsid w:val="00B23509"/>
    <w:rsid w:val="00B359DB"/>
    <w:rsid w:val="00B3632B"/>
    <w:rsid w:val="00B409D8"/>
    <w:rsid w:val="00B459CE"/>
    <w:rsid w:val="00B5178D"/>
    <w:rsid w:val="00B523C2"/>
    <w:rsid w:val="00B67F1F"/>
    <w:rsid w:val="00B701D7"/>
    <w:rsid w:val="00B84367"/>
    <w:rsid w:val="00B90595"/>
    <w:rsid w:val="00BA215A"/>
    <w:rsid w:val="00BB5F09"/>
    <w:rsid w:val="00BC0D9F"/>
    <w:rsid w:val="00BC445B"/>
    <w:rsid w:val="00BD2830"/>
    <w:rsid w:val="00BD61E5"/>
    <w:rsid w:val="00BE053D"/>
    <w:rsid w:val="00BE55A7"/>
    <w:rsid w:val="00BF0866"/>
    <w:rsid w:val="00BF1A7A"/>
    <w:rsid w:val="00BF1FA3"/>
    <w:rsid w:val="00C00974"/>
    <w:rsid w:val="00C018E4"/>
    <w:rsid w:val="00C0250E"/>
    <w:rsid w:val="00C066FA"/>
    <w:rsid w:val="00C143F0"/>
    <w:rsid w:val="00C17F66"/>
    <w:rsid w:val="00C25387"/>
    <w:rsid w:val="00C3000A"/>
    <w:rsid w:val="00C304BC"/>
    <w:rsid w:val="00C3372E"/>
    <w:rsid w:val="00C33E30"/>
    <w:rsid w:val="00C35D32"/>
    <w:rsid w:val="00C54BE3"/>
    <w:rsid w:val="00C57F80"/>
    <w:rsid w:val="00C768ED"/>
    <w:rsid w:val="00C76DA2"/>
    <w:rsid w:val="00C82A8F"/>
    <w:rsid w:val="00C916C2"/>
    <w:rsid w:val="00CA5F16"/>
    <w:rsid w:val="00CB050C"/>
    <w:rsid w:val="00CC7F56"/>
    <w:rsid w:val="00CD1B12"/>
    <w:rsid w:val="00CD322A"/>
    <w:rsid w:val="00CD55DC"/>
    <w:rsid w:val="00CE1BBC"/>
    <w:rsid w:val="00CE2595"/>
    <w:rsid w:val="00CE28CC"/>
    <w:rsid w:val="00CE686A"/>
    <w:rsid w:val="00CE72FC"/>
    <w:rsid w:val="00CF30E4"/>
    <w:rsid w:val="00CF31EE"/>
    <w:rsid w:val="00D1492F"/>
    <w:rsid w:val="00D17B69"/>
    <w:rsid w:val="00D20DE1"/>
    <w:rsid w:val="00D26737"/>
    <w:rsid w:val="00D27A3F"/>
    <w:rsid w:val="00D3003C"/>
    <w:rsid w:val="00D3188A"/>
    <w:rsid w:val="00D331F4"/>
    <w:rsid w:val="00D44107"/>
    <w:rsid w:val="00D470E4"/>
    <w:rsid w:val="00D52142"/>
    <w:rsid w:val="00D5280E"/>
    <w:rsid w:val="00D57216"/>
    <w:rsid w:val="00D6006F"/>
    <w:rsid w:val="00D605C0"/>
    <w:rsid w:val="00D61F14"/>
    <w:rsid w:val="00D74FD2"/>
    <w:rsid w:val="00D80D6B"/>
    <w:rsid w:val="00D85D41"/>
    <w:rsid w:val="00D879BC"/>
    <w:rsid w:val="00D90950"/>
    <w:rsid w:val="00DA0E0A"/>
    <w:rsid w:val="00DA69DF"/>
    <w:rsid w:val="00DB33F8"/>
    <w:rsid w:val="00DC4B3B"/>
    <w:rsid w:val="00DD38E2"/>
    <w:rsid w:val="00DE7EEC"/>
    <w:rsid w:val="00E00140"/>
    <w:rsid w:val="00E13110"/>
    <w:rsid w:val="00E24DF1"/>
    <w:rsid w:val="00E26E94"/>
    <w:rsid w:val="00E33102"/>
    <w:rsid w:val="00E3794B"/>
    <w:rsid w:val="00E40B9A"/>
    <w:rsid w:val="00E431ED"/>
    <w:rsid w:val="00E44CDE"/>
    <w:rsid w:val="00E55D90"/>
    <w:rsid w:val="00E64FF5"/>
    <w:rsid w:val="00E80E41"/>
    <w:rsid w:val="00E907EC"/>
    <w:rsid w:val="00EA5421"/>
    <w:rsid w:val="00EA7A12"/>
    <w:rsid w:val="00EB278C"/>
    <w:rsid w:val="00EB34FC"/>
    <w:rsid w:val="00EB4EE8"/>
    <w:rsid w:val="00EB5816"/>
    <w:rsid w:val="00EB651D"/>
    <w:rsid w:val="00ED0EA9"/>
    <w:rsid w:val="00ED201D"/>
    <w:rsid w:val="00EE30D0"/>
    <w:rsid w:val="00EF19D4"/>
    <w:rsid w:val="00EF77DF"/>
    <w:rsid w:val="00F11BEF"/>
    <w:rsid w:val="00F165E1"/>
    <w:rsid w:val="00F218E5"/>
    <w:rsid w:val="00F24AD1"/>
    <w:rsid w:val="00F258E7"/>
    <w:rsid w:val="00F31B84"/>
    <w:rsid w:val="00F44F5F"/>
    <w:rsid w:val="00F57BA5"/>
    <w:rsid w:val="00F631EC"/>
    <w:rsid w:val="00F63CB9"/>
    <w:rsid w:val="00F64C22"/>
    <w:rsid w:val="00F64FA7"/>
    <w:rsid w:val="00F74D19"/>
    <w:rsid w:val="00F80053"/>
    <w:rsid w:val="00F92169"/>
    <w:rsid w:val="00FA02C7"/>
    <w:rsid w:val="00FA4186"/>
    <w:rsid w:val="00FC0531"/>
    <w:rsid w:val="00FC0799"/>
    <w:rsid w:val="00FC093B"/>
    <w:rsid w:val="00FC13F0"/>
    <w:rsid w:val="00FC324B"/>
    <w:rsid w:val="00FC4D3F"/>
    <w:rsid w:val="00FC70F3"/>
    <w:rsid w:val="00FD0FB7"/>
    <w:rsid w:val="00FE0496"/>
    <w:rsid w:val="00FE79A2"/>
    <w:rsid w:val="00FF7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  <w:rsid w:val="00972FC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C304B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1ZeileStation">
    <w:name w:val="1. Zeile Station"/>
    <w:basedOn w:val="Standard"/>
    <w:qFormat/>
    <w:rsid w:val="00737822"/>
    <w:rPr>
      <w:rFonts w:ascii="Georgia" w:eastAsiaTheme="minorHAnsi" w:hAnsi="Georgia" w:cstheme="minorBidi"/>
      <w:sz w:val="22"/>
      <w:szCs w:val="22"/>
      <w:lang w:eastAsia="en-US"/>
    </w:rPr>
  </w:style>
  <w:style w:type="paragraph" w:customStyle="1" w:styleId="DATUM">
    <w:name w:val="DATUM"/>
    <w:basedOn w:val="Standard"/>
    <w:qFormat/>
    <w:rsid w:val="00FC0531"/>
    <w:rPr>
      <w:rFonts w:ascii="Georgia" w:eastAsiaTheme="minorHAnsi" w:hAnsi="Georgia" w:cs="Georgia"/>
      <w:color w:val="000000"/>
      <w:sz w:val="22"/>
      <w:szCs w:val="22"/>
      <w:lang w:eastAsia="en-US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rPr>
      <w:rFonts w:ascii="Georgia" w:eastAsiaTheme="minorHAnsi" w:hAnsi="Georgia" w:cstheme="minorBidi"/>
      <w:b/>
      <w:smallCaps/>
      <w:sz w:val="28"/>
      <w:szCs w:val="22"/>
      <w:lang w:eastAsia="en-US"/>
    </w:rPr>
  </w:style>
  <w:style w:type="paragraph" w:customStyle="1" w:styleId="Ort">
    <w:name w:val="Ort"/>
    <w:basedOn w:val="Standard"/>
    <w:qFormat/>
    <w:rsid w:val="00FC0531"/>
    <w:pPr>
      <w:jc w:val="right"/>
    </w:pPr>
    <w:rPr>
      <w:rFonts w:ascii="Georgia" w:eastAsiaTheme="minorHAnsi" w:hAnsi="Georgia" w:cstheme="minorBidi"/>
      <w:i/>
      <w:smallCaps/>
      <w:sz w:val="28"/>
      <w:szCs w:val="22"/>
      <w:lang w:eastAsia="en-US"/>
    </w:rPr>
  </w:style>
  <w:style w:type="paragraph" w:customStyle="1" w:styleId="Beschreibung">
    <w:name w:val="Beschreibung"/>
    <w:basedOn w:val="Standard"/>
    <w:qFormat/>
    <w:rsid w:val="00FC0531"/>
    <w:rPr>
      <w:rFonts w:ascii="Georgia" w:eastAsiaTheme="minorHAnsi" w:hAnsi="Georgia" w:cstheme="minorBidi"/>
      <w:sz w:val="22"/>
      <w:szCs w:val="22"/>
      <w:lang w:eastAsia="en-US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unhideWhenUsed/>
    <w:rsid w:val="00FC0531"/>
    <w:pPr>
      <w:spacing w:before="100" w:beforeAutospacing="1" w:after="100" w:afterAutospacing="1"/>
    </w:p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character" w:styleId="Fett">
    <w:name w:val="Strong"/>
    <w:basedOn w:val="Absatz-Standardschriftart"/>
    <w:uiPriority w:val="22"/>
    <w:qFormat/>
    <w:rsid w:val="00F63CB9"/>
    <w:rPr>
      <w:b/>
      <w:bCs/>
    </w:rPr>
  </w:style>
  <w:style w:type="paragraph" w:styleId="berarbeitung">
    <w:name w:val="Revision"/>
    <w:hidden/>
    <w:uiPriority w:val="99"/>
    <w:semiHidden/>
    <w:rsid w:val="00BE55A7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D6006F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D6006F"/>
    <w:pPr>
      <w:spacing w:after="160"/>
    </w:pPr>
    <w:rPr>
      <w:rFonts w:asciiTheme="minorHAnsi" w:eastAsiaTheme="minorHAnsi" w:hAnsiTheme="minorHAnsi" w:cstheme="minorBidi"/>
      <w:sz w:val="20"/>
      <w:szCs w:val="20"/>
      <w:lang w:eastAsia="en-US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D6006F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D6006F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D6006F"/>
    <w:rPr>
      <w:b/>
      <w:bCs/>
      <w:sz w:val="20"/>
      <w:szCs w:val="20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C304B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de-DE"/>
    </w:rPr>
  </w:style>
  <w:style w:type="character" w:customStyle="1" w:styleId="apple-converted-space">
    <w:name w:val="apple-converted-space"/>
    <w:basedOn w:val="Absatz-Standardschriftart"/>
    <w:rsid w:val="00BD2830"/>
  </w:style>
  <w:style w:type="paragraph" w:customStyle="1" w:styleId="isselectedend">
    <w:name w:val="isselectedend"/>
    <w:basedOn w:val="Standard"/>
    <w:rsid w:val="00DE7EEC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558</Words>
  <Characters>3518</Characters>
  <Application>Microsoft Office Word</Application>
  <DocSecurity>0</DocSecurity>
  <Lines>29</Lines>
  <Paragraphs>8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7</cp:revision>
  <cp:lastPrinted>2026-08-01T10:48:00Z</cp:lastPrinted>
  <dcterms:created xsi:type="dcterms:W3CDTF">2026-08-03T18:02:00Z</dcterms:created>
  <dcterms:modified xsi:type="dcterms:W3CDTF">2026-08-04T08:05:00Z</dcterms:modified>
</cp:coreProperties>
</file>