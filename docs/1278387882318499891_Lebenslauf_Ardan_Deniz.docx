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211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147"/>
        <w:gridCol w:w="284"/>
        <w:gridCol w:w="850"/>
        <w:gridCol w:w="284"/>
        <w:gridCol w:w="567"/>
        <w:gridCol w:w="709"/>
        <w:gridCol w:w="1827"/>
        <w:gridCol w:w="20"/>
        <w:tblGridChange w:id="0">
          <w:tblGrid>
            <w:gridCol w:w="1418"/>
            <w:gridCol w:w="4105"/>
            <w:gridCol w:w="147"/>
            <w:gridCol w:w="284"/>
            <w:gridCol w:w="850"/>
            <w:gridCol w:w="284"/>
            <w:gridCol w:w="567"/>
            <w:gridCol w:w="709"/>
            <w:gridCol w:w="1827"/>
            <w:gridCol w:w="20"/>
          </w:tblGrid>
        </w:tblGridChange>
      </w:tblGrid>
      <w:tr w:rsidR="00E55D90" w:rsidRPr="00F44F5F" w14:paraId="487AC9CE" w14:textId="77777777" w:rsidTr="00FD6F06">
        <w:trPr>
          <w:trHeight w:val="283"/>
        </w:trPr>
        <w:tc>
          <w:tcPr>
            <w:tcW w:w="10211" w:type="dxa"/>
            <w:gridSpan w:val="10"/>
            <w:vAlign w:val="bottom"/>
          </w:tcPr>
          <w:p w14:paraId="0CBC6997" w14:textId="52AE9AA0" w:rsidR="00E55D90" w:rsidRPr="00F44F5F" w:rsidRDefault="00EE6AD2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Ardan</w:t>
            </w:r>
            <w:r w:rsidR="00E55D90" w:rsidRPr="00F44F5F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Deniz</w:t>
            </w:r>
          </w:p>
          <w:p w14:paraId="2D363F9A" w14:textId="68725E9E" w:rsidR="00F44F5F" w:rsidRPr="00F44F5F" w:rsidRDefault="00EE6AD2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Ulmenweg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55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Mannheim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68167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</w:p>
          <w:p w14:paraId="135895E2" w14:textId="70C086A0" w:rsidR="00F44F5F" w:rsidRPr="00F44F5F" w:rsidRDefault="00EE6AD2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privat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ardan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@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hotmail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.com | +49(0)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16096595853</w:t>
            </w:r>
          </w:p>
        </w:tc>
      </w:tr>
      <w:tr w:rsidR="002508C2" w:rsidRPr="00F44F5F" w14:paraId="0FCADE56" w14:textId="77777777" w:rsidTr="00665636">
        <w:trPr>
          <w:trHeight w:val="510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44F5F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665636">
        <w:trPr>
          <w:trHeight w:val="340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4BC957E9" w:rsidR="00D1492F" w:rsidRPr="00F44F5F" w:rsidRDefault="00EE6AD2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Universität Mannheim</w:t>
            </w:r>
          </w:p>
        </w:tc>
        <w:tc>
          <w:tcPr>
            <w:tcW w:w="3407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0468AE5D" w:rsidR="00D1492F" w:rsidRPr="00F44F5F" w:rsidRDefault="00EE6AD2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Mannheim</w:t>
            </w:r>
            <w:r w:rsidR="00B17D95"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 </w:t>
            </w:r>
          </w:p>
        </w:tc>
      </w:tr>
      <w:tr w:rsidR="00D1492F" w:rsidRPr="00F44F5F" w14:paraId="61E5D482" w14:textId="77777777" w:rsidTr="00665636">
        <w:trPr>
          <w:trHeight w:val="57"/>
        </w:trPr>
        <w:tc>
          <w:tcPr>
            <w:tcW w:w="5523" w:type="dxa"/>
            <w:gridSpan w:val="2"/>
          </w:tcPr>
          <w:p w14:paraId="11CB9A0F" w14:textId="3A530CB4" w:rsidR="00D1492F" w:rsidRPr="00F44F5F" w:rsidRDefault="00D1492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EE6AD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Betriebswirtschaftslehre</w:t>
            </w:r>
          </w:p>
        </w:tc>
        <w:tc>
          <w:tcPr>
            <w:tcW w:w="4688" w:type="dxa"/>
            <w:gridSpan w:val="8"/>
          </w:tcPr>
          <w:p w14:paraId="419A9228" w14:textId="425B7C87" w:rsidR="00D1492F" w:rsidRPr="00F44F5F" w:rsidRDefault="00D1492F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EE6AD2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F44F5F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AE4ED3" w:rsidRPr="00F44F5F" w14:paraId="6B19CF91" w14:textId="77777777" w:rsidTr="00FD6F06">
        <w:trPr>
          <w:trHeight w:val="340"/>
        </w:trPr>
        <w:tc>
          <w:tcPr>
            <w:tcW w:w="5670" w:type="dxa"/>
            <w:gridSpan w:val="3"/>
            <w:vAlign w:val="bottom"/>
          </w:tcPr>
          <w:p w14:paraId="54F7169D" w14:textId="7B54A2E9" w:rsidR="00AE4ED3" w:rsidRPr="00F44F5F" w:rsidRDefault="00EE6AD2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Alexander-von-Humboldt Gymnasium</w:t>
            </w:r>
          </w:p>
        </w:tc>
        <w:tc>
          <w:tcPr>
            <w:tcW w:w="4541" w:type="dxa"/>
            <w:gridSpan w:val="7"/>
            <w:vAlign w:val="bottom"/>
          </w:tcPr>
          <w:p w14:paraId="262B6DA3" w14:textId="7D0CBF6A" w:rsidR="00AE4ED3" w:rsidRPr="00F44F5F" w:rsidRDefault="00EE6AD2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Lauterbach</w:t>
            </w:r>
          </w:p>
        </w:tc>
      </w:tr>
      <w:tr w:rsidR="00AE4ED3" w:rsidRPr="00F44F5F" w14:paraId="263521E3" w14:textId="77777777" w:rsidTr="00FD6F06">
        <w:trPr>
          <w:trHeight w:val="57"/>
        </w:trPr>
        <w:tc>
          <w:tcPr>
            <w:tcW w:w="5670" w:type="dxa"/>
            <w:gridSpan w:val="3"/>
          </w:tcPr>
          <w:p w14:paraId="36282A3A" w14:textId="581A3E92" w:rsidR="00AE4ED3" w:rsidRPr="00F44F5F" w:rsidRDefault="00AE4ED3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 (Note: 1,</w:t>
            </w:r>
            <w:r w:rsidR="00EE6AD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1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4541" w:type="dxa"/>
            <w:gridSpan w:val="7"/>
          </w:tcPr>
          <w:p w14:paraId="3DE8C75D" w14:textId="760273CF" w:rsidR="00AE4ED3" w:rsidRPr="00F44F5F" w:rsidRDefault="00AE4ED3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EE6AD2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06/20</w:t>
            </w:r>
            <w:r w:rsidR="00EE6AD2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</w:tr>
      <w:tr w:rsidR="00AE4ED3" w:rsidRPr="00F44F5F" w:rsidDel="005924EE" w14:paraId="27601A10" w14:textId="35C619AA" w:rsidTr="00FD6F06">
        <w:trPr>
          <w:trHeight w:val="57"/>
          <w:del w:id="1" w:author="David Döbele" w:date="2024-08-28T18:12:00Z" w16du:dateUtc="2024-08-28T16:12:00Z"/>
        </w:trPr>
        <w:tc>
          <w:tcPr>
            <w:tcW w:w="10211" w:type="dxa"/>
            <w:gridSpan w:val="10"/>
          </w:tcPr>
          <w:p w14:paraId="6ECF7248" w14:textId="42EA68DF" w:rsidR="00AE4ED3" w:rsidRPr="00FE0496" w:rsidDel="005924EE" w:rsidRDefault="00AE4ED3" w:rsidP="00FE0496">
            <w:pPr>
              <w:pStyle w:val="Listenabsatz"/>
              <w:numPr>
                <w:ilvl w:val="0"/>
                <w:numId w:val="2"/>
              </w:numPr>
              <w:rPr>
                <w:del w:id="2" w:author="David Döbele" w:date="2024-08-28T18:12:00Z" w16du:dateUtc="2024-08-28T16:12:00Z"/>
                <w:rFonts w:ascii="Times New Roman" w:hAnsi="Times New Roman" w:cs="Times New Roman"/>
                <w:sz w:val="20"/>
                <w:szCs w:val="20"/>
                <w:lang w:val="de-AT"/>
              </w:rPr>
            </w:pPr>
            <w:del w:id="3" w:author="David Döbele" w:date="2024-08-28T18:12:00Z" w16du:dateUtc="2024-08-28T16:12:00Z">
              <w:r w:rsidRPr="00F44F5F" w:rsidDel="005924EE">
                <w:rPr>
                  <w:rFonts w:ascii="Times New Roman" w:hAnsi="Times New Roman" w:cs="Times New Roman"/>
                  <w:sz w:val="20"/>
                  <w:szCs w:val="20"/>
                </w:rPr>
                <w:delText>Schwerpunktfächer: Mathematik (1</w:delText>
              </w:r>
              <w:r w:rsidR="00EE6AD2" w:rsidDel="005924EE">
                <w:rPr>
                  <w:rFonts w:ascii="Times New Roman" w:hAnsi="Times New Roman" w:cs="Times New Roman"/>
                  <w:sz w:val="20"/>
                  <w:szCs w:val="20"/>
                </w:rPr>
                <w:delText>2</w:delText>
              </w:r>
              <w:r w:rsidRPr="00F44F5F" w:rsidDel="005924EE">
                <w:rPr>
                  <w:rFonts w:ascii="Times New Roman" w:hAnsi="Times New Roman" w:cs="Times New Roman"/>
                  <w:sz w:val="20"/>
                  <w:szCs w:val="20"/>
                </w:rPr>
                <w:delText xml:space="preserve"> Punkte), Englisch (1</w:delText>
              </w:r>
              <w:r w:rsidR="00EE6AD2" w:rsidDel="005924EE">
                <w:rPr>
                  <w:rFonts w:ascii="Times New Roman" w:hAnsi="Times New Roman" w:cs="Times New Roman"/>
                  <w:sz w:val="20"/>
                  <w:szCs w:val="20"/>
                </w:rPr>
                <w:delText>3</w:delText>
              </w:r>
              <w:r w:rsidRPr="00F44F5F" w:rsidDel="005924EE">
                <w:rPr>
                  <w:rFonts w:ascii="Times New Roman" w:hAnsi="Times New Roman" w:cs="Times New Roman"/>
                  <w:sz w:val="20"/>
                  <w:szCs w:val="20"/>
                </w:rPr>
                <w:delText xml:space="preserve"> Punkte), Politik </w:delText>
              </w:r>
              <w:r w:rsidR="00EE6AD2" w:rsidDel="005924EE">
                <w:rPr>
                  <w:rFonts w:ascii="Times New Roman" w:hAnsi="Times New Roman" w:cs="Times New Roman"/>
                  <w:sz w:val="20"/>
                  <w:szCs w:val="20"/>
                </w:rPr>
                <w:delText xml:space="preserve">und Wirtschaft </w:delText>
              </w:r>
              <w:r w:rsidRPr="00F44F5F" w:rsidDel="005924EE">
                <w:rPr>
                  <w:rFonts w:ascii="Times New Roman" w:hAnsi="Times New Roman" w:cs="Times New Roman"/>
                  <w:sz w:val="20"/>
                  <w:szCs w:val="20"/>
                </w:rPr>
                <w:delText>(1</w:delText>
              </w:r>
              <w:r w:rsidR="00EE6AD2" w:rsidDel="005924EE">
                <w:rPr>
                  <w:rFonts w:ascii="Times New Roman" w:hAnsi="Times New Roman" w:cs="Times New Roman"/>
                  <w:sz w:val="20"/>
                  <w:szCs w:val="20"/>
                </w:rPr>
                <w:delText>3</w:delText>
              </w:r>
              <w:r w:rsidRPr="00F44F5F" w:rsidDel="005924EE">
                <w:rPr>
                  <w:rFonts w:ascii="Times New Roman" w:hAnsi="Times New Roman" w:cs="Times New Roman"/>
                  <w:sz w:val="20"/>
                  <w:szCs w:val="20"/>
                </w:rPr>
                <w:delText xml:space="preserve"> Punkte)</w:delText>
              </w:r>
            </w:del>
          </w:p>
        </w:tc>
      </w:tr>
      <w:tr w:rsidR="00EE6AD2" w:rsidRPr="00F44F5F" w14:paraId="274C62B4" w14:textId="77777777" w:rsidTr="00FD6F06">
        <w:trPr>
          <w:trHeight w:val="57"/>
        </w:trPr>
        <w:tc>
          <w:tcPr>
            <w:tcW w:w="10211" w:type="dxa"/>
            <w:gridSpan w:val="10"/>
          </w:tcPr>
          <w:p w14:paraId="4715B84E" w14:textId="65B0186B" w:rsidR="00EE6AD2" w:rsidRPr="00F44F5F" w:rsidRDefault="00EE6AD2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Abiturpreis </w:t>
            </w:r>
            <w:r w:rsidR="005E3F90">
              <w:rPr>
                <w:rFonts w:ascii="Times New Roman" w:hAnsi="Times New Roman" w:cs="Times New Roman"/>
                <w:sz w:val="20"/>
                <w:szCs w:val="20"/>
              </w:rPr>
              <w:t xml:space="preserve">der Deutschen Mathematiker-Vereinigung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für herausragende Abiturleistungen im Fach Mathematik </w:t>
            </w:r>
          </w:p>
        </w:tc>
      </w:tr>
      <w:tr w:rsidR="00EE6AD2" w:rsidRPr="00F44F5F" w14:paraId="5921C44B" w14:textId="77777777" w:rsidTr="00FD6F06">
        <w:trPr>
          <w:trHeight w:val="57"/>
        </w:trPr>
        <w:tc>
          <w:tcPr>
            <w:tcW w:w="10211" w:type="dxa"/>
            <w:gridSpan w:val="10"/>
          </w:tcPr>
          <w:p w14:paraId="021ACC71" w14:textId="3D31D5FF" w:rsidR="00EE6AD2" w:rsidRDefault="00EE6AD2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Abiturpreis </w:t>
            </w:r>
            <w:r w:rsidR="005E3F90">
              <w:rPr>
                <w:rFonts w:ascii="Times New Roman" w:hAnsi="Times New Roman" w:cs="Times New Roman"/>
                <w:sz w:val="20"/>
                <w:szCs w:val="20"/>
              </w:rPr>
              <w:t xml:space="preserve">der deutschen Gesellschaft für Philosophie e.V.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für besondere</w:t>
            </w:r>
            <w:r w:rsidR="005E3F90">
              <w:rPr>
                <w:rFonts w:ascii="Times New Roman" w:hAnsi="Times New Roman" w:cs="Times New Roman"/>
                <w:sz w:val="20"/>
                <w:szCs w:val="20"/>
              </w:rPr>
              <w:t xml:space="preserve"> Leistungen im Fach Ethik</w:t>
            </w:r>
          </w:p>
        </w:tc>
      </w:tr>
      <w:tr w:rsidR="00A85B3C" w:rsidRPr="00F44F5F" w14:paraId="084AB2F9" w14:textId="77777777" w:rsidTr="00FD6F06">
        <w:trPr>
          <w:trHeight w:val="57"/>
        </w:trPr>
        <w:tc>
          <w:tcPr>
            <w:tcW w:w="10211" w:type="dxa"/>
            <w:gridSpan w:val="10"/>
          </w:tcPr>
          <w:p w14:paraId="2F5FDEA1" w14:textId="77777777" w:rsidR="00A85B3C" w:rsidRDefault="00A85B3C" w:rsidP="00FE0496">
            <w:pPr>
              <w:pStyle w:val="Listenabsatz"/>
              <w:numPr>
                <w:ilvl w:val="0"/>
                <w:numId w:val="2"/>
              </w:numPr>
              <w:rPr>
                <w:ins w:id="4" w:author="David Döbele" w:date="2024-08-28T18:14:00Z" w16du:dateUtc="2024-08-28T16:14:00Z"/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Teilnahme an einer einwöchigen Sprachreise nach England sowie zwei zweiwöchigen Schüleraustauschen in Frankreich zur Verbesserung von Fremdsprachkenntnissen und Stärkung der Kommunikationsfähigkeiten</w:t>
            </w:r>
            <w:del w:id="5" w:author="David Döbele" w:date="2024-08-28T18:12:00Z" w16du:dateUtc="2024-08-28T16:12:00Z">
              <w:r w:rsidDel="005924EE">
                <w:rPr>
                  <w:rFonts w:ascii="Times New Roman" w:hAnsi="Times New Roman" w:cs="Times New Roman"/>
                  <w:sz w:val="20"/>
                  <w:szCs w:val="20"/>
                </w:rPr>
                <w:delText xml:space="preserve"> </w:delText>
              </w:r>
            </w:del>
            <w:del w:id="6" w:author="David Döbele" w:date="2024-08-28T18:11:00Z" w16du:dateUtc="2024-08-28T16:11:00Z">
              <w:r w:rsidDel="005924EE">
                <w:rPr>
                  <w:rFonts w:ascii="Times New Roman" w:hAnsi="Times New Roman" w:cs="Times New Roman"/>
                  <w:sz w:val="20"/>
                  <w:szCs w:val="20"/>
                </w:rPr>
                <w:delText>in englisch und französisch durch intensiven kulturellen Austausch</w:delText>
              </w:r>
            </w:del>
          </w:p>
          <w:p w14:paraId="50AFEE02" w14:textId="00AB3ADF" w:rsidR="005924EE" w:rsidRDefault="005924EE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ins w:id="7" w:author="David Döbele" w:date="2024-08-28T18:14:00Z" w16du:dateUtc="2024-08-28T16:14:00Z">
              <w:r>
                <w:rPr>
                  <w:rFonts w:ascii="Times New Roman" w:hAnsi="Times New Roman" w:cs="Times New Roman"/>
                  <w:sz w:val="20"/>
                  <w:szCs w:val="20"/>
                </w:rPr>
                <w:t xml:space="preserve">Leitung der Microsoft-Office AG (+20 </w:t>
              </w:r>
              <w:proofErr w:type="spellStart"/>
              <w:proofErr w:type="gramStart"/>
              <w:r>
                <w:rPr>
                  <w:rFonts w:ascii="Times New Roman" w:hAnsi="Times New Roman" w:cs="Times New Roman"/>
                  <w:sz w:val="20"/>
                  <w:szCs w:val="20"/>
                </w:rPr>
                <w:t>Schüler:innen</w:t>
              </w:r>
              <w:proofErr w:type="spellEnd"/>
              <w:proofErr w:type="gramEnd"/>
              <w:r>
                <w:rPr>
                  <w:rFonts w:ascii="Times New Roman" w:hAnsi="Times New Roman" w:cs="Times New Roman"/>
                  <w:sz w:val="20"/>
                  <w:szCs w:val="20"/>
                </w:rPr>
                <w:t>) und</w:t>
              </w:r>
            </w:ins>
            <w:ins w:id="8" w:author="David Döbele" w:date="2024-08-28T18:15:00Z" w16du:dateUtc="2024-08-28T16:15:00Z">
              <w:r>
                <w:rPr>
                  <w:rFonts w:ascii="Times New Roman" w:hAnsi="Times New Roman" w:cs="Times New Roman"/>
                  <w:sz w:val="20"/>
                  <w:szCs w:val="20"/>
                </w:rPr>
                <w:t xml:space="preserve"> eigenständige Durchführung von MS-Office-Schulungen</w:t>
              </w:r>
            </w:ins>
          </w:p>
        </w:tc>
      </w:tr>
      <w:tr w:rsidR="00D5280E" w:rsidRPr="00F44F5F" w14:paraId="1C51E2FF" w14:textId="77777777" w:rsidTr="00FD6F06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62184B6D" w:rsidR="00665BF3" w:rsidRPr="00F44F5F" w:rsidRDefault="005E3F90" w:rsidP="00665BF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E3F90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Springs Valley Highschool JR/SN</w:t>
            </w:r>
          </w:p>
        </w:tc>
        <w:tc>
          <w:tcPr>
            <w:tcW w:w="4541" w:type="dxa"/>
            <w:gridSpan w:val="7"/>
            <w:vAlign w:val="bottom"/>
          </w:tcPr>
          <w:p w14:paraId="2FCB10D7" w14:textId="07B29561" w:rsidR="00665BF3" w:rsidRPr="00F44F5F" w:rsidRDefault="005E3F90" w:rsidP="00665BF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French Lick, USA</w:t>
            </w:r>
          </w:p>
        </w:tc>
      </w:tr>
      <w:tr w:rsidR="0091331D" w:rsidRPr="00F44F5F" w14:paraId="312B82BC" w14:textId="77777777" w:rsidTr="00665636">
        <w:trPr>
          <w:trHeight w:val="57"/>
        </w:trPr>
        <w:tc>
          <w:tcPr>
            <w:tcW w:w="5670" w:type="dxa"/>
            <w:gridSpan w:val="3"/>
          </w:tcPr>
          <w:p w14:paraId="1CEE182B" w14:textId="2E978BEA" w:rsidR="0091331D" w:rsidRPr="00F44F5F" w:rsidRDefault="005E3F90" w:rsidP="0091331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Auslandsschuljahr in der gymnasialen Oberstufe</w:t>
            </w:r>
            <w:r w:rsidR="0091331D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(Note: 1,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2</w:t>
            </w:r>
            <w:r w:rsidR="0091331D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4541" w:type="dxa"/>
            <w:gridSpan w:val="7"/>
          </w:tcPr>
          <w:p w14:paraId="7521EA6E" w14:textId="3FE775B8" w:rsidR="0091331D" w:rsidRPr="00F44F5F" w:rsidRDefault="0091331D" w:rsidP="0091331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652EF5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="00652EF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652EF5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</w:tr>
      <w:tr w:rsidR="00D5280E" w:rsidRPr="00F44F5F" w:rsidDel="005924EE" w14:paraId="69F47C1D" w14:textId="1AC34D17" w:rsidTr="00665636">
        <w:trPr>
          <w:trHeight w:val="57"/>
          <w:del w:id="9" w:author="David Döbele" w:date="2024-08-28T18:12:00Z" w16du:dateUtc="2024-08-28T16:12:00Z"/>
        </w:trPr>
        <w:tc>
          <w:tcPr>
            <w:tcW w:w="10211" w:type="dxa"/>
            <w:gridSpan w:val="10"/>
          </w:tcPr>
          <w:p w14:paraId="23575F6C" w14:textId="6E219E50" w:rsidR="00D5280E" w:rsidRPr="00FE0496" w:rsidDel="005924EE" w:rsidRDefault="0091331D" w:rsidP="00FE0496">
            <w:pPr>
              <w:pStyle w:val="Listenabsatz"/>
              <w:numPr>
                <w:ilvl w:val="0"/>
                <w:numId w:val="2"/>
              </w:numPr>
              <w:rPr>
                <w:del w:id="10" w:author="David Döbele" w:date="2024-08-28T18:12:00Z" w16du:dateUtc="2024-08-28T16:12:00Z"/>
                <w:rFonts w:ascii="Times New Roman" w:hAnsi="Times New Roman" w:cs="Times New Roman"/>
                <w:sz w:val="20"/>
                <w:szCs w:val="20"/>
                <w:lang w:val="de-AT"/>
              </w:rPr>
            </w:pPr>
            <w:del w:id="11" w:author="David Döbele" w:date="2024-08-28T18:12:00Z" w16du:dateUtc="2024-08-28T16:12:00Z">
              <w:r w:rsidRPr="00F44F5F" w:rsidDel="005924EE">
                <w:rPr>
                  <w:rFonts w:ascii="Times New Roman" w:hAnsi="Times New Roman" w:cs="Times New Roman"/>
                  <w:sz w:val="20"/>
                  <w:szCs w:val="20"/>
                </w:rPr>
                <w:delText xml:space="preserve">Schwerpunktfächer: Mathematik, Englisch, </w:delText>
              </w:r>
              <w:r w:rsidR="005E3F90" w:rsidDel="005924EE">
                <w:rPr>
                  <w:rFonts w:ascii="Times New Roman" w:hAnsi="Times New Roman" w:cs="Times New Roman"/>
                  <w:sz w:val="20"/>
                  <w:szCs w:val="20"/>
                </w:rPr>
                <w:delText>Wirtschaft</w:delText>
              </w:r>
            </w:del>
          </w:p>
        </w:tc>
      </w:tr>
      <w:tr w:rsidR="005E3F90" w:rsidRPr="00F44F5F" w14:paraId="57CE057B" w14:textId="77777777" w:rsidTr="00665636">
        <w:trPr>
          <w:trHeight w:val="57"/>
        </w:trPr>
        <w:tc>
          <w:tcPr>
            <w:tcW w:w="10211" w:type="dxa"/>
            <w:gridSpan w:val="10"/>
          </w:tcPr>
          <w:p w14:paraId="414D915A" w14:textId="19DD0CDE" w:rsidR="005E3F90" w:rsidRPr="00F44F5F" w:rsidRDefault="005E3F90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Ausbau </w:t>
            </w:r>
            <w:ins w:id="12" w:author="David Döbele" w:date="2024-08-28T18:12:00Z" w16du:dateUtc="2024-08-28T16:12:00Z">
              <w:r w:rsidR="005924EE">
                <w:rPr>
                  <w:rFonts w:ascii="Times New Roman" w:hAnsi="Times New Roman" w:cs="Times New Roman"/>
                  <w:sz w:val="20"/>
                  <w:szCs w:val="20"/>
                </w:rPr>
                <w:t>i</w:t>
              </w:r>
            </w:ins>
            <w:del w:id="13" w:author="David Döbele" w:date="2024-08-28T18:12:00Z" w16du:dateUtc="2024-08-28T16:12:00Z">
              <w:r w:rsidDel="005924EE">
                <w:rPr>
                  <w:rFonts w:ascii="Times New Roman" w:hAnsi="Times New Roman" w:cs="Times New Roman"/>
                  <w:sz w:val="20"/>
                  <w:szCs w:val="20"/>
                </w:rPr>
                <w:delText>I</w:delText>
              </w:r>
            </w:del>
            <w:r>
              <w:rPr>
                <w:rFonts w:ascii="Times New Roman" w:hAnsi="Times New Roman" w:cs="Times New Roman"/>
                <w:sz w:val="20"/>
                <w:szCs w:val="20"/>
              </w:rPr>
              <w:t>nterkulturelle</w:t>
            </w:r>
            <w:ins w:id="14" w:author="David Döbele" w:date="2024-08-28T18:12:00Z" w16du:dateUtc="2024-08-28T16:12:00Z">
              <w:r w:rsidR="005924EE">
                <w:rPr>
                  <w:rFonts w:ascii="Times New Roman" w:hAnsi="Times New Roman" w:cs="Times New Roman"/>
                  <w:sz w:val="20"/>
                  <w:szCs w:val="20"/>
                </w:rPr>
                <w:t>r</w:t>
              </w:r>
            </w:ins>
            <w:del w:id="15" w:author="David Döbele" w:date="2024-08-28T18:12:00Z" w16du:dateUtc="2024-08-28T16:12:00Z">
              <w:r w:rsidDel="005924EE">
                <w:rPr>
                  <w:rFonts w:ascii="Times New Roman" w:hAnsi="Times New Roman" w:cs="Times New Roman"/>
                  <w:sz w:val="20"/>
                  <w:szCs w:val="20"/>
                </w:rPr>
                <w:delText>n</w:delText>
              </w:r>
            </w:del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Kompetenzen, </w:t>
            </w:r>
            <w:r w:rsidR="00652EF5">
              <w:rPr>
                <w:rFonts w:ascii="Times New Roman" w:hAnsi="Times New Roman" w:cs="Times New Roman"/>
                <w:sz w:val="20"/>
                <w:szCs w:val="20"/>
              </w:rPr>
              <w:t xml:space="preserve">eigenständiger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Lern</w:t>
            </w:r>
            <w:r w:rsidR="00652EF5">
              <w:rPr>
                <w:rFonts w:ascii="Times New Roman" w:hAnsi="Times New Roman" w:cs="Times New Roman"/>
                <w:sz w:val="20"/>
                <w:szCs w:val="20"/>
              </w:rPr>
              <w:t>fähigkeiten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Sozialkompetenzen und </w:t>
            </w:r>
            <w:r w:rsidR="00652EF5">
              <w:rPr>
                <w:rFonts w:ascii="Times New Roman" w:hAnsi="Times New Roman" w:cs="Times New Roman"/>
                <w:sz w:val="20"/>
                <w:szCs w:val="20"/>
              </w:rPr>
              <w:t>vertiefter Sprachpraxis im Alltag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durch das Leben in einer einheimischen Gastfamilie sowie mehrmonatigem Schulbesuch</w:t>
            </w:r>
          </w:p>
        </w:tc>
      </w:tr>
      <w:tr w:rsidR="00E55D90" w:rsidRPr="00F44F5F" w14:paraId="3A2665B3" w14:textId="77777777" w:rsidTr="00FD6F06">
        <w:trPr>
          <w:trHeight w:val="510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212DD0" w:rsidRDefault="00F44F5F" w:rsidP="00212DD0">
            <w:pPr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</w:pPr>
            <w:r w:rsidRPr="00212D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PRAKTISCHE ERFAHRUNGEN</w:t>
            </w:r>
          </w:p>
        </w:tc>
      </w:tr>
      <w:tr w:rsidR="007609B2" w:rsidRPr="00F44F5F" w14:paraId="237790E7" w14:textId="77777777" w:rsidTr="0063043A">
        <w:trPr>
          <w:trHeight w:val="340"/>
        </w:trPr>
        <w:tc>
          <w:tcPr>
            <w:tcW w:w="5523" w:type="dxa"/>
            <w:gridSpan w:val="2"/>
            <w:vAlign w:val="bottom"/>
          </w:tcPr>
          <w:p w14:paraId="09F97D87" w14:textId="2537844E" w:rsidR="007609B2" w:rsidRPr="0063043A" w:rsidRDefault="007609B2" w:rsidP="0063043A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63043A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Alexander-von-Humboldt Gymnasium</w:t>
            </w:r>
          </w:p>
        </w:tc>
        <w:tc>
          <w:tcPr>
            <w:tcW w:w="4688" w:type="dxa"/>
            <w:gridSpan w:val="8"/>
            <w:vAlign w:val="bottom"/>
          </w:tcPr>
          <w:p w14:paraId="43515D5D" w14:textId="2FFC85A4" w:rsidR="007609B2" w:rsidRPr="00212DD0" w:rsidRDefault="007609B2" w:rsidP="0063043A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2DD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Lauterbach</w:t>
            </w:r>
          </w:p>
        </w:tc>
      </w:tr>
      <w:tr w:rsidR="007609B2" w:rsidRPr="00F44F5F" w14:paraId="4363A53A" w14:textId="77777777" w:rsidTr="00792C1E">
        <w:trPr>
          <w:trHeight w:val="57"/>
        </w:trPr>
        <w:tc>
          <w:tcPr>
            <w:tcW w:w="5523" w:type="dxa"/>
            <w:gridSpan w:val="2"/>
          </w:tcPr>
          <w:p w14:paraId="75478602" w14:textId="74CA382F" w:rsidR="007609B2" w:rsidRPr="00A33CA2" w:rsidRDefault="007609B2" w:rsidP="00A33CA2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A33CA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Förderunterricht im Fach Mathematik</w:t>
            </w:r>
          </w:p>
        </w:tc>
        <w:tc>
          <w:tcPr>
            <w:tcW w:w="4688" w:type="dxa"/>
            <w:gridSpan w:val="8"/>
          </w:tcPr>
          <w:p w14:paraId="53ECED97" w14:textId="0638E3F6" w:rsidR="007609B2" w:rsidRPr="001816A2" w:rsidRDefault="007609B2" w:rsidP="00792C1E">
            <w:pPr>
              <w:jc w:val="right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816A2">
              <w:rPr>
                <w:rFonts w:ascii="Times New Roman" w:hAnsi="Times New Roman" w:cs="Times New Roman"/>
                <w:sz w:val="20"/>
                <w:szCs w:val="20"/>
              </w:rPr>
              <w:t xml:space="preserve">08/2019 </w:t>
            </w:r>
            <w:r w:rsidRPr="001816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– 07/2021 und 09/2022 – 07/2023 </w:t>
            </w:r>
            <w:r w:rsidRPr="001816A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7609B2" w:rsidRPr="00F44F5F" w14:paraId="14FC42EE" w14:textId="77777777" w:rsidTr="007609B2">
        <w:trPr>
          <w:trHeight w:val="113"/>
        </w:trPr>
        <w:tc>
          <w:tcPr>
            <w:tcW w:w="10191" w:type="dxa"/>
            <w:gridSpan w:val="9"/>
          </w:tcPr>
          <w:p w14:paraId="20958E51" w14:textId="4ED8A71A" w:rsidR="007609B2" w:rsidRDefault="00434044" w:rsidP="007609B2">
            <w:pPr>
              <w:pStyle w:val="Bullets"/>
              <w:numPr>
                <w:ilvl w:val="0"/>
                <w:numId w:val="27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Erfolgreiche Betreuung von über 30 Schülern der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Klasssen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del w:id="16" w:author="David Döbele" w:date="2024-08-28T18:12:00Z" w16du:dateUtc="2024-08-28T16:12:00Z">
              <w:r w:rsidDel="005924EE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 xml:space="preserve">sechs </w:delText>
              </w:r>
            </w:del>
            <w:ins w:id="17" w:author="David Döbele" w:date="2024-08-28T18:12:00Z" w16du:dateUtc="2024-08-28T16:12:00Z">
              <w:r w:rsidR="005924EE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>6</w:t>
              </w:r>
              <w:r w:rsidR="005924EE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 </w:t>
              </w:r>
            </w:ins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bis 10 durch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gezielete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individuell angepasste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Lernstratiegien</w:t>
            </w:r>
            <w:proofErr w:type="spellEnd"/>
          </w:p>
        </w:tc>
        <w:tc>
          <w:tcPr>
            <w:tcW w:w="20" w:type="dxa"/>
            <w:vAlign w:val="bottom"/>
          </w:tcPr>
          <w:p w14:paraId="248171EC" w14:textId="77777777" w:rsidR="007609B2" w:rsidRDefault="007609B2" w:rsidP="007609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434044" w:rsidRPr="00F44F5F" w14:paraId="3CACF690" w14:textId="77777777" w:rsidTr="007609B2">
        <w:trPr>
          <w:trHeight w:val="113"/>
        </w:trPr>
        <w:tc>
          <w:tcPr>
            <w:tcW w:w="10191" w:type="dxa"/>
            <w:gridSpan w:val="9"/>
          </w:tcPr>
          <w:p w14:paraId="228A574E" w14:textId="27D6C501" w:rsidR="00434044" w:rsidRDefault="00434044" w:rsidP="007609B2">
            <w:pPr>
              <w:pStyle w:val="Bullets"/>
              <w:numPr>
                <w:ilvl w:val="0"/>
                <w:numId w:val="27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Struktuierung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wöchentliche Durchführung des Förderprogramms zur gezielten und nachhaltigen Verbesserung mathematischer Fähigkeiten mit signifikanten Lernerfolgen durch Steigerung der schulischen Leistungen und Noten</w:t>
            </w:r>
          </w:p>
        </w:tc>
        <w:tc>
          <w:tcPr>
            <w:tcW w:w="20" w:type="dxa"/>
            <w:vAlign w:val="bottom"/>
          </w:tcPr>
          <w:p w14:paraId="30440628" w14:textId="77777777" w:rsidR="00434044" w:rsidRDefault="00434044" w:rsidP="007609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7609B2" w:rsidRPr="00F44F5F" w14:paraId="4EC9DEB8" w14:textId="77777777" w:rsidTr="00212DD0">
        <w:trPr>
          <w:trHeight w:val="340"/>
        </w:trPr>
        <w:tc>
          <w:tcPr>
            <w:tcW w:w="5523" w:type="dxa"/>
            <w:gridSpan w:val="2"/>
            <w:vAlign w:val="bottom"/>
          </w:tcPr>
          <w:p w14:paraId="061D97E7" w14:textId="5FE55EA6" w:rsidR="007609B2" w:rsidRPr="00212DD0" w:rsidRDefault="007609B2" w:rsidP="00212DD0">
            <w:pPr>
              <w:rPr>
                <w:rFonts w:ascii="Times New Roman" w:hAnsi="Times New Roman" w:cs="Times New Roman"/>
                <w:b/>
                <w:bCs/>
                <w:i/>
                <w:iCs/>
                <w:sz w:val="21"/>
                <w:szCs w:val="21"/>
              </w:rPr>
            </w:pPr>
            <w:r w:rsidRPr="00212DD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Notar und Rechtsanwälte </w:t>
            </w:r>
            <w:proofErr w:type="spellStart"/>
            <w:r w:rsidRPr="00212DD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Christe</w:t>
            </w:r>
            <w:proofErr w:type="spellEnd"/>
            <w:r w:rsidRPr="00212DD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und Dietrich</w:t>
            </w:r>
          </w:p>
        </w:tc>
        <w:tc>
          <w:tcPr>
            <w:tcW w:w="4688" w:type="dxa"/>
            <w:gridSpan w:val="8"/>
            <w:vAlign w:val="bottom"/>
          </w:tcPr>
          <w:p w14:paraId="38592414" w14:textId="5CCC150E" w:rsidR="007609B2" w:rsidRPr="00212DD0" w:rsidRDefault="007609B2" w:rsidP="00212DD0">
            <w:pPr>
              <w:jc w:val="right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</w:pPr>
            <w:r w:rsidRPr="00212DD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Lauterbach</w:t>
            </w:r>
          </w:p>
        </w:tc>
      </w:tr>
      <w:tr w:rsidR="007609B2" w:rsidRPr="00F44F5F" w14:paraId="0A0FFCF6" w14:textId="77777777" w:rsidTr="00A67885">
        <w:trPr>
          <w:trHeight w:val="57"/>
        </w:trPr>
        <w:tc>
          <w:tcPr>
            <w:tcW w:w="5523" w:type="dxa"/>
            <w:gridSpan w:val="2"/>
          </w:tcPr>
          <w:p w14:paraId="30382087" w14:textId="5C279D48" w:rsidR="007609B2" w:rsidRPr="00D41A79" w:rsidRDefault="007609B2" w:rsidP="007609B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D41A79">
              <w:rPr>
                <w:rFonts w:ascii="Times New Roman" w:hAnsi="Times New Roman" w:cs="Times New Roman"/>
                <w:sz w:val="20"/>
                <w:szCs w:val="20"/>
              </w:rPr>
              <w:t xml:space="preserve">Schülerpraktikum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und Job Shadowing</w:t>
            </w:r>
          </w:p>
        </w:tc>
        <w:tc>
          <w:tcPr>
            <w:tcW w:w="4688" w:type="dxa"/>
            <w:gridSpan w:val="8"/>
          </w:tcPr>
          <w:p w14:paraId="7444AF8F" w14:textId="6AB97110" w:rsidR="007609B2" w:rsidRPr="00F44F5F" w:rsidRDefault="007609B2" w:rsidP="007609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7609B2" w:rsidRPr="00F44F5F" w14:paraId="4C00CD42" w14:textId="77777777" w:rsidTr="00D41A79">
        <w:trPr>
          <w:trHeight w:val="113"/>
        </w:trPr>
        <w:tc>
          <w:tcPr>
            <w:tcW w:w="10191" w:type="dxa"/>
            <w:gridSpan w:val="9"/>
          </w:tcPr>
          <w:p w14:paraId="089C6F28" w14:textId="56B730C6" w:rsidR="007609B2" w:rsidRPr="005924EE" w:rsidRDefault="007609B2" w:rsidP="007609B2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5924E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Betreuung von Man</w:t>
            </w:r>
            <w:r w:rsidRPr="005924E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  <w:rPrChange w:id="18" w:author="David Döbele" w:date="2024-08-28T18:13:00Z" w16du:dateUtc="2024-08-28T16:13:00Z">
                  <w:rPr>
                    <w:rFonts w:ascii="Times New Roman" w:hAnsi="Times New Roman" w:cs="Times New Roman"/>
                    <w:sz w:val="20"/>
                    <w:szCs w:val="20"/>
                    <w:lang w:val="de-AT"/>
                  </w:rPr>
                </w:rPrChange>
              </w:rPr>
              <w:t>daten bei der Datenaufnahme und bei der Vereinbarung neuer Termine</w:t>
            </w:r>
          </w:p>
        </w:tc>
        <w:tc>
          <w:tcPr>
            <w:tcW w:w="20" w:type="dxa"/>
          </w:tcPr>
          <w:p w14:paraId="746118C9" w14:textId="77777777" w:rsidR="007609B2" w:rsidRPr="00F44F5F" w:rsidRDefault="007609B2" w:rsidP="007609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7609B2" w:rsidRPr="00F44F5F" w14:paraId="09A4347C" w14:textId="77777777" w:rsidTr="00D41A79">
        <w:trPr>
          <w:trHeight w:val="113"/>
        </w:trPr>
        <w:tc>
          <w:tcPr>
            <w:tcW w:w="10191" w:type="dxa"/>
            <w:gridSpan w:val="9"/>
          </w:tcPr>
          <w:p w14:paraId="253C73E1" w14:textId="1E803B2D" w:rsidR="007609B2" w:rsidRDefault="007609B2" w:rsidP="007609B2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Wahrne</w:t>
            </w:r>
            <w:ins w:id="19" w:author="David Döbele" w:date="2024-08-28T18:13:00Z" w16du:dateUtc="2024-08-28T16:13:00Z">
              <w:r w:rsidR="005924EE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>h</w:t>
              </w:r>
            </w:ins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mung von Terminen vor Amts- und Arbeitsgericht und </w:t>
            </w:r>
            <w:ins w:id="20" w:author="David Döbele" w:date="2024-08-28T18:13:00Z" w16du:dateUtc="2024-08-28T16:13:00Z">
              <w:r w:rsidR="005924EE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>Erweiterung von Wissen in den Bereichen Arbeitsrecht, Strafrecht und allgemeinem Zivilrecht durch simulierte Rechtsgespräche</w:t>
              </w:r>
            </w:ins>
            <w:del w:id="21" w:author="David Döbele" w:date="2024-08-28T18:13:00Z" w16du:dateUtc="2024-08-28T16:13:00Z">
              <w:r w:rsidDel="005924EE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>Besuch eines Kurses zu den Grundzügen der notariellen Tätigkeit</w:delText>
              </w:r>
            </w:del>
          </w:p>
        </w:tc>
        <w:tc>
          <w:tcPr>
            <w:tcW w:w="20" w:type="dxa"/>
          </w:tcPr>
          <w:p w14:paraId="1B363537" w14:textId="77777777" w:rsidR="007609B2" w:rsidRPr="00F44F5F" w:rsidRDefault="007609B2" w:rsidP="007609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7609B2" w:rsidRPr="00F44F5F" w:rsidDel="005924EE" w14:paraId="4AF4116D" w14:textId="2345C06B" w:rsidTr="00D41A79">
        <w:trPr>
          <w:trHeight w:val="113"/>
          <w:del w:id="22" w:author="David Döbele" w:date="2024-08-28T18:13:00Z" w16du:dateUtc="2024-08-28T16:13:00Z"/>
        </w:trPr>
        <w:tc>
          <w:tcPr>
            <w:tcW w:w="10191" w:type="dxa"/>
            <w:gridSpan w:val="9"/>
          </w:tcPr>
          <w:p w14:paraId="6B139242" w14:textId="4A68F20F" w:rsidR="007609B2" w:rsidDel="005924EE" w:rsidRDefault="007609B2" w:rsidP="007609B2">
            <w:pPr>
              <w:pStyle w:val="Bullets"/>
              <w:numPr>
                <w:ilvl w:val="0"/>
                <w:numId w:val="26"/>
              </w:numPr>
              <w:rPr>
                <w:del w:id="23" w:author="David Döbele" w:date="2024-08-28T18:13:00Z" w16du:dateUtc="2024-08-28T16:13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del w:id="24" w:author="David Döbele" w:date="2024-08-28T18:13:00Z" w16du:dateUtc="2024-08-28T16:13:00Z">
              <w:r w:rsidDel="005924EE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>Erweiterung von Wissen in den Bereichen Arbeitsrecht, Strafrecht und allgemeinem Zivilrecht durch simulierte Rechtsgespräche</w:delText>
              </w:r>
            </w:del>
          </w:p>
        </w:tc>
        <w:tc>
          <w:tcPr>
            <w:tcW w:w="20" w:type="dxa"/>
          </w:tcPr>
          <w:p w14:paraId="68DEEB41" w14:textId="371B096F" w:rsidR="007609B2" w:rsidRPr="00F44F5F" w:rsidDel="005924EE" w:rsidRDefault="007609B2" w:rsidP="007609B2">
            <w:pPr>
              <w:pStyle w:val="Bullets"/>
              <w:numPr>
                <w:ilvl w:val="0"/>
                <w:numId w:val="0"/>
              </w:numPr>
              <w:jc w:val="right"/>
              <w:rPr>
                <w:del w:id="25" w:author="David Döbele" w:date="2024-08-28T18:13:00Z" w16du:dateUtc="2024-08-28T16:13:00Z"/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7609B2" w:rsidRPr="00F44F5F" w14:paraId="50AFEA03" w14:textId="77777777" w:rsidTr="00A67885">
        <w:trPr>
          <w:trHeight w:val="340"/>
        </w:trPr>
        <w:tc>
          <w:tcPr>
            <w:tcW w:w="5523" w:type="dxa"/>
            <w:gridSpan w:val="2"/>
            <w:vAlign w:val="bottom"/>
          </w:tcPr>
          <w:p w14:paraId="42FB0D26" w14:textId="34A20289" w:rsidR="007609B2" w:rsidRPr="00212DD0" w:rsidRDefault="007609B2" w:rsidP="00212DD0">
            <w:pPr>
              <w:rPr>
                <w:rFonts w:ascii="Times New Roman" w:hAnsi="Times New Roman" w:cs="Times New Roman"/>
                <w:b/>
                <w:bCs/>
                <w:i/>
                <w:iCs/>
                <w:sz w:val="21"/>
                <w:szCs w:val="21"/>
              </w:rPr>
            </w:pPr>
            <w:r w:rsidRPr="00212DD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Deutscher Kinderschutzbund e.V.</w:t>
            </w:r>
          </w:p>
        </w:tc>
        <w:tc>
          <w:tcPr>
            <w:tcW w:w="4688" w:type="dxa"/>
            <w:gridSpan w:val="8"/>
            <w:vAlign w:val="bottom"/>
          </w:tcPr>
          <w:p w14:paraId="11E31BD8" w14:textId="0E6C1ECB" w:rsidR="007609B2" w:rsidRPr="00212DD0" w:rsidRDefault="007609B2" w:rsidP="00212DD0">
            <w:pPr>
              <w:jc w:val="right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</w:pPr>
            <w:r w:rsidRPr="00C71A72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Lauterbach</w:t>
            </w:r>
            <w:r w:rsidRPr="00212DD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7609B2" w:rsidRPr="00F44F5F" w14:paraId="48328CB9" w14:textId="77777777" w:rsidTr="00792C1E">
        <w:trPr>
          <w:trHeight w:val="57"/>
        </w:trPr>
        <w:tc>
          <w:tcPr>
            <w:tcW w:w="7088" w:type="dxa"/>
            <w:gridSpan w:val="6"/>
          </w:tcPr>
          <w:p w14:paraId="74B74B41" w14:textId="6E502F28" w:rsidR="007609B2" w:rsidRPr="00FD6F06" w:rsidRDefault="007609B2" w:rsidP="007609B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D6F06">
              <w:rPr>
                <w:rFonts w:ascii="Times New Roman" w:hAnsi="Times New Roman" w:cs="Times New Roman"/>
                <w:sz w:val="20"/>
                <w:szCs w:val="20"/>
              </w:rPr>
              <w:t xml:space="preserve">Unterstützende Lehrkraft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in der Hausaufgabenbetreuung der Eichberg Grundschule</w:t>
            </w:r>
          </w:p>
        </w:tc>
        <w:tc>
          <w:tcPr>
            <w:tcW w:w="3123" w:type="dxa"/>
            <w:gridSpan w:val="4"/>
          </w:tcPr>
          <w:p w14:paraId="2CB21DEB" w14:textId="257FD62C" w:rsidR="007609B2" w:rsidRPr="00792C1E" w:rsidRDefault="007609B2" w:rsidP="00792C1E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792C1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08/2019 – 07/2020</w:t>
            </w:r>
          </w:p>
        </w:tc>
      </w:tr>
      <w:tr w:rsidR="007609B2" w:rsidRPr="00F44F5F" w14:paraId="7C4155D6" w14:textId="77777777" w:rsidTr="00FD6F06">
        <w:tc>
          <w:tcPr>
            <w:tcW w:w="10211" w:type="dxa"/>
            <w:gridSpan w:val="10"/>
          </w:tcPr>
          <w:p w14:paraId="3658805E" w14:textId="39E7C3C1" w:rsidR="007609B2" w:rsidRPr="00FE0496" w:rsidRDefault="007609B2" w:rsidP="007609B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Individuelle Lernbegleitung und gezielte Hilfestellung bei Verständnisproblemen, Hausaufgaben und bei der Vorbereitung auf Klausuren für über 70 Schüler der Klassen eins bis vier</w:t>
            </w:r>
          </w:p>
        </w:tc>
      </w:tr>
      <w:tr w:rsidR="007609B2" w:rsidRPr="00F44F5F" w14:paraId="414B4085" w14:textId="77777777" w:rsidTr="00FD6F06">
        <w:trPr>
          <w:trHeight w:val="510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1A1B7CE9" w:rsidR="007609B2" w:rsidRPr="00212DD0" w:rsidRDefault="007609B2" w:rsidP="00212DD0">
            <w:pPr>
              <w:rPr>
                <w:rFonts w:ascii="Times New Roman" w:hAnsi="Times New Roman" w:cs="Times New Roman"/>
                <w:b/>
                <w:bCs/>
                <w:i/>
                <w:smallCaps/>
                <w:sz w:val="28"/>
                <w:szCs w:val="28"/>
              </w:rPr>
            </w:pPr>
            <w:r w:rsidRPr="00212D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EXTRACURRICULARES ENGAGEMENT</w:t>
            </w:r>
          </w:p>
        </w:tc>
      </w:tr>
      <w:tr w:rsidR="007609B2" w:rsidRPr="00F44F5F" w14:paraId="74251178" w14:textId="77777777" w:rsidTr="00792C1E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02A63070" w:rsidR="007609B2" w:rsidRPr="00792C1E" w:rsidRDefault="007609B2" w:rsidP="00792C1E">
            <w:pPr>
              <w:rPr>
                <w:rFonts w:ascii="Times New Roman" w:hAnsi="Times New Roman" w:cs="Times New Roman"/>
                <w:b/>
                <w:bCs/>
                <w:i/>
                <w:smallCaps/>
                <w:sz w:val="21"/>
                <w:szCs w:val="21"/>
                <w:lang w:val="en-US"/>
              </w:rPr>
            </w:pPr>
            <w:r w:rsidRPr="00792C1E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 xml:space="preserve">ArbeiterKind.de </w:t>
            </w:r>
            <w:proofErr w:type="spellStart"/>
            <w:r w:rsidRPr="00792C1E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geimeinnützige</w:t>
            </w:r>
            <w:proofErr w:type="spellEnd"/>
            <w:r w:rsidRPr="00792C1E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 xml:space="preserve"> GmbH</w:t>
            </w:r>
          </w:p>
        </w:tc>
        <w:tc>
          <w:tcPr>
            <w:tcW w:w="4688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2C9C2479" w:rsidR="007609B2" w:rsidRPr="00792C1E" w:rsidRDefault="007609B2" w:rsidP="00792C1E">
            <w:pPr>
              <w:jc w:val="right"/>
              <w:rPr>
                <w:rFonts w:ascii="Times New Roman" w:hAnsi="Times New Roman" w:cs="Times New Roman"/>
                <w:b/>
                <w:bCs/>
                <w:i/>
                <w:smallCaps/>
                <w:sz w:val="20"/>
                <w:szCs w:val="20"/>
              </w:rPr>
            </w:pPr>
            <w:r w:rsidRPr="00792C1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Fulda und Mannheim</w:t>
            </w:r>
          </w:p>
        </w:tc>
      </w:tr>
      <w:tr w:rsidR="007609B2" w:rsidRPr="00F44F5F" w14:paraId="4F59C612" w14:textId="77777777" w:rsidTr="00986597">
        <w:trPr>
          <w:trHeight w:val="57"/>
        </w:trPr>
        <w:tc>
          <w:tcPr>
            <w:tcW w:w="6804" w:type="dxa"/>
            <w:gridSpan w:val="5"/>
          </w:tcPr>
          <w:p w14:paraId="32F07601" w14:textId="111C56E0" w:rsidR="007609B2" w:rsidRPr="001647AB" w:rsidRDefault="007609B2" w:rsidP="007609B2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Aktives Mitglied der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lokalen Gruppe</w:t>
            </w:r>
            <w:r w:rsidRPr="001647A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in Fulda und an </w:t>
            </w:r>
            <w:r w:rsidRPr="001647A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der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Universität</w:t>
            </w:r>
            <w:r w:rsidRPr="001647A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Mannheim</w:t>
            </w:r>
          </w:p>
        </w:tc>
        <w:tc>
          <w:tcPr>
            <w:tcW w:w="3407" w:type="dxa"/>
            <w:gridSpan w:val="5"/>
          </w:tcPr>
          <w:p w14:paraId="45DD2178" w14:textId="6CD173F6" w:rsidR="007609B2" w:rsidRPr="00986597" w:rsidRDefault="007609B2" w:rsidP="00986597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659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07/2024 – </w:t>
            </w:r>
            <w:proofErr w:type="spellStart"/>
            <w:r w:rsidRPr="0098659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7609B2" w:rsidRPr="00F44F5F" w14:paraId="02437711" w14:textId="77777777" w:rsidTr="00FD6F06">
        <w:trPr>
          <w:trHeight w:val="193"/>
        </w:trPr>
        <w:tc>
          <w:tcPr>
            <w:tcW w:w="10211" w:type="dxa"/>
            <w:gridSpan w:val="10"/>
          </w:tcPr>
          <w:p w14:paraId="68CFAD97" w14:textId="0150EB01" w:rsidR="007609B2" w:rsidRPr="00FE0496" w:rsidRDefault="007609B2" w:rsidP="007609B2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Aktive Mitgestaltung und Unterstützung bei der Organisation und Durchführung von Informationsveranstaltungen zur Erhöhung der Sichtbarkeit und Reichweite von ArbeiterKind.de für andere Studierende</w:t>
            </w:r>
          </w:p>
        </w:tc>
      </w:tr>
      <w:tr w:rsidR="007609B2" w:rsidRPr="00F44F5F" w14:paraId="3B26943D" w14:textId="77777777" w:rsidTr="00986597">
        <w:trPr>
          <w:trHeight w:val="340"/>
        </w:trPr>
        <w:tc>
          <w:tcPr>
            <w:tcW w:w="5954" w:type="dxa"/>
            <w:gridSpan w:val="4"/>
            <w:vAlign w:val="bottom"/>
          </w:tcPr>
          <w:p w14:paraId="11E538C2" w14:textId="5F72F24B" w:rsidR="007609B2" w:rsidRPr="00C35F57" w:rsidRDefault="007609B2" w:rsidP="007609B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0867C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Springs Valley Highschool JR/SN</w:t>
            </w:r>
          </w:p>
        </w:tc>
        <w:tc>
          <w:tcPr>
            <w:tcW w:w="4257" w:type="dxa"/>
            <w:gridSpan w:val="6"/>
            <w:vAlign w:val="bottom"/>
          </w:tcPr>
          <w:p w14:paraId="21BF18C9" w14:textId="365D8EB3" w:rsidR="007609B2" w:rsidRPr="00986597" w:rsidRDefault="007609B2" w:rsidP="00986597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98659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French Lick, USA </w:t>
            </w:r>
          </w:p>
        </w:tc>
      </w:tr>
      <w:tr w:rsidR="007609B2" w:rsidRPr="00F44F5F" w14:paraId="04BFDD79" w14:textId="77777777" w:rsidTr="00986597">
        <w:trPr>
          <w:trHeight w:val="57"/>
        </w:trPr>
        <w:tc>
          <w:tcPr>
            <w:tcW w:w="8364" w:type="dxa"/>
            <w:gridSpan w:val="8"/>
          </w:tcPr>
          <w:p w14:paraId="5D908AF7" w14:textId="2D01CD85" w:rsidR="007609B2" w:rsidRPr="00F44F5F" w:rsidRDefault="007609B2" w:rsidP="007609B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Leichtathletik Coach und Manager sowie Media Gruppe Helfer</w:t>
            </w:r>
          </w:p>
        </w:tc>
        <w:tc>
          <w:tcPr>
            <w:tcW w:w="1847" w:type="dxa"/>
            <w:gridSpan w:val="2"/>
          </w:tcPr>
          <w:p w14:paraId="0D2FFB14" w14:textId="3744529C" w:rsidR="007609B2" w:rsidRPr="00986597" w:rsidRDefault="007609B2" w:rsidP="00986597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98659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09/2021 – 05/2022</w:t>
            </w:r>
          </w:p>
        </w:tc>
      </w:tr>
      <w:tr w:rsidR="007609B2" w:rsidRPr="00F44F5F" w14:paraId="66A58453" w14:textId="77777777" w:rsidTr="00156769">
        <w:trPr>
          <w:trHeight w:val="20"/>
        </w:trPr>
        <w:tc>
          <w:tcPr>
            <w:tcW w:w="10211" w:type="dxa"/>
            <w:gridSpan w:val="10"/>
          </w:tcPr>
          <w:p w14:paraId="50B5B9CB" w14:textId="3C277B3F" w:rsidR="007609B2" w:rsidRPr="00156769" w:rsidRDefault="007609B2" w:rsidP="007609B2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156769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 xml:space="preserve">Unterstützung des </w:t>
            </w:r>
            <w:proofErr w:type="spellStart"/>
            <w:r w:rsidRPr="00156769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Leichtathletiktemas</w:t>
            </w:r>
            <w:proofErr w:type="spellEnd"/>
            <w:r w:rsidRPr="00156769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 xml:space="preserve"> mit über 40 Athleten in etwa 15 Disziplinen und Ausbau organisatorischer Fähigkeiten und tieferem Verständnis für </w:t>
            </w:r>
            <w:proofErr w:type="spellStart"/>
            <w:r w:rsidRPr="00156769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teamortientiertes</w:t>
            </w:r>
            <w:proofErr w:type="spellEnd"/>
            <w:r w:rsidRPr="00156769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 xml:space="preserve"> Arbeiten durch Verbesserung von Trainingsabläufen, effizienterer </w:t>
            </w:r>
            <w:proofErr w:type="spellStart"/>
            <w:r w:rsidRPr="00156769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Wettkampfsvorbereitung</w:t>
            </w:r>
            <w:proofErr w:type="spellEnd"/>
            <w:r w:rsidRPr="00156769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 xml:space="preserve"> und Reduzierung von Verletzungen</w:t>
            </w:r>
          </w:p>
        </w:tc>
      </w:tr>
      <w:tr w:rsidR="007609B2" w:rsidRPr="00F44F5F" w:rsidDel="005924EE" w14:paraId="776BFEAE" w14:textId="47EF2F46" w:rsidTr="00156769">
        <w:trPr>
          <w:trHeight w:val="20"/>
          <w:del w:id="26" w:author="David Döbele" w:date="2024-08-28T18:15:00Z" w16du:dateUtc="2024-08-28T16:15:00Z"/>
        </w:trPr>
        <w:tc>
          <w:tcPr>
            <w:tcW w:w="10211" w:type="dxa"/>
            <w:gridSpan w:val="10"/>
          </w:tcPr>
          <w:p w14:paraId="6867F697" w14:textId="65F3757D" w:rsidR="007609B2" w:rsidRPr="00156769" w:rsidDel="005924EE" w:rsidRDefault="007609B2" w:rsidP="007609B2">
            <w:pPr>
              <w:pStyle w:val="Bullets"/>
              <w:numPr>
                <w:ilvl w:val="0"/>
                <w:numId w:val="25"/>
              </w:numPr>
              <w:rPr>
                <w:del w:id="27" w:author="David Döbele" w:date="2024-08-28T18:15:00Z" w16du:dateUtc="2024-08-28T16:15:00Z"/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</w:pPr>
            <w:del w:id="28" w:author="David Döbele" w:date="2024-08-28T18:15:00Z" w16du:dateUtc="2024-08-28T16:15:00Z">
              <w:r w:rsidRPr="00156769" w:rsidDel="005924EE">
                <w:rPr>
                  <w:rFonts w:ascii="Times New Roman" w:hAnsi="Times New Roman" w:cs="Times New Roman"/>
                  <w:i w:val="0"/>
                  <w:sz w:val="20"/>
                  <w:szCs w:val="20"/>
                  <w:lang w:val="de-AT"/>
                </w:rPr>
                <w:delText>Betreuung und Stärkung der Athleten während des täglichen Trainings und bei Wettkämpfen, zur Ausbesserung von Coaching-Kompetenzen</w:delText>
              </w:r>
            </w:del>
          </w:p>
        </w:tc>
      </w:tr>
      <w:tr w:rsidR="007609B2" w:rsidRPr="00F44F5F" w14:paraId="676F3DBF" w14:textId="77777777" w:rsidTr="00156769">
        <w:trPr>
          <w:trHeight w:val="20"/>
        </w:trPr>
        <w:tc>
          <w:tcPr>
            <w:tcW w:w="10211" w:type="dxa"/>
            <w:gridSpan w:val="10"/>
          </w:tcPr>
          <w:p w14:paraId="44BED146" w14:textId="7CC33CCA" w:rsidR="007609B2" w:rsidRPr="00156769" w:rsidRDefault="007609B2" w:rsidP="007609B2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</w:pPr>
            <w:r w:rsidRPr="00156769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Weiterentwicklung von Führungsfähigkeiten und Problemlösungsfähigkeiten durch Beteiligung an der Koordinierung und Planung von Wettkämpfen</w:t>
            </w:r>
          </w:p>
        </w:tc>
      </w:tr>
      <w:tr w:rsidR="007609B2" w:rsidRPr="00F44F5F" w14:paraId="7ABBB16A" w14:textId="77777777" w:rsidTr="00156769">
        <w:trPr>
          <w:trHeight w:val="20"/>
        </w:trPr>
        <w:tc>
          <w:tcPr>
            <w:tcW w:w="10211" w:type="dxa"/>
            <w:gridSpan w:val="10"/>
          </w:tcPr>
          <w:p w14:paraId="40A450C7" w14:textId="0602401C" w:rsidR="007609B2" w:rsidRPr="00156769" w:rsidRDefault="007609B2" w:rsidP="007609B2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</w:pPr>
            <w:proofErr w:type="spellStart"/>
            <w:r w:rsidRPr="00156769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Kreiierung</w:t>
            </w:r>
            <w:proofErr w:type="spellEnd"/>
            <w:r w:rsidRPr="00156769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 xml:space="preserve"> und </w:t>
            </w:r>
            <w:proofErr w:type="gramStart"/>
            <w:r w:rsidRPr="00156769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Gestaltung  von</w:t>
            </w:r>
            <w:proofErr w:type="gramEnd"/>
            <w:r w:rsidRPr="00156769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 xml:space="preserve"> Aufnahmen zur Liveübertragung von Basketballspielen der Schule in der Sporthalle sowie der täglichen Schulnachrichten</w:t>
            </w:r>
          </w:p>
        </w:tc>
      </w:tr>
      <w:tr w:rsidR="007609B2" w:rsidRPr="00F44F5F" w:rsidDel="005924EE" w14:paraId="4028871F" w14:textId="7804C1B3" w:rsidTr="00986597">
        <w:trPr>
          <w:trHeight w:val="340"/>
          <w:del w:id="29" w:author="David Döbele" w:date="2024-08-28T18:14:00Z" w16du:dateUtc="2024-08-28T16:14:00Z"/>
        </w:trPr>
        <w:tc>
          <w:tcPr>
            <w:tcW w:w="5954" w:type="dxa"/>
            <w:gridSpan w:val="4"/>
            <w:vAlign w:val="bottom"/>
          </w:tcPr>
          <w:p w14:paraId="3B81DA34" w14:textId="7E283965" w:rsidR="007609B2" w:rsidRPr="00792C1E" w:rsidDel="005924EE" w:rsidRDefault="007609B2" w:rsidP="00792C1E">
            <w:pPr>
              <w:rPr>
                <w:del w:id="30" w:author="David Döbele" w:date="2024-08-28T18:14:00Z" w16du:dateUtc="2024-08-28T16:14:00Z"/>
                <w:rFonts w:ascii="Times New Roman" w:hAnsi="Times New Roman" w:cs="Times New Roman"/>
                <w:b/>
                <w:bCs/>
                <w:i/>
                <w:iCs/>
                <w:sz w:val="21"/>
                <w:szCs w:val="21"/>
              </w:rPr>
            </w:pPr>
            <w:del w:id="31" w:author="David Döbele" w:date="2024-08-28T18:14:00Z" w16du:dateUtc="2024-08-28T16:14:00Z">
              <w:r w:rsidRPr="00792C1E" w:rsidDel="005924EE">
                <w:rPr>
                  <w:rFonts w:ascii="Times New Roman" w:hAnsi="Times New Roman" w:cs="Times New Roman"/>
                  <w:b/>
                  <w:bCs/>
                  <w:sz w:val="21"/>
                  <w:szCs w:val="21"/>
                </w:rPr>
                <w:delText>Alexander-von-Humboldt Gymnasium</w:delText>
              </w:r>
            </w:del>
          </w:p>
        </w:tc>
        <w:tc>
          <w:tcPr>
            <w:tcW w:w="4257" w:type="dxa"/>
            <w:gridSpan w:val="6"/>
            <w:vAlign w:val="bottom"/>
          </w:tcPr>
          <w:p w14:paraId="7F9CDF1E" w14:textId="6867FA93" w:rsidR="007609B2" w:rsidRPr="00986597" w:rsidDel="005924EE" w:rsidRDefault="007609B2" w:rsidP="00986597">
            <w:pPr>
              <w:jc w:val="right"/>
              <w:rPr>
                <w:del w:id="32" w:author="David Döbele" w:date="2024-08-28T18:14:00Z" w16du:dateUtc="2024-08-28T16:14:00Z"/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del w:id="33" w:author="David Döbele" w:date="2024-08-28T18:14:00Z" w16du:dateUtc="2024-08-28T16:14:00Z">
              <w:r w:rsidRPr="00986597" w:rsidDel="005924EE">
                <w:rPr>
                  <w:rFonts w:ascii="Times New Roman" w:hAnsi="Times New Roman" w:cs="Times New Roman"/>
                  <w:b/>
                  <w:bCs/>
                  <w:sz w:val="20"/>
                  <w:szCs w:val="20"/>
                </w:rPr>
                <w:delText>Lauterbach</w:delText>
              </w:r>
            </w:del>
          </w:p>
        </w:tc>
      </w:tr>
      <w:tr w:rsidR="007609B2" w:rsidRPr="00F44F5F" w:rsidDel="005924EE" w14:paraId="7B2F81B2" w14:textId="0E697E5A" w:rsidTr="00986597">
        <w:trPr>
          <w:trHeight w:val="57"/>
          <w:del w:id="34" w:author="David Döbele" w:date="2024-08-28T18:14:00Z" w16du:dateUtc="2024-08-28T16:14:00Z"/>
        </w:trPr>
        <w:tc>
          <w:tcPr>
            <w:tcW w:w="7655" w:type="dxa"/>
            <w:gridSpan w:val="7"/>
          </w:tcPr>
          <w:p w14:paraId="099DE2C5" w14:textId="1E31E387" w:rsidR="007609B2" w:rsidRPr="00F44F5F" w:rsidDel="005924EE" w:rsidRDefault="007609B2" w:rsidP="007609B2">
            <w:pPr>
              <w:pStyle w:val="Bullets"/>
              <w:numPr>
                <w:ilvl w:val="0"/>
                <w:numId w:val="0"/>
              </w:numPr>
              <w:rPr>
                <w:del w:id="35" w:author="David Döbele" w:date="2024-08-28T18:14:00Z" w16du:dateUtc="2024-08-28T16:14:00Z"/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del w:id="36" w:author="David Döbele" w:date="2024-08-28T18:14:00Z" w16du:dateUtc="2024-08-28T16:14:00Z">
              <w:r w:rsidDel="005924EE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delText>Microsoft Office AG Leitung</w:delText>
              </w:r>
            </w:del>
          </w:p>
        </w:tc>
        <w:tc>
          <w:tcPr>
            <w:tcW w:w="2556" w:type="dxa"/>
            <w:gridSpan w:val="3"/>
          </w:tcPr>
          <w:p w14:paraId="091163D4" w14:textId="17E02EA0" w:rsidR="007609B2" w:rsidRPr="00986597" w:rsidDel="005924EE" w:rsidRDefault="007609B2" w:rsidP="00986597">
            <w:pPr>
              <w:jc w:val="right"/>
              <w:rPr>
                <w:del w:id="37" w:author="David Döbele" w:date="2024-08-28T18:14:00Z" w16du:dateUtc="2024-08-28T16:14:00Z"/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del w:id="38" w:author="David Döbele" w:date="2024-08-28T18:14:00Z" w16du:dateUtc="2024-08-28T16:14:00Z">
              <w:r w:rsidRPr="00986597" w:rsidDel="005924EE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08/2020 – 07/2021</w:delText>
              </w:r>
            </w:del>
          </w:p>
        </w:tc>
      </w:tr>
      <w:tr w:rsidR="007609B2" w:rsidRPr="00F44F5F" w:rsidDel="005924EE" w14:paraId="2618F0FF" w14:textId="5D6655FF" w:rsidTr="00FD6F06">
        <w:trPr>
          <w:trHeight w:val="57"/>
          <w:del w:id="39" w:author="David Döbele" w:date="2024-08-28T18:14:00Z" w16du:dateUtc="2024-08-28T16:14:00Z"/>
        </w:trPr>
        <w:tc>
          <w:tcPr>
            <w:tcW w:w="10211" w:type="dxa"/>
            <w:gridSpan w:val="10"/>
            <w:vAlign w:val="bottom"/>
          </w:tcPr>
          <w:p w14:paraId="1570DE9D" w14:textId="0F341DC2" w:rsidR="007609B2" w:rsidRPr="00FE0496" w:rsidDel="005924EE" w:rsidRDefault="007609B2" w:rsidP="007609B2">
            <w:pPr>
              <w:pStyle w:val="Bullets"/>
              <w:numPr>
                <w:ilvl w:val="0"/>
                <w:numId w:val="25"/>
              </w:numPr>
              <w:rPr>
                <w:del w:id="40" w:author="David Döbele" w:date="2024-08-28T18:14:00Z" w16du:dateUtc="2024-08-28T16:14:00Z"/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del w:id="41" w:author="David Döbele" w:date="2024-08-28T18:14:00Z" w16du:dateUtc="2024-08-28T16:14:00Z">
              <w:r w:rsidDel="005924EE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>Organisierung und Leitung des wöchentlichen Nachmitagangebots „Microsoft-Office“ für die Jahrgangsstufen sechs bis acht mit etwa 20 Schülern</w:delText>
              </w:r>
            </w:del>
          </w:p>
        </w:tc>
      </w:tr>
      <w:tr w:rsidR="007609B2" w:rsidRPr="00F44F5F" w:rsidDel="005924EE" w14:paraId="6B330CC1" w14:textId="2628B1F1" w:rsidTr="00156769">
        <w:trPr>
          <w:trHeight w:val="57"/>
          <w:del w:id="42" w:author="David Döbele" w:date="2024-08-28T18:14:00Z" w16du:dateUtc="2024-08-28T16:14:00Z"/>
        </w:trPr>
        <w:tc>
          <w:tcPr>
            <w:tcW w:w="10211" w:type="dxa"/>
            <w:gridSpan w:val="10"/>
            <w:vAlign w:val="bottom"/>
          </w:tcPr>
          <w:p w14:paraId="75C03EB8" w14:textId="693B61ED" w:rsidR="007609B2" w:rsidDel="005924EE" w:rsidRDefault="007609B2" w:rsidP="007609B2">
            <w:pPr>
              <w:pStyle w:val="Bullets"/>
              <w:numPr>
                <w:ilvl w:val="0"/>
                <w:numId w:val="25"/>
              </w:numPr>
              <w:rPr>
                <w:del w:id="43" w:author="David Döbele" w:date="2024-08-28T18:14:00Z" w16du:dateUtc="2024-08-28T16:14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del w:id="44" w:author="David Döbele" w:date="2024-08-28T18:14:00Z" w16du:dateUtc="2024-08-28T16:14:00Z">
              <w:r w:rsidDel="005924EE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>Effektive Schulung durch praxisorientiertes Lernen in den Grundlagen von Microsoft Word, PowerPoint und Excel, um die digitalen Fähigkeiten der Schüler nachhaltig zu stärken</w:delText>
              </w:r>
            </w:del>
          </w:p>
        </w:tc>
      </w:tr>
      <w:tr w:rsidR="007609B2" w:rsidRPr="00F44F5F" w14:paraId="482569A2" w14:textId="77777777" w:rsidTr="00FD6F06">
        <w:trPr>
          <w:trHeight w:val="510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2B27A1F2" w:rsidR="007609B2" w:rsidRPr="00212DD0" w:rsidRDefault="007609B2" w:rsidP="007609B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12DD0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7609B2" w:rsidRPr="00F44F5F" w14:paraId="2B257790" w14:textId="77777777" w:rsidTr="00FD6F0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7609B2" w:rsidRPr="001647AB" w:rsidRDefault="007609B2" w:rsidP="007609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93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5EA1D837" w:rsidR="007609B2" w:rsidRPr="001647AB" w:rsidRDefault="007609B2" w:rsidP="007609B2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und </w:t>
            </w:r>
            <w:r w:rsidRPr="0068055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Türkisch </w:t>
            </w:r>
            <w:r w:rsidRPr="0068055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  <w:rPrChange w:id="45" w:author="David Döbele" w:date="2024-08-28T18:15:00Z" w16du:dateUtc="2024-08-28T16:15:00Z">
                  <w:rPr>
                    <w:rFonts w:ascii="Times New Roman" w:hAnsi="Times New Roman" w:cs="Times New Roman"/>
                    <w:i/>
                    <w:iCs/>
                    <w:color w:val="000000"/>
                    <w:sz w:val="20"/>
                    <w:szCs w:val="20"/>
                    <w:lang w:val="de-AT"/>
                  </w:rPr>
                </w:rPrChange>
              </w:rPr>
              <w:t>(Muttersprache)</w:t>
            </w:r>
            <w:r w:rsidRPr="0068055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68055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  <w:rPrChange w:id="46" w:author="David Döbele" w:date="2024-08-28T18:15:00Z" w16du:dateUtc="2024-08-28T16:15:00Z">
                  <w:rPr>
                    <w:rFonts w:ascii="Times New Roman" w:hAnsi="Times New Roman" w:cs="Times New Roman"/>
                    <w:i/>
                    <w:iCs/>
                    <w:color w:val="000000"/>
                    <w:sz w:val="20"/>
                    <w:szCs w:val="20"/>
                    <w:lang w:val="de-AT"/>
                  </w:rPr>
                </w:rPrChange>
              </w:rPr>
              <w:t>(Verhandlungssicher)</w:t>
            </w:r>
            <w:r w:rsidRPr="0068055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Französisch </w:t>
            </w:r>
            <w:r w:rsidRPr="0068055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  <w:rPrChange w:id="47" w:author="David Döbele" w:date="2024-08-28T18:15:00Z" w16du:dateUtc="2024-08-28T16:15:00Z">
                  <w:rPr>
                    <w:rFonts w:ascii="Times New Roman" w:hAnsi="Times New Roman" w:cs="Times New Roman"/>
                    <w:i/>
                    <w:iCs/>
                    <w:color w:val="000000"/>
                    <w:sz w:val="20"/>
                    <w:szCs w:val="20"/>
                    <w:lang w:val="de-AT"/>
                  </w:rPr>
                </w:rPrChange>
              </w:rPr>
              <w:t>(Grundkenntnisse)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7609B2" w:rsidRPr="005924EE" w14:paraId="45706C3F" w14:textId="77777777" w:rsidTr="00FD6F06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7609B2" w:rsidRPr="001647AB" w:rsidRDefault="007609B2" w:rsidP="007609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93" w:type="dxa"/>
            <w:gridSpan w:val="9"/>
            <w:vAlign w:val="bottom"/>
          </w:tcPr>
          <w:p w14:paraId="60CA2168" w14:textId="694912E0" w:rsidR="007609B2" w:rsidRPr="001647AB" w:rsidRDefault="007609B2" w:rsidP="007609B2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Swift,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Spark AR</w:t>
            </w:r>
          </w:p>
        </w:tc>
      </w:tr>
      <w:tr w:rsidR="007609B2" w:rsidRPr="00F44F5F" w14:paraId="70CB01B0" w14:textId="77777777" w:rsidTr="00FD6F06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7609B2" w:rsidRPr="001647AB" w:rsidRDefault="007609B2" w:rsidP="007609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93" w:type="dxa"/>
            <w:gridSpan w:val="9"/>
            <w:vAlign w:val="bottom"/>
          </w:tcPr>
          <w:p w14:paraId="598C2742" w14:textId="5E04BFDE" w:rsidR="007609B2" w:rsidRPr="001647AB" w:rsidRDefault="007609B2" w:rsidP="007609B2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Programmieren</w:t>
            </w:r>
            <w:r w:rsidR="00212DD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(von </w:t>
            </w:r>
            <w:proofErr w:type="gramStart"/>
            <w:r w:rsidR="00212DD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IOS Apps</w:t>
            </w:r>
            <w:proofErr w:type="gramEnd"/>
            <w:r w:rsidR="00212DD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Schach</w:t>
            </w:r>
            <w:r w:rsidR="00212DD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(Trainer und Coach)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Fitness</w:t>
            </w:r>
            <w:r w:rsidR="00212DD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(Kraft – und Ausdauersport)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7609B2" w:rsidRPr="00F44F5F" w14:paraId="071AB173" w14:textId="77777777" w:rsidTr="005924EE">
        <w:tblPrEx>
          <w:tblW w:w="10211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48" w:author="David Döbele" w:date="2024-08-28T18:15:00Z" w16du:dateUtc="2024-08-28T16:15:00Z">
            <w:tblPrEx>
              <w:tblW w:w="10211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964"/>
          <w:trPrChange w:id="49" w:author="David Döbele" w:date="2024-08-28T18:15:00Z" w16du:dateUtc="2024-08-28T16:15:00Z">
            <w:trPr>
              <w:trHeight w:val="1279"/>
            </w:trPr>
          </w:trPrChange>
        </w:trPr>
        <w:tc>
          <w:tcPr>
            <w:tcW w:w="10211" w:type="dxa"/>
            <w:gridSpan w:val="10"/>
            <w:vAlign w:val="bottom"/>
            <w:tcPrChange w:id="50" w:author="David Döbele" w:date="2024-08-28T18:15:00Z" w16du:dateUtc="2024-08-28T16:15:00Z">
              <w:tcPr>
                <w:tcW w:w="10211" w:type="dxa"/>
                <w:gridSpan w:val="10"/>
                <w:vAlign w:val="bottom"/>
              </w:tcPr>
            </w:tcPrChange>
          </w:tcPr>
          <w:p w14:paraId="6478BDEA" w14:textId="4D465542" w:rsidR="007609B2" w:rsidRPr="00F44F5F" w:rsidRDefault="007609B2" w:rsidP="007609B2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Mannheim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08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734377" w14:textId="77777777" w:rsidR="00463814" w:rsidRDefault="00463814" w:rsidP="00BE053D">
      <w:pPr>
        <w:spacing w:after="0" w:line="240" w:lineRule="auto"/>
      </w:pPr>
      <w:r>
        <w:separator/>
      </w:r>
    </w:p>
  </w:endnote>
  <w:endnote w:type="continuationSeparator" w:id="0">
    <w:p w14:paraId="6A6E9409" w14:textId="77777777" w:rsidR="00463814" w:rsidRDefault="0046381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18A341" w14:textId="77777777" w:rsidR="00463814" w:rsidRDefault="00463814" w:rsidP="00BE053D">
      <w:pPr>
        <w:spacing w:after="0" w:line="240" w:lineRule="auto"/>
      </w:pPr>
      <w:r>
        <w:separator/>
      </w:r>
    </w:p>
  </w:footnote>
  <w:footnote w:type="continuationSeparator" w:id="0">
    <w:p w14:paraId="71D9F2EF" w14:textId="77777777" w:rsidR="00463814" w:rsidRDefault="0046381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2637F7"/>
    <w:multiLevelType w:val="hybridMultilevel"/>
    <w:tmpl w:val="9FCA85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48089">
    <w:abstractNumId w:val="15"/>
  </w:num>
  <w:num w:numId="2" w16cid:durableId="2027976192">
    <w:abstractNumId w:val="18"/>
  </w:num>
  <w:num w:numId="3" w16cid:durableId="247738387">
    <w:abstractNumId w:val="21"/>
  </w:num>
  <w:num w:numId="4" w16cid:durableId="385954400">
    <w:abstractNumId w:val="0"/>
  </w:num>
  <w:num w:numId="5" w16cid:durableId="1946496173">
    <w:abstractNumId w:val="1"/>
  </w:num>
  <w:num w:numId="6" w16cid:durableId="1218711565">
    <w:abstractNumId w:val="2"/>
  </w:num>
  <w:num w:numId="7" w16cid:durableId="151453970">
    <w:abstractNumId w:val="14"/>
  </w:num>
  <w:num w:numId="8" w16cid:durableId="263416671">
    <w:abstractNumId w:val="24"/>
  </w:num>
  <w:num w:numId="9" w16cid:durableId="1160660996">
    <w:abstractNumId w:val="13"/>
  </w:num>
  <w:num w:numId="10" w16cid:durableId="655570688">
    <w:abstractNumId w:val="25"/>
  </w:num>
  <w:num w:numId="11" w16cid:durableId="379207900">
    <w:abstractNumId w:val="5"/>
  </w:num>
  <w:num w:numId="12" w16cid:durableId="928544626">
    <w:abstractNumId w:val="6"/>
  </w:num>
  <w:num w:numId="13" w16cid:durableId="325524799">
    <w:abstractNumId w:val="8"/>
  </w:num>
  <w:num w:numId="14" w16cid:durableId="798453722">
    <w:abstractNumId w:val="9"/>
  </w:num>
  <w:num w:numId="15" w16cid:durableId="617105298">
    <w:abstractNumId w:val="23"/>
  </w:num>
  <w:num w:numId="16" w16cid:durableId="407728723">
    <w:abstractNumId w:val="4"/>
  </w:num>
  <w:num w:numId="17" w16cid:durableId="1025911600">
    <w:abstractNumId w:val="17"/>
  </w:num>
  <w:num w:numId="18" w16cid:durableId="276178975">
    <w:abstractNumId w:val="3"/>
  </w:num>
  <w:num w:numId="19" w16cid:durableId="1736204387">
    <w:abstractNumId w:val="20"/>
  </w:num>
  <w:num w:numId="20" w16cid:durableId="985359450">
    <w:abstractNumId w:val="11"/>
  </w:num>
  <w:num w:numId="21" w16cid:durableId="1642615515">
    <w:abstractNumId w:val="12"/>
  </w:num>
  <w:num w:numId="22" w16cid:durableId="1994525942">
    <w:abstractNumId w:val="16"/>
  </w:num>
  <w:num w:numId="23" w16cid:durableId="226647393">
    <w:abstractNumId w:val="7"/>
  </w:num>
  <w:num w:numId="24" w16cid:durableId="201871077">
    <w:abstractNumId w:val="22"/>
  </w:num>
  <w:num w:numId="25" w16cid:durableId="1142237591">
    <w:abstractNumId w:val="26"/>
  </w:num>
  <w:num w:numId="26" w16cid:durableId="709650059">
    <w:abstractNumId w:val="19"/>
  </w:num>
  <w:num w:numId="27" w16cid:durableId="1134828426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hideSpellingErrors/>
  <w:hideGrammaticalErrors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67CE"/>
    <w:rsid w:val="00087747"/>
    <w:rsid w:val="000A1FDA"/>
    <w:rsid w:val="000B63E2"/>
    <w:rsid w:val="000B6548"/>
    <w:rsid w:val="000D671A"/>
    <w:rsid w:val="000E5893"/>
    <w:rsid w:val="00103EC5"/>
    <w:rsid w:val="00116C6E"/>
    <w:rsid w:val="00125CA6"/>
    <w:rsid w:val="00156769"/>
    <w:rsid w:val="00156FC9"/>
    <w:rsid w:val="00162A5A"/>
    <w:rsid w:val="001647AB"/>
    <w:rsid w:val="00172867"/>
    <w:rsid w:val="00175B6D"/>
    <w:rsid w:val="001816A2"/>
    <w:rsid w:val="001901ED"/>
    <w:rsid w:val="0019483A"/>
    <w:rsid w:val="001A46BF"/>
    <w:rsid w:val="001A481B"/>
    <w:rsid w:val="001B0186"/>
    <w:rsid w:val="001B62CA"/>
    <w:rsid w:val="001D4DCD"/>
    <w:rsid w:val="001F4175"/>
    <w:rsid w:val="00212DD0"/>
    <w:rsid w:val="00223A4D"/>
    <w:rsid w:val="00232CB5"/>
    <w:rsid w:val="00234A7E"/>
    <w:rsid w:val="0024373D"/>
    <w:rsid w:val="002508C2"/>
    <w:rsid w:val="00267252"/>
    <w:rsid w:val="00282DB0"/>
    <w:rsid w:val="00294DE6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B12E2"/>
    <w:rsid w:val="003E27C3"/>
    <w:rsid w:val="003F3E3F"/>
    <w:rsid w:val="004067B8"/>
    <w:rsid w:val="004154BE"/>
    <w:rsid w:val="0042013D"/>
    <w:rsid w:val="00422F83"/>
    <w:rsid w:val="00426D7E"/>
    <w:rsid w:val="00434044"/>
    <w:rsid w:val="0043430C"/>
    <w:rsid w:val="00435E6D"/>
    <w:rsid w:val="00443668"/>
    <w:rsid w:val="00452DDE"/>
    <w:rsid w:val="00456B0D"/>
    <w:rsid w:val="00463814"/>
    <w:rsid w:val="00476AF8"/>
    <w:rsid w:val="00484FD7"/>
    <w:rsid w:val="004929FB"/>
    <w:rsid w:val="004A54BA"/>
    <w:rsid w:val="004B6A5E"/>
    <w:rsid w:val="00507EA7"/>
    <w:rsid w:val="00511F6D"/>
    <w:rsid w:val="00526089"/>
    <w:rsid w:val="00527A28"/>
    <w:rsid w:val="00527DCA"/>
    <w:rsid w:val="005716D4"/>
    <w:rsid w:val="00571B60"/>
    <w:rsid w:val="00572876"/>
    <w:rsid w:val="00573E0E"/>
    <w:rsid w:val="00585A4D"/>
    <w:rsid w:val="005924EE"/>
    <w:rsid w:val="00594F5D"/>
    <w:rsid w:val="005974F8"/>
    <w:rsid w:val="005D6329"/>
    <w:rsid w:val="005E3F90"/>
    <w:rsid w:val="005E57F6"/>
    <w:rsid w:val="005F6E23"/>
    <w:rsid w:val="006058D8"/>
    <w:rsid w:val="00605A37"/>
    <w:rsid w:val="00610200"/>
    <w:rsid w:val="00623699"/>
    <w:rsid w:val="0063043A"/>
    <w:rsid w:val="00632D5A"/>
    <w:rsid w:val="00635515"/>
    <w:rsid w:val="00652EF5"/>
    <w:rsid w:val="006546FD"/>
    <w:rsid w:val="00665636"/>
    <w:rsid w:val="00665BF3"/>
    <w:rsid w:val="006732D6"/>
    <w:rsid w:val="00680554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09B2"/>
    <w:rsid w:val="00761609"/>
    <w:rsid w:val="00763DCE"/>
    <w:rsid w:val="00776C46"/>
    <w:rsid w:val="0078260B"/>
    <w:rsid w:val="007838D1"/>
    <w:rsid w:val="00785254"/>
    <w:rsid w:val="00785853"/>
    <w:rsid w:val="00792C1E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947BD"/>
    <w:rsid w:val="00895E38"/>
    <w:rsid w:val="008A782B"/>
    <w:rsid w:val="008B0FC0"/>
    <w:rsid w:val="008C429A"/>
    <w:rsid w:val="008D59BE"/>
    <w:rsid w:val="008E1F3D"/>
    <w:rsid w:val="009053D7"/>
    <w:rsid w:val="0091331D"/>
    <w:rsid w:val="009250BA"/>
    <w:rsid w:val="0093223C"/>
    <w:rsid w:val="00941A87"/>
    <w:rsid w:val="009501C2"/>
    <w:rsid w:val="009668B9"/>
    <w:rsid w:val="00976577"/>
    <w:rsid w:val="00986597"/>
    <w:rsid w:val="00996356"/>
    <w:rsid w:val="00997D9A"/>
    <w:rsid w:val="009C0676"/>
    <w:rsid w:val="009D7C49"/>
    <w:rsid w:val="009E7297"/>
    <w:rsid w:val="00A0257D"/>
    <w:rsid w:val="00A12EDC"/>
    <w:rsid w:val="00A26D0D"/>
    <w:rsid w:val="00A33BDE"/>
    <w:rsid w:val="00A33CA2"/>
    <w:rsid w:val="00A34885"/>
    <w:rsid w:val="00A43BC1"/>
    <w:rsid w:val="00A67885"/>
    <w:rsid w:val="00A74225"/>
    <w:rsid w:val="00A85B3C"/>
    <w:rsid w:val="00A936D5"/>
    <w:rsid w:val="00AA1EB0"/>
    <w:rsid w:val="00AA2DA3"/>
    <w:rsid w:val="00AA5A9C"/>
    <w:rsid w:val="00AB016A"/>
    <w:rsid w:val="00AB2A5A"/>
    <w:rsid w:val="00AD256B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CC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35F57"/>
    <w:rsid w:val="00C54BE3"/>
    <w:rsid w:val="00C57F80"/>
    <w:rsid w:val="00C71A72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1A79"/>
    <w:rsid w:val="00D470E4"/>
    <w:rsid w:val="00D52142"/>
    <w:rsid w:val="00D5280E"/>
    <w:rsid w:val="00D61F14"/>
    <w:rsid w:val="00D80D6B"/>
    <w:rsid w:val="00D85D41"/>
    <w:rsid w:val="00D90950"/>
    <w:rsid w:val="00DA69DF"/>
    <w:rsid w:val="00DA6A13"/>
    <w:rsid w:val="00DB33F8"/>
    <w:rsid w:val="00DD38E2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E6AD2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D6F06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5924E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646</Words>
  <Characters>4074</Characters>
  <Application>Microsoft Office Word</Application>
  <DocSecurity>0</DocSecurity>
  <Lines>33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24</cp:revision>
  <dcterms:created xsi:type="dcterms:W3CDTF">2024-08-23T08:12:00Z</dcterms:created>
  <dcterms:modified xsi:type="dcterms:W3CDTF">2024-08-28T16:15:00Z</dcterms:modified>
</cp:coreProperties>
</file>