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EB1EC" w14:textId="77777777" w:rsidR="00AF76C8" w:rsidRPr="004F642F" w:rsidRDefault="00EE07B1"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Dritte Absätze:</w:t>
      </w:r>
    </w:p>
    <w:p w14:paraId="7C5C90C9" w14:textId="77777777" w:rsidR="00EE07B1" w:rsidRPr="004F642F" w:rsidRDefault="00EE07B1" w:rsidP="00E937C7">
      <w:pPr>
        <w:spacing w:line="259" w:lineRule="auto"/>
        <w:rPr>
          <w:rFonts w:ascii="Georgia" w:hAnsi="Georgia"/>
          <w:color w:val="000000" w:themeColor="text1"/>
          <w:sz w:val="21"/>
          <w:szCs w:val="21"/>
        </w:rPr>
      </w:pPr>
    </w:p>
    <w:p w14:paraId="062B57FF" w14:textId="176A39E5" w:rsidR="00EE07B1" w:rsidRPr="004F642F" w:rsidRDefault="002F22F3"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Wintergerst Societät für Unternehmer-Beratung GmbH &amp; Co. KG</w:t>
      </w:r>
    </w:p>
    <w:p w14:paraId="7C1B0403" w14:textId="04C0D537" w:rsidR="002F22F3" w:rsidRPr="004F642F" w:rsidRDefault="002F22F3" w:rsidP="003B32CC">
      <w:pPr>
        <w:spacing w:line="259" w:lineRule="auto"/>
        <w:jc w:val="both"/>
        <w:rPr>
          <w:rFonts w:ascii="Georgia" w:hAnsi="Georgia"/>
          <w:color w:val="000000" w:themeColor="text1"/>
          <w:sz w:val="21"/>
          <w:szCs w:val="21"/>
        </w:rPr>
      </w:pPr>
      <w:r w:rsidRPr="004F642F">
        <w:rPr>
          <w:rFonts w:ascii="Georgia" w:hAnsi="Georgia"/>
          <w:color w:val="000000" w:themeColor="text1"/>
          <w:sz w:val="21"/>
          <w:szCs w:val="21"/>
        </w:rPr>
        <w:t xml:space="preserve">Wintergerst </w:t>
      </w:r>
      <w:proofErr w:type="spellStart"/>
      <w:r w:rsidRPr="004F642F">
        <w:rPr>
          <w:rFonts w:ascii="Georgia" w:hAnsi="Georgia"/>
          <w:color w:val="000000" w:themeColor="text1"/>
          <w:sz w:val="21"/>
          <w:szCs w:val="21"/>
        </w:rPr>
        <w:t>Societät</w:t>
      </w:r>
      <w:proofErr w:type="spellEnd"/>
      <w:r w:rsidRPr="004F642F">
        <w:rPr>
          <w:rFonts w:ascii="Georgia" w:hAnsi="Georgia"/>
          <w:color w:val="000000" w:themeColor="text1"/>
          <w:sz w:val="21"/>
          <w:szCs w:val="21"/>
        </w:rPr>
        <w:t xml:space="preserve"> für Unternehmer-Beratung GmbH &amp; Co. KG scheint mir für ebendieses Praktikum ideal. </w:t>
      </w:r>
      <w:r w:rsidR="009B1647" w:rsidRPr="004F642F">
        <w:rPr>
          <w:rFonts w:ascii="Georgia" w:hAnsi="Georgia"/>
          <w:color w:val="000000" w:themeColor="text1"/>
          <w:sz w:val="21"/>
          <w:szCs w:val="21"/>
        </w:rPr>
        <w:t xml:space="preserve">Gerade </w:t>
      </w:r>
      <w:r w:rsidRPr="004F642F">
        <w:rPr>
          <w:rFonts w:ascii="Georgia" w:hAnsi="Georgia"/>
          <w:color w:val="000000" w:themeColor="text1"/>
          <w:sz w:val="21"/>
          <w:szCs w:val="21"/>
        </w:rPr>
        <w:t xml:space="preserve">die </w:t>
      </w:r>
      <w:r w:rsidR="003B375E" w:rsidRPr="004F642F">
        <w:rPr>
          <w:rFonts w:ascii="Georgia" w:hAnsi="Georgia"/>
          <w:color w:val="000000" w:themeColor="text1"/>
          <w:sz w:val="21"/>
          <w:szCs w:val="21"/>
        </w:rPr>
        <w:t>Spezialisierung</w:t>
      </w:r>
      <w:r w:rsidRPr="004F642F">
        <w:rPr>
          <w:rFonts w:ascii="Georgia" w:hAnsi="Georgia"/>
          <w:color w:val="000000" w:themeColor="text1"/>
          <w:sz w:val="21"/>
          <w:szCs w:val="21"/>
        </w:rPr>
        <w:t xml:space="preserve"> auf </w:t>
      </w:r>
      <w:r w:rsidR="003E35D5" w:rsidRPr="004F642F">
        <w:rPr>
          <w:rFonts w:ascii="Georgia" w:hAnsi="Georgia"/>
          <w:color w:val="000000" w:themeColor="text1"/>
          <w:sz w:val="21"/>
          <w:szCs w:val="21"/>
        </w:rPr>
        <w:t xml:space="preserve">mittelständische Familienunternehmen </w:t>
      </w:r>
      <w:r w:rsidR="009B1647" w:rsidRPr="004F642F">
        <w:rPr>
          <w:rFonts w:ascii="Georgia" w:hAnsi="Georgia"/>
          <w:color w:val="000000" w:themeColor="text1"/>
          <w:sz w:val="21"/>
          <w:szCs w:val="21"/>
        </w:rPr>
        <w:t>und die</w:t>
      </w:r>
      <w:r w:rsidR="00A3048C" w:rsidRPr="004F642F">
        <w:rPr>
          <w:rFonts w:ascii="Georgia" w:hAnsi="Georgia"/>
          <w:color w:val="000000" w:themeColor="text1"/>
          <w:sz w:val="21"/>
          <w:szCs w:val="21"/>
        </w:rPr>
        <w:t xml:space="preserve"> damit verbundene Vielfältigkeit der Projekte spr</w:t>
      </w:r>
      <w:r w:rsidR="003E35D5" w:rsidRPr="004F642F">
        <w:rPr>
          <w:rFonts w:ascii="Georgia" w:hAnsi="Georgia"/>
          <w:color w:val="000000" w:themeColor="text1"/>
          <w:sz w:val="21"/>
          <w:szCs w:val="21"/>
        </w:rPr>
        <w:t xml:space="preserve">echen </w:t>
      </w:r>
      <w:r w:rsidR="00A3048C" w:rsidRPr="004F642F">
        <w:rPr>
          <w:rFonts w:ascii="Georgia" w:hAnsi="Georgia"/>
          <w:color w:val="000000" w:themeColor="text1"/>
          <w:sz w:val="21"/>
          <w:szCs w:val="21"/>
        </w:rPr>
        <w:t xml:space="preserve">mich besonders an. Äußerst beeindruckend ist </w:t>
      </w:r>
      <w:r w:rsidR="00C92097" w:rsidRPr="004F642F">
        <w:rPr>
          <w:rFonts w:ascii="Georgia" w:hAnsi="Georgia"/>
          <w:color w:val="000000" w:themeColor="text1"/>
          <w:sz w:val="21"/>
          <w:szCs w:val="21"/>
        </w:rPr>
        <w:t xml:space="preserve">zudem </w:t>
      </w:r>
      <w:r w:rsidR="00A3048C" w:rsidRPr="004F642F">
        <w:rPr>
          <w:rFonts w:ascii="Georgia" w:hAnsi="Georgia"/>
          <w:color w:val="000000" w:themeColor="text1"/>
          <w:sz w:val="21"/>
          <w:szCs w:val="21"/>
        </w:rPr>
        <w:t xml:space="preserve">die Auszeichnung mit dem </w:t>
      </w:r>
      <w:r w:rsidR="009B1647" w:rsidRPr="004F642F">
        <w:rPr>
          <w:rFonts w:ascii="Georgia" w:hAnsi="Georgia"/>
          <w:color w:val="000000" w:themeColor="text1"/>
          <w:sz w:val="21"/>
          <w:szCs w:val="21"/>
        </w:rPr>
        <w:t>CONSULTANT- Siegel 2023</w:t>
      </w:r>
      <w:r w:rsidR="00A3048C" w:rsidRPr="004F642F">
        <w:rPr>
          <w:rFonts w:ascii="Georgia" w:hAnsi="Georgia"/>
          <w:color w:val="000000" w:themeColor="text1"/>
          <w:sz w:val="21"/>
          <w:szCs w:val="21"/>
        </w:rPr>
        <w:t xml:space="preserve"> und </w:t>
      </w:r>
      <w:r w:rsidR="002033CF" w:rsidRPr="004F642F">
        <w:rPr>
          <w:rFonts w:ascii="Georgia" w:hAnsi="Georgia"/>
          <w:color w:val="000000" w:themeColor="text1"/>
          <w:sz w:val="21"/>
          <w:szCs w:val="21"/>
        </w:rPr>
        <w:t xml:space="preserve">die </w:t>
      </w:r>
      <w:r w:rsidR="00A3048C" w:rsidRPr="004F642F">
        <w:rPr>
          <w:rFonts w:ascii="Georgia" w:hAnsi="Georgia"/>
          <w:color w:val="000000" w:themeColor="text1"/>
          <w:sz w:val="21"/>
          <w:szCs w:val="21"/>
        </w:rPr>
        <w:t xml:space="preserve">hohe Frequenz neuer </w:t>
      </w:r>
      <w:r w:rsidR="003E35D5" w:rsidRPr="004F642F">
        <w:rPr>
          <w:rFonts w:ascii="Georgia" w:hAnsi="Georgia"/>
          <w:color w:val="000000" w:themeColor="text1"/>
          <w:sz w:val="21"/>
          <w:szCs w:val="21"/>
        </w:rPr>
        <w:t xml:space="preserve">Aufträge – </w:t>
      </w:r>
      <w:r w:rsidR="001B0078" w:rsidRPr="004F642F">
        <w:rPr>
          <w:rFonts w:ascii="Georgia" w:hAnsi="Georgia"/>
          <w:color w:val="000000" w:themeColor="text1"/>
          <w:sz w:val="21"/>
          <w:szCs w:val="21"/>
        </w:rPr>
        <w:t>bereits über</w:t>
      </w:r>
      <w:r w:rsidR="003E35D5" w:rsidRPr="004F642F">
        <w:rPr>
          <w:rFonts w:ascii="Georgia" w:hAnsi="Georgia"/>
          <w:color w:val="000000" w:themeColor="text1"/>
          <w:sz w:val="21"/>
          <w:szCs w:val="21"/>
        </w:rPr>
        <w:t xml:space="preserve"> 300 bereits erfolgreich beratende Mandanten sprechen für sich.</w:t>
      </w:r>
      <w:r w:rsidR="001B0078" w:rsidRPr="004F642F">
        <w:rPr>
          <w:rFonts w:ascii="Georgia" w:hAnsi="Georgia"/>
          <w:color w:val="000000" w:themeColor="text1"/>
          <w:sz w:val="21"/>
          <w:szCs w:val="21"/>
        </w:rPr>
        <w:t xml:space="preserve"> </w:t>
      </w:r>
      <w:r w:rsidR="002033CF" w:rsidRPr="004F642F">
        <w:rPr>
          <w:rFonts w:ascii="Georgia" w:hAnsi="Georgia"/>
          <w:color w:val="000000" w:themeColor="text1"/>
          <w:sz w:val="21"/>
          <w:szCs w:val="21"/>
        </w:rPr>
        <w:t>Dies, gepaart mit der Ganzheit Ihrer Werte und Qualifikationen, macht Sie zu meiner favorisierten Wahl für ein Praktikum</w:t>
      </w:r>
    </w:p>
    <w:p w14:paraId="0DAAB897" w14:textId="77777777" w:rsidR="00A3048C" w:rsidRPr="004F642F" w:rsidRDefault="00A3048C" w:rsidP="00E937C7">
      <w:pPr>
        <w:spacing w:line="259" w:lineRule="auto"/>
        <w:rPr>
          <w:rFonts w:ascii="Georgia" w:hAnsi="Georgia"/>
          <w:color w:val="000000" w:themeColor="text1"/>
          <w:sz w:val="21"/>
          <w:szCs w:val="21"/>
        </w:rPr>
      </w:pPr>
    </w:p>
    <w:p w14:paraId="40E51A96" w14:textId="4F578411" w:rsidR="00A3048C" w:rsidRPr="004F642F" w:rsidRDefault="007E6768"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SSC Consult Corporate Finance</w:t>
      </w:r>
      <w:r w:rsidR="00977F46" w:rsidRPr="004F642F">
        <w:rPr>
          <w:rFonts w:ascii="Georgia" w:hAnsi="Georgia"/>
          <w:b/>
          <w:bCs/>
          <w:color w:val="000000" w:themeColor="text1"/>
          <w:sz w:val="21"/>
          <w:szCs w:val="21"/>
          <w:lang w:val="en-US"/>
        </w:rPr>
        <w:t xml:space="preserve"> GmbH &amp; Co. KG</w:t>
      </w:r>
    </w:p>
    <w:p w14:paraId="7C559E2E" w14:textId="0309D744" w:rsidR="004F642F" w:rsidRDefault="007E6768"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lang w:val="en-US"/>
        </w:rPr>
        <w:t>SSC Consult Corporate Finance</w:t>
      </w:r>
      <w:r w:rsidR="00977F46" w:rsidRPr="004F642F">
        <w:rPr>
          <w:rFonts w:ascii="Georgia" w:hAnsi="Georgia"/>
          <w:color w:val="000000" w:themeColor="text1"/>
          <w:sz w:val="21"/>
          <w:szCs w:val="21"/>
          <w:lang w:val="en-US"/>
        </w:rPr>
        <w:t xml:space="preserve"> GmbH &amp; Co. </w:t>
      </w:r>
      <w:r w:rsidR="00977F46" w:rsidRPr="004F642F">
        <w:rPr>
          <w:rFonts w:ascii="Georgia" w:hAnsi="Georgia"/>
          <w:color w:val="000000" w:themeColor="text1"/>
          <w:sz w:val="21"/>
          <w:szCs w:val="21"/>
        </w:rPr>
        <w:t xml:space="preserve">KG </w:t>
      </w:r>
      <w:r w:rsidRPr="004F642F">
        <w:rPr>
          <w:rFonts w:ascii="Georgia" w:hAnsi="Georgia"/>
          <w:color w:val="000000" w:themeColor="text1"/>
          <w:sz w:val="21"/>
          <w:szCs w:val="21"/>
        </w:rPr>
        <w:t xml:space="preserve">scheint mir für ebendieses Praktikum ideal. </w:t>
      </w:r>
      <w:r w:rsidR="001B0078" w:rsidRPr="004F642F">
        <w:rPr>
          <w:rFonts w:ascii="Georgia" w:hAnsi="Georgia"/>
          <w:color w:val="000000" w:themeColor="text1"/>
          <w:sz w:val="21"/>
          <w:szCs w:val="21"/>
        </w:rPr>
        <w:t>Gerade Ihre Spe</w:t>
      </w:r>
      <w:r w:rsidR="003B375E" w:rsidRPr="004F642F">
        <w:rPr>
          <w:rFonts w:ascii="Georgia" w:hAnsi="Georgia"/>
          <w:color w:val="000000" w:themeColor="text1"/>
          <w:sz w:val="21"/>
          <w:szCs w:val="21"/>
        </w:rPr>
        <w:t>zialisierung</w:t>
      </w:r>
      <w:r w:rsidR="001B0078" w:rsidRPr="004F642F">
        <w:rPr>
          <w:rFonts w:ascii="Georgia" w:hAnsi="Georgia"/>
          <w:color w:val="000000" w:themeColor="text1"/>
          <w:sz w:val="21"/>
          <w:szCs w:val="21"/>
        </w:rPr>
        <w:t xml:space="preserve"> auf den Mittelstand und den Mid-Cap Markt, gepaart mit ihrer langjährigen Erfahrung und fundiertem Fachwissen, machen Sie zu meiner </w:t>
      </w:r>
      <w:r w:rsidR="002033CF" w:rsidRPr="004F642F">
        <w:rPr>
          <w:rFonts w:ascii="Georgia" w:hAnsi="Georgia"/>
          <w:color w:val="000000" w:themeColor="text1"/>
          <w:sz w:val="21"/>
          <w:szCs w:val="21"/>
        </w:rPr>
        <w:t xml:space="preserve">favorisierten </w:t>
      </w:r>
      <w:r w:rsidR="001B0078" w:rsidRPr="004F642F">
        <w:rPr>
          <w:rFonts w:ascii="Georgia" w:hAnsi="Georgia"/>
          <w:color w:val="000000" w:themeColor="text1"/>
          <w:sz w:val="21"/>
          <w:szCs w:val="21"/>
        </w:rPr>
        <w:t>Wahl</w:t>
      </w:r>
      <w:r w:rsidR="004F642F">
        <w:rPr>
          <w:rFonts w:ascii="Georgia" w:hAnsi="Georgia"/>
          <w:color w:val="000000" w:themeColor="text1"/>
          <w:sz w:val="21"/>
          <w:szCs w:val="21"/>
        </w:rPr>
        <w:t>;</w:t>
      </w:r>
    </w:p>
    <w:p w14:paraId="7237A890" w14:textId="225CDEAD" w:rsidR="002F22F3" w:rsidRPr="004F642F" w:rsidRDefault="001B0078"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Vor allem die große Anzahl an Referenzen und </w:t>
      </w:r>
      <w:r w:rsidR="00453F7A" w:rsidRPr="004F642F">
        <w:rPr>
          <w:rFonts w:ascii="Georgia" w:hAnsi="Georgia"/>
          <w:color w:val="000000" w:themeColor="text1"/>
          <w:sz w:val="21"/>
          <w:szCs w:val="21"/>
        </w:rPr>
        <w:t>Ihre Schlüsselposition in diesen, hat mich äußerst beeindruckt.</w:t>
      </w:r>
    </w:p>
    <w:p w14:paraId="317768A9" w14:textId="77777777" w:rsidR="00453F7A" w:rsidRPr="004F642F" w:rsidRDefault="00453F7A" w:rsidP="00E937C7">
      <w:pPr>
        <w:spacing w:line="259" w:lineRule="auto"/>
        <w:rPr>
          <w:rFonts w:ascii="Georgia" w:hAnsi="Georgia"/>
          <w:color w:val="000000" w:themeColor="text1"/>
          <w:sz w:val="21"/>
          <w:szCs w:val="21"/>
        </w:rPr>
      </w:pPr>
    </w:p>
    <w:p w14:paraId="0368AD51" w14:textId="61CDBB97" w:rsidR="00453F7A" w:rsidRPr="004F642F" w:rsidRDefault="00453F7A"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lang w:eastAsia="de-DE"/>
        </w:rPr>
        <w:t>Small &amp; Mid Cap</w:t>
      </w:r>
      <w:r w:rsidRPr="004F642F">
        <w:rPr>
          <w:rFonts w:ascii="Georgia" w:hAnsi="Georgia"/>
          <w:b/>
          <w:bCs/>
          <w:color w:val="000000" w:themeColor="text1"/>
          <w:sz w:val="21"/>
          <w:szCs w:val="21"/>
        </w:rPr>
        <w:t xml:space="preserve"> </w:t>
      </w:r>
      <w:r w:rsidRPr="004F642F">
        <w:rPr>
          <w:rFonts w:ascii="Georgia" w:hAnsi="Georgia"/>
          <w:b/>
          <w:bCs/>
          <w:color w:val="000000" w:themeColor="text1"/>
          <w:sz w:val="21"/>
          <w:szCs w:val="21"/>
          <w:lang w:eastAsia="de-DE"/>
        </w:rPr>
        <w:t>Investmentbank AG</w:t>
      </w:r>
    </w:p>
    <w:p w14:paraId="50598D0E" w14:textId="7822833D" w:rsidR="00403CE1" w:rsidRPr="004F642F" w:rsidRDefault="00403CE1"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lang w:eastAsia="de-DE"/>
        </w:rPr>
        <w:t>Small &amp; Mid Cap</w:t>
      </w:r>
      <w:r w:rsidRPr="004F642F">
        <w:rPr>
          <w:rFonts w:ascii="Georgia" w:hAnsi="Georgia"/>
          <w:color w:val="000000" w:themeColor="text1"/>
          <w:sz w:val="21"/>
          <w:szCs w:val="21"/>
        </w:rPr>
        <w:t xml:space="preserve"> </w:t>
      </w:r>
      <w:r w:rsidRPr="004F642F">
        <w:rPr>
          <w:rFonts w:ascii="Georgia" w:hAnsi="Georgia"/>
          <w:color w:val="000000" w:themeColor="text1"/>
          <w:sz w:val="21"/>
          <w:szCs w:val="21"/>
          <w:lang w:eastAsia="de-DE"/>
        </w:rPr>
        <w:t>Investmentbank AG</w:t>
      </w:r>
      <w:r w:rsidRPr="004F642F">
        <w:rPr>
          <w:rFonts w:ascii="Georgia" w:hAnsi="Georgia"/>
          <w:color w:val="000000" w:themeColor="text1"/>
          <w:sz w:val="21"/>
          <w:szCs w:val="21"/>
        </w:rPr>
        <w:t xml:space="preserve"> scheint mir für ebendieses Praktikum ideal. Gerade Ihre Spezi</w:t>
      </w:r>
      <w:r w:rsidR="003B375E" w:rsidRPr="004F642F">
        <w:rPr>
          <w:rFonts w:ascii="Georgia" w:hAnsi="Georgia"/>
          <w:color w:val="000000" w:themeColor="text1"/>
          <w:sz w:val="21"/>
          <w:szCs w:val="21"/>
        </w:rPr>
        <w:t>alisierung</w:t>
      </w:r>
      <w:r w:rsidRPr="004F642F">
        <w:rPr>
          <w:rFonts w:ascii="Georgia" w:hAnsi="Georgia"/>
          <w:color w:val="000000" w:themeColor="text1"/>
          <w:sz w:val="21"/>
          <w:szCs w:val="21"/>
        </w:rPr>
        <w:t xml:space="preserve"> auf den Small- und Mid-Cap Markt, gepaart </w:t>
      </w:r>
      <w:proofErr w:type="gramStart"/>
      <w:r w:rsidRPr="004F642F">
        <w:rPr>
          <w:rFonts w:ascii="Georgia" w:hAnsi="Georgia"/>
          <w:color w:val="000000" w:themeColor="text1"/>
          <w:sz w:val="21"/>
          <w:szCs w:val="21"/>
        </w:rPr>
        <w:t>mit ,</w:t>
      </w:r>
      <w:proofErr w:type="gramEnd"/>
      <w:r w:rsidRPr="004F642F">
        <w:rPr>
          <w:rFonts w:ascii="Georgia" w:hAnsi="Georgia"/>
          <w:color w:val="000000" w:themeColor="text1"/>
          <w:sz w:val="21"/>
          <w:szCs w:val="21"/>
        </w:rPr>
        <w:t xml:space="preserve"> machen Sie zu meiner ersten Wahl.</w:t>
      </w:r>
    </w:p>
    <w:p w14:paraId="38BAB583" w14:textId="08CDCF58" w:rsidR="00453F7A" w:rsidRPr="004F642F" w:rsidRDefault="00453F7A" w:rsidP="00E937C7">
      <w:pPr>
        <w:spacing w:line="259" w:lineRule="auto"/>
        <w:rPr>
          <w:rFonts w:ascii="Georgia" w:hAnsi="Georgia"/>
          <w:color w:val="000000" w:themeColor="text1"/>
          <w:sz w:val="21"/>
          <w:szCs w:val="21"/>
        </w:rPr>
      </w:pPr>
    </w:p>
    <w:p w14:paraId="5381AC07" w14:textId="70DC8E2C" w:rsidR="003B375E" w:rsidRPr="004F642F" w:rsidRDefault="003B375E"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rPr>
        <w:t>Proventis</w:t>
      </w:r>
      <w:proofErr w:type="spellEnd"/>
      <w:r w:rsidRPr="004F642F">
        <w:rPr>
          <w:rFonts w:ascii="Georgia" w:hAnsi="Georgia"/>
          <w:b/>
          <w:bCs/>
          <w:color w:val="000000" w:themeColor="text1"/>
          <w:sz w:val="21"/>
          <w:szCs w:val="21"/>
        </w:rPr>
        <w:t xml:space="preserve"> Partners</w:t>
      </w:r>
      <w:r w:rsidR="00977F46" w:rsidRPr="004F642F">
        <w:rPr>
          <w:rFonts w:ascii="Georgia" w:hAnsi="Georgia"/>
          <w:b/>
          <w:bCs/>
          <w:color w:val="000000" w:themeColor="text1"/>
          <w:sz w:val="21"/>
          <w:szCs w:val="21"/>
        </w:rPr>
        <w:t xml:space="preserve"> GmbH</w:t>
      </w:r>
    </w:p>
    <w:p w14:paraId="0CA622C6" w14:textId="0B4F2B35" w:rsidR="00BB203E" w:rsidRPr="004F642F" w:rsidRDefault="00BB203E" w:rsidP="00BB203E">
      <w:pPr>
        <w:spacing w:line="259" w:lineRule="auto"/>
        <w:rPr>
          <w:rFonts w:ascii="Georgia" w:hAnsi="Georgia"/>
          <w:color w:val="000000" w:themeColor="text1"/>
          <w:sz w:val="21"/>
          <w:szCs w:val="21"/>
        </w:rPr>
      </w:pPr>
      <w:proofErr w:type="spellStart"/>
      <w:r w:rsidRPr="004F642F">
        <w:rPr>
          <w:rFonts w:ascii="Georgia" w:hAnsi="Georgia"/>
          <w:color w:val="000000" w:themeColor="text1"/>
          <w:sz w:val="21"/>
          <w:szCs w:val="21"/>
        </w:rPr>
        <w:t>Proventis</w:t>
      </w:r>
      <w:proofErr w:type="spellEnd"/>
      <w:r w:rsidRPr="004F642F">
        <w:rPr>
          <w:rFonts w:ascii="Georgia" w:hAnsi="Georgia"/>
          <w:color w:val="000000" w:themeColor="text1"/>
          <w:sz w:val="21"/>
          <w:szCs w:val="21"/>
        </w:rPr>
        <w:t xml:space="preserve"> Partners GmbH scheint mir für ebendieses Praktikum ideal. Gerade Ihre Spezialisierung </w:t>
      </w:r>
    </w:p>
    <w:p w14:paraId="19AFF8B9" w14:textId="77777777" w:rsidR="003B375E" w:rsidRPr="004F642F" w:rsidRDefault="003B375E" w:rsidP="00E937C7">
      <w:pPr>
        <w:spacing w:line="259" w:lineRule="auto"/>
        <w:rPr>
          <w:rFonts w:ascii="Georgia" w:hAnsi="Georgia"/>
          <w:b/>
          <w:bCs/>
          <w:color w:val="000000" w:themeColor="text1"/>
          <w:sz w:val="21"/>
          <w:szCs w:val="21"/>
        </w:rPr>
      </w:pPr>
    </w:p>
    <w:p w14:paraId="185645C6" w14:textId="0903DFFB" w:rsidR="003B375E" w:rsidRPr="004F642F" w:rsidRDefault="003B375E"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PALLAS CAPITAL Group AG</w:t>
      </w:r>
    </w:p>
    <w:p w14:paraId="145D44D4" w14:textId="10C86A1F" w:rsidR="00DC3BB5" w:rsidRPr="004F642F" w:rsidRDefault="00DC3BB5" w:rsidP="00DC3BB5">
      <w:pPr>
        <w:spacing w:line="259" w:lineRule="auto"/>
        <w:rPr>
          <w:rFonts w:ascii="Georgia" w:hAnsi="Georgia"/>
          <w:color w:val="000000" w:themeColor="text1"/>
          <w:sz w:val="21"/>
          <w:szCs w:val="21"/>
        </w:rPr>
      </w:pPr>
      <w:r w:rsidRPr="004F642F">
        <w:rPr>
          <w:rFonts w:ascii="Georgia" w:hAnsi="Georgia"/>
          <w:color w:val="000000" w:themeColor="text1"/>
          <w:sz w:val="21"/>
          <w:szCs w:val="21"/>
        </w:rPr>
        <w:t>PALLAS CAPITAL Group AG scheint mir für ebendieses Praktikum ideal.</w:t>
      </w:r>
    </w:p>
    <w:p w14:paraId="46A698CC" w14:textId="77777777" w:rsidR="003B375E" w:rsidRPr="004F642F" w:rsidRDefault="003B375E" w:rsidP="00E937C7">
      <w:pPr>
        <w:spacing w:line="259" w:lineRule="auto"/>
        <w:rPr>
          <w:rFonts w:ascii="Georgia" w:hAnsi="Georgia"/>
          <w:b/>
          <w:bCs/>
          <w:color w:val="000000" w:themeColor="text1"/>
          <w:sz w:val="21"/>
          <w:szCs w:val="21"/>
        </w:rPr>
      </w:pPr>
    </w:p>
    <w:p w14:paraId="4AC773FC" w14:textId="0F9F0A6C" w:rsidR="003B375E" w:rsidRPr="004F642F" w:rsidRDefault="003B375E"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O&amp;R</w:t>
      </w:r>
      <w:r w:rsidR="00412EEC" w:rsidRPr="004F642F">
        <w:rPr>
          <w:rFonts w:ascii="Georgia" w:hAnsi="Georgia"/>
          <w:b/>
          <w:bCs/>
          <w:color w:val="000000" w:themeColor="text1"/>
          <w:sz w:val="21"/>
          <w:szCs w:val="21"/>
        </w:rPr>
        <w:t xml:space="preserve"> </w:t>
      </w:r>
      <w:proofErr w:type="spellStart"/>
      <w:r w:rsidR="00412EEC" w:rsidRPr="004F642F">
        <w:rPr>
          <w:rFonts w:ascii="Georgia" w:hAnsi="Georgia"/>
          <w:b/>
          <w:bCs/>
          <w:color w:val="000000" w:themeColor="text1"/>
          <w:sz w:val="21"/>
          <w:szCs w:val="21"/>
        </w:rPr>
        <w:t>Oppenhoff</w:t>
      </w:r>
      <w:proofErr w:type="spellEnd"/>
      <w:r w:rsidR="00412EEC" w:rsidRPr="004F642F">
        <w:rPr>
          <w:rFonts w:ascii="Georgia" w:hAnsi="Georgia"/>
          <w:b/>
          <w:bCs/>
          <w:color w:val="000000" w:themeColor="text1"/>
          <w:sz w:val="21"/>
          <w:szCs w:val="21"/>
        </w:rPr>
        <w:t xml:space="preserve"> &amp; Rädler AG</w:t>
      </w:r>
    </w:p>
    <w:p w14:paraId="5AD1279E" w14:textId="1A0B3AE4" w:rsidR="00DC3BB5" w:rsidRPr="004F642F" w:rsidRDefault="00DC3BB5" w:rsidP="00DC3BB5">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O&amp;R </w:t>
      </w:r>
      <w:proofErr w:type="spellStart"/>
      <w:r w:rsidRPr="004F642F">
        <w:rPr>
          <w:rFonts w:ascii="Georgia" w:hAnsi="Georgia"/>
          <w:color w:val="000000" w:themeColor="text1"/>
          <w:sz w:val="21"/>
          <w:szCs w:val="21"/>
        </w:rPr>
        <w:t>Oppenhoff</w:t>
      </w:r>
      <w:proofErr w:type="spellEnd"/>
      <w:r w:rsidRPr="004F642F">
        <w:rPr>
          <w:rFonts w:ascii="Georgia" w:hAnsi="Georgia"/>
          <w:color w:val="000000" w:themeColor="text1"/>
          <w:sz w:val="21"/>
          <w:szCs w:val="21"/>
        </w:rPr>
        <w:t xml:space="preserve"> &amp; Rädler AG scheint mir für ebendieses Praktikum ideal.</w:t>
      </w:r>
    </w:p>
    <w:p w14:paraId="55F68D30" w14:textId="77777777" w:rsidR="003B375E" w:rsidRPr="004F642F" w:rsidRDefault="003B375E" w:rsidP="00E937C7">
      <w:pPr>
        <w:spacing w:line="259" w:lineRule="auto"/>
        <w:rPr>
          <w:rFonts w:ascii="Georgia" w:hAnsi="Georgia"/>
          <w:b/>
          <w:bCs/>
          <w:color w:val="000000" w:themeColor="text1"/>
          <w:sz w:val="21"/>
          <w:szCs w:val="21"/>
        </w:rPr>
      </w:pPr>
    </w:p>
    <w:p w14:paraId="227B6BCB" w14:textId="5CB7C4EB" w:rsidR="003B375E" w:rsidRPr="004F642F" w:rsidRDefault="003B375E"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maconda</w:t>
      </w:r>
      <w:proofErr w:type="spellEnd"/>
      <w:r w:rsidRPr="004F642F">
        <w:rPr>
          <w:rFonts w:ascii="Georgia" w:hAnsi="Georgia"/>
          <w:b/>
          <w:bCs/>
          <w:color w:val="000000" w:themeColor="text1"/>
          <w:sz w:val="21"/>
          <w:szCs w:val="21"/>
          <w:lang w:val="en-US"/>
        </w:rPr>
        <w:t xml:space="preserve"> GmbH &amp; Co. KG</w:t>
      </w:r>
    </w:p>
    <w:p w14:paraId="1270AB82" w14:textId="330CAEDA" w:rsidR="00DC3BB5" w:rsidRPr="004F642F" w:rsidRDefault="00DC3BB5" w:rsidP="00DC3BB5">
      <w:pPr>
        <w:spacing w:line="259" w:lineRule="auto"/>
        <w:rPr>
          <w:rFonts w:ascii="Georgia" w:hAnsi="Georgia"/>
          <w:color w:val="000000" w:themeColor="text1"/>
          <w:sz w:val="21"/>
          <w:szCs w:val="21"/>
        </w:rPr>
      </w:pPr>
      <w:proofErr w:type="spellStart"/>
      <w:r w:rsidRPr="003B32CC">
        <w:rPr>
          <w:rFonts w:ascii="Georgia" w:hAnsi="Georgia"/>
          <w:color w:val="000000" w:themeColor="text1"/>
          <w:sz w:val="21"/>
          <w:szCs w:val="21"/>
          <w:lang w:val="en-US"/>
        </w:rPr>
        <w:t>maconda</w:t>
      </w:r>
      <w:proofErr w:type="spellEnd"/>
      <w:r w:rsidRPr="003B32CC">
        <w:rPr>
          <w:rFonts w:ascii="Georgia" w:hAnsi="Georgia"/>
          <w:color w:val="000000" w:themeColor="text1"/>
          <w:sz w:val="21"/>
          <w:szCs w:val="21"/>
          <w:lang w:val="en-US"/>
        </w:rPr>
        <w:t xml:space="preserve"> GmbH &amp; Co. </w:t>
      </w:r>
      <w:r w:rsidRPr="004F642F">
        <w:rPr>
          <w:rFonts w:ascii="Georgia" w:hAnsi="Georgia"/>
          <w:color w:val="000000" w:themeColor="text1"/>
          <w:sz w:val="21"/>
          <w:szCs w:val="21"/>
        </w:rPr>
        <w:t>KG scheint mir für ebendieses Praktikum ideal.</w:t>
      </w:r>
    </w:p>
    <w:p w14:paraId="1EA1730A" w14:textId="77777777" w:rsidR="003B375E" w:rsidRPr="004F642F" w:rsidRDefault="003B375E" w:rsidP="00E937C7">
      <w:pPr>
        <w:spacing w:line="259" w:lineRule="auto"/>
        <w:rPr>
          <w:rFonts w:ascii="Georgia" w:hAnsi="Georgia"/>
          <w:b/>
          <w:bCs/>
          <w:color w:val="000000" w:themeColor="text1"/>
          <w:sz w:val="21"/>
          <w:szCs w:val="21"/>
        </w:rPr>
      </w:pPr>
    </w:p>
    <w:p w14:paraId="19C2EFD3" w14:textId="12A19899" w:rsidR="003B375E" w:rsidRPr="004F642F" w:rsidRDefault="003B375E"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Lighthouse Corporate Finance GmbH</w:t>
      </w:r>
    </w:p>
    <w:p w14:paraId="39DFD5BA" w14:textId="2B193E0E" w:rsidR="00DC3BB5" w:rsidRPr="004F642F" w:rsidRDefault="00DC3BB5" w:rsidP="00E937C7">
      <w:pPr>
        <w:spacing w:line="259" w:lineRule="auto"/>
        <w:rPr>
          <w:rFonts w:ascii="Georgia" w:hAnsi="Georgia"/>
          <w:color w:val="000000" w:themeColor="text1"/>
          <w:sz w:val="21"/>
          <w:szCs w:val="21"/>
          <w:lang w:val="en-US"/>
        </w:rPr>
      </w:pPr>
      <w:r w:rsidRPr="004F642F">
        <w:rPr>
          <w:rFonts w:ascii="Georgia" w:hAnsi="Georgia"/>
          <w:color w:val="000000" w:themeColor="text1"/>
          <w:sz w:val="21"/>
          <w:szCs w:val="21"/>
          <w:lang w:val="en-US"/>
        </w:rPr>
        <w:t xml:space="preserve">Lighthouse Corporate Finance GmbH </w:t>
      </w:r>
      <w:proofErr w:type="spellStart"/>
      <w:r w:rsidRPr="004F642F">
        <w:rPr>
          <w:rFonts w:ascii="Georgia" w:hAnsi="Georgia"/>
          <w:color w:val="000000" w:themeColor="text1"/>
          <w:sz w:val="21"/>
          <w:szCs w:val="21"/>
          <w:lang w:val="en-US"/>
        </w:rPr>
        <w:t>scheint</w:t>
      </w:r>
      <w:proofErr w:type="spellEnd"/>
      <w:r w:rsidRPr="004F642F">
        <w:rPr>
          <w:rFonts w:ascii="Georgia" w:hAnsi="Georgia"/>
          <w:color w:val="000000" w:themeColor="text1"/>
          <w:sz w:val="21"/>
          <w:szCs w:val="21"/>
          <w:lang w:val="en-US"/>
        </w:rPr>
        <w:t xml:space="preserve"> mir für </w:t>
      </w:r>
      <w:proofErr w:type="spellStart"/>
      <w:r w:rsidRPr="004F642F">
        <w:rPr>
          <w:rFonts w:ascii="Georgia" w:hAnsi="Georgia"/>
          <w:color w:val="000000" w:themeColor="text1"/>
          <w:sz w:val="21"/>
          <w:szCs w:val="21"/>
          <w:lang w:val="en-US"/>
        </w:rPr>
        <w:t>ebendieses</w:t>
      </w:r>
      <w:proofErr w:type="spellEnd"/>
      <w:r w:rsidRPr="004F642F">
        <w:rPr>
          <w:rFonts w:ascii="Georgia" w:hAnsi="Georgia"/>
          <w:color w:val="000000" w:themeColor="text1"/>
          <w:sz w:val="21"/>
          <w:szCs w:val="21"/>
          <w:lang w:val="en-US"/>
        </w:rPr>
        <w:t xml:space="preserve"> </w:t>
      </w:r>
      <w:proofErr w:type="spellStart"/>
      <w:r w:rsidRPr="004F642F">
        <w:rPr>
          <w:rFonts w:ascii="Georgia" w:hAnsi="Georgia"/>
          <w:color w:val="000000" w:themeColor="text1"/>
          <w:sz w:val="21"/>
          <w:szCs w:val="21"/>
          <w:lang w:val="en-US"/>
        </w:rPr>
        <w:t>Praktikum</w:t>
      </w:r>
      <w:proofErr w:type="spellEnd"/>
      <w:r w:rsidRPr="004F642F">
        <w:rPr>
          <w:rFonts w:ascii="Georgia" w:hAnsi="Georgia"/>
          <w:color w:val="000000" w:themeColor="text1"/>
          <w:sz w:val="21"/>
          <w:szCs w:val="21"/>
          <w:lang w:val="en-US"/>
        </w:rPr>
        <w:t xml:space="preserve"> ideal.</w:t>
      </w:r>
    </w:p>
    <w:p w14:paraId="600E5134" w14:textId="77777777" w:rsidR="00DC3BB5" w:rsidRPr="004F642F" w:rsidRDefault="00DC3BB5" w:rsidP="00E937C7">
      <w:pPr>
        <w:spacing w:line="259" w:lineRule="auto"/>
        <w:rPr>
          <w:rFonts w:ascii="Georgia" w:hAnsi="Georgia"/>
          <w:b/>
          <w:bCs/>
          <w:color w:val="000000" w:themeColor="text1"/>
          <w:sz w:val="21"/>
          <w:szCs w:val="21"/>
          <w:lang w:val="en-US"/>
        </w:rPr>
      </w:pPr>
    </w:p>
    <w:p w14:paraId="5C637416" w14:textId="026E6466" w:rsidR="003B375E" w:rsidRPr="004F642F" w:rsidRDefault="003B375E"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Lange Corporate Finance GmbH</w:t>
      </w:r>
    </w:p>
    <w:p w14:paraId="44AAA143" w14:textId="522E6511" w:rsidR="00DC3BB5" w:rsidRPr="004F642F" w:rsidRDefault="00DC3BB5" w:rsidP="00DC3BB5">
      <w:pPr>
        <w:spacing w:line="259" w:lineRule="auto"/>
        <w:rPr>
          <w:rFonts w:ascii="Georgia" w:hAnsi="Georgia"/>
          <w:color w:val="000000" w:themeColor="text1"/>
          <w:sz w:val="21"/>
          <w:szCs w:val="21"/>
        </w:rPr>
      </w:pPr>
      <w:r w:rsidRPr="004F642F">
        <w:rPr>
          <w:rFonts w:ascii="Georgia" w:hAnsi="Georgia"/>
          <w:color w:val="000000" w:themeColor="text1"/>
          <w:sz w:val="21"/>
          <w:szCs w:val="21"/>
        </w:rPr>
        <w:t>Lange Corporate Finance GmbH scheint mir für ebendieses Praktikum ideal.</w:t>
      </w:r>
    </w:p>
    <w:p w14:paraId="03A0B1ED" w14:textId="77777777" w:rsidR="0025576B" w:rsidRPr="004F642F" w:rsidRDefault="0025576B" w:rsidP="00E937C7">
      <w:pPr>
        <w:spacing w:line="259" w:lineRule="auto"/>
        <w:rPr>
          <w:rFonts w:ascii="Georgia" w:hAnsi="Georgia"/>
          <w:b/>
          <w:bCs/>
          <w:color w:val="000000" w:themeColor="text1"/>
          <w:sz w:val="21"/>
          <w:szCs w:val="21"/>
        </w:rPr>
      </w:pPr>
    </w:p>
    <w:p w14:paraId="72F7262D" w14:textId="6BEE9500" w:rsidR="003B375E" w:rsidRPr="003B32CC" w:rsidRDefault="00977F46"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Landpoint Corporate Finance GmbH</w:t>
      </w:r>
    </w:p>
    <w:p w14:paraId="00408D1E" w14:textId="2E30CE41" w:rsidR="00DC3BB5" w:rsidRPr="004F642F" w:rsidRDefault="00DC3BB5"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Landpoint Corporate Finance GmbH scheint mir für ebendieses Praktikum ideal.</w:t>
      </w:r>
    </w:p>
    <w:p w14:paraId="77C68756" w14:textId="77777777" w:rsidR="0025576B" w:rsidRPr="003B32CC" w:rsidRDefault="0025576B" w:rsidP="00E937C7">
      <w:pPr>
        <w:spacing w:line="259" w:lineRule="auto"/>
        <w:rPr>
          <w:rFonts w:ascii="Georgia" w:hAnsi="Georgia"/>
          <w:b/>
          <w:bCs/>
          <w:color w:val="000000" w:themeColor="text1"/>
          <w:sz w:val="21"/>
          <w:szCs w:val="21"/>
        </w:rPr>
      </w:pPr>
    </w:p>
    <w:p w14:paraId="48CEE7B6" w14:textId="20ADB792" w:rsidR="00DC3BB5" w:rsidRPr="003B32CC" w:rsidRDefault="00977F46"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Konzept AG</w:t>
      </w:r>
    </w:p>
    <w:p w14:paraId="4A651CDB" w14:textId="09063FFD" w:rsidR="00DC3BB5" w:rsidRPr="004F642F" w:rsidRDefault="00DC3BB5" w:rsidP="00DC3BB5">
      <w:pPr>
        <w:spacing w:line="259" w:lineRule="auto"/>
        <w:rPr>
          <w:rFonts w:ascii="Georgia" w:hAnsi="Georgia"/>
          <w:color w:val="000000" w:themeColor="text1"/>
          <w:sz w:val="21"/>
          <w:szCs w:val="21"/>
        </w:rPr>
      </w:pPr>
      <w:r w:rsidRPr="004F642F">
        <w:rPr>
          <w:rFonts w:ascii="Georgia" w:hAnsi="Georgia"/>
          <w:color w:val="000000" w:themeColor="text1"/>
          <w:sz w:val="21"/>
          <w:szCs w:val="21"/>
        </w:rPr>
        <w:t>Konzept AG scheint mir für ebendieses Praktikum ideal.</w:t>
      </w:r>
    </w:p>
    <w:p w14:paraId="4CDC58A3" w14:textId="77777777" w:rsidR="00977F46" w:rsidRPr="004F642F" w:rsidRDefault="00977F46" w:rsidP="00E937C7">
      <w:pPr>
        <w:spacing w:line="259" w:lineRule="auto"/>
        <w:rPr>
          <w:rFonts w:ascii="Georgia" w:hAnsi="Georgia"/>
          <w:b/>
          <w:bCs/>
          <w:color w:val="000000" w:themeColor="text1"/>
          <w:sz w:val="21"/>
          <w:szCs w:val="21"/>
        </w:rPr>
      </w:pPr>
    </w:p>
    <w:p w14:paraId="3453BAD6" w14:textId="43681283" w:rsidR="00DC3BB5" w:rsidRPr="003B32CC" w:rsidRDefault="00977F46" w:rsidP="00E937C7">
      <w:pPr>
        <w:spacing w:line="259" w:lineRule="auto"/>
        <w:rPr>
          <w:rFonts w:ascii="Georgia" w:hAnsi="Georgia"/>
          <w:b/>
          <w:bCs/>
          <w:color w:val="000000" w:themeColor="text1"/>
          <w:sz w:val="21"/>
          <w:szCs w:val="21"/>
        </w:rPr>
      </w:pPr>
      <w:proofErr w:type="spellStart"/>
      <w:r w:rsidRPr="003B32CC">
        <w:rPr>
          <w:rFonts w:ascii="Georgia" w:hAnsi="Georgia"/>
          <w:b/>
          <w:bCs/>
          <w:color w:val="000000" w:themeColor="text1"/>
          <w:sz w:val="21"/>
          <w:szCs w:val="21"/>
        </w:rPr>
        <w:t>Kloepfel</w:t>
      </w:r>
      <w:proofErr w:type="spellEnd"/>
      <w:r w:rsidRPr="003B32CC">
        <w:rPr>
          <w:rFonts w:ascii="Georgia" w:hAnsi="Georgia"/>
          <w:b/>
          <w:bCs/>
          <w:color w:val="000000" w:themeColor="text1"/>
          <w:sz w:val="21"/>
          <w:szCs w:val="21"/>
        </w:rPr>
        <w:t xml:space="preserve"> Consulting GmbH</w:t>
      </w:r>
    </w:p>
    <w:p w14:paraId="4DAE199B" w14:textId="533F0E67" w:rsidR="00DC3BB5" w:rsidRPr="004F642F" w:rsidRDefault="0025576B" w:rsidP="00E937C7">
      <w:pPr>
        <w:spacing w:line="259" w:lineRule="auto"/>
        <w:rPr>
          <w:rFonts w:ascii="Georgia" w:hAnsi="Georgia"/>
          <w:color w:val="000000" w:themeColor="text1"/>
          <w:sz w:val="21"/>
          <w:szCs w:val="21"/>
        </w:rPr>
      </w:pPr>
      <w:proofErr w:type="spellStart"/>
      <w:r w:rsidRPr="004F642F">
        <w:rPr>
          <w:rFonts w:ascii="Georgia" w:hAnsi="Georgia"/>
          <w:color w:val="000000" w:themeColor="text1"/>
          <w:sz w:val="21"/>
          <w:szCs w:val="21"/>
        </w:rPr>
        <w:t>Kloepfel</w:t>
      </w:r>
      <w:proofErr w:type="spellEnd"/>
      <w:r w:rsidRPr="004F642F">
        <w:rPr>
          <w:rFonts w:ascii="Georgia" w:hAnsi="Georgia"/>
          <w:color w:val="000000" w:themeColor="text1"/>
          <w:sz w:val="21"/>
          <w:szCs w:val="21"/>
        </w:rPr>
        <w:t xml:space="preserve"> Consulting GmbH scheint mir für ebendieses Praktikum ideal.</w:t>
      </w:r>
    </w:p>
    <w:p w14:paraId="45CD4888" w14:textId="77777777" w:rsidR="00977F46" w:rsidRPr="004F642F" w:rsidRDefault="00977F46" w:rsidP="00E937C7">
      <w:pPr>
        <w:spacing w:line="259" w:lineRule="auto"/>
        <w:rPr>
          <w:rFonts w:ascii="Georgia" w:hAnsi="Georgia"/>
          <w:b/>
          <w:bCs/>
          <w:color w:val="000000" w:themeColor="text1"/>
          <w:sz w:val="21"/>
          <w:szCs w:val="21"/>
        </w:rPr>
      </w:pPr>
    </w:p>
    <w:p w14:paraId="774C100F" w14:textId="0B136922" w:rsidR="00977F46" w:rsidRPr="004F642F" w:rsidRDefault="00977F46"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INVESP Capital GmbH &amp; Co. KG</w:t>
      </w:r>
    </w:p>
    <w:p w14:paraId="2C847BD3" w14:textId="45683CF8" w:rsidR="0025576B" w:rsidRPr="004F642F" w:rsidRDefault="0025576B" w:rsidP="0025576B">
      <w:pPr>
        <w:spacing w:line="259" w:lineRule="auto"/>
        <w:rPr>
          <w:rFonts w:ascii="Georgia" w:hAnsi="Georgia"/>
          <w:color w:val="000000" w:themeColor="text1"/>
          <w:sz w:val="21"/>
          <w:szCs w:val="21"/>
        </w:rPr>
      </w:pPr>
      <w:r w:rsidRPr="003B32CC">
        <w:rPr>
          <w:rFonts w:ascii="Georgia" w:hAnsi="Georgia"/>
          <w:color w:val="000000" w:themeColor="text1"/>
          <w:sz w:val="21"/>
          <w:szCs w:val="21"/>
          <w:lang w:val="en-US"/>
        </w:rPr>
        <w:t xml:space="preserve">INVESP Capital GmbH &amp; Co. </w:t>
      </w:r>
      <w:r w:rsidRPr="004F642F">
        <w:rPr>
          <w:rFonts w:ascii="Georgia" w:hAnsi="Georgia"/>
          <w:color w:val="000000" w:themeColor="text1"/>
          <w:sz w:val="21"/>
          <w:szCs w:val="21"/>
        </w:rPr>
        <w:t>KG scheint mir für ebendieses Praktikum ideal.</w:t>
      </w:r>
    </w:p>
    <w:p w14:paraId="649D19CD" w14:textId="77777777" w:rsidR="00977F46" w:rsidRPr="004F642F" w:rsidRDefault="00977F46" w:rsidP="00E937C7">
      <w:pPr>
        <w:spacing w:line="259" w:lineRule="auto"/>
        <w:rPr>
          <w:rFonts w:ascii="Georgia" w:hAnsi="Georgia"/>
          <w:b/>
          <w:bCs/>
          <w:color w:val="000000" w:themeColor="text1"/>
          <w:sz w:val="21"/>
          <w:szCs w:val="21"/>
        </w:rPr>
      </w:pPr>
    </w:p>
    <w:p w14:paraId="33C91284" w14:textId="77777777" w:rsidR="004F642F" w:rsidRPr="004F642F" w:rsidRDefault="004F642F" w:rsidP="00E937C7">
      <w:pPr>
        <w:spacing w:line="259" w:lineRule="auto"/>
        <w:rPr>
          <w:rFonts w:ascii="Georgia" w:hAnsi="Georgia"/>
          <w:b/>
          <w:bCs/>
          <w:color w:val="000000" w:themeColor="text1"/>
          <w:sz w:val="21"/>
          <w:szCs w:val="21"/>
        </w:rPr>
      </w:pPr>
    </w:p>
    <w:p w14:paraId="0CFC9E0D" w14:textId="52481E8E" w:rsidR="004F642F" w:rsidRPr="004F642F" w:rsidRDefault="00977F46"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rPr>
        <w:lastRenderedPageBreak/>
        <w:t>InterFinanz</w:t>
      </w:r>
      <w:proofErr w:type="spellEnd"/>
      <w:r w:rsidRPr="004F642F">
        <w:rPr>
          <w:rFonts w:ascii="Georgia" w:hAnsi="Georgia"/>
          <w:b/>
          <w:bCs/>
          <w:color w:val="000000" w:themeColor="text1"/>
          <w:sz w:val="21"/>
          <w:szCs w:val="21"/>
        </w:rPr>
        <w:t xml:space="preserve"> GmbH</w:t>
      </w:r>
    </w:p>
    <w:p w14:paraId="329FBEFC" w14:textId="486CB22F" w:rsidR="00977F46" w:rsidRPr="004F642F" w:rsidRDefault="0025576B"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InterFinanz</w:t>
      </w:r>
      <w:proofErr w:type="spellEnd"/>
      <w:r w:rsidRPr="004F642F">
        <w:rPr>
          <w:rFonts w:ascii="Georgia" w:hAnsi="Georgia"/>
          <w:color w:val="000000" w:themeColor="text1"/>
          <w:sz w:val="21"/>
          <w:szCs w:val="21"/>
        </w:rPr>
        <w:t xml:space="preserve"> GmbH scheint mir für ebendieses Praktikum ideal.</w:t>
      </w:r>
    </w:p>
    <w:p w14:paraId="552F1246" w14:textId="77777777" w:rsidR="004F642F" w:rsidRPr="003B32CC" w:rsidRDefault="004F642F" w:rsidP="00E937C7">
      <w:pPr>
        <w:spacing w:line="259" w:lineRule="auto"/>
        <w:rPr>
          <w:rFonts w:ascii="Georgia" w:hAnsi="Georgia"/>
          <w:b/>
          <w:bCs/>
          <w:color w:val="000000" w:themeColor="text1"/>
          <w:sz w:val="21"/>
          <w:szCs w:val="21"/>
        </w:rPr>
      </w:pPr>
    </w:p>
    <w:p w14:paraId="6F28CE06" w14:textId="43D81F21" w:rsidR="00977F46" w:rsidRPr="004F642F" w:rsidRDefault="00977F46"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rPr>
        <w:t>HSCie</w:t>
      </w:r>
      <w:proofErr w:type="spellEnd"/>
      <w:r w:rsidRPr="004F642F">
        <w:rPr>
          <w:rFonts w:ascii="Georgia" w:hAnsi="Georgia"/>
          <w:b/>
          <w:bCs/>
          <w:color w:val="000000" w:themeColor="text1"/>
          <w:sz w:val="21"/>
          <w:szCs w:val="21"/>
        </w:rPr>
        <w:t xml:space="preserve"> GmbH</w:t>
      </w:r>
    </w:p>
    <w:p w14:paraId="79094091" w14:textId="20A06B66" w:rsidR="0025576B" w:rsidRPr="004F642F" w:rsidRDefault="0025576B" w:rsidP="0025576B">
      <w:pPr>
        <w:spacing w:line="259" w:lineRule="auto"/>
        <w:rPr>
          <w:rFonts w:ascii="Georgia" w:hAnsi="Georgia"/>
          <w:color w:val="000000" w:themeColor="text1"/>
          <w:sz w:val="21"/>
          <w:szCs w:val="21"/>
        </w:rPr>
      </w:pPr>
      <w:proofErr w:type="spellStart"/>
      <w:r w:rsidRPr="004F642F">
        <w:rPr>
          <w:rFonts w:ascii="Georgia" w:hAnsi="Georgia"/>
          <w:color w:val="000000" w:themeColor="text1"/>
          <w:sz w:val="21"/>
          <w:szCs w:val="21"/>
        </w:rPr>
        <w:t>HSCie</w:t>
      </w:r>
      <w:proofErr w:type="spellEnd"/>
      <w:r w:rsidRPr="004F642F">
        <w:rPr>
          <w:rFonts w:ascii="Georgia" w:hAnsi="Georgia"/>
          <w:color w:val="000000" w:themeColor="text1"/>
          <w:sz w:val="21"/>
          <w:szCs w:val="21"/>
        </w:rPr>
        <w:t xml:space="preserve"> GmbH scheint mir für ebendieses Praktikum ideal.</w:t>
      </w:r>
    </w:p>
    <w:p w14:paraId="230CD164" w14:textId="77777777" w:rsidR="006F078D" w:rsidRPr="004F642F" w:rsidRDefault="006F078D" w:rsidP="00E937C7">
      <w:pPr>
        <w:spacing w:line="259" w:lineRule="auto"/>
        <w:rPr>
          <w:rFonts w:ascii="Georgia" w:hAnsi="Georgia"/>
          <w:b/>
          <w:bCs/>
          <w:color w:val="000000" w:themeColor="text1"/>
          <w:sz w:val="21"/>
          <w:szCs w:val="21"/>
        </w:rPr>
      </w:pPr>
    </w:p>
    <w:p w14:paraId="7D2C3E80" w14:textId="3BCAD24E" w:rsidR="006F078D" w:rsidRPr="003B32CC" w:rsidRDefault="006F078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HKCF Corporate Finance GmbH</w:t>
      </w:r>
    </w:p>
    <w:p w14:paraId="1B50A0E5" w14:textId="36C2F5D6" w:rsidR="0025576B" w:rsidRPr="004F642F" w:rsidRDefault="0025576B"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HKCF Corporate Finance GmbH scheint mir für ebendieses Praktikum ideal.</w:t>
      </w:r>
    </w:p>
    <w:p w14:paraId="4264A734" w14:textId="77777777" w:rsidR="006F078D" w:rsidRPr="004F642F" w:rsidRDefault="006F078D" w:rsidP="00E937C7">
      <w:pPr>
        <w:spacing w:line="259" w:lineRule="auto"/>
        <w:rPr>
          <w:rFonts w:ascii="Georgia" w:hAnsi="Georgia"/>
          <w:b/>
          <w:bCs/>
          <w:color w:val="000000" w:themeColor="text1"/>
          <w:sz w:val="21"/>
          <w:szCs w:val="21"/>
        </w:rPr>
      </w:pPr>
    </w:p>
    <w:p w14:paraId="0CFED757" w14:textId="5E6D10C1" w:rsidR="006F078D" w:rsidRPr="003B32CC" w:rsidRDefault="006F078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Hitz &amp; Partner Corporate Finance AG</w:t>
      </w:r>
    </w:p>
    <w:p w14:paraId="0C338E0D" w14:textId="6A4885A0" w:rsidR="0025576B" w:rsidRPr="004F642F" w:rsidRDefault="0025576B"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Hitz &amp; Partner Corporate Finance AG scheint mir für ebendieses Praktikum ideal.</w:t>
      </w:r>
    </w:p>
    <w:p w14:paraId="5626EC4C" w14:textId="77777777" w:rsidR="006F078D" w:rsidRPr="004F642F" w:rsidRDefault="006F078D" w:rsidP="00E937C7">
      <w:pPr>
        <w:spacing w:line="259" w:lineRule="auto"/>
        <w:rPr>
          <w:rFonts w:ascii="Georgia" w:hAnsi="Georgia"/>
          <w:b/>
          <w:bCs/>
          <w:color w:val="000000" w:themeColor="text1"/>
          <w:sz w:val="21"/>
          <w:szCs w:val="21"/>
        </w:rPr>
      </w:pPr>
    </w:p>
    <w:p w14:paraId="6A960BF8" w14:textId="02BFC273" w:rsidR="006F078D" w:rsidRPr="004F642F" w:rsidRDefault="006F078D"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H.C.F. Hanse Corporate Finance GmbH</w:t>
      </w:r>
    </w:p>
    <w:p w14:paraId="024AC127" w14:textId="3F2C1D51" w:rsidR="0025576B" w:rsidRPr="004F642F" w:rsidRDefault="0025576B"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scheint mir für ebendieses Praktikum ideal.</w:t>
      </w:r>
    </w:p>
    <w:p w14:paraId="2DD1F36C" w14:textId="77777777" w:rsidR="006F078D" w:rsidRPr="004F642F" w:rsidRDefault="006F078D" w:rsidP="00E937C7">
      <w:pPr>
        <w:spacing w:line="259" w:lineRule="auto"/>
        <w:rPr>
          <w:rFonts w:ascii="Georgia" w:hAnsi="Georgia"/>
          <w:b/>
          <w:bCs/>
          <w:color w:val="000000" w:themeColor="text1"/>
          <w:sz w:val="21"/>
          <w:szCs w:val="21"/>
        </w:rPr>
      </w:pPr>
    </w:p>
    <w:p w14:paraId="6B30ED2F" w14:textId="59E9D36B" w:rsidR="00AA39FF" w:rsidRPr="003B32CC" w:rsidRDefault="00610A2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Gerner &amp; Coll. GmbH &amp; Co. KG</w:t>
      </w:r>
    </w:p>
    <w:p w14:paraId="002CD4B3" w14:textId="467C039F" w:rsidR="0025576B" w:rsidRPr="004F642F" w:rsidRDefault="0025576B"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H.C.F. Hanse Corporate Finance GmbH scheint mir für ebendieses Praktikum ideal.</w:t>
      </w:r>
    </w:p>
    <w:p w14:paraId="68EE0A7B" w14:textId="77777777" w:rsidR="00610A2D" w:rsidRPr="004F642F" w:rsidRDefault="00610A2D" w:rsidP="00E937C7">
      <w:pPr>
        <w:spacing w:line="259" w:lineRule="auto"/>
        <w:rPr>
          <w:rFonts w:ascii="Georgia" w:hAnsi="Georgia"/>
          <w:b/>
          <w:bCs/>
          <w:color w:val="000000" w:themeColor="text1"/>
          <w:sz w:val="21"/>
          <w:szCs w:val="21"/>
        </w:rPr>
      </w:pPr>
    </w:p>
    <w:p w14:paraId="066D2915" w14:textId="5817E047" w:rsidR="00AA39FF" w:rsidRPr="003B32CC" w:rsidRDefault="000D70AC" w:rsidP="00E937C7">
      <w:pPr>
        <w:spacing w:line="259" w:lineRule="auto"/>
        <w:rPr>
          <w:rFonts w:ascii="Georgia" w:hAnsi="Georgia"/>
          <w:b/>
          <w:bCs/>
          <w:color w:val="000000" w:themeColor="text1"/>
          <w:sz w:val="21"/>
          <w:szCs w:val="21"/>
        </w:rPr>
      </w:pPr>
      <w:proofErr w:type="spellStart"/>
      <w:r w:rsidRPr="003B32CC">
        <w:rPr>
          <w:rFonts w:ascii="Georgia" w:hAnsi="Georgia"/>
          <w:b/>
          <w:bCs/>
          <w:color w:val="000000" w:themeColor="text1"/>
          <w:sz w:val="21"/>
          <w:szCs w:val="21"/>
        </w:rPr>
        <w:t>Emporion</w:t>
      </w:r>
      <w:proofErr w:type="spellEnd"/>
      <w:r w:rsidRPr="003B32CC">
        <w:rPr>
          <w:rFonts w:ascii="Georgia" w:hAnsi="Georgia"/>
          <w:b/>
          <w:bCs/>
          <w:color w:val="000000" w:themeColor="text1"/>
          <w:sz w:val="21"/>
          <w:szCs w:val="21"/>
        </w:rPr>
        <w:t xml:space="preserve"> GmbH</w:t>
      </w:r>
    </w:p>
    <w:p w14:paraId="33A734EE" w14:textId="759901B2" w:rsidR="0025576B" w:rsidRPr="004F642F" w:rsidRDefault="0025576B" w:rsidP="00E937C7">
      <w:pPr>
        <w:spacing w:line="259" w:lineRule="auto"/>
        <w:rPr>
          <w:rFonts w:ascii="Georgia" w:hAnsi="Georgia"/>
          <w:color w:val="000000" w:themeColor="text1"/>
          <w:sz w:val="21"/>
          <w:szCs w:val="21"/>
        </w:rPr>
      </w:pPr>
      <w:proofErr w:type="spellStart"/>
      <w:r w:rsidRPr="004F642F">
        <w:rPr>
          <w:rFonts w:ascii="Georgia" w:hAnsi="Georgia"/>
          <w:color w:val="000000" w:themeColor="text1"/>
          <w:sz w:val="21"/>
          <w:szCs w:val="21"/>
        </w:rPr>
        <w:t>Emporion</w:t>
      </w:r>
      <w:proofErr w:type="spellEnd"/>
      <w:r w:rsidRPr="004F642F">
        <w:rPr>
          <w:rFonts w:ascii="Georgia" w:hAnsi="Georgia"/>
          <w:color w:val="000000" w:themeColor="text1"/>
          <w:sz w:val="21"/>
          <w:szCs w:val="21"/>
        </w:rPr>
        <w:t xml:space="preserve"> GmbH scheint mir für ebendieses Praktikum ideal.</w:t>
      </w:r>
    </w:p>
    <w:p w14:paraId="6FF327E9" w14:textId="77777777" w:rsidR="000D70AC" w:rsidRPr="004F642F" w:rsidRDefault="000D70AC" w:rsidP="00E937C7">
      <w:pPr>
        <w:spacing w:line="259" w:lineRule="auto"/>
        <w:rPr>
          <w:rFonts w:ascii="Georgia" w:hAnsi="Georgia"/>
          <w:b/>
          <w:bCs/>
          <w:color w:val="000000" w:themeColor="text1"/>
          <w:sz w:val="21"/>
          <w:szCs w:val="21"/>
        </w:rPr>
      </w:pPr>
    </w:p>
    <w:p w14:paraId="17E6DB89" w14:textId="2DD5BB06" w:rsidR="000D70AC" w:rsidRPr="003B32CC" w:rsidRDefault="000D70AC" w:rsidP="00E937C7">
      <w:pPr>
        <w:spacing w:line="259" w:lineRule="auto"/>
        <w:rPr>
          <w:rFonts w:ascii="Georgia" w:hAnsi="Georgia"/>
          <w:b/>
          <w:bCs/>
          <w:color w:val="000000" w:themeColor="text1"/>
          <w:sz w:val="21"/>
          <w:szCs w:val="21"/>
        </w:rPr>
      </w:pPr>
      <w:proofErr w:type="spellStart"/>
      <w:r w:rsidRPr="003B32CC">
        <w:rPr>
          <w:rFonts w:ascii="Georgia" w:hAnsi="Georgia"/>
          <w:b/>
          <w:bCs/>
          <w:color w:val="000000" w:themeColor="text1"/>
          <w:sz w:val="21"/>
          <w:szCs w:val="21"/>
        </w:rPr>
        <w:t>Edelweiss</w:t>
      </w:r>
      <w:proofErr w:type="spellEnd"/>
      <w:r w:rsidRPr="003B32CC">
        <w:rPr>
          <w:rFonts w:ascii="Georgia" w:hAnsi="Georgia"/>
          <w:b/>
          <w:bCs/>
          <w:color w:val="000000" w:themeColor="text1"/>
          <w:sz w:val="21"/>
          <w:szCs w:val="21"/>
        </w:rPr>
        <w:t xml:space="preserve"> Corporate Finance GmbH</w:t>
      </w:r>
    </w:p>
    <w:p w14:paraId="6C8DFDB9" w14:textId="7B843CED" w:rsidR="0025576B" w:rsidRPr="004F642F" w:rsidRDefault="0025576B"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Edelweiss</w:t>
      </w:r>
      <w:proofErr w:type="spellEnd"/>
      <w:r w:rsidRPr="004F642F">
        <w:rPr>
          <w:rFonts w:ascii="Georgia" w:hAnsi="Georgia"/>
          <w:color w:val="000000" w:themeColor="text1"/>
          <w:sz w:val="21"/>
          <w:szCs w:val="21"/>
        </w:rPr>
        <w:t xml:space="preserve"> Corporate Finance GmbH scheint mir für ebendieses Praktikum ideal.</w:t>
      </w:r>
    </w:p>
    <w:p w14:paraId="4840F4C8" w14:textId="77777777" w:rsidR="000D70AC" w:rsidRPr="004F642F" w:rsidRDefault="000D70AC" w:rsidP="00E937C7">
      <w:pPr>
        <w:spacing w:line="259" w:lineRule="auto"/>
        <w:rPr>
          <w:rFonts w:ascii="Georgia" w:hAnsi="Georgia"/>
          <w:b/>
          <w:bCs/>
          <w:color w:val="000000" w:themeColor="text1"/>
          <w:sz w:val="21"/>
          <w:szCs w:val="21"/>
        </w:rPr>
      </w:pPr>
    </w:p>
    <w:p w14:paraId="120E198F" w14:textId="50A9CD3D" w:rsidR="000D70AC" w:rsidRPr="003B32CC" w:rsidRDefault="000D70AC"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 xml:space="preserve">Delphi </w:t>
      </w:r>
      <w:proofErr w:type="spellStart"/>
      <w:r w:rsidRPr="003B32CC">
        <w:rPr>
          <w:rFonts w:ascii="Georgia" w:hAnsi="Georgia"/>
          <w:b/>
          <w:bCs/>
          <w:color w:val="000000" w:themeColor="text1"/>
          <w:sz w:val="21"/>
          <w:szCs w:val="21"/>
        </w:rPr>
        <w:t>Advisors</w:t>
      </w:r>
      <w:proofErr w:type="spellEnd"/>
      <w:r w:rsidRPr="003B32CC">
        <w:rPr>
          <w:rFonts w:ascii="Georgia" w:hAnsi="Georgia"/>
          <w:b/>
          <w:bCs/>
          <w:color w:val="000000" w:themeColor="text1"/>
          <w:sz w:val="21"/>
          <w:szCs w:val="21"/>
        </w:rPr>
        <w:t xml:space="preserve"> GmbH</w:t>
      </w:r>
    </w:p>
    <w:p w14:paraId="4FDA49B9" w14:textId="3C3DBCEE" w:rsidR="0025576B" w:rsidRPr="004F642F" w:rsidRDefault="0025576B" w:rsidP="0025576B">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Delphi </w:t>
      </w:r>
      <w:proofErr w:type="spellStart"/>
      <w:r w:rsidRPr="004F642F">
        <w:rPr>
          <w:rFonts w:ascii="Georgia" w:hAnsi="Georgia"/>
          <w:color w:val="000000" w:themeColor="text1"/>
          <w:sz w:val="21"/>
          <w:szCs w:val="21"/>
        </w:rPr>
        <w:t>Advisors</w:t>
      </w:r>
      <w:proofErr w:type="spellEnd"/>
      <w:r w:rsidRPr="004F642F">
        <w:rPr>
          <w:rFonts w:ascii="Georgia" w:hAnsi="Georgia"/>
          <w:color w:val="000000" w:themeColor="text1"/>
          <w:sz w:val="21"/>
          <w:szCs w:val="21"/>
        </w:rPr>
        <w:t xml:space="preserve"> GmbH scheint mir für ebendieses Praktikum ideal.</w:t>
      </w:r>
    </w:p>
    <w:p w14:paraId="4DD3C285" w14:textId="77777777" w:rsidR="0025576B" w:rsidRPr="004F642F" w:rsidRDefault="0025576B" w:rsidP="00E937C7">
      <w:pPr>
        <w:spacing w:line="259" w:lineRule="auto"/>
        <w:rPr>
          <w:rFonts w:ascii="Georgia" w:hAnsi="Georgia"/>
          <w:color w:val="000000" w:themeColor="text1"/>
          <w:sz w:val="21"/>
          <w:szCs w:val="21"/>
        </w:rPr>
      </w:pPr>
    </w:p>
    <w:p w14:paraId="44C19BD4" w14:textId="11D27E38" w:rsidR="000D70AC" w:rsidRPr="004F642F" w:rsidRDefault="000D70AC"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Corporate Finance Mittelstandsberatung GmbH</w:t>
      </w:r>
    </w:p>
    <w:p w14:paraId="1BDBCDC1" w14:textId="5ED3CBCB" w:rsidR="0025576B" w:rsidRPr="004F642F" w:rsidRDefault="0025576B"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Corporate Finance Mittelstandsberatung GmbH scheint mir für ebendieses Praktikum ideal.</w:t>
      </w:r>
    </w:p>
    <w:p w14:paraId="0BBA310F" w14:textId="77777777" w:rsidR="0025576B" w:rsidRPr="004F642F" w:rsidRDefault="0025576B" w:rsidP="00E937C7">
      <w:pPr>
        <w:spacing w:line="259" w:lineRule="auto"/>
        <w:rPr>
          <w:rFonts w:ascii="Georgia" w:hAnsi="Georgia"/>
          <w:b/>
          <w:bCs/>
          <w:color w:val="000000" w:themeColor="text1"/>
          <w:sz w:val="21"/>
          <w:szCs w:val="21"/>
        </w:rPr>
      </w:pPr>
    </w:p>
    <w:p w14:paraId="71CC7D59" w14:textId="32D0B4F0" w:rsidR="000D70AC" w:rsidRPr="004F642F" w:rsidRDefault="000D70AC"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rPr>
        <w:t>Capcora</w:t>
      </w:r>
      <w:proofErr w:type="spellEnd"/>
      <w:r w:rsidRPr="004F642F">
        <w:rPr>
          <w:rFonts w:ascii="Georgia" w:hAnsi="Georgia"/>
          <w:b/>
          <w:bCs/>
          <w:color w:val="000000" w:themeColor="text1"/>
          <w:sz w:val="21"/>
          <w:szCs w:val="21"/>
        </w:rPr>
        <w:t xml:space="preserve"> GmbH</w:t>
      </w:r>
    </w:p>
    <w:p w14:paraId="0A35C6D8" w14:textId="0D1F190F"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Capcora</w:t>
      </w:r>
      <w:proofErr w:type="spellEnd"/>
      <w:r w:rsidRPr="004F642F">
        <w:rPr>
          <w:rFonts w:ascii="Georgia" w:hAnsi="Georgia"/>
          <w:color w:val="000000" w:themeColor="text1"/>
          <w:sz w:val="21"/>
          <w:szCs w:val="21"/>
        </w:rPr>
        <w:t xml:space="preserve"> GmbH </w:t>
      </w:r>
      <w:r w:rsidR="0025576B" w:rsidRPr="004F642F">
        <w:rPr>
          <w:rFonts w:ascii="Georgia" w:hAnsi="Georgia"/>
          <w:color w:val="000000" w:themeColor="text1"/>
          <w:sz w:val="21"/>
          <w:szCs w:val="21"/>
        </w:rPr>
        <w:t>scheint mir für ebendieses Praktikum ideal.</w:t>
      </w:r>
    </w:p>
    <w:p w14:paraId="560307CF" w14:textId="77777777" w:rsidR="000D70AC" w:rsidRPr="004F642F" w:rsidRDefault="000D70AC" w:rsidP="00E937C7">
      <w:pPr>
        <w:spacing w:line="259" w:lineRule="auto"/>
        <w:rPr>
          <w:rFonts w:ascii="Georgia" w:hAnsi="Georgia"/>
          <w:b/>
          <w:bCs/>
          <w:color w:val="000000" w:themeColor="text1"/>
          <w:sz w:val="21"/>
          <w:szCs w:val="21"/>
        </w:rPr>
      </w:pPr>
    </w:p>
    <w:p w14:paraId="7A61B647" w14:textId="71963F5C" w:rsidR="000D70AC" w:rsidRPr="004F642F" w:rsidRDefault="000D70AC"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BERGFÜRST AG </w:t>
      </w:r>
    </w:p>
    <w:p w14:paraId="048CF3CF" w14:textId="4E656425" w:rsidR="0025576B" w:rsidRPr="004F642F" w:rsidRDefault="008728C4" w:rsidP="0025576B">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BERGFÜRST AG </w:t>
      </w:r>
      <w:r w:rsidR="0025576B" w:rsidRPr="004F642F">
        <w:rPr>
          <w:rFonts w:ascii="Georgia" w:hAnsi="Georgia"/>
          <w:color w:val="000000" w:themeColor="text1"/>
          <w:sz w:val="21"/>
          <w:szCs w:val="21"/>
        </w:rPr>
        <w:t>scheint mir für ebendieses Praktikum ideal.</w:t>
      </w:r>
    </w:p>
    <w:p w14:paraId="3F679A08" w14:textId="77777777" w:rsidR="0025576B" w:rsidRPr="004F642F" w:rsidRDefault="0025576B" w:rsidP="00E937C7">
      <w:pPr>
        <w:spacing w:line="259" w:lineRule="auto"/>
        <w:rPr>
          <w:rFonts w:ascii="Georgia" w:hAnsi="Georgia"/>
          <w:b/>
          <w:bCs/>
          <w:color w:val="000000" w:themeColor="text1"/>
          <w:sz w:val="21"/>
          <w:szCs w:val="21"/>
        </w:rPr>
      </w:pPr>
    </w:p>
    <w:p w14:paraId="467BABA5" w14:textId="05ED2A47" w:rsidR="000D70AC" w:rsidRPr="004F642F" w:rsidRDefault="000D70AC"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rPr>
        <w:t>BankM</w:t>
      </w:r>
      <w:proofErr w:type="spellEnd"/>
      <w:r w:rsidRPr="004F642F">
        <w:rPr>
          <w:rFonts w:ascii="Georgia" w:hAnsi="Georgia"/>
          <w:b/>
          <w:bCs/>
          <w:color w:val="000000" w:themeColor="text1"/>
          <w:sz w:val="21"/>
          <w:szCs w:val="21"/>
        </w:rPr>
        <w:t xml:space="preserve"> AG</w:t>
      </w:r>
    </w:p>
    <w:p w14:paraId="7977E77C" w14:textId="0368B07D"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BankM</w:t>
      </w:r>
      <w:proofErr w:type="spellEnd"/>
      <w:r w:rsidRPr="004F642F">
        <w:rPr>
          <w:rFonts w:ascii="Georgia" w:hAnsi="Georgia"/>
          <w:color w:val="000000" w:themeColor="text1"/>
          <w:sz w:val="21"/>
          <w:szCs w:val="21"/>
        </w:rPr>
        <w:t xml:space="preserve"> AG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7D356EEF" w14:textId="77777777" w:rsidR="000D70AC" w:rsidRPr="004F642F" w:rsidRDefault="000D70AC" w:rsidP="00E937C7">
      <w:pPr>
        <w:spacing w:line="259" w:lineRule="auto"/>
        <w:rPr>
          <w:rFonts w:ascii="Georgia" w:hAnsi="Georgia"/>
          <w:b/>
          <w:bCs/>
          <w:color w:val="000000" w:themeColor="text1"/>
          <w:sz w:val="21"/>
          <w:szCs w:val="21"/>
        </w:rPr>
      </w:pPr>
    </w:p>
    <w:p w14:paraId="0F9156EE" w14:textId="2188FC1E" w:rsidR="000D70AC" w:rsidRPr="004F642F" w:rsidRDefault="000D70AC"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Bachert Unternehmensberatung GmbH &amp; Co. KG</w:t>
      </w:r>
    </w:p>
    <w:p w14:paraId="3B36D5BB" w14:textId="1D57099D" w:rsidR="0025576B" w:rsidRPr="004F642F" w:rsidRDefault="008728C4"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Bachert Unternehmensberatung GmbH &amp; Co. KG </w:t>
      </w:r>
      <w:r w:rsidR="0025576B" w:rsidRPr="004F642F">
        <w:rPr>
          <w:rFonts w:ascii="Georgia" w:hAnsi="Georgia"/>
          <w:color w:val="000000" w:themeColor="text1"/>
          <w:sz w:val="21"/>
          <w:szCs w:val="21"/>
        </w:rPr>
        <w:t>scheint mir für ebendieses Praktikum ideal.</w:t>
      </w:r>
    </w:p>
    <w:p w14:paraId="37B8884B" w14:textId="77777777" w:rsidR="000D70AC" w:rsidRPr="004F642F" w:rsidRDefault="000D70AC" w:rsidP="00E937C7">
      <w:pPr>
        <w:spacing w:line="259" w:lineRule="auto"/>
        <w:rPr>
          <w:rFonts w:ascii="Georgia" w:hAnsi="Georgia"/>
          <w:b/>
          <w:bCs/>
          <w:color w:val="000000" w:themeColor="text1"/>
          <w:sz w:val="21"/>
          <w:szCs w:val="21"/>
        </w:rPr>
      </w:pPr>
    </w:p>
    <w:p w14:paraId="795D2DFB" w14:textId="4CCBCC15" w:rsidR="000D70AC" w:rsidRPr="004F642F" w:rsidRDefault="000D70AC"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 xml:space="preserve">Angermann </w:t>
      </w:r>
      <w:proofErr w:type="spellStart"/>
      <w:r w:rsidRPr="004F642F">
        <w:rPr>
          <w:rFonts w:ascii="Georgia" w:hAnsi="Georgia"/>
          <w:b/>
          <w:bCs/>
          <w:color w:val="000000" w:themeColor="text1"/>
          <w:sz w:val="21"/>
          <w:szCs w:val="21"/>
        </w:rPr>
        <w:t>Consult</w:t>
      </w:r>
      <w:proofErr w:type="spellEnd"/>
      <w:r w:rsidRPr="004F642F">
        <w:rPr>
          <w:rFonts w:ascii="Georgia" w:hAnsi="Georgia"/>
          <w:b/>
          <w:bCs/>
          <w:color w:val="000000" w:themeColor="text1"/>
          <w:sz w:val="21"/>
          <w:szCs w:val="21"/>
        </w:rPr>
        <w:t xml:space="preserve"> GmbH</w:t>
      </w:r>
    </w:p>
    <w:p w14:paraId="368AE0A1" w14:textId="3C1F5ED3"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Angermann </w:t>
      </w:r>
      <w:proofErr w:type="spellStart"/>
      <w:r w:rsidRPr="004F642F">
        <w:rPr>
          <w:rFonts w:ascii="Georgia" w:hAnsi="Georgia"/>
          <w:color w:val="000000" w:themeColor="text1"/>
          <w:sz w:val="21"/>
          <w:szCs w:val="21"/>
        </w:rPr>
        <w:t>Consult</w:t>
      </w:r>
      <w:proofErr w:type="spellEnd"/>
      <w:r w:rsidRPr="004F642F">
        <w:rPr>
          <w:rFonts w:ascii="Georgia" w:hAnsi="Georgia"/>
          <w:color w:val="000000" w:themeColor="text1"/>
          <w:sz w:val="21"/>
          <w:szCs w:val="21"/>
        </w:rPr>
        <w:t xml:space="preserve">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55FBB59B" w14:textId="77777777" w:rsidR="000D70AC" w:rsidRPr="004F642F" w:rsidRDefault="000D70AC" w:rsidP="00E937C7">
      <w:pPr>
        <w:spacing w:line="259" w:lineRule="auto"/>
        <w:rPr>
          <w:rFonts w:ascii="Georgia" w:hAnsi="Georgia"/>
          <w:b/>
          <w:bCs/>
          <w:color w:val="000000" w:themeColor="text1"/>
          <w:sz w:val="21"/>
          <w:szCs w:val="21"/>
        </w:rPr>
      </w:pPr>
    </w:p>
    <w:p w14:paraId="37DD3CA5" w14:textId="3A2AA453" w:rsidR="000D70AC" w:rsidRPr="003B32CC" w:rsidRDefault="000D70AC"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WTS Advisory AG</w:t>
      </w:r>
    </w:p>
    <w:p w14:paraId="6EA4283F" w14:textId="1BB509B4"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WTS Advisory AG </w:t>
      </w:r>
      <w:r w:rsidR="0025576B" w:rsidRPr="004F642F">
        <w:rPr>
          <w:rFonts w:ascii="Georgia" w:hAnsi="Georgia"/>
          <w:color w:val="000000" w:themeColor="text1"/>
          <w:sz w:val="21"/>
          <w:szCs w:val="21"/>
        </w:rPr>
        <w:t>scheint mir für ebendieses Praktikum ideal.</w:t>
      </w:r>
    </w:p>
    <w:p w14:paraId="2B20E132" w14:textId="77777777" w:rsidR="000D70AC" w:rsidRPr="004F642F" w:rsidRDefault="000D70AC" w:rsidP="00E937C7">
      <w:pPr>
        <w:spacing w:line="259" w:lineRule="auto"/>
        <w:rPr>
          <w:rFonts w:ascii="Georgia" w:hAnsi="Georgia"/>
          <w:b/>
          <w:bCs/>
          <w:color w:val="000000" w:themeColor="text1"/>
          <w:sz w:val="21"/>
          <w:szCs w:val="21"/>
        </w:rPr>
      </w:pPr>
    </w:p>
    <w:p w14:paraId="747AC68E" w14:textId="1FC01C20" w:rsidR="000D70AC" w:rsidRPr="004F642F" w:rsidRDefault="000D70AC"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The Corporate Finance Group AG</w:t>
      </w:r>
    </w:p>
    <w:p w14:paraId="575B50DE" w14:textId="11D93FD1" w:rsidR="0025576B" w:rsidRPr="003B32CC" w:rsidRDefault="008728C4" w:rsidP="00E937C7">
      <w:pPr>
        <w:spacing w:line="259" w:lineRule="auto"/>
        <w:rPr>
          <w:rFonts w:ascii="Georgia" w:hAnsi="Georgia"/>
          <w:b/>
          <w:bCs/>
          <w:color w:val="000000" w:themeColor="text1"/>
          <w:sz w:val="21"/>
          <w:szCs w:val="21"/>
          <w:lang w:val="en-US"/>
        </w:rPr>
      </w:pPr>
      <w:r w:rsidRPr="003B32CC">
        <w:rPr>
          <w:rFonts w:ascii="Georgia" w:hAnsi="Georgia"/>
          <w:color w:val="000000" w:themeColor="text1"/>
          <w:sz w:val="21"/>
          <w:szCs w:val="21"/>
          <w:lang w:val="en-US"/>
        </w:rPr>
        <w:t xml:space="preserve">The Corporate Finance Group AG </w:t>
      </w:r>
      <w:proofErr w:type="spellStart"/>
      <w:r w:rsidR="0025576B" w:rsidRPr="003B32CC">
        <w:rPr>
          <w:rFonts w:ascii="Georgia" w:hAnsi="Georgia"/>
          <w:color w:val="000000" w:themeColor="text1"/>
          <w:sz w:val="21"/>
          <w:szCs w:val="21"/>
          <w:lang w:val="en-US"/>
        </w:rPr>
        <w:t>scheint</w:t>
      </w:r>
      <w:proofErr w:type="spellEnd"/>
      <w:r w:rsidR="0025576B" w:rsidRPr="003B32CC">
        <w:rPr>
          <w:rFonts w:ascii="Georgia" w:hAnsi="Georgia"/>
          <w:color w:val="000000" w:themeColor="text1"/>
          <w:sz w:val="21"/>
          <w:szCs w:val="21"/>
          <w:lang w:val="en-US"/>
        </w:rPr>
        <w:t xml:space="preserve"> mir für </w:t>
      </w:r>
      <w:proofErr w:type="spellStart"/>
      <w:r w:rsidR="0025576B" w:rsidRPr="003B32CC">
        <w:rPr>
          <w:rFonts w:ascii="Georgia" w:hAnsi="Georgia"/>
          <w:color w:val="000000" w:themeColor="text1"/>
          <w:sz w:val="21"/>
          <w:szCs w:val="21"/>
          <w:lang w:val="en-US"/>
        </w:rPr>
        <w:t>ebendieses</w:t>
      </w:r>
      <w:proofErr w:type="spellEnd"/>
      <w:r w:rsidR="0025576B" w:rsidRPr="003B32CC">
        <w:rPr>
          <w:rFonts w:ascii="Georgia" w:hAnsi="Georgia"/>
          <w:color w:val="000000" w:themeColor="text1"/>
          <w:sz w:val="21"/>
          <w:szCs w:val="21"/>
          <w:lang w:val="en-US"/>
        </w:rPr>
        <w:t xml:space="preserve"> </w:t>
      </w:r>
      <w:proofErr w:type="spellStart"/>
      <w:r w:rsidR="0025576B" w:rsidRPr="003B32CC">
        <w:rPr>
          <w:rFonts w:ascii="Georgia" w:hAnsi="Georgia"/>
          <w:color w:val="000000" w:themeColor="text1"/>
          <w:sz w:val="21"/>
          <w:szCs w:val="21"/>
          <w:lang w:val="en-US"/>
        </w:rPr>
        <w:t>Praktikum</w:t>
      </w:r>
      <w:proofErr w:type="spellEnd"/>
      <w:r w:rsidR="0025576B" w:rsidRPr="003B32CC">
        <w:rPr>
          <w:rFonts w:ascii="Georgia" w:hAnsi="Georgia"/>
          <w:color w:val="000000" w:themeColor="text1"/>
          <w:sz w:val="21"/>
          <w:szCs w:val="21"/>
          <w:lang w:val="en-US"/>
        </w:rPr>
        <w:t xml:space="preserve"> ideal.</w:t>
      </w:r>
    </w:p>
    <w:p w14:paraId="053E6E8A" w14:textId="77777777" w:rsidR="000D70AC" w:rsidRPr="003B32CC" w:rsidRDefault="000D70AC" w:rsidP="00E937C7">
      <w:pPr>
        <w:spacing w:line="259" w:lineRule="auto"/>
        <w:rPr>
          <w:rFonts w:ascii="Georgia" w:hAnsi="Georgia"/>
          <w:b/>
          <w:bCs/>
          <w:color w:val="000000" w:themeColor="text1"/>
          <w:sz w:val="21"/>
          <w:szCs w:val="21"/>
          <w:lang w:val="en-US"/>
        </w:rPr>
      </w:pPr>
    </w:p>
    <w:p w14:paraId="34ADAD46" w14:textId="706DFB43" w:rsidR="000D70AC" w:rsidRPr="004F642F" w:rsidRDefault="000D70AC"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Sollors</w:t>
      </w:r>
      <w:proofErr w:type="spellEnd"/>
      <w:r w:rsidRPr="004F642F">
        <w:rPr>
          <w:rFonts w:ascii="Georgia" w:hAnsi="Georgia"/>
          <w:b/>
          <w:bCs/>
          <w:color w:val="000000" w:themeColor="text1"/>
          <w:sz w:val="21"/>
          <w:szCs w:val="21"/>
          <w:lang w:val="en-US"/>
        </w:rPr>
        <w:t xml:space="preserve"> &amp; Co. (GmbH &amp; Co. KG)</w:t>
      </w:r>
    </w:p>
    <w:p w14:paraId="04B9CF40" w14:textId="2B5F41B0"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lang w:val="en-US"/>
        </w:rPr>
        <w:t>Sollors</w:t>
      </w:r>
      <w:proofErr w:type="spellEnd"/>
      <w:r w:rsidRPr="004F642F">
        <w:rPr>
          <w:rFonts w:ascii="Georgia" w:hAnsi="Georgia"/>
          <w:color w:val="000000" w:themeColor="text1"/>
          <w:sz w:val="21"/>
          <w:szCs w:val="21"/>
          <w:lang w:val="en-US"/>
        </w:rPr>
        <w:t xml:space="preserve"> &amp; Co. </w:t>
      </w:r>
      <w:r w:rsidRPr="003B32CC">
        <w:rPr>
          <w:rFonts w:ascii="Georgia" w:hAnsi="Georgia"/>
          <w:color w:val="000000" w:themeColor="text1"/>
          <w:sz w:val="21"/>
          <w:szCs w:val="21"/>
        </w:rPr>
        <w:t xml:space="preserve">(GmbH &amp; Co. </w:t>
      </w:r>
      <w:r w:rsidRPr="004F642F">
        <w:rPr>
          <w:rFonts w:ascii="Georgia" w:hAnsi="Georgia"/>
          <w:color w:val="000000" w:themeColor="text1"/>
          <w:sz w:val="21"/>
          <w:szCs w:val="21"/>
        </w:rPr>
        <w:t xml:space="preserve">KG) </w:t>
      </w:r>
      <w:r w:rsidR="0025576B" w:rsidRPr="004F642F">
        <w:rPr>
          <w:rFonts w:ascii="Georgia" w:hAnsi="Georgia"/>
          <w:color w:val="000000" w:themeColor="text1"/>
          <w:sz w:val="21"/>
          <w:szCs w:val="21"/>
        </w:rPr>
        <w:t>scheint mir für ebendieses Praktikum ideal.</w:t>
      </w:r>
    </w:p>
    <w:p w14:paraId="7810B0F3" w14:textId="77777777" w:rsidR="00002C53" w:rsidRPr="004F642F" w:rsidRDefault="00002C53" w:rsidP="00E937C7">
      <w:pPr>
        <w:spacing w:line="259" w:lineRule="auto"/>
        <w:rPr>
          <w:rFonts w:ascii="Georgia" w:hAnsi="Georgia"/>
          <w:b/>
          <w:bCs/>
          <w:color w:val="000000" w:themeColor="text1"/>
          <w:sz w:val="21"/>
          <w:szCs w:val="21"/>
        </w:rPr>
      </w:pPr>
    </w:p>
    <w:p w14:paraId="7A8CBC4B" w14:textId="77777777" w:rsidR="004F642F" w:rsidRPr="003B32CC" w:rsidRDefault="004F642F" w:rsidP="00E937C7">
      <w:pPr>
        <w:spacing w:line="259" w:lineRule="auto"/>
        <w:rPr>
          <w:rFonts w:ascii="Georgia" w:hAnsi="Georgia"/>
          <w:b/>
          <w:bCs/>
          <w:color w:val="000000" w:themeColor="text1"/>
          <w:sz w:val="21"/>
          <w:szCs w:val="21"/>
        </w:rPr>
      </w:pPr>
    </w:p>
    <w:p w14:paraId="38EA31A8" w14:textId="09DCE6BE" w:rsidR="00002C53" w:rsidRPr="003B32CC" w:rsidRDefault="00002C53"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lastRenderedPageBreak/>
        <w:t>ROOTS Advisory GmbH</w:t>
      </w:r>
    </w:p>
    <w:p w14:paraId="079FE5DE" w14:textId="518FF4A1"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ROOTS Advisory GmbH </w:t>
      </w:r>
      <w:r w:rsidR="0025576B" w:rsidRPr="004F642F">
        <w:rPr>
          <w:rFonts w:ascii="Georgia" w:hAnsi="Georgia"/>
          <w:color w:val="000000" w:themeColor="text1"/>
          <w:sz w:val="21"/>
          <w:szCs w:val="21"/>
        </w:rPr>
        <w:t>scheint mir für ebendieses Praktikum ideal.</w:t>
      </w:r>
    </w:p>
    <w:p w14:paraId="64ED21F6" w14:textId="77777777" w:rsidR="00002C53" w:rsidRPr="004F642F" w:rsidRDefault="00002C53" w:rsidP="00E937C7">
      <w:pPr>
        <w:spacing w:line="259" w:lineRule="auto"/>
        <w:rPr>
          <w:rFonts w:ascii="Georgia" w:hAnsi="Georgia"/>
          <w:b/>
          <w:bCs/>
          <w:color w:val="000000" w:themeColor="text1"/>
          <w:sz w:val="21"/>
          <w:szCs w:val="21"/>
        </w:rPr>
      </w:pPr>
    </w:p>
    <w:p w14:paraId="4F7A9D27" w14:textId="0DFC829D" w:rsidR="00002C53" w:rsidRPr="004F642F" w:rsidRDefault="00002C53"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Pestlin</w:t>
      </w:r>
      <w:proofErr w:type="spellEnd"/>
      <w:r w:rsidRPr="004F642F">
        <w:rPr>
          <w:rFonts w:ascii="Georgia" w:hAnsi="Georgia"/>
          <w:b/>
          <w:bCs/>
          <w:color w:val="000000" w:themeColor="text1"/>
          <w:sz w:val="21"/>
          <w:szCs w:val="21"/>
          <w:lang w:val="en-US"/>
        </w:rPr>
        <w:t xml:space="preserve"> &amp; Co. Corporate Finance GmbH &amp; Co. KG</w:t>
      </w:r>
    </w:p>
    <w:p w14:paraId="34FF972F" w14:textId="5799587E"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lang w:val="en-US"/>
        </w:rPr>
        <w:t>Pestlin</w:t>
      </w:r>
      <w:proofErr w:type="spellEnd"/>
      <w:r w:rsidRPr="004F642F">
        <w:rPr>
          <w:rFonts w:ascii="Georgia" w:hAnsi="Georgia"/>
          <w:color w:val="000000" w:themeColor="text1"/>
          <w:sz w:val="21"/>
          <w:szCs w:val="21"/>
          <w:lang w:val="en-US"/>
        </w:rPr>
        <w:t xml:space="preserve"> &amp; Co. Corporate Finance GmbH &amp; Co. </w:t>
      </w:r>
      <w:r w:rsidRPr="004F642F">
        <w:rPr>
          <w:rFonts w:ascii="Georgia" w:hAnsi="Georgia"/>
          <w:color w:val="000000" w:themeColor="text1"/>
          <w:sz w:val="21"/>
          <w:szCs w:val="21"/>
        </w:rPr>
        <w:t>KG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641C0B94" w14:textId="77777777" w:rsidR="00002C53" w:rsidRPr="004F642F" w:rsidRDefault="00002C53" w:rsidP="00E937C7">
      <w:pPr>
        <w:spacing w:line="259" w:lineRule="auto"/>
        <w:rPr>
          <w:rFonts w:ascii="Georgia" w:hAnsi="Georgia"/>
          <w:b/>
          <w:bCs/>
          <w:color w:val="000000" w:themeColor="text1"/>
          <w:sz w:val="21"/>
          <w:szCs w:val="21"/>
        </w:rPr>
      </w:pPr>
    </w:p>
    <w:p w14:paraId="1EFCB88E" w14:textId="04208F12" w:rsidR="0025576B" w:rsidRPr="003B32CC" w:rsidRDefault="00002C53"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Pegasus Swiss AG</w:t>
      </w:r>
    </w:p>
    <w:p w14:paraId="35DED118" w14:textId="26624960"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Pegasus Swiss AG </w:t>
      </w:r>
      <w:r w:rsidR="0025576B" w:rsidRPr="004F642F">
        <w:rPr>
          <w:rFonts w:ascii="Georgia" w:hAnsi="Georgia"/>
          <w:color w:val="000000" w:themeColor="text1"/>
          <w:sz w:val="21"/>
          <w:szCs w:val="21"/>
        </w:rPr>
        <w:t>scheint mir für ebendieses Praktikum ideal.</w:t>
      </w:r>
    </w:p>
    <w:p w14:paraId="1C19E7DE" w14:textId="77777777" w:rsidR="00002C53" w:rsidRPr="004F642F" w:rsidRDefault="00002C53" w:rsidP="00E937C7">
      <w:pPr>
        <w:spacing w:line="259" w:lineRule="auto"/>
        <w:rPr>
          <w:rFonts w:ascii="Georgia" w:hAnsi="Georgia"/>
          <w:b/>
          <w:bCs/>
          <w:color w:val="000000" w:themeColor="text1"/>
          <w:sz w:val="21"/>
          <w:szCs w:val="21"/>
        </w:rPr>
      </w:pPr>
    </w:p>
    <w:p w14:paraId="5B38DD76" w14:textId="1ED26EF6" w:rsidR="00002C53" w:rsidRPr="004F642F" w:rsidRDefault="008728C4" w:rsidP="00E937C7">
      <w:pPr>
        <w:spacing w:line="259" w:lineRule="auto"/>
        <w:rPr>
          <w:rStyle w:val="Hyperlink"/>
          <w:rFonts w:ascii="Georgia" w:hAnsi="Georgia"/>
          <w:b/>
          <w:bCs/>
          <w:color w:val="000000" w:themeColor="text1"/>
          <w:sz w:val="21"/>
          <w:szCs w:val="21"/>
          <w:u w:val="none"/>
        </w:rPr>
      </w:pPr>
      <w:r w:rsidRPr="004F642F">
        <w:rPr>
          <w:rFonts w:ascii="Georgia" w:hAnsi="Georgia"/>
          <w:b/>
          <w:bCs/>
          <w:color w:val="000000" w:themeColor="text1"/>
          <w:sz w:val="21"/>
          <w:szCs w:val="21"/>
        </w:rPr>
        <w:t>Nachfolgekontor GmbH</w:t>
      </w:r>
    </w:p>
    <w:p w14:paraId="60D41486" w14:textId="3A266073"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Nachfolgekontor GmbH</w:t>
      </w:r>
      <w:r w:rsidRPr="004F642F">
        <w:rPr>
          <w:rStyle w:val="Hyperlink"/>
          <w:rFonts w:ascii="Georgia" w:hAnsi="Georgia"/>
          <w:color w:val="000000" w:themeColor="text1"/>
          <w:sz w:val="21"/>
          <w:szCs w:val="21"/>
          <w:u w:val="none"/>
        </w:rPr>
        <w:t xml:space="preserve"> </w:t>
      </w:r>
      <w:r w:rsidR="0025576B" w:rsidRPr="004F642F">
        <w:rPr>
          <w:rFonts w:ascii="Georgia" w:hAnsi="Georgia"/>
          <w:color w:val="000000" w:themeColor="text1"/>
          <w:sz w:val="21"/>
          <w:szCs w:val="21"/>
        </w:rPr>
        <w:t>scheint mir für ebendieses Praktikum ideal.</w:t>
      </w:r>
    </w:p>
    <w:p w14:paraId="70985D62" w14:textId="77777777" w:rsidR="00002C53" w:rsidRPr="004F642F" w:rsidRDefault="00002C53" w:rsidP="00E937C7">
      <w:pPr>
        <w:spacing w:line="259" w:lineRule="auto"/>
        <w:rPr>
          <w:rFonts w:ascii="Georgia" w:hAnsi="Georgia"/>
          <w:b/>
          <w:bCs/>
          <w:color w:val="000000" w:themeColor="text1"/>
          <w:sz w:val="21"/>
          <w:szCs w:val="21"/>
        </w:rPr>
      </w:pPr>
    </w:p>
    <w:p w14:paraId="3F239CE7" w14:textId="159D607B" w:rsidR="00002C53" w:rsidRPr="003B32CC" w:rsidRDefault="00002C53"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MAYLAND AG</w:t>
      </w:r>
    </w:p>
    <w:p w14:paraId="554F9FA3" w14:textId="38D473DA"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MAYLAND AG </w:t>
      </w:r>
      <w:r w:rsidR="0025576B" w:rsidRPr="004F642F">
        <w:rPr>
          <w:rFonts w:ascii="Georgia" w:hAnsi="Georgia"/>
          <w:color w:val="000000" w:themeColor="text1"/>
          <w:sz w:val="21"/>
          <w:szCs w:val="21"/>
        </w:rPr>
        <w:t>scheint mir für ebendieses Praktikum ideal.</w:t>
      </w:r>
    </w:p>
    <w:p w14:paraId="00A90B58" w14:textId="77777777" w:rsidR="008728C4" w:rsidRPr="004F642F" w:rsidRDefault="008728C4" w:rsidP="00E937C7">
      <w:pPr>
        <w:spacing w:line="259" w:lineRule="auto"/>
        <w:rPr>
          <w:rFonts w:ascii="Georgia" w:hAnsi="Georgia"/>
          <w:b/>
          <w:bCs/>
          <w:color w:val="000000" w:themeColor="text1"/>
          <w:sz w:val="21"/>
          <w:szCs w:val="21"/>
        </w:rPr>
      </w:pPr>
    </w:p>
    <w:p w14:paraId="2B19D4AA" w14:textId="496D497D" w:rsidR="00002C53" w:rsidRPr="003B32CC" w:rsidRDefault="00002C53"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MARKUS Corporate Finance GmbH</w:t>
      </w:r>
    </w:p>
    <w:p w14:paraId="6340BEA4" w14:textId="4B637BC2" w:rsidR="0025576B" w:rsidRPr="004F642F" w:rsidRDefault="00655C3D"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MARKUS Corporate Finance GmbH </w:t>
      </w:r>
      <w:r w:rsidR="0025576B" w:rsidRPr="004F642F">
        <w:rPr>
          <w:rFonts w:ascii="Georgia" w:hAnsi="Georgia"/>
          <w:color w:val="000000" w:themeColor="text1"/>
          <w:sz w:val="21"/>
          <w:szCs w:val="21"/>
        </w:rPr>
        <w:t>scheint mir für ebendieses Praktikum ideal.</w:t>
      </w:r>
    </w:p>
    <w:p w14:paraId="75E92957" w14:textId="77777777" w:rsidR="00655C3D" w:rsidRPr="004F642F" w:rsidRDefault="00655C3D" w:rsidP="00E937C7">
      <w:pPr>
        <w:spacing w:line="259" w:lineRule="auto"/>
        <w:rPr>
          <w:rFonts w:ascii="Georgia" w:hAnsi="Georgia"/>
          <w:b/>
          <w:bCs/>
          <w:color w:val="000000" w:themeColor="text1"/>
          <w:sz w:val="21"/>
          <w:szCs w:val="21"/>
        </w:rPr>
      </w:pPr>
    </w:p>
    <w:p w14:paraId="7F31E97C" w14:textId="0CD58201" w:rsidR="00002C53" w:rsidRPr="003B32CC" w:rsidRDefault="00002C53"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Majer</w:t>
      </w:r>
      <w:proofErr w:type="spellEnd"/>
      <w:r w:rsidRPr="004F642F">
        <w:rPr>
          <w:rFonts w:ascii="Georgia" w:hAnsi="Georgia"/>
          <w:b/>
          <w:bCs/>
          <w:color w:val="000000" w:themeColor="text1"/>
          <w:sz w:val="21"/>
          <w:szCs w:val="21"/>
          <w:lang w:val="en-US"/>
        </w:rPr>
        <w:t xml:space="preserve"> &amp; Co. </w:t>
      </w:r>
      <w:r w:rsidRPr="003B32CC">
        <w:rPr>
          <w:rFonts w:ascii="Georgia" w:hAnsi="Georgia"/>
          <w:b/>
          <w:bCs/>
          <w:color w:val="000000" w:themeColor="text1"/>
          <w:sz w:val="21"/>
          <w:szCs w:val="21"/>
          <w:lang w:val="en-US"/>
        </w:rPr>
        <w:t>GmbH</w:t>
      </w:r>
    </w:p>
    <w:p w14:paraId="47E57AE8" w14:textId="76A5BE99" w:rsidR="00002C53" w:rsidRPr="004F642F" w:rsidRDefault="008728C4" w:rsidP="00E937C7">
      <w:pPr>
        <w:spacing w:line="259" w:lineRule="auto"/>
        <w:rPr>
          <w:rFonts w:ascii="Georgia" w:hAnsi="Georgia"/>
          <w:b/>
          <w:bCs/>
          <w:color w:val="000000" w:themeColor="text1"/>
          <w:sz w:val="21"/>
          <w:szCs w:val="21"/>
        </w:rPr>
      </w:pPr>
      <w:proofErr w:type="spellStart"/>
      <w:r w:rsidRPr="003B32CC">
        <w:rPr>
          <w:rFonts w:ascii="Georgia" w:hAnsi="Georgia"/>
          <w:color w:val="000000" w:themeColor="text1"/>
          <w:sz w:val="21"/>
          <w:szCs w:val="21"/>
          <w:lang w:val="en-US"/>
        </w:rPr>
        <w:t>Majer</w:t>
      </w:r>
      <w:proofErr w:type="spellEnd"/>
      <w:r w:rsidRPr="003B32CC">
        <w:rPr>
          <w:rFonts w:ascii="Georgia" w:hAnsi="Georgia"/>
          <w:color w:val="000000" w:themeColor="text1"/>
          <w:sz w:val="21"/>
          <w:szCs w:val="21"/>
          <w:lang w:val="en-US"/>
        </w:rPr>
        <w:t xml:space="preserve"> &amp; Co. </w:t>
      </w:r>
      <w:r w:rsidRPr="004F642F">
        <w:rPr>
          <w:rFonts w:ascii="Georgia" w:hAnsi="Georgia"/>
          <w:color w:val="000000" w:themeColor="text1"/>
          <w:sz w:val="21"/>
          <w:szCs w:val="21"/>
        </w:rPr>
        <w:t xml:space="preserve">GmbH </w:t>
      </w:r>
      <w:r w:rsidR="0025576B" w:rsidRPr="004F642F">
        <w:rPr>
          <w:rFonts w:ascii="Georgia" w:hAnsi="Georgia"/>
          <w:color w:val="000000" w:themeColor="text1"/>
          <w:sz w:val="21"/>
          <w:szCs w:val="21"/>
        </w:rPr>
        <w:t>scheint mir für ebendieses Praktikum ideal.</w:t>
      </w:r>
    </w:p>
    <w:p w14:paraId="7BA8C7E5" w14:textId="77777777" w:rsidR="0025576B" w:rsidRPr="004F642F" w:rsidRDefault="0025576B" w:rsidP="00E937C7">
      <w:pPr>
        <w:spacing w:line="259" w:lineRule="auto"/>
        <w:rPr>
          <w:rFonts w:ascii="Georgia" w:hAnsi="Georgia"/>
          <w:b/>
          <w:bCs/>
          <w:color w:val="000000" w:themeColor="text1"/>
          <w:sz w:val="21"/>
          <w:szCs w:val="21"/>
        </w:rPr>
      </w:pPr>
    </w:p>
    <w:p w14:paraId="6F029E99" w14:textId="0B8BF4AF" w:rsidR="00002C53" w:rsidRPr="004F642F" w:rsidRDefault="00002C53"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Fischer | Konrad GmbH </w:t>
      </w:r>
    </w:p>
    <w:p w14:paraId="4F35A6EC" w14:textId="26F21B4F" w:rsidR="0025576B" w:rsidRPr="004F642F" w:rsidRDefault="008728C4"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Fischer | Konrad GmbH </w:t>
      </w:r>
      <w:r w:rsidR="0025576B" w:rsidRPr="004F642F">
        <w:rPr>
          <w:rFonts w:ascii="Georgia" w:hAnsi="Georgia"/>
          <w:color w:val="000000" w:themeColor="text1"/>
          <w:sz w:val="21"/>
          <w:szCs w:val="21"/>
        </w:rPr>
        <w:t>scheint mir für ebendieses Praktikum ideal.</w:t>
      </w:r>
    </w:p>
    <w:p w14:paraId="6C7A5BC9" w14:textId="77777777" w:rsidR="00002C53" w:rsidRPr="004F642F" w:rsidRDefault="00002C53" w:rsidP="00E937C7">
      <w:pPr>
        <w:spacing w:line="259" w:lineRule="auto"/>
        <w:rPr>
          <w:rFonts w:ascii="Georgia" w:hAnsi="Georgia"/>
          <w:color w:val="000000" w:themeColor="text1"/>
          <w:sz w:val="21"/>
          <w:szCs w:val="21"/>
        </w:rPr>
      </w:pPr>
    </w:p>
    <w:p w14:paraId="42EE1CAB" w14:textId="506F6675" w:rsidR="00002C53" w:rsidRPr="004F642F" w:rsidRDefault="00002C53"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rPr>
        <w:t>EichenFels</w:t>
      </w:r>
      <w:proofErr w:type="spellEnd"/>
      <w:r w:rsidRPr="004F642F">
        <w:rPr>
          <w:rFonts w:ascii="Georgia" w:hAnsi="Georgia"/>
          <w:b/>
          <w:bCs/>
          <w:color w:val="000000" w:themeColor="text1"/>
          <w:sz w:val="21"/>
          <w:szCs w:val="21"/>
        </w:rPr>
        <w:t xml:space="preserve"> GmbH</w:t>
      </w:r>
    </w:p>
    <w:p w14:paraId="639E9075" w14:textId="2B5260C8"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EichenFels</w:t>
      </w:r>
      <w:proofErr w:type="spellEnd"/>
      <w:r w:rsidRPr="004F642F">
        <w:rPr>
          <w:rFonts w:ascii="Georgia" w:hAnsi="Georgia"/>
          <w:color w:val="000000" w:themeColor="text1"/>
          <w:sz w:val="21"/>
          <w:szCs w:val="21"/>
        </w:rPr>
        <w:t xml:space="preserve"> GmbH </w:t>
      </w:r>
      <w:r w:rsidR="0025576B" w:rsidRPr="004F642F">
        <w:rPr>
          <w:rFonts w:ascii="Georgia" w:hAnsi="Georgia"/>
          <w:color w:val="000000" w:themeColor="text1"/>
          <w:sz w:val="21"/>
          <w:szCs w:val="21"/>
        </w:rPr>
        <w:t>scheint mir für ebendieses Praktikum ideal.</w:t>
      </w:r>
    </w:p>
    <w:p w14:paraId="47743977" w14:textId="77777777" w:rsidR="00002C53" w:rsidRPr="004F642F" w:rsidRDefault="00002C53" w:rsidP="00E937C7">
      <w:pPr>
        <w:spacing w:line="259" w:lineRule="auto"/>
        <w:rPr>
          <w:rFonts w:ascii="Georgia" w:hAnsi="Georgia"/>
          <w:b/>
          <w:bCs/>
          <w:color w:val="000000" w:themeColor="text1"/>
          <w:sz w:val="21"/>
          <w:szCs w:val="21"/>
        </w:rPr>
      </w:pPr>
    </w:p>
    <w:p w14:paraId="74AF9F40" w14:textId="50378C9E" w:rsidR="00002C53" w:rsidRPr="004F642F" w:rsidRDefault="00002C53"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CRESCAT Advisory GmbH</w:t>
      </w:r>
    </w:p>
    <w:p w14:paraId="7070106F" w14:textId="67E9DAF4" w:rsidR="0025576B" w:rsidRPr="003B32CC" w:rsidRDefault="008728C4" w:rsidP="00E937C7">
      <w:pPr>
        <w:spacing w:line="259" w:lineRule="auto"/>
        <w:rPr>
          <w:rFonts w:ascii="Georgia" w:hAnsi="Georgia"/>
          <w:b/>
          <w:bCs/>
          <w:color w:val="000000" w:themeColor="text1"/>
          <w:sz w:val="21"/>
          <w:szCs w:val="21"/>
          <w:lang w:val="en-US"/>
        </w:rPr>
      </w:pPr>
      <w:r w:rsidRPr="003B32CC">
        <w:rPr>
          <w:rFonts w:ascii="Georgia" w:hAnsi="Georgia"/>
          <w:color w:val="000000" w:themeColor="text1"/>
          <w:sz w:val="21"/>
          <w:szCs w:val="21"/>
          <w:lang w:val="en-US"/>
        </w:rPr>
        <w:t xml:space="preserve">CRESCAT Advisory GmbH </w:t>
      </w:r>
      <w:proofErr w:type="spellStart"/>
      <w:r w:rsidR="0025576B" w:rsidRPr="003B32CC">
        <w:rPr>
          <w:rFonts w:ascii="Georgia" w:hAnsi="Georgia"/>
          <w:color w:val="000000" w:themeColor="text1"/>
          <w:sz w:val="21"/>
          <w:szCs w:val="21"/>
          <w:lang w:val="en-US"/>
        </w:rPr>
        <w:t>scheint</w:t>
      </w:r>
      <w:proofErr w:type="spellEnd"/>
      <w:r w:rsidR="0025576B" w:rsidRPr="003B32CC">
        <w:rPr>
          <w:rFonts w:ascii="Georgia" w:hAnsi="Georgia"/>
          <w:color w:val="000000" w:themeColor="text1"/>
          <w:sz w:val="21"/>
          <w:szCs w:val="21"/>
          <w:lang w:val="en-US"/>
        </w:rPr>
        <w:t xml:space="preserve"> mir für </w:t>
      </w:r>
      <w:proofErr w:type="spellStart"/>
      <w:r w:rsidR="0025576B" w:rsidRPr="003B32CC">
        <w:rPr>
          <w:rFonts w:ascii="Georgia" w:hAnsi="Georgia"/>
          <w:color w:val="000000" w:themeColor="text1"/>
          <w:sz w:val="21"/>
          <w:szCs w:val="21"/>
          <w:lang w:val="en-US"/>
        </w:rPr>
        <w:t>ebendieses</w:t>
      </w:r>
      <w:proofErr w:type="spellEnd"/>
      <w:r w:rsidR="0025576B" w:rsidRPr="003B32CC">
        <w:rPr>
          <w:rFonts w:ascii="Georgia" w:hAnsi="Georgia"/>
          <w:color w:val="000000" w:themeColor="text1"/>
          <w:sz w:val="21"/>
          <w:szCs w:val="21"/>
          <w:lang w:val="en-US"/>
        </w:rPr>
        <w:t xml:space="preserve"> </w:t>
      </w:r>
      <w:proofErr w:type="spellStart"/>
      <w:r w:rsidR="0025576B" w:rsidRPr="003B32CC">
        <w:rPr>
          <w:rFonts w:ascii="Georgia" w:hAnsi="Georgia"/>
          <w:color w:val="000000" w:themeColor="text1"/>
          <w:sz w:val="21"/>
          <w:szCs w:val="21"/>
          <w:lang w:val="en-US"/>
        </w:rPr>
        <w:t>Praktikum</w:t>
      </w:r>
      <w:proofErr w:type="spellEnd"/>
      <w:r w:rsidR="0025576B" w:rsidRPr="003B32CC">
        <w:rPr>
          <w:rFonts w:ascii="Georgia" w:hAnsi="Georgia"/>
          <w:color w:val="000000" w:themeColor="text1"/>
          <w:sz w:val="21"/>
          <w:szCs w:val="21"/>
          <w:lang w:val="en-US"/>
        </w:rPr>
        <w:t xml:space="preserve"> ideal.</w:t>
      </w:r>
    </w:p>
    <w:p w14:paraId="6175A919" w14:textId="77777777" w:rsidR="00002C53" w:rsidRPr="003B32CC" w:rsidRDefault="00002C53" w:rsidP="00E937C7">
      <w:pPr>
        <w:spacing w:line="259" w:lineRule="auto"/>
        <w:rPr>
          <w:rFonts w:ascii="Georgia" w:hAnsi="Georgia"/>
          <w:b/>
          <w:bCs/>
          <w:color w:val="000000" w:themeColor="text1"/>
          <w:sz w:val="21"/>
          <w:szCs w:val="21"/>
          <w:lang w:val="en-US"/>
        </w:rPr>
      </w:pPr>
    </w:p>
    <w:p w14:paraId="6418B3EF" w14:textId="3D2E07D8" w:rsidR="00002C53" w:rsidRPr="004F642F" w:rsidRDefault="00481D00"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 xml:space="preserve">CFC Corporate Finance </w:t>
      </w:r>
      <w:proofErr w:type="spellStart"/>
      <w:r w:rsidRPr="004F642F">
        <w:rPr>
          <w:rFonts w:ascii="Georgia" w:hAnsi="Georgia"/>
          <w:b/>
          <w:bCs/>
          <w:color w:val="000000" w:themeColor="text1"/>
          <w:sz w:val="21"/>
          <w:szCs w:val="21"/>
          <w:lang w:val="en-US"/>
        </w:rPr>
        <w:t>Contor</w:t>
      </w:r>
      <w:proofErr w:type="spellEnd"/>
      <w:r w:rsidRPr="004F642F">
        <w:rPr>
          <w:rFonts w:ascii="Georgia" w:hAnsi="Georgia"/>
          <w:b/>
          <w:bCs/>
          <w:color w:val="000000" w:themeColor="text1"/>
          <w:sz w:val="21"/>
          <w:szCs w:val="21"/>
          <w:lang w:val="en-US"/>
        </w:rPr>
        <w:t xml:space="preserve"> GmbH</w:t>
      </w:r>
    </w:p>
    <w:p w14:paraId="52958FEE" w14:textId="2FAC08F9"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CFC Corporate Finance </w:t>
      </w:r>
      <w:proofErr w:type="spellStart"/>
      <w:r w:rsidRPr="004F642F">
        <w:rPr>
          <w:rFonts w:ascii="Georgia" w:hAnsi="Georgia"/>
          <w:color w:val="000000" w:themeColor="text1"/>
          <w:sz w:val="21"/>
          <w:szCs w:val="21"/>
        </w:rPr>
        <w:t>Contor</w:t>
      </w:r>
      <w:proofErr w:type="spellEnd"/>
      <w:r w:rsidRPr="004F642F">
        <w:rPr>
          <w:rFonts w:ascii="Georgia" w:hAnsi="Georgia"/>
          <w:color w:val="000000" w:themeColor="text1"/>
          <w:sz w:val="21"/>
          <w:szCs w:val="21"/>
        </w:rPr>
        <w:t xml:space="preserve"> GmbH </w:t>
      </w:r>
      <w:r w:rsidR="0025576B" w:rsidRPr="004F642F">
        <w:rPr>
          <w:rFonts w:ascii="Georgia" w:hAnsi="Georgia"/>
          <w:color w:val="000000" w:themeColor="text1"/>
          <w:sz w:val="21"/>
          <w:szCs w:val="21"/>
        </w:rPr>
        <w:t>scheint mir für ebendieses Praktikum ideal.</w:t>
      </w:r>
    </w:p>
    <w:p w14:paraId="6CF6ACF3" w14:textId="77777777" w:rsidR="00481D00" w:rsidRPr="004F642F" w:rsidRDefault="00481D00" w:rsidP="00E937C7">
      <w:pPr>
        <w:spacing w:line="259" w:lineRule="auto"/>
        <w:rPr>
          <w:rFonts w:ascii="Georgia" w:hAnsi="Georgia"/>
          <w:b/>
          <w:bCs/>
          <w:color w:val="000000" w:themeColor="text1"/>
          <w:sz w:val="21"/>
          <w:szCs w:val="21"/>
        </w:rPr>
      </w:pPr>
    </w:p>
    <w:p w14:paraId="4C41DEDA" w14:textId="23499826" w:rsidR="00481D00" w:rsidRPr="003B32CC" w:rsidRDefault="00610A2D" w:rsidP="00E937C7">
      <w:pPr>
        <w:spacing w:line="259" w:lineRule="auto"/>
        <w:rPr>
          <w:rFonts w:ascii="Georgia" w:hAnsi="Georgia"/>
          <w:b/>
          <w:bCs/>
          <w:color w:val="000000" w:themeColor="text1"/>
          <w:sz w:val="21"/>
          <w:szCs w:val="21"/>
          <w:lang w:val="en-US"/>
        </w:rPr>
      </w:pPr>
      <w:proofErr w:type="spellStart"/>
      <w:r w:rsidRPr="003B32CC">
        <w:rPr>
          <w:rFonts w:ascii="Georgia" w:hAnsi="Georgia"/>
          <w:b/>
          <w:bCs/>
          <w:color w:val="000000" w:themeColor="text1"/>
          <w:sz w:val="21"/>
          <w:szCs w:val="21"/>
          <w:lang w:val="en-US"/>
        </w:rPr>
        <w:t>benten</w:t>
      </w:r>
      <w:proofErr w:type="spellEnd"/>
      <w:r w:rsidRPr="003B32CC">
        <w:rPr>
          <w:rFonts w:ascii="Georgia" w:hAnsi="Georgia"/>
          <w:b/>
          <w:bCs/>
          <w:color w:val="000000" w:themeColor="text1"/>
          <w:sz w:val="21"/>
          <w:szCs w:val="21"/>
          <w:lang w:val="en-US"/>
        </w:rPr>
        <w:t xml:space="preserve"> capital GmbH &amp; Co. KG</w:t>
      </w:r>
    </w:p>
    <w:p w14:paraId="2DD068D0" w14:textId="58CA6395" w:rsidR="0025576B" w:rsidRPr="004F642F" w:rsidRDefault="008728C4" w:rsidP="00E937C7">
      <w:pPr>
        <w:spacing w:line="259" w:lineRule="auto"/>
        <w:rPr>
          <w:rFonts w:ascii="Georgia" w:hAnsi="Georgia"/>
          <w:b/>
          <w:bCs/>
          <w:color w:val="000000" w:themeColor="text1"/>
          <w:sz w:val="21"/>
          <w:szCs w:val="21"/>
        </w:rPr>
      </w:pPr>
      <w:proofErr w:type="spellStart"/>
      <w:r w:rsidRPr="003B32CC">
        <w:rPr>
          <w:rFonts w:ascii="Georgia" w:hAnsi="Georgia"/>
          <w:color w:val="000000" w:themeColor="text1"/>
          <w:sz w:val="21"/>
          <w:szCs w:val="21"/>
          <w:lang w:val="en-US"/>
        </w:rPr>
        <w:t>benten</w:t>
      </w:r>
      <w:proofErr w:type="spellEnd"/>
      <w:r w:rsidRPr="003B32CC">
        <w:rPr>
          <w:rFonts w:ascii="Georgia" w:hAnsi="Georgia"/>
          <w:color w:val="000000" w:themeColor="text1"/>
          <w:sz w:val="21"/>
          <w:szCs w:val="21"/>
          <w:lang w:val="en-US"/>
        </w:rPr>
        <w:t xml:space="preserve"> capital GmbH &amp; Co. </w:t>
      </w:r>
      <w:r w:rsidRPr="004F642F">
        <w:rPr>
          <w:rFonts w:ascii="Georgia" w:hAnsi="Georgia"/>
          <w:color w:val="000000" w:themeColor="text1"/>
          <w:sz w:val="21"/>
          <w:szCs w:val="21"/>
        </w:rPr>
        <w:t xml:space="preserve">KG </w:t>
      </w:r>
      <w:r w:rsidR="0025576B" w:rsidRPr="004F642F">
        <w:rPr>
          <w:rFonts w:ascii="Georgia" w:hAnsi="Georgia"/>
          <w:color w:val="000000" w:themeColor="text1"/>
          <w:sz w:val="21"/>
          <w:szCs w:val="21"/>
        </w:rPr>
        <w:t>scheint mir für ebendieses Praktikum ideal.</w:t>
      </w:r>
    </w:p>
    <w:p w14:paraId="7838A644" w14:textId="77777777" w:rsidR="00312313" w:rsidRPr="004F642F" w:rsidRDefault="00312313" w:rsidP="00E937C7">
      <w:pPr>
        <w:spacing w:line="259" w:lineRule="auto"/>
        <w:rPr>
          <w:rFonts w:ascii="Georgia" w:hAnsi="Georgia"/>
          <w:b/>
          <w:bCs/>
          <w:color w:val="000000" w:themeColor="text1"/>
          <w:sz w:val="21"/>
          <w:szCs w:val="21"/>
        </w:rPr>
      </w:pPr>
    </w:p>
    <w:p w14:paraId="3B65189B" w14:textId="7B048A40" w:rsidR="00610A2D" w:rsidRPr="004F642F" w:rsidRDefault="00610A2D"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BELGRANO &amp; CO Unternehmensberatung GmbH</w:t>
      </w:r>
    </w:p>
    <w:p w14:paraId="431742B4" w14:textId="5C476593" w:rsidR="0025576B" w:rsidRPr="004F642F" w:rsidRDefault="008728C4"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BELGRANO &amp; CO Unternehmensberatung GmbH </w:t>
      </w:r>
      <w:r w:rsidR="0025576B" w:rsidRPr="004F642F">
        <w:rPr>
          <w:rFonts w:ascii="Georgia" w:hAnsi="Georgia"/>
          <w:color w:val="000000" w:themeColor="text1"/>
          <w:sz w:val="21"/>
          <w:szCs w:val="21"/>
        </w:rPr>
        <w:t>scheint mir für ebendieses Praktikum ideal.</w:t>
      </w:r>
    </w:p>
    <w:p w14:paraId="5EEBEFA3" w14:textId="77777777" w:rsidR="00610A2D" w:rsidRPr="004F642F" w:rsidRDefault="00610A2D" w:rsidP="00E937C7">
      <w:pPr>
        <w:spacing w:line="259" w:lineRule="auto"/>
        <w:rPr>
          <w:rFonts w:ascii="Georgia" w:hAnsi="Georgia"/>
          <w:b/>
          <w:bCs/>
          <w:color w:val="000000" w:themeColor="text1"/>
          <w:sz w:val="21"/>
          <w:szCs w:val="21"/>
        </w:rPr>
      </w:pPr>
    </w:p>
    <w:p w14:paraId="0AA6DC4D" w14:textId="317F468F" w:rsidR="00610A2D" w:rsidRPr="004F642F" w:rsidRDefault="00610A2D"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ATHELIOS Vermögensatelier SE</w:t>
      </w:r>
    </w:p>
    <w:p w14:paraId="683EEC96" w14:textId="36F2DCAC"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ATHELIOS Vermögensatelier SE </w:t>
      </w:r>
      <w:r w:rsidR="0025576B" w:rsidRPr="004F642F">
        <w:rPr>
          <w:rFonts w:ascii="Georgia" w:hAnsi="Georgia"/>
          <w:color w:val="000000" w:themeColor="text1"/>
          <w:sz w:val="21"/>
          <w:szCs w:val="21"/>
        </w:rPr>
        <w:t>scheint mir für ebendieses Praktikum ideal.</w:t>
      </w:r>
    </w:p>
    <w:p w14:paraId="2821B053" w14:textId="77777777" w:rsidR="00610A2D" w:rsidRPr="004F642F" w:rsidRDefault="00610A2D" w:rsidP="00E937C7">
      <w:pPr>
        <w:spacing w:line="259" w:lineRule="auto"/>
        <w:rPr>
          <w:rFonts w:ascii="Georgia" w:hAnsi="Georgia"/>
          <w:b/>
          <w:bCs/>
          <w:color w:val="000000" w:themeColor="text1"/>
          <w:sz w:val="21"/>
          <w:szCs w:val="21"/>
        </w:rPr>
      </w:pPr>
    </w:p>
    <w:p w14:paraId="654B1A90" w14:textId="4CC4BB1B" w:rsidR="00610A2D" w:rsidRPr="004F642F" w:rsidRDefault="00610A2D"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WMCF GmbH</w:t>
      </w:r>
    </w:p>
    <w:p w14:paraId="6DF7C58D" w14:textId="1E5D8857"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WMCF GmbH </w:t>
      </w:r>
      <w:r w:rsidR="0025576B" w:rsidRPr="004F642F">
        <w:rPr>
          <w:rFonts w:ascii="Georgia" w:hAnsi="Georgia"/>
          <w:color w:val="000000" w:themeColor="text1"/>
          <w:sz w:val="21"/>
          <w:szCs w:val="21"/>
        </w:rPr>
        <w:t>scheint mir für ebendieses Praktikum ideal.</w:t>
      </w:r>
    </w:p>
    <w:p w14:paraId="779E1541" w14:textId="77777777" w:rsidR="00610A2D" w:rsidRPr="004F642F" w:rsidRDefault="00610A2D" w:rsidP="00E937C7">
      <w:pPr>
        <w:spacing w:line="259" w:lineRule="auto"/>
        <w:rPr>
          <w:rFonts w:ascii="Georgia" w:hAnsi="Georgia"/>
          <w:b/>
          <w:bCs/>
          <w:color w:val="000000" w:themeColor="text1"/>
          <w:sz w:val="21"/>
          <w:szCs w:val="21"/>
        </w:rPr>
      </w:pPr>
    </w:p>
    <w:p w14:paraId="1F4F3F18" w14:textId="77777777" w:rsidR="00610A2D" w:rsidRPr="004F642F" w:rsidRDefault="00610A2D"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 xml:space="preserve">Dr. </w:t>
      </w:r>
      <w:proofErr w:type="spellStart"/>
      <w:r w:rsidRPr="004F642F">
        <w:rPr>
          <w:rFonts w:ascii="Georgia" w:hAnsi="Georgia"/>
          <w:b/>
          <w:bCs/>
          <w:color w:val="000000" w:themeColor="text1"/>
          <w:sz w:val="21"/>
          <w:szCs w:val="21"/>
        </w:rPr>
        <w:t>Wieselhuber</w:t>
      </w:r>
      <w:proofErr w:type="spellEnd"/>
      <w:r w:rsidRPr="004F642F">
        <w:rPr>
          <w:rFonts w:ascii="Georgia" w:hAnsi="Georgia"/>
          <w:b/>
          <w:bCs/>
          <w:color w:val="000000" w:themeColor="text1"/>
          <w:sz w:val="21"/>
          <w:szCs w:val="21"/>
        </w:rPr>
        <w:t xml:space="preserve"> &amp; Partner GmbH Unternehmensberatung</w:t>
      </w:r>
    </w:p>
    <w:p w14:paraId="45CC9890" w14:textId="556C4E72"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Dr. </w:t>
      </w:r>
      <w:proofErr w:type="spellStart"/>
      <w:r w:rsidRPr="004F642F">
        <w:rPr>
          <w:rFonts w:ascii="Georgia" w:hAnsi="Georgia"/>
          <w:color w:val="000000" w:themeColor="text1"/>
          <w:sz w:val="21"/>
          <w:szCs w:val="21"/>
        </w:rPr>
        <w:t>Wieselhuber</w:t>
      </w:r>
      <w:proofErr w:type="spellEnd"/>
      <w:r w:rsidRPr="004F642F">
        <w:rPr>
          <w:rFonts w:ascii="Georgia" w:hAnsi="Georgia"/>
          <w:color w:val="000000" w:themeColor="text1"/>
          <w:sz w:val="21"/>
          <w:szCs w:val="21"/>
        </w:rPr>
        <w:t xml:space="preserve"> &amp; Partner GmbH Unternehmensberatung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755C27CE" w14:textId="77777777" w:rsidR="00610A2D" w:rsidRPr="004F642F" w:rsidRDefault="00610A2D" w:rsidP="00E937C7">
      <w:pPr>
        <w:spacing w:line="259" w:lineRule="auto"/>
        <w:rPr>
          <w:rFonts w:ascii="Georgia" w:hAnsi="Georgia"/>
          <w:b/>
          <w:bCs/>
          <w:color w:val="000000" w:themeColor="text1"/>
          <w:sz w:val="21"/>
          <w:szCs w:val="21"/>
        </w:rPr>
      </w:pPr>
    </w:p>
    <w:p w14:paraId="5E34CB8F" w14:textId="3E343EDB" w:rsidR="00610A2D" w:rsidRPr="003B32CC" w:rsidRDefault="00610A2D"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Translink</w:t>
      </w:r>
      <w:proofErr w:type="spellEnd"/>
      <w:r w:rsidRPr="004F642F">
        <w:rPr>
          <w:rFonts w:ascii="Georgia" w:hAnsi="Georgia"/>
          <w:b/>
          <w:bCs/>
          <w:color w:val="000000" w:themeColor="text1"/>
          <w:sz w:val="21"/>
          <w:szCs w:val="21"/>
          <w:lang w:val="en-US"/>
        </w:rPr>
        <w:t xml:space="preserve"> Corporate Finance GmbH &amp; Co. </w:t>
      </w:r>
      <w:r w:rsidRPr="003B32CC">
        <w:rPr>
          <w:rFonts w:ascii="Georgia" w:hAnsi="Georgia"/>
          <w:b/>
          <w:bCs/>
          <w:color w:val="000000" w:themeColor="text1"/>
          <w:sz w:val="21"/>
          <w:szCs w:val="21"/>
          <w:lang w:val="en-US"/>
        </w:rPr>
        <w:t>KG</w:t>
      </w:r>
    </w:p>
    <w:p w14:paraId="7FA0317C" w14:textId="6EBCCA83"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lang w:val="en-US"/>
        </w:rPr>
        <w:t>Translink</w:t>
      </w:r>
      <w:proofErr w:type="spellEnd"/>
      <w:r w:rsidRPr="004F642F">
        <w:rPr>
          <w:rFonts w:ascii="Georgia" w:hAnsi="Georgia"/>
          <w:color w:val="000000" w:themeColor="text1"/>
          <w:sz w:val="21"/>
          <w:szCs w:val="21"/>
          <w:lang w:val="en-US"/>
        </w:rPr>
        <w:t xml:space="preserve"> Corporate Finance GmbH &amp; Co. </w:t>
      </w:r>
      <w:r w:rsidRPr="004F642F">
        <w:rPr>
          <w:rFonts w:ascii="Georgia" w:hAnsi="Georgia"/>
          <w:color w:val="000000" w:themeColor="text1"/>
          <w:sz w:val="21"/>
          <w:szCs w:val="21"/>
        </w:rPr>
        <w:t>KG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27CFDD9D" w14:textId="77777777" w:rsidR="00610A2D" w:rsidRPr="004F642F" w:rsidRDefault="00610A2D" w:rsidP="00E937C7">
      <w:pPr>
        <w:spacing w:line="259" w:lineRule="auto"/>
        <w:rPr>
          <w:rFonts w:ascii="Georgia" w:hAnsi="Georgia"/>
          <w:b/>
          <w:bCs/>
          <w:color w:val="000000" w:themeColor="text1"/>
          <w:sz w:val="21"/>
          <w:szCs w:val="21"/>
        </w:rPr>
      </w:pPr>
    </w:p>
    <w:p w14:paraId="74E10323" w14:textId="4DCFFBAA" w:rsidR="00610A2D" w:rsidRPr="004F642F" w:rsidRDefault="00610A2D"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Transfer Partners Unternehmensentwicklungs</w:t>
      </w:r>
      <w:r w:rsidRPr="004F642F">
        <w:rPr>
          <w:rFonts w:ascii="Georgia" w:hAnsi="Georgia"/>
          <w:b/>
          <w:bCs/>
          <w:color w:val="000000" w:themeColor="text1"/>
          <w:sz w:val="21"/>
          <w:szCs w:val="21"/>
        </w:rPr>
        <w:softHyphen/>
        <w:t>gesellschaft mbH</w:t>
      </w:r>
    </w:p>
    <w:p w14:paraId="52EBEE86" w14:textId="5612A990"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Transfer Partners Unternehmensentwicklungs</w:t>
      </w:r>
      <w:r w:rsidRPr="004F642F">
        <w:rPr>
          <w:rFonts w:ascii="Georgia" w:hAnsi="Georgia"/>
          <w:color w:val="000000" w:themeColor="text1"/>
          <w:sz w:val="21"/>
          <w:szCs w:val="21"/>
        </w:rPr>
        <w:softHyphen/>
        <w:t xml:space="preserve">gesellschaft mbH </w:t>
      </w:r>
      <w:r w:rsidR="0025576B" w:rsidRPr="004F642F">
        <w:rPr>
          <w:rFonts w:ascii="Georgia" w:hAnsi="Georgia"/>
          <w:color w:val="000000" w:themeColor="text1"/>
          <w:sz w:val="21"/>
          <w:szCs w:val="21"/>
        </w:rPr>
        <w:t>scheint mir für ebendieses Praktikum ideal.</w:t>
      </w:r>
    </w:p>
    <w:p w14:paraId="08171E8E" w14:textId="77777777" w:rsidR="00610A2D" w:rsidRPr="004F642F" w:rsidRDefault="00610A2D" w:rsidP="00E937C7">
      <w:pPr>
        <w:spacing w:line="259" w:lineRule="auto"/>
        <w:rPr>
          <w:rFonts w:ascii="Georgia" w:hAnsi="Georgia"/>
          <w:b/>
          <w:bCs/>
          <w:color w:val="000000" w:themeColor="text1"/>
          <w:sz w:val="21"/>
          <w:szCs w:val="21"/>
        </w:rPr>
      </w:pPr>
    </w:p>
    <w:p w14:paraId="4D102A57" w14:textId="33A4892A" w:rsidR="00610A2D" w:rsidRPr="004F642F" w:rsidRDefault="00610A2D"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Taurus Advisory GmbH</w:t>
      </w:r>
    </w:p>
    <w:p w14:paraId="6F0F5E6B" w14:textId="3A35EAD4"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Taurus Advisory GmbH </w:t>
      </w:r>
      <w:r w:rsidR="0025576B" w:rsidRPr="004F642F">
        <w:rPr>
          <w:rFonts w:ascii="Georgia" w:hAnsi="Georgia"/>
          <w:color w:val="000000" w:themeColor="text1"/>
          <w:sz w:val="21"/>
          <w:szCs w:val="21"/>
        </w:rPr>
        <w:t>scheint mir für ebendieses Praktikum ideal.</w:t>
      </w:r>
    </w:p>
    <w:p w14:paraId="29B68987" w14:textId="77777777" w:rsidR="00610A2D" w:rsidRPr="004F642F" w:rsidRDefault="00610A2D" w:rsidP="00E937C7">
      <w:pPr>
        <w:spacing w:line="259" w:lineRule="auto"/>
        <w:rPr>
          <w:rFonts w:ascii="Georgia" w:hAnsi="Georgia"/>
          <w:b/>
          <w:bCs/>
          <w:color w:val="000000" w:themeColor="text1"/>
          <w:sz w:val="21"/>
          <w:szCs w:val="21"/>
        </w:rPr>
      </w:pPr>
    </w:p>
    <w:p w14:paraId="197F0654" w14:textId="5B665AB6" w:rsidR="00610A2D" w:rsidRPr="004F642F" w:rsidRDefault="00610A2D"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Quirin Privatbank AG</w:t>
      </w:r>
    </w:p>
    <w:p w14:paraId="36C45054" w14:textId="30791D1D"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Quirin Privatbank AG </w:t>
      </w:r>
      <w:r w:rsidR="0025576B" w:rsidRPr="004F642F">
        <w:rPr>
          <w:rFonts w:ascii="Georgia" w:hAnsi="Georgia"/>
          <w:color w:val="000000" w:themeColor="text1"/>
          <w:sz w:val="21"/>
          <w:szCs w:val="21"/>
        </w:rPr>
        <w:t>scheint mir für ebendieses Praktikum ideal.</w:t>
      </w:r>
    </w:p>
    <w:p w14:paraId="3C9EAA24" w14:textId="77777777" w:rsidR="00610A2D" w:rsidRPr="004F642F" w:rsidRDefault="00610A2D" w:rsidP="00E937C7">
      <w:pPr>
        <w:spacing w:line="259" w:lineRule="auto"/>
        <w:rPr>
          <w:rFonts w:ascii="Georgia" w:hAnsi="Georgia"/>
          <w:b/>
          <w:bCs/>
          <w:color w:val="000000" w:themeColor="text1"/>
          <w:sz w:val="21"/>
          <w:szCs w:val="21"/>
        </w:rPr>
      </w:pPr>
    </w:p>
    <w:p w14:paraId="3753B1F8" w14:textId="39ACB02B" w:rsidR="00610A2D" w:rsidRPr="004F642F" w:rsidRDefault="00610A2D"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rPr>
        <w:t>Parklane</w:t>
      </w:r>
      <w:proofErr w:type="spellEnd"/>
      <w:r w:rsidRPr="004F642F">
        <w:rPr>
          <w:rFonts w:ascii="Georgia" w:hAnsi="Georgia"/>
          <w:b/>
          <w:bCs/>
          <w:color w:val="000000" w:themeColor="text1"/>
          <w:sz w:val="21"/>
          <w:szCs w:val="21"/>
        </w:rPr>
        <w:t xml:space="preserve"> Capital Beteiligungsberatung GmbH</w:t>
      </w:r>
    </w:p>
    <w:p w14:paraId="69268D7D" w14:textId="2BC878DB"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Parklane</w:t>
      </w:r>
      <w:proofErr w:type="spellEnd"/>
      <w:r w:rsidRPr="004F642F">
        <w:rPr>
          <w:rFonts w:ascii="Georgia" w:hAnsi="Georgia"/>
          <w:color w:val="000000" w:themeColor="text1"/>
          <w:sz w:val="21"/>
          <w:szCs w:val="21"/>
        </w:rPr>
        <w:t xml:space="preserve"> Capital Beteiligungsberatung GmbH </w:t>
      </w:r>
      <w:r w:rsidR="0025576B" w:rsidRPr="004F642F">
        <w:rPr>
          <w:rFonts w:ascii="Georgia" w:hAnsi="Georgia"/>
          <w:color w:val="000000" w:themeColor="text1"/>
          <w:sz w:val="21"/>
          <w:szCs w:val="21"/>
        </w:rPr>
        <w:t>scheint mir für ebendieses Praktikum ideal.</w:t>
      </w:r>
    </w:p>
    <w:p w14:paraId="36629CFB" w14:textId="77777777" w:rsidR="00610A2D" w:rsidRPr="004F642F" w:rsidRDefault="00610A2D" w:rsidP="00E937C7">
      <w:pPr>
        <w:spacing w:line="259" w:lineRule="auto"/>
        <w:rPr>
          <w:rFonts w:ascii="Georgia" w:hAnsi="Georgia"/>
          <w:b/>
          <w:bCs/>
          <w:color w:val="000000" w:themeColor="text1"/>
          <w:sz w:val="21"/>
          <w:szCs w:val="21"/>
        </w:rPr>
      </w:pPr>
    </w:p>
    <w:p w14:paraId="5B91D249" w14:textId="405514A1" w:rsidR="00610A2D" w:rsidRPr="003B32CC" w:rsidRDefault="00610A2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ox8 Corporate Finance GmbH</w:t>
      </w:r>
    </w:p>
    <w:p w14:paraId="2403F7C6" w14:textId="5E41F7F4"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ox8 Corporate Finance GmbH </w:t>
      </w:r>
      <w:r w:rsidR="0025576B" w:rsidRPr="004F642F">
        <w:rPr>
          <w:rFonts w:ascii="Georgia" w:hAnsi="Georgia"/>
          <w:color w:val="000000" w:themeColor="text1"/>
          <w:sz w:val="21"/>
          <w:szCs w:val="21"/>
        </w:rPr>
        <w:t>scheint mir für ebendieses Praktikum ideal.</w:t>
      </w:r>
    </w:p>
    <w:p w14:paraId="3A641F72" w14:textId="77777777" w:rsidR="003040FD" w:rsidRPr="004F642F" w:rsidRDefault="003040FD" w:rsidP="00E937C7">
      <w:pPr>
        <w:spacing w:line="259" w:lineRule="auto"/>
        <w:rPr>
          <w:rFonts w:ascii="Georgia" w:hAnsi="Georgia"/>
          <w:b/>
          <w:bCs/>
          <w:color w:val="000000" w:themeColor="text1"/>
          <w:sz w:val="21"/>
          <w:szCs w:val="21"/>
        </w:rPr>
      </w:pPr>
    </w:p>
    <w:p w14:paraId="49E18571" w14:textId="6284D64E" w:rsidR="003040FD" w:rsidRPr="003B32CC" w:rsidRDefault="003040F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IPON</w:t>
      </w:r>
      <w:r w:rsidRPr="003B32CC">
        <w:rPr>
          <w:rFonts w:ascii="Georgia" w:hAnsi="Georgia"/>
          <w:b/>
          <w:bCs/>
          <w:color w:val="000000" w:themeColor="text1"/>
          <w:sz w:val="21"/>
          <w:szCs w:val="21"/>
        </w:rPr>
        <w:softHyphen/>
        <w:t>TIX COR</w:t>
      </w:r>
      <w:r w:rsidRPr="003B32CC">
        <w:rPr>
          <w:rFonts w:ascii="Georgia" w:hAnsi="Georgia"/>
          <w:b/>
          <w:bCs/>
          <w:color w:val="000000" w:themeColor="text1"/>
          <w:sz w:val="21"/>
          <w:szCs w:val="21"/>
        </w:rPr>
        <w:softHyphen/>
        <w:t>PO</w:t>
      </w:r>
      <w:r w:rsidRPr="003B32CC">
        <w:rPr>
          <w:rFonts w:ascii="Georgia" w:hAnsi="Georgia"/>
          <w:b/>
          <w:bCs/>
          <w:color w:val="000000" w:themeColor="text1"/>
          <w:sz w:val="21"/>
          <w:szCs w:val="21"/>
        </w:rPr>
        <w:softHyphen/>
        <w:t>RA</w:t>
      </w:r>
      <w:r w:rsidRPr="003B32CC">
        <w:rPr>
          <w:rFonts w:ascii="Georgia" w:hAnsi="Georgia"/>
          <w:b/>
          <w:bCs/>
          <w:color w:val="000000" w:themeColor="text1"/>
          <w:sz w:val="21"/>
          <w:szCs w:val="21"/>
        </w:rPr>
        <w:softHyphen/>
        <w:t>TE FI</w:t>
      </w:r>
      <w:r w:rsidRPr="003B32CC">
        <w:rPr>
          <w:rFonts w:ascii="Georgia" w:hAnsi="Georgia"/>
          <w:b/>
          <w:bCs/>
          <w:color w:val="000000" w:themeColor="text1"/>
          <w:sz w:val="21"/>
          <w:szCs w:val="21"/>
        </w:rPr>
        <w:softHyphen/>
        <w:t>NAN</w:t>
      </w:r>
      <w:r w:rsidRPr="003B32CC">
        <w:rPr>
          <w:rFonts w:ascii="Georgia" w:hAnsi="Georgia"/>
          <w:b/>
          <w:bCs/>
          <w:color w:val="000000" w:themeColor="text1"/>
          <w:sz w:val="21"/>
          <w:szCs w:val="21"/>
        </w:rPr>
        <w:softHyphen/>
        <w:t>CE Be</w:t>
      </w:r>
      <w:r w:rsidRPr="003B32CC">
        <w:rPr>
          <w:rFonts w:ascii="Georgia" w:hAnsi="Georgia"/>
          <w:b/>
          <w:bCs/>
          <w:color w:val="000000" w:themeColor="text1"/>
          <w:sz w:val="21"/>
          <w:szCs w:val="21"/>
        </w:rPr>
        <w:softHyphen/>
        <w:t>ra</w:t>
      </w:r>
      <w:r w:rsidRPr="003B32CC">
        <w:rPr>
          <w:rFonts w:ascii="Georgia" w:hAnsi="Georgia"/>
          <w:b/>
          <w:bCs/>
          <w:color w:val="000000" w:themeColor="text1"/>
          <w:sz w:val="21"/>
          <w:szCs w:val="21"/>
        </w:rPr>
        <w:softHyphen/>
        <w:t>tungs</w:t>
      </w:r>
      <w:r w:rsidRPr="003B32CC">
        <w:rPr>
          <w:rFonts w:ascii="Georgia" w:hAnsi="Georgia"/>
          <w:b/>
          <w:bCs/>
          <w:color w:val="000000" w:themeColor="text1"/>
          <w:sz w:val="21"/>
          <w:szCs w:val="21"/>
        </w:rPr>
        <w:softHyphen/>
        <w:t>ge</w:t>
      </w:r>
      <w:r w:rsidRPr="003B32CC">
        <w:rPr>
          <w:rFonts w:ascii="Georgia" w:hAnsi="Georgia"/>
          <w:b/>
          <w:bCs/>
          <w:color w:val="000000" w:themeColor="text1"/>
          <w:sz w:val="21"/>
          <w:szCs w:val="21"/>
        </w:rPr>
        <w:softHyphen/>
        <w:t>sell</w:t>
      </w:r>
      <w:r w:rsidRPr="003B32CC">
        <w:rPr>
          <w:rFonts w:ascii="Georgia" w:hAnsi="Georgia"/>
          <w:b/>
          <w:bCs/>
          <w:color w:val="000000" w:themeColor="text1"/>
          <w:sz w:val="21"/>
          <w:szCs w:val="21"/>
        </w:rPr>
        <w:softHyphen/>
        <w:t>schaft mbH</w:t>
      </w:r>
    </w:p>
    <w:p w14:paraId="5FCFB883" w14:textId="732FEF76"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IPON</w:t>
      </w:r>
      <w:r w:rsidRPr="004F642F">
        <w:rPr>
          <w:rFonts w:ascii="Georgia" w:hAnsi="Georgia"/>
          <w:color w:val="000000" w:themeColor="text1"/>
          <w:sz w:val="21"/>
          <w:szCs w:val="21"/>
        </w:rPr>
        <w:softHyphen/>
        <w:t>TIX COR</w:t>
      </w:r>
      <w:r w:rsidRPr="004F642F">
        <w:rPr>
          <w:rFonts w:ascii="Georgia" w:hAnsi="Georgia"/>
          <w:color w:val="000000" w:themeColor="text1"/>
          <w:sz w:val="21"/>
          <w:szCs w:val="21"/>
        </w:rPr>
        <w:softHyphen/>
        <w:t>PO</w:t>
      </w:r>
      <w:r w:rsidRPr="004F642F">
        <w:rPr>
          <w:rFonts w:ascii="Georgia" w:hAnsi="Georgia"/>
          <w:color w:val="000000" w:themeColor="text1"/>
          <w:sz w:val="21"/>
          <w:szCs w:val="21"/>
        </w:rPr>
        <w:softHyphen/>
        <w:t>RA</w:t>
      </w:r>
      <w:r w:rsidRPr="004F642F">
        <w:rPr>
          <w:rFonts w:ascii="Georgia" w:hAnsi="Georgia"/>
          <w:color w:val="000000" w:themeColor="text1"/>
          <w:sz w:val="21"/>
          <w:szCs w:val="21"/>
        </w:rPr>
        <w:softHyphen/>
        <w:t>TE FI</w:t>
      </w:r>
      <w:r w:rsidRPr="004F642F">
        <w:rPr>
          <w:rFonts w:ascii="Georgia" w:hAnsi="Georgia"/>
          <w:color w:val="000000" w:themeColor="text1"/>
          <w:sz w:val="21"/>
          <w:szCs w:val="21"/>
        </w:rPr>
        <w:softHyphen/>
        <w:t>NAN</w:t>
      </w:r>
      <w:r w:rsidRPr="004F642F">
        <w:rPr>
          <w:rFonts w:ascii="Georgia" w:hAnsi="Georgia"/>
          <w:color w:val="000000" w:themeColor="text1"/>
          <w:sz w:val="21"/>
          <w:szCs w:val="21"/>
        </w:rPr>
        <w:softHyphen/>
        <w:t>CE Be</w:t>
      </w:r>
      <w:r w:rsidRPr="004F642F">
        <w:rPr>
          <w:rFonts w:ascii="Georgia" w:hAnsi="Georgia"/>
          <w:color w:val="000000" w:themeColor="text1"/>
          <w:sz w:val="21"/>
          <w:szCs w:val="21"/>
        </w:rPr>
        <w:softHyphen/>
        <w:t>ra</w:t>
      </w:r>
      <w:r w:rsidRPr="004F642F">
        <w:rPr>
          <w:rFonts w:ascii="Georgia" w:hAnsi="Georgia"/>
          <w:color w:val="000000" w:themeColor="text1"/>
          <w:sz w:val="21"/>
          <w:szCs w:val="21"/>
        </w:rPr>
        <w:softHyphen/>
        <w:t>tungs</w:t>
      </w:r>
      <w:r w:rsidRPr="004F642F">
        <w:rPr>
          <w:rFonts w:ascii="Georgia" w:hAnsi="Georgia"/>
          <w:color w:val="000000" w:themeColor="text1"/>
          <w:sz w:val="21"/>
          <w:szCs w:val="21"/>
        </w:rPr>
        <w:softHyphen/>
        <w:t>ge</w:t>
      </w:r>
      <w:r w:rsidRPr="004F642F">
        <w:rPr>
          <w:rFonts w:ascii="Georgia" w:hAnsi="Georgia"/>
          <w:color w:val="000000" w:themeColor="text1"/>
          <w:sz w:val="21"/>
          <w:szCs w:val="21"/>
        </w:rPr>
        <w:softHyphen/>
        <w:t>sell</w:t>
      </w:r>
      <w:r w:rsidRPr="004F642F">
        <w:rPr>
          <w:rFonts w:ascii="Georgia" w:hAnsi="Georgia"/>
          <w:color w:val="000000" w:themeColor="text1"/>
          <w:sz w:val="21"/>
          <w:szCs w:val="21"/>
        </w:rPr>
        <w:softHyphen/>
        <w:t xml:space="preserve">schaft mbH </w:t>
      </w:r>
      <w:r w:rsidR="0025576B" w:rsidRPr="004F642F">
        <w:rPr>
          <w:rFonts w:ascii="Georgia" w:hAnsi="Georgia"/>
          <w:color w:val="000000" w:themeColor="text1"/>
          <w:sz w:val="21"/>
          <w:szCs w:val="21"/>
        </w:rPr>
        <w:t>scheint mir für ebendieses Praktikum ideal.</w:t>
      </w:r>
    </w:p>
    <w:p w14:paraId="0DE5A1A0" w14:textId="77777777" w:rsidR="003040FD" w:rsidRPr="004F642F" w:rsidRDefault="003040FD" w:rsidP="00E937C7">
      <w:pPr>
        <w:spacing w:line="259" w:lineRule="auto"/>
        <w:rPr>
          <w:rFonts w:ascii="Georgia" w:hAnsi="Georgia"/>
          <w:b/>
          <w:bCs/>
          <w:color w:val="000000" w:themeColor="text1"/>
          <w:sz w:val="21"/>
          <w:szCs w:val="21"/>
        </w:rPr>
      </w:pPr>
    </w:p>
    <w:p w14:paraId="743D037E" w14:textId="701D68BF" w:rsidR="0025576B" w:rsidRPr="003B32CC" w:rsidRDefault="003040F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IOM Advisory GmbH</w:t>
      </w:r>
    </w:p>
    <w:p w14:paraId="39DEA7F0" w14:textId="19736037"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IOM Advisory GmbH </w:t>
      </w:r>
      <w:r w:rsidR="0025576B" w:rsidRPr="004F642F">
        <w:rPr>
          <w:rFonts w:ascii="Georgia" w:hAnsi="Georgia"/>
          <w:color w:val="000000" w:themeColor="text1"/>
          <w:sz w:val="21"/>
          <w:szCs w:val="21"/>
        </w:rPr>
        <w:t>scheint mir für ebendieses Praktikum ideal.</w:t>
      </w:r>
    </w:p>
    <w:p w14:paraId="77704B7A" w14:textId="77777777" w:rsidR="003040FD" w:rsidRPr="004F642F" w:rsidRDefault="003040FD" w:rsidP="00E937C7">
      <w:pPr>
        <w:spacing w:line="259" w:lineRule="auto"/>
        <w:rPr>
          <w:rFonts w:ascii="Georgia" w:hAnsi="Georgia"/>
          <w:b/>
          <w:bCs/>
          <w:color w:val="000000" w:themeColor="text1"/>
          <w:sz w:val="21"/>
          <w:szCs w:val="21"/>
        </w:rPr>
      </w:pPr>
    </w:p>
    <w:p w14:paraId="11A2898E" w14:textId="334864F8" w:rsidR="0025576B" w:rsidRPr="003B32CC" w:rsidRDefault="003040F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Helbling Holding AG</w:t>
      </w:r>
    </w:p>
    <w:p w14:paraId="0F918151" w14:textId="6191234D"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Helbling Holding AG </w:t>
      </w:r>
      <w:r w:rsidR="0025576B" w:rsidRPr="004F642F">
        <w:rPr>
          <w:rFonts w:ascii="Georgia" w:hAnsi="Georgia"/>
          <w:color w:val="000000" w:themeColor="text1"/>
          <w:sz w:val="21"/>
          <w:szCs w:val="21"/>
        </w:rPr>
        <w:t>scheint mir für ebendieses Praktikum ideal.</w:t>
      </w:r>
    </w:p>
    <w:p w14:paraId="1859B9C7" w14:textId="77777777" w:rsidR="003040FD" w:rsidRPr="004F642F" w:rsidRDefault="003040FD" w:rsidP="00E937C7">
      <w:pPr>
        <w:spacing w:line="259" w:lineRule="auto"/>
        <w:rPr>
          <w:rFonts w:ascii="Georgia" w:hAnsi="Georgia"/>
          <w:b/>
          <w:bCs/>
          <w:color w:val="000000" w:themeColor="text1"/>
          <w:sz w:val="21"/>
          <w:szCs w:val="21"/>
        </w:rPr>
      </w:pPr>
    </w:p>
    <w:p w14:paraId="2DE4BE12" w14:textId="7B56420D" w:rsidR="0025576B" w:rsidRPr="003B32CC" w:rsidRDefault="003040F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 xml:space="preserve">D.CT Deutsche </w:t>
      </w:r>
      <w:proofErr w:type="spellStart"/>
      <w:r w:rsidRPr="003B32CC">
        <w:rPr>
          <w:rFonts w:ascii="Georgia" w:hAnsi="Georgia"/>
          <w:b/>
          <w:bCs/>
          <w:color w:val="000000" w:themeColor="text1"/>
          <w:sz w:val="21"/>
          <w:szCs w:val="21"/>
        </w:rPr>
        <w:t>Cleantech</w:t>
      </w:r>
      <w:proofErr w:type="spellEnd"/>
      <w:r w:rsidRPr="003B32CC">
        <w:rPr>
          <w:rFonts w:ascii="Georgia" w:hAnsi="Georgia"/>
          <w:b/>
          <w:bCs/>
          <w:color w:val="000000" w:themeColor="text1"/>
          <w:sz w:val="21"/>
          <w:szCs w:val="21"/>
        </w:rPr>
        <w:t xml:space="preserve"> GmbH</w:t>
      </w:r>
    </w:p>
    <w:p w14:paraId="67EFD5DA" w14:textId="71AE92C4"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D.CT Deutsche </w:t>
      </w:r>
      <w:proofErr w:type="spellStart"/>
      <w:r w:rsidRPr="004F642F">
        <w:rPr>
          <w:rFonts w:ascii="Georgia" w:hAnsi="Georgia"/>
          <w:color w:val="000000" w:themeColor="text1"/>
          <w:sz w:val="21"/>
          <w:szCs w:val="21"/>
        </w:rPr>
        <w:t>Cleantech</w:t>
      </w:r>
      <w:proofErr w:type="spellEnd"/>
      <w:r w:rsidRPr="004F642F">
        <w:rPr>
          <w:rFonts w:ascii="Georgia" w:hAnsi="Georgia"/>
          <w:color w:val="000000" w:themeColor="text1"/>
          <w:sz w:val="21"/>
          <w:szCs w:val="21"/>
        </w:rPr>
        <w:t xml:space="preserve"> GmbH </w:t>
      </w:r>
      <w:r w:rsidR="0025576B" w:rsidRPr="004F642F">
        <w:rPr>
          <w:rFonts w:ascii="Georgia" w:hAnsi="Georgia"/>
          <w:color w:val="000000" w:themeColor="text1"/>
          <w:sz w:val="21"/>
          <w:szCs w:val="21"/>
        </w:rPr>
        <w:t>scheint mir für ebendieses Praktikum ideal.</w:t>
      </w:r>
    </w:p>
    <w:p w14:paraId="00565B81" w14:textId="77777777" w:rsidR="003040FD" w:rsidRPr="004F642F" w:rsidRDefault="003040FD" w:rsidP="00E937C7">
      <w:pPr>
        <w:spacing w:line="259" w:lineRule="auto"/>
        <w:rPr>
          <w:rFonts w:ascii="Georgia" w:hAnsi="Georgia"/>
          <w:b/>
          <w:bCs/>
          <w:color w:val="000000" w:themeColor="text1"/>
          <w:sz w:val="21"/>
          <w:szCs w:val="21"/>
        </w:rPr>
      </w:pPr>
    </w:p>
    <w:p w14:paraId="21C3AC74" w14:textId="3730E343" w:rsidR="003040FD" w:rsidRPr="004F642F" w:rsidRDefault="003040FD"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COVENDIT Corporate Finance GmbH</w:t>
      </w:r>
    </w:p>
    <w:p w14:paraId="1D7AF1A4" w14:textId="67E4DF78" w:rsidR="0025576B" w:rsidRPr="003B32CC" w:rsidRDefault="008728C4" w:rsidP="0025576B">
      <w:pPr>
        <w:spacing w:line="259" w:lineRule="auto"/>
        <w:rPr>
          <w:rFonts w:ascii="Georgia" w:hAnsi="Georgia"/>
          <w:color w:val="000000" w:themeColor="text1"/>
          <w:sz w:val="21"/>
          <w:szCs w:val="21"/>
          <w:lang w:val="en-US"/>
        </w:rPr>
      </w:pPr>
      <w:r w:rsidRPr="003B32CC">
        <w:rPr>
          <w:rFonts w:ascii="Georgia" w:hAnsi="Georgia"/>
          <w:color w:val="000000" w:themeColor="text1"/>
          <w:sz w:val="21"/>
          <w:szCs w:val="21"/>
          <w:lang w:val="en-US"/>
        </w:rPr>
        <w:t xml:space="preserve">COVENDIT Corporate Finance GmbH </w:t>
      </w:r>
      <w:proofErr w:type="spellStart"/>
      <w:r w:rsidR="0025576B" w:rsidRPr="003B32CC">
        <w:rPr>
          <w:rFonts w:ascii="Georgia" w:hAnsi="Georgia"/>
          <w:color w:val="000000" w:themeColor="text1"/>
          <w:sz w:val="21"/>
          <w:szCs w:val="21"/>
          <w:lang w:val="en-US"/>
        </w:rPr>
        <w:t>scheint</w:t>
      </w:r>
      <w:proofErr w:type="spellEnd"/>
      <w:r w:rsidR="0025576B" w:rsidRPr="003B32CC">
        <w:rPr>
          <w:rFonts w:ascii="Georgia" w:hAnsi="Georgia"/>
          <w:color w:val="000000" w:themeColor="text1"/>
          <w:sz w:val="21"/>
          <w:szCs w:val="21"/>
          <w:lang w:val="en-US"/>
        </w:rPr>
        <w:t xml:space="preserve"> mir für </w:t>
      </w:r>
      <w:proofErr w:type="spellStart"/>
      <w:r w:rsidR="0025576B" w:rsidRPr="003B32CC">
        <w:rPr>
          <w:rFonts w:ascii="Georgia" w:hAnsi="Georgia"/>
          <w:color w:val="000000" w:themeColor="text1"/>
          <w:sz w:val="21"/>
          <w:szCs w:val="21"/>
          <w:lang w:val="en-US"/>
        </w:rPr>
        <w:t>ebendieses</w:t>
      </w:r>
      <w:proofErr w:type="spellEnd"/>
      <w:r w:rsidR="0025576B" w:rsidRPr="003B32CC">
        <w:rPr>
          <w:rFonts w:ascii="Georgia" w:hAnsi="Georgia"/>
          <w:color w:val="000000" w:themeColor="text1"/>
          <w:sz w:val="21"/>
          <w:szCs w:val="21"/>
          <w:lang w:val="en-US"/>
        </w:rPr>
        <w:t xml:space="preserve"> </w:t>
      </w:r>
      <w:proofErr w:type="spellStart"/>
      <w:r w:rsidR="0025576B" w:rsidRPr="003B32CC">
        <w:rPr>
          <w:rFonts w:ascii="Georgia" w:hAnsi="Georgia"/>
          <w:color w:val="000000" w:themeColor="text1"/>
          <w:sz w:val="21"/>
          <w:szCs w:val="21"/>
          <w:lang w:val="en-US"/>
        </w:rPr>
        <w:t>Praktikum</w:t>
      </w:r>
      <w:proofErr w:type="spellEnd"/>
      <w:r w:rsidR="0025576B" w:rsidRPr="003B32CC">
        <w:rPr>
          <w:rFonts w:ascii="Georgia" w:hAnsi="Georgia"/>
          <w:color w:val="000000" w:themeColor="text1"/>
          <w:sz w:val="21"/>
          <w:szCs w:val="21"/>
          <w:lang w:val="en-US"/>
        </w:rPr>
        <w:t xml:space="preserve"> ideal.</w:t>
      </w:r>
    </w:p>
    <w:p w14:paraId="79D9395F" w14:textId="77777777" w:rsidR="0025576B" w:rsidRPr="003B32CC" w:rsidRDefault="0025576B" w:rsidP="00E937C7">
      <w:pPr>
        <w:spacing w:line="259" w:lineRule="auto"/>
        <w:rPr>
          <w:rFonts w:ascii="Georgia" w:hAnsi="Georgia"/>
          <w:color w:val="000000" w:themeColor="text1"/>
          <w:sz w:val="21"/>
          <w:szCs w:val="21"/>
          <w:lang w:val="en-US"/>
        </w:rPr>
      </w:pPr>
    </w:p>
    <w:p w14:paraId="40F39BF9" w14:textId="698B4273" w:rsidR="0025576B" w:rsidRPr="003B32CC" w:rsidRDefault="003040FD" w:rsidP="00E937C7">
      <w:pPr>
        <w:spacing w:line="259" w:lineRule="auto"/>
        <w:rPr>
          <w:rFonts w:ascii="Georgia" w:hAnsi="Georgia"/>
          <w:b/>
          <w:bCs/>
          <w:color w:val="000000" w:themeColor="text1"/>
          <w:sz w:val="21"/>
          <w:szCs w:val="21"/>
          <w:lang w:eastAsia="de-DE"/>
        </w:rPr>
      </w:pPr>
      <w:proofErr w:type="spellStart"/>
      <w:r w:rsidRPr="004F642F">
        <w:rPr>
          <w:rFonts w:ascii="Georgia" w:hAnsi="Georgia"/>
          <w:b/>
          <w:bCs/>
          <w:color w:val="000000" w:themeColor="text1"/>
          <w:sz w:val="21"/>
          <w:szCs w:val="21"/>
          <w:lang w:val="en-US" w:eastAsia="de-DE"/>
        </w:rPr>
        <w:t>Consus</w:t>
      </w:r>
      <w:proofErr w:type="spellEnd"/>
      <w:r w:rsidRPr="004F642F">
        <w:rPr>
          <w:rFonts w:ascii="Georgia" w:hAnsi="Georgia"/>
          <w:b/>
          <w:bCs/>
          <w:color w:val="000000" w:themeColor="text1"/>
          <w:sz w:val="21"/>
          <w:szCs w:val="21"/>
          <w:lang w:val="en-US" w:eastAsia="de-DE"/>
        </w:rPr>
        <w:t xml:space="preserve"> GmbH &amp; Co. </w:t>
      </w:r>
      <w:r w:rsidRPr="003B32CC">
        <w:rPr>
          <w:rFonts w:ascii="Georgia" w:hAnsi="Georgia"/>
          <w:b/>
          <w:bCs/>
          <w:color w:val="000000" w:themeColor="text1"/>
          <w:sz w:val="21"/>
          <w:szCs w:val="21"/>
          <w:lang w:eastAsia="de-DE"/>
        </w:rPr>
        <w:t>KG</w:t>
      </w:r>
    </w:p>
    <w:p w14:paraId="6AABDC84" w14:textId="603824F0" w:rsidR="0025576B" w:rsidRPr="004F642F" w:rsidRDefault="008728C4" w:rsidP="00E937C7">
      <w:pPr>
        <w:spacing w:line="259" w:lineRule="auto"/>
        <w:rPr>
          <w:rFonts w:ascii="Georgia" w:hAnsi="Georgia"/>
          <w:b/>
          <w:bCs/>
          <w:color w:val="000000" w:themeColor="text1"/>
          <w:sz w:val="21"/>
          <w:szCs w:val="21"/>
          <w:lang w:eastAsia="de-DE"/>
        </w:rPr>
      </w:pPr>
      <w:proofErr w:type="spellStart"/>
      <w:r w:rsidRPr="004F642F">
        <w:rPr>
          <w:rFonts w:ascii="Georgia" w:hAnsi="Georgia"/>
          <w:color w:val="000000" w:themeColor="text1"/>
          <w:sz w:val="21"/>
          <w:szCs w:val="21"/>
          <w:lang w:eastAsia="de-DE"/>
        </w:rPr>
        <w:t>Consus</w:t>
      </w:r>
      <w:proofErr w:type="spellEnd"/>
      <w:r w:rsidRPr="004F642F">
        <w:rPr>
          <w:rFonts w:ascii="Georgia" w:hAnsi="Georgia"/>
          <w:color w:val="000000" w:themeColor="text1"/>
          <w:sz w:val="21"/>
          <w:szCs w:val="21"/>
          <w:lang w:eastAsia="de-DE"/>
        </w:rPr>
        <w:t xml:space="preserve"> GmbH &amp; Co. KG </w:t>
      </w:r>
      <w:r w:rsidR="0025576B" w:rsidRPr="004F642F">
        <w:rPr>
          <w:rFonts w:ascii="Georgia" w:hAnsi="Georgia"/>
          <w:color w:val="000000" w:themeColor="text1"/>
          <w:sz w:val="21"/>
          <w:szCs w:val="21"/>
        </w:rPr>
        <w:t>scheint mir für ebendieses Praktikum ideal.</w:t>
      </w:r>
    </w:p>
    <w:p w14:paraId="7420A8C7" w14:textId="77777777" w:rsidR="003040FD" w:rsidRPr="004F642F" w:rsidRDefault="003040FD" w:rsidP="00E937C7">
      <w:pPr>
        <w:spacing w:line="259" w:lineRule="auto"/>
        <w:rPr>
          <w:rFonts w:ascii="Georgia" w:hAnsi="Georgia"/>
          <w:b/>
          <w:bCs/>
          <w:color w:val="000000" w:themeColor="text1"/>
          <w:sz w:val="21"/>
          <w:szCs w:val="21"/>
          <w:lang w:eastAsia="de-DE"/>
        </w:rPr>
      </w:pPr>
    </w:p>
    <w:p w14:paraId="55F5CAE3" w14:textId="1E813010" w:rsidR="0025576B" w:rsidRPr="003B32CC" w:rsidRDefault="003040FD" w:rsidP="00E937C7">
      <w:pPr>
        <w:spacing w:line="259" w:lineRule="auto"/>
        <w:rPr>
          <w:rFonts w:ascii="Georgia" w:hAnsi="Georgia"/>
          <w:b/>
          <w:bCs/>
          <w:color w:val="000000" w:themeColor="text1"/>
          <w:sz w:val="21"/>
          <w:szCs w:val="21"/>
        </w:rPr>
      </w:pPr>
      <w:proofErr w:type="spellStart"/>
      <w:r w:rsidRPr="003B32CC">
        <w:rPr>
          <w:rFonts w:ascii="Georgia" w:hAnsi="Georgia"/>
          <w:b/>
          <w:bCs/>
          <w:color w:val="000000" w:themeColor="text1"/>
          <w:sz w:val="21"/>
          <w:szCs w:val="21"/>
        </w:rPr>
        <w:t>Concentro</w:t>
      </w:r>
      <w:proofErr w:type="spellEnd"/>
      <w:r w:rsidRPr="003B32CC">
        <w:rPr>
          <w:rFonts w:ascii="Georgia" w:hAnsi="Georgia"/>
          <w:b/>
          <w:bCs/>
          <w:color w:val="000000" w:themeColor="text1"/>
          <w:sz w:val="21"/>
          <w:szCs w:val="21"/>
        </w:rPr>
        <w:t xml:space="preserve"> Management AG</w:t>
      </w:r>
    </w:p>
    <w:p w14:paraId="1D839BBB" w14:textId="7A6B4784"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Concentro</w:t>
      </w:r>
      <w:proofErr w:type="spellEnd"/>
      <w:r w:rsidRPr="004F642F">
        <w:rPr>
          <w:rFonts w:ascii="Georgia" w:hAnsi="Georgia"/>
          <w:color w:val="000000" w:themeColor="text1"/>
          <w:sz w:val="21"/>
          <w:szCs w:val="21"/>
        </w:rPr>
        <w:t xml:space="preserve"> Management AG </w:t>
      </w:r>
      <w:r w:rsidR="0025576B" w:rsidRPr="004F642F">
        <w:rPr>
          <w:rFonts w:ascii="Georgia" w:hAnsi="Georgia"/>
          <w:color w:val="000000" w:themeColor="text1"/>
          <w:sz w:val="21"/>
          <w:szCs w:val="21"/>
        </w:rPr>
        <w:t>scheint mir für ebendieses Praktikum ideal.</w:t>
      </w:r>
    </w:p>
    <w:p w14:paraId="3D2B5150" w14:textId="77777777" w:rsidR="003040FD" w:rsidRPr="004F642F" w:rsidRDefault="003040FD" w:rsidP="00E937C7">
      <w:pPr>
        <w:spacing w:line="259" w:lineRule="auto"/>
        <w:rPr>
          <w:rFonts w:ascii="Georgia" w:hAnsi="Georgia"/>
          <w:b/>
          <w:bCs/>
          <w:color w:val="000000" w:themeColor="text1"/>
          <w:sz w:val="21"/>
          <w:szCs w:val="21"/>
        </w:rPr>
      </w:pPr>
    </w:p>
    <w:p w14:paraId="4509EBF8" w14:textId="5D1D9A12" w:rsidR="0025576B" w:rsidRPr="004F642F" w:rsidRDefault="003040FD"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BELGRAVIA &amp; CO. GmbH </w:t>
      </w:r>
    </w:p>
    <w:p w14:paraId="446124A5" w14:textId="2F9F595B" w:rsidR="0025576B" w:rsidRPr="004F642F" w:rsidRDefault="008728C4" w:rsidP="00E937C7">
      <w:pPr>
        <w:spacing w:line="259" w:lineRule="auto"/>
        <w:rPr>
          <w:rFonts w:ascii="Georgia" w:hAnsi="Georgia"/>
          <w:b/>
          <w:bCs/>
          <w:color w:val="000000" w:themeColor="text1"/>
          <w:sz w:val="21"/>
          <w:szCs w:val="21"/>
        </w:rPr>
      </w:pPr>
      <w:r w:rsidRPr="003B32CC">
        <w:rPr>
          <w:rFonts w:ascii="Georgia" w:hAnsi="Georgia"/>
          <w:color w:val="000000" w:themeColor="text1"/>
          <w:sz w:val="21"/>
          <w:szCs w:val="21"/>
          <w:lang w:val="en-US"/>
        </w:rPr>
        <w:t xml:space="preserve">BELGRAVIA &amp; CO. </w:t>
      </w:r>
      <w:r w:rsidRPr="004F642F">
        <w:rPr>
          <w:rFonts w:ascii="Georgia" w:hAnsi="Georgia"/>
          <w:color w:val="000000" w:themeColor="text1"/>
          <w:sz w:val="21"/>
          <w:szCs w:val="21"/>
        </w:rPr>
        <w:t xml:space="preserve">GmbH </w:t>
      </w:r>
      <w:r w:rsidR="0025576B" w:rsidRPr="004F642F">
        <w:rPr>
          <w:rFonts w:ascii="Georgia" w:hAnsi="Georgia"/>
          <w:color w:val="000000" w:themeColor="text1"/>
          <w:sz w:val="21"/>
          <w:szCs w:val="21"/>
        </w:rPr>
        <w:t>scheint mir für ebendieses Praktikum ideal.</w:t>
      </w:r>
    </w:p>
    <w:p w14:paraId="404330D7" w14:textId="77777777" w:rsidR="003040FD" w:rsidRPr="004F642F" w:rsidRDefault="003040FD" w:rsidP="00E937C7">
      <w:pPr>
        <w:spacing w:line="259" w:lineRule="auto"/>
        <w:rPr>
          <w:rFonts w:ascii="Georgia" w:hAnsi="Georgia"/>
          <w:b/>
          <w:bCs/>
          <w:color w:val="000000" w:themeColor="text1"/>
          <w:sz w:val="21"/>
          <w:szCs w:val="21"/>
        </w:rPr>
      </w:pPr>
    </w:p>
    <w:p w14:paraId="654C97DA" w14:textId="53AC9096" w:rsidR="0025576B" w:rsidRPr="003B32CC" w:rsidRDefault="003040FD" w:rsidP="00E937C7">
      <w:pPr>
        <w:spacing w:line="259" w:lineRule="auto"/>
        <w:rPr>
          <w:rFonts w:ascii="Georgia" w:hAnsi="Georgia"/>
          <w:b/>
          <w:bCs/>
          <w:color w:val="000000" w:themeColor="text1"/>
          <w:sz w:val="21"/>
          <w:szCs w:val="21"/>
        </w:rPr>
      </w:pPr>
      <w:proofErr w:type="spellStart"/>
      <w:r w:rsidRPr="003B32CC">
        <w:rPr>
          <w:rFonts w:ascii="Georgia" w:hAnsi="Georgia"/>
          <w:b/>
          <w:bCs/>
          <w:color w:val="000000" w:themeColor="text1"/>
          <w:sz w:val="21"/>
          <w:szCs w:val="21"/>
        </w:rPr>
        <w:t>Advyce</w:t>
      </w:r>
      <w:proofErr w:type="spellEnd"/>
      <w:r w:rsidRPr="003B32CC">
        <w:rPr>
          <w:rFonts w:ascii="Georgia" w:hAnsi="Georgia"/>
          <w:b/>
          <w:bCs/>
          <w:color w:val="000000" w:themeColor="text1"/>
          <w:sz w:val="21"/>
          <w:szCs w:val="21"/>
        </w:rPr>
        <w:t xml:space="preserve"> &amp; </w:t>
      </w:r>
      <w:proofErr w:type="spellStart"/>
      <w:r w:rsidRPr="003B32CC">
        <w:rPr>
          <w:rFonts w:ascii="Georgia" w:hAnsi="Georgia"/>
          <w:b/>
          <w:bCs/>
          <w:color w:val="000000" w:themeColor="text1"/>
          <w:sz w:val="21"/>
          <w:szCs w:val="21"/>
        </w:rPr>
        <w:t>Perlitz</w:t>
      </w:r>
      <w:proofErr w:type="spellEnd"/>
      <w:r w:rsidRPr="003B32CC">
        <w:rPr>
          <w:rFonts w:ascii="Georgia" w:hAnsi="Georgia"/>
          <w:b/>
          <w:bCs/>
          <w:color w:val="000000" w:themeColor="text1"/>
          <w:sz w:val="21"/>
          <w:szCs w:val="21"/>
        </w:rPr>
        <w:t xml:space="preserve"> GmbH</w:t>
      </w:r>
    </w:p>
    <w:p w14:paraId="7E6B1777" w14:textId="1F9AC91D"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Advyce</w:t>
      </w:r>
      <w:proofErr w:type="spellEnd"/>
      <w:r w:rsidRPr="004F642F">
        <w:rPr>
          <w:rFonts w:ascii="Georgia" w:hAnsi="Georgia"/>
          <w:color w:val="000000" w:themeColor="text1"/>
          <w:sz w:val="21"/>
          <w:szCs w:val="21"/>
        </w:rPr>
        <w:t xml:space="preserve"> &amp; </w:t>
      </w:r>
      <w:proofErr w:type="spellStart"/>
      <w:r w:rsidRPr="004F642F">
        <w:rPr>
          <w:rFonts w:ascii="Georgia" w:hAnsi="Georgia"/>
          <w:color w:val="000000" w:themeColor="text1"/>
          <w:sz w:val="21"/>
          <w:szCs w:val="21"/>
        </w:rPr>
        <w:t>Perlitz</w:t>
      </w:r>
      <w:proofErr w:type="spellEnd"/>
      <w:r w:rsidRPr="004F642F">
        <w:rPr>
          <w:rFonts w:ascii="Georgia" w:hAnsi="Georgia"/>
          <w:color w:val="000000" w:themeColor="text1"/>
          <w:sz w:val="21"/>
          <w:szCs w:val="21"/>
        </w:rPr>
        <w:t xml:space="preserve">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698327E2" w14:textId="77777777" w:rsidR="008728C4" w:rsidRPr="003B32CC" w:rsidRDefault="008728C4" w:rsidP="00E937C7">
      <w:pPr>
        <w:spacing w:line="259" w:lineRule="auto"/>
        <w:rPr>
          <w:rFonts w:ascii="Georgia" w:hAnsi="Georgia"/>
          <w:b/>
          <w:bCs/>
          <w:color w:val="000000" w:themeColor="text1"/>
          <w:sz w:val="21"/>
          <w:szCs w:val="21"/>
        </w:rPr>
      </w:pPr>
    </w:p>
    <w:p w14:paraId="56C030B1" w14:textId="1E33A17C" w:rsidR="0025576B" w:rsidRPr="003B32CC" w:rsidRDefault="003040FD"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 xml:space="preserve">Sigma Corporate Finance GmbH </w:t>
      </w:r>
    </w:p>
    <w:p w14:paraId="218E1FE6" w14:textId="10C6D6A4"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Sigma Corporate Finance GmbH </w:t>
      </w:r>
      <w:r w:rsidR="0025576B" w:rsidRPr="004F642F">
        <w:rPr>
          <w:rFonts w:ascii="Georgia" w:hAnsi="Georgia"/>
          <w:color w:val="000000" w:themeColor="text1"/>
          <w:sz w:val="21"/>
          <w:szCs w:val="21"/>
        </w:rPr>
        <w:t>scheint mir für ebendieses Praktikum ideal.</w:t>
      </w:r>
    </w:p>
    <w:p w14:paraId="37EF94F8" w14:textId="77777777" w:rsidR="00610A2D" w:rsidRPr="004F642F" w:rsidRDefault="00610A2D" w:rsidP="00E937C7">
      <w:pPr>
        <w:spacing w:line="259" w:lineRule="auto"/>
        <w:rPr>
          <w:rFonts w:ascii="Georgia" w:hAnsi="Georgia"/>
          <w:b/>
          <w:bCs/>
          <w:color w:val="000000" w:themeColor="text1"/>
          <w:sz w:val="21"/>
          <w:szCs w:val="21"/>
        </w:rPr>
      </w:pPr>
    </w:p>
    <w:p w14:paraId="5B5C63F2" w14:textId="3DC6E777" w:rsidR="0025576B" w:rsidRPr="004F642F" w:rsidRDefault="003040FD"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Saxenhammer</w:t>
      </w:r>
      <w:proofErr w:type="spellEnd"/>
      <w:r w:rsidRPr="004F642F">
        <w:rPr>
          <w:rFonts w:ascii="Georgia" w:hAnsi="Georgia"/>
          <w:b/>
          <w:bCs/>
          <w:color w:val="000000" w:themeColor="text1"/>
          <w:sz w:val="21"/>
          <w:szCs w:val="21"/>
          <w:lang w:val="en-US"/>
        </w:rPr>
        <w:t xml:space="preserve"> &amp; Co. Corporate Finance GmbH</w:t>
      </w:r>
    </w:p>
    <w:p w14:paraId="17039E5A" w14:textId="1DF9BCA5" w:rsidR="0025576B" w:rsidRPr="004F642F" w:rsidRDefault="008728C4" w:rsidP="00E937C7">
      <w:pPr>
        <w:spacing w:line="259" w:lineRule="auto"/>
        <w:rPr>
          <w:rFonts w:ascii="Georgia" w:hAnsi="Georgia"/>
          <w:b/>
          <w:bCs/>
          <w:color w:val="000000" w:themeColor="text1"/>
          <w:sz w:val="21"/>
          <w:szCs w:val="21"/>
        </w:rPr>
      </w:pPr>
      <w:proofErr w:type="spellStart"/>
      <w:r w:rsidRPr="003B32CC">
        <w:rPr>
          <w:rFonts w:ascii="Georgia" w:hAnsi="Georgia"/>
          <w:color w:val="000000" w:themeColor="text1"/>
          <w:sz w:val="21"/>
          <w:szCs w:val="21"/>
          <w:lang w:val="en-US"/>
        </w:rPr>
        <w:t>Saxenhammer</w:t>
      </w:r>
      <w:proofErr w:type="spellEnd"/>
      <w:r w:rsidRPr="003B32CC">
        <w:rPr>
          <w:rFonts w:ascii="Georgia" w:hAnsi="Georgia"/>
          <w:color w:val="000000" w:themeColor="text1"/>
          <w:sz w:val="21"/>
          <w:szCs w:val="21"/>
          <w:lang w:val="en-US"/>
        </w:rPr>
        <w:t xml:space="preserve"> &amp; Co. </w:t>
      </w:r>
      <w:r w:rsidRPr="004F642F">
        <w:rPr>
          <w:rFonts w:ascii="Georgia" w:hAnsi="Georgia"/>
          <w:color w:val="000000" w:themeColor="text1"/>
          <w:sz w:val="21"/>
          <w:szCs w:val="21"/>
        </w:rPr>
        <w:t>Corporate Finance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746A1FF9" w14:textId="77777777" w:rsidR="0025576B" w:rsidRPr="004F642F" w:rsidRDefault="0025576B" w:rsidP="00E937C7">
      <w:pPr>
        <w:spacing w:line="259" w:lineRule="auto"/>
        <w:rPr>
          <w:rFonts w:ascii="Georgia" w:hAnsi="Georgia"/>
          <w:b/>
          <w:bCs/>
          <w:color w:val="000000" w:themeColor="text1"/>
          <w:sz w:val="21"/>
          <w:szCs w:val="21"/>
        </w:rPr>
      </w:pPr>
    </w:p>
    <w:p w14:paraId="5160BBBC" w14:textId="12AA9CC5" w:rsidR="0025576B" w:rsidRPr="004F642F" w:rsidRDefault="00412EEC"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Rautenberg &amp; Company GmbH</w:t>
      </w:r>
    </w:p>
    <w:p w14:paraId="6227452C" w14:textId="4B13D5F6"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Rautenberg &amp; Company GmbH </w:t>
      </w:r>
      <w:r w:rsidR="0025576B" w:rsidRPr="004F642F">
        <w:rPr>
          <w:rFonts w:ascii="Georgia" w:hAnsi="Georgia"/>
          <w:color w:val="000000" w:themeColor="text1"/>
          <w:sz w:val="21"/>
          <w:szCs w:val="21"/>
        </w:rPr>
        <w:t>scheint mir für ebendieses Praktikum ideal.</w:t>
      </w:r>
    </w:p>
    <w:p w14:paraId="78EF6451" w14:textId="77777777" w:rsidR="00412EEC" w:rsidRPr="004F642F" w:rsidRDefault="00412EEC" w:rsidP="00E937C7">
      <w:pPr>
        <w:spacing w:line="259" w:lineRule="auto"/>
        <w:rPr>
          <w:rFonts w:ascii="Georgia" w:hAnsi="Georgia"/>
          <w:b/>
          <w:bCs/>
          <w:color w:val="000000" w:themeColor="text1"/>
          <w:sz w:val="21"/>
          <w:szCs w:val="21"/>
        </w:rPr>
      </w:pPr>
    </w:p>
    <w:p w14:paraId="333D911C" w14:textId="364CF18E" w:rsidR="0025576B" w:rsidRPr="003B32CC" w:rsidRDefault="00412EEC" w:rsidP="00E937C7">
      <w:pPr>
        <w:spacing w:line="259" w:lineRule="auto"/>
        <w:rPr>
          <w:rFonts w:ascii="Georgia" w:hAnsi="Georgia"/>
          <w:b/>
          <w:bCs/>
          <w:color w:val="000000" w:themeColor="text1"/>
          <w:sz w:val="21"/>
          <w:szCs w:val="21"/>
        </w:rPr>
      </w:pPr>
      <w:proofErr w:type="spellStart"/>
      <w:r w:rsidRPr="003B32CC">
        <w:rPr>
          <w:rFonts w:ascii="Georgia" w:hAnsi="Georgia"/>
          <w:b/>
          <w:bCs/>
          <w:color w:val="000000" w:themeColor="text1"/>
          <w:sz w:val="21"/>
          <w:szCs w:val="21"/>
        </w:rPr>
        <w:t>Radobank</w:t>
      </w:r>
      <w:proofErr w:type="spellEnd"/>
    </w:p>
    <w:p w14:paraId="52348A42" w14:textId="3030BDDF"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Radobank</w:t>
      </w:r>
      <w:proofErr w:type="spellEnd"/>
      <w:r w:rsidRPr="004F642F">
        <w:rPr>
          <w:rFonts w:ascii="Georgia" w:hAnsi="Georgia"/>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43C35982" w14:textId="77777777" w:rsidR="00412EEC" w:rsidRPr="004F642F" w:rsidRDefault="00412EEC" w:rsidP="00E937C7">
      <w:pPr>
        <w:spacing w:line="259" w:lineRule="auto"/>
        <w:rPr>
          <w:rFonts w:ascii="Georgia" w:hAnsi="Georgia"/>
          <w:b/>
          <w:bCs/>
          <w:color w:val="000000" w:themeColor="text1"/>
          <w:sz w:val="21"/>
          <w:szCs w:val="21"/>
        </w:rPr>
      </w:pPr>
    </w:p>
    <w:p w14:paraId="34350F9E" w14:textId="40DBB312" w:rsidR="0025576B" w:rsidRPr="004F642F" w:rsidRDefault="00412EEC"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One Square Advisors GmbH</w:t>
      </w:r>
    </w:p>
    <w:p w14:paraId="3E040920" w14:textId="7072EF37" w:rsidR="0025576B" w:rsidRPr="003B32CC" w:rsidRDefault="008728C4" w:rsidP="00E937C7">
      <w:pPr>
        <w:spacing w:line="259" w:lineRule="auto"/>
        <w:rPr>
          <w:rFonts w:ascii="Georgia" w:hAnsi="Georgia"/>
          <w:color w:val="000000" w:themeColor="text1"/>
          <w:sz w:val="21"/>
          <w:szCs w:val="21"/>
          <w:lang w:val="en-US"/>
        </w:rPr>
      </w:pPr>
      <w:r w:rsidRPr="003B32CC">
        <w:rPr>
          <w:rFonts w:ascii="Georgia" w:hAnsi="Georgia"/>
          <w:color w:val="000000" w:themeColor="text1"/>
          <w:sz w:val="21"/>
          <w:szCs w:val="21"/>
          <w:lang w:val="en-US"/>
        </w:rPr>
        <w:t xml:space="preserve">One Square Advisors GmbH </w:t>
      </w:r>
      <w:proofErr w:type="spellStart"/>
      <w:r w:rsidR="0025576B" w:rsidRPr="003B32CC">
        <w:rPr>
          <w:rFonts w:ascii="Georgia" w:hAnsi="Georgia"/>
          <w:color w:val="000000" w:themeColor="text1"/>
          <w:sz w:val="21"/>
          <w:szCs w:val="21"/>
          <w:lang w:val="en-US"/>
        </w:rPr>
        <w:t>scheint</w:t>
      </w:r>
      <w:proofErr w:type="spellEnd"/>
      <w:r w:rsidR="0025576B" w:rsidRPr="003B32CC">
        <w:rPr>
          <w:rFonts w:ascii="Georgia" w:hAnsi="Georgia"/>
          <w:color w:val="000000" w:themeColor="text1"/>
          <w:sz w:val="21"/>
          <w:szCs w:val="21"/>
          <w:lang w:val="en-US"/>
        </w:rPr>
        <w:t xml:space="preserve"> mir für </w:t>
      </w:r>
      <w:proofErr w:type="spellStart"/>
      <w:r w:rsidR="0025576B" w:rsidRPr="003B32CC">
        <w:rPr>
          <w:rFonts w:ascii="Georgia" w:hAnsi="Georgia"/>
          <w:color w:val="000000" w:themeColor="text1"/>
          <w:sz w:val="21"/>
          <w:szCs w:val="21"/>
          <w:lang w:val="en-US"/>
        </w:rPr>
        <w:t>ebendieses</w:t>
      </w:r>
      <w:proofErr w:type="spellEnd"/>
      <w:r w:rsidR="0025576B" w:rsidRPr="003B32CC">
        <w:rPr>
          <w:rFonts w:ascii="Georgia" w:hAnsi="Georgia"/>
          <w:color w:val="000000" w:themeColor="text1"/>
          <w:sz w:val="21"/>
          <w:szCs w:val="21"/>
          <w:lang w:val="en-US"/>
        </w:rPr>
        <w:t xml:space="preserve"> </w:t>
      </w:r>
      <w:proofErr w:type="spellStart"/>
      <w:r w:rsidR="0025576B" w:rsidRPr="003B32CC">
        <w:rPr>
          <w:rFonts w:ascii="Georgia" w:hAnsi="Georgia"/>
          <w:color w:val="000000" w:themeColor="text1"/>
          <w:sz w:val="21"/>
          <w:szCs w:val="21"/>
          <w:lang w:val="en-US"/>
        </w:rPr>
        <w:t>Praktikum</w:t>
      </w:r>
      <w:proofErr w:type="spellEnd"/>
      <w:r w:rsidR="0025576B" w:rsidRPr="003B32CC">
        <w:rPr>
          <w:rFonts w:ascii="Georgia" w:hAnsi="Georgia"/>
          <w:color w:val="000000" w:themeColor="text1"/>
          <w:sz w:val="21"/>
          <w:szCs w:val="21"/>
          <w:lang w:val="en-US"/>
        </w:rPr>
        <w:t xml:space="preserve"> ideal.</w:t>
      </w:r>
    </w:p>
    <w:p w14:paraId="766DC8E3" w14:textId="77777777" w:rsidR="00312313" w:rsidRPr="003B32CC" w:rsidRDefault="00312313" w:rsidP="00E937C7">
      <w:pPr>
        <w:spacing w:line="259" w:lineRule="auto"/>
        <w:rPr>
          <w:rFonts w:ascii="Georgia" w:hAnsi="Georgia"/>
          <w:color w:val="000000" w:themeColor="text1"/>
          <w:sz w:val="21"/>
          <w:szCs w:val="21"/>
          <w:lang w:val="en-US"/>
        </w:rPr>
      </w:pPr>
    </w:p>
    <w:p w14:paraId="3825669B" w14:textId="47719540" w:rsidR="0025576B" w:rsidRPr="004F642F" w:rsidRDefault="00412EEC" w:rsidP="00E937C7">
      <w:pPr>
        <w:spacing w:line="259" w:lineRule="auto"/>
        <w:rPr>
          <w:rFonts w:ascii="Georgia" w:hAnsi="Georgia"/>
          <w:b/>
          <w:bCs/>
          <w:color w:val="000000" w:themeColor="text1"/>
          <w:sz w:val="21"/>
          <w:szCs w:val="21"/>
          <w:lang w:val="en-US"/>
        </w:rPr>
      </w:pPr>
      <w:r w:rsidRPr="004F642F">
        <w:rPr>
          <w:rFonts w:ascii="Georgia" w:hAnsi="Georgia"/>
          <w:b/>
          <w:bCs/>
          <w:color w:val="000000" w:themeColor="text1"/>
          <w:sz w:val="21"/>
          <w:szCs w:val="21"/>
          <w:lang w:val="en-US"/>
        </w:rPr>
        <w:t>Network Corporate Finance GmbH &amp; Co. KG</w:t>
      </w:r>
    </w:p>
    <w:p w14:paraId="1B165CE8" w14:textId="53C631FA"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lang w:val="en-US"/>
        </w:rPr>
        <w:t xml:space="preserve">Network Corporate Finance GmbH &amp; Co. </w:t>
      </w:r>
      <w:r w:rsidRPr="004F642F">
        <w:rPr>
          <w:rFonts w:ascii="Georgia" w:hAnsi="Georgia"/>
          <w:color w:val="000000" w:themeColor="text1"/>
          <w:sz w:val="21"/>
          <w:szCs w:val="21"/>
        </w:rPr>
        <w:t xml:space="preserve">KG </w:t>
      </w:r>
      <w:r w:rsidR="0025576B" w:rsidRPr="004F642F">
        <w:rPr>
          <w:rFonts w:ascii="Georgia" w:hAnsi="Georgia"/>
          <w:color w:val="000000" w:themeColor="text1"/>
          <w:sz w:val="21"/>
          <w:szCs w:val="21"/>
        </w:rPr>
        <w:t>scheint mir für ebendieses Praktikum ideal.</w:t>
      </w:r>
    </w:p>
    <w:p w14:paraId="0055169A" w14:textId="77777777" w:rsidR="00412EEC" w:rsidRPr="004F642F" w:rsidRDefault="00412EEC" w:rsidP="00E937C7">
      <w:pPr>
        <w:spacing w:line="259" w:lineRule="auto"/>
        <w:rPr>
          <w:rFonts w:ascii="Georgia" w:hAnsi="Georgia"/>
          <w:b/>
          <w:bCs/>
          <w:color w:val="000000" w:themeColor="text1"/>
          <w:sz w:val="21"/>
          <w:szCs w:val="21"/>
        </w:rPr>
      </w:pPr>
    </w:p>
    <w:p w14:paraId="334ED880" w14:textId="6B779EAD" w:rsidR="0025576B" w:rsidRPr="003B32CC" w:rsidRDefault="00412EEC"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MDN Group GmbH</w:t>
      </w:r>
    </w:p>
    <w:p w14:paraId="5ADF7736" w14:textId="5B613F20"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MDN Group GmbH </w:t>
      </w:r>
      <w:r w:rsidR="0025576B" w:rsidRPr="004F642F">
        <w:rPr>
          <w:rFonts w:ascii="Georgia" w:hAnsi="Georgia"/>
          <w:color w:val="000000" w:themeColor="text1"/>
          <w:sz w:val="21"/>
          <w:szCs w:val="21"/>
        </w:rPr>
        <w:t>scheint mir für ebendieses Praktikum ideal.</w:t>
      </w:r>
    </w:p>
    <w:p w14:paraId="61D4F2E6" w14:textId="77777777" w:rsidR="00412EEC" w:rsidRPr="004F642F" w:rsidRDefault="00412EEC" w:rsidP="00E937C7">
      <w:pPr>
        <w:spacing w:line="259" w:lineRule="auto"/>
        <w:rPr>
          <w:rFonts w:ascii="Georgia" w:hAnsi="Georgia"/>
          <w:b/>
          <w:bCs/>
          <w:color w:val="000000" w:themeColor="text1"/>
          <w:sz w:val="21"/>
          <w:szCs w:val="21"/>
        </w:rPr>
      </w:pPr>
    </w:p>
    <w:p w14:paraId="328B1F61" w14:textId="670F384C" w:rsidR="0025576B" w:rsidRPr="004F642F" w:rsidRDefault="00412EEC" w:rsidP="00E937C7">
      <w:pPr>
        <w:spacing w:line="259" w:lineRule="auto"/>
        <w:rPr>
          <w:rFonts w:ascii="Georgia" w:hAnsi="Georgia"/>
          <w:b/>
          <w:bCs/>
          <w:color w:val="000000" w:themeColor="text1"/>
          <w:sz w:val="21"/>
          <w:szCs w:val="21"/>
        </w:rPr>
      </w:pPr>
      <w:proofErr w:type="spellStart"/>
      <w:r w:rsidRPr="004F642F">
        <w:rPr>
          <w:rFonts w:ascii="Georgia" w:hAnsi="Georgia"/>
          <w:b/>
          <w:bCs/>
          <w:color w:val="000000" w:themeColor="text1"/>
          <w:sz w:val="21"/>
          <w:szCs w:val="21"/>
          <w:lang w:val="en-US"/>
        </w:rPr>
        <w:t>M.</w:t>
      </w:r>
      <w:proofErr w:type="gramStart"/>
      <w:r w:rsidRPr="004F642F">
        <w:rPr>
          <w:rFonts w:ascii="Georgia" w:hAnsi="Georgia"/>
          <w:b/>
          <w:bCs/>
          <w:color w:val="000000" w:themeColor="text1"/>
          <w:sz w:val="21"/>
          <w:szCs w:val="21"/>
          <w:lang w:val="en-US"/>
        </w:rPr>
        <w:t>M.Warburg</w:t>
      </w:r>
      <w:proofErr w:type="spellEnd"/>
      <w:proofErr w:type="gramEnd"/>
      <w:r w:rsidRPr="004F642F">
        <w:rPr>
          <w:rFonts w:ascii="Georgia" w:hAnsi="Georgia"/>
          <w:b/>
          <w:bCs/>
          <w:color w:val="000000" w:themeColor="text1"/>
          <w:sz w:val="21"/>
          <w:szCs w:val="21"/>
          <w:lang w:val="en-US"/>
        </w:rPr>
        <w:t xml:space="preserve"> &amp; CO (AG &amp; Co.) </w:t>
      </w:r>
      <w:r w:rsidRPr="004F642F">
        <w:rPr>
          <w:rFonts w:ascii="Georgia" w:hAnsi="Georgia"/>
          <w:b/>
          <w:bCs/>
          <w:color w:val="000000" w:themeColor="text1"/>
          <w:sz w:val="21"/>
          <w:szCs w:val="21"/>
        </w:rPr>
        <w:t>Kommanditgesellschaft auf Aktien</w:t>
      </w:r>
    </w:p>
    <w:p w14:paraId="0AD8DEAF" w14:textId="3FFE26FB" w:rsidR="0025576B" w:rsidRPr="004F642F" w:rsidRDefault="008728C4" w:rsidP="00E937C7">
      <w:pPr>
        <w:spacing w:line="259" w:lineRule="auto"/>
        <w:rPr>
          <w:rFonts w:ascii="Georgia" w:hAnsi="Georgia"/>
          <w:color w:val="000000" w:themeColor="text1"/>
          <w:sz w:val="21"/>
          <w:szCs w:val="21"/>
        </w:rPr>
      </w:pPr>
      <w:proofErr w:type="spellStart"/>
      <w:r w:rsidRPr="004F642F">
        <w:rPr>
          <w:rFonts w:ascii="Georgia" w:hAnsi="Georgia"/>
          <w:color w:val="000000" w:themeColor="text1"/>
          <w:sz w:val="21"/>
          <w:szCs w:val="21"/>
          <w:lang w:val="en-US"/>
        </w:rPr>
        <w:t>M.</w:t>
      </w:r>
      <w:proofErr w:type="gramStart"/>
      <w:r w:rsidRPr="004F642F">
        <w:rPr>
          <w:rFonts w:ascii="Georgia" w:hAnsi="Georgia"/>
          <w:color w:val="000000" w:themeColor="text1"/>
          <w:sz w:val="21"/>
          <w:szCs w:val="21"/>
          <w:lang w:val="en-US"/>
        </w:rPr>
        <w:t>M.Warburg</w:t>
      </w:r>
      <w:proofErr w:type="spellEnd"/>
      <w:proofErr w:type="gramEnd"/>
      <w:r w:rsidRPr="004F642F">
        <w:rPr>
          <w:rFonts w:ascii="Georgia" w:hAnsi="Georgia"/>
          <w:color w:val="000000" w:themeColor="text1"/>
          <w:sz w:val="21"/>
          <w:szCs w:val="21"/>
          <w:lang w:val="en-US"/>
        </w:rPr>
        <w:t xml:space="preserve"> &amp; CO (AG &amp; Co.) </w:t>
      </w:r>
      <w:r w:rsidRPr="004F642F">
        <w:rPr>
          <w:rFonts w:ascii="Georgia" w:hAnsi="Georgia"/>
          <w:color w:val="000000" w:themeColor="text1"/>
          <w:sz w:val="21"/>
          <w:szCs w:val="21"/>
        </w:rPr>
        <w:t xml:space="preserve">Kommanditgesellschaft auf Aktien </w:t>
      </w:r>
      <w:r w:rsidR="0025576B" w:rsidRPr="004F642F">
        <w:rPr>
          <w:rFonts w:ascii="Georgia" w:hAnsi="Georgia"/>
          <w:color w:val="000000" w:themeColor="text1"/>
          <w:sz w:val="21"/>
          <w:szCs w:val="21"/>
        </w:rPr>
        <w:t>scheint mir für ebendieses Praktikum ideal.</w:t>
      </w:r>
      <w:r w:rsidR="003D7C3F">
        <w:rPr>
          <w:rFonts w:ascii="Georgia" w:hAnsi="Georgia"/>
          <w:color w:val="000000" w:themeColor="text1"/>
          <w:sz w:val="21"/>
          <w:szCs w:val="21"/>
        </w:rPr>
        <w:t xml:space="preserve"> Vor a</w:t>
      </w:r>
    </w:p>
    <w:p w14:paraId="534DE2E5" w14:textId="77777777" w:rsidR="00412EEC" w:rsidRPr="004F642F" w:rsidRDefault="00412EEC" w:rsidP="00E937C7">
      <w:pPr>
        <w:spacing w:line="259" w:lineRule="auto"/>
        <w:rPr>
          <w:rFonts w:ascii="Georgia" w:hAnsi="Georgia"/>
          <w:b/>
          <w:bCs/>
          <w:color w:val="000000" w:themeColor="text1"/>
          <w:sz w:val="21"/>
          <w:szCs w:val="21"/>
        </w:rPr>
      </w:pPr>
    </w:p>
    <w:p w14:paraId="67545DD3" w14:textId="77777777" w:rsidR="00412EEC" w:rsidRPr="004F642F" w:rsidRDefault="00412EEC"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Livingstone Partners GmbH</w:t>
      </w:r>
    </w:p>
    <w:p w14:paraId="36B04D9B" w14:textId="4378AFB9"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Livingstone Partners GmbH </w:t>
      </w:r>
      <w:r w:rsidR="0025576B" w:rsidRPr="004F642F">
        <w:rPr>
          <w:rFonts w:ascii="Georgia" w:hAnsi="Georgia"/>
          <w:color w:val="000000" w:themeColor="text1"/>
          <w:sz w:val="21"/>
          <w:szCs w:val="21"/>
        </w:rPr>
        <w:t>scheint mir für ebendieses Praktikum ideal.</w:t>
      </w:r>
      <w:r w:rsidR="001A71D4" w:rsidRPr="004F642F">
        <w:rPr>
          <w:rFonts w:ascii="Georgia" w:hAnsi="Georgia"/>
          <w:color w:val="000000" w:themeColor="text1"/>
          <w:sz w:val="21"/>
          <w:szCs w:val="21"/>
        </w:rPr>
        <w:t xml:space="preserve"> Gerade </w:t>
      </w:r>
      <w:r w:rsidR="002033CF" w:rsidRPr="004F642F">
        <w:rPr>
          <w:rFonts w:ascii="Georgia" w:hAnsi="Georgia"/>
          <w:color w:val="000000" w:themeColor="text1"/>
          <w:sz w:val="21"/>
          <w:szCs w:val="21"/>
        </w:rPr>
        <w:t xml:space="preserve">Ihre Spezialisierung auf fünf hochspannende Sektoren, gepaart mit Ihrer ausgeprägten Internationalität, spricht mich besonders an. Daneben überzeugt mich die ausgesprochene Professionalität Ihrer Arbeit, welche aus zahlreichen erfolgreichen Transaktionen – wie </w:t>
      </w:r>
      <w:r w:rsidR="004F642F">
        <w:rPr>
          <w:rFonts w:ascii="Georgia" w:hAnsi="Georgia"/>
          <w:color w:val="000000" w:themeColor="text1"/>
          <w:sz w:val="21"/>
          <w:szCs w:val="21"/>
        </w:rPr>
        <w:t xml:space="preserve">der Veräußerung der Gelenk- und Spurklinik Rhein/Ruhr an Ortivity </w:t>
      </w:r>
      <w:r w:rsidR="00BE00AE">
        <w:rPr>
          <w:rFonts w:ascii="Georgia" w:hAnsi="Georgia"/>
          <w:color w:val="000000" w:themeColor="text1"/>
          <w:sz w:val="21"/>
          <w:szCs w:val="21"/>
        </w:rPr>
        <w:t>–</w:t>
      </w:r>
      <w:r w:rsidR="004F642F">
        <w:rPr>
          <w:rFonts w:ascii="Georgia" w:hAnsi="Georgia"/>
          <w:color w:val="000000" w:themeColor="text1"/>
          <w:sz w:val="21"/>
          <w:szCs w:val="21"/>
        </w:rPr>
        <w:t xml:space="preserve"> </w:t>
      </w:r>
      <w:r w:rsidR="00BE00AE">
        <w:rPr>
          <w:rFonts w:ascii="Georgia" w:hAnsi="Georgia"/>
          <w:color w:val="000000" w:themeColor="text1"/>
          <w:sz w:val="21"/>
          <w:szCs w:val="21"/>
        </w:rPr>
        <w:t>und einem Transaktionsvolumen von über 18 Mrd. Euro hervorgeht. Neben Ihrer geschäftlichen Exzellenz, brillieren Sie auch durch ehrbare Werte, die ich vollständig unterstütze; demnach sind die meine favorisierte Wahl für ein Praktikum.</w:t>
      </w:r>
    </w:p>
    <w:p w14:paraId="00E69D58" w14:textId="77777777" w:rsidR="00412EEC" w:rsidRPr="004F642F" w:rsidRDefault="00412EEC" w:rsidP="00E937C7">
      <w:pPr>
        <w:spacing w:line="259" w:lineRule="auto"/>
        <w:rPr>
          <w:rFonts w:ascii="Georgia" w:hAnsi="Georgia"/>
          <w:b/>
          <w:bCs/>
          <w:color w:val="000000" w:themeColor="text1"/>
          <w:sz w:val="21"/>
          <w:szCs w:val="21"/>
        </w:rPr>
      </w:pPr>
    </w:p>
    <w:p w14:paraId="1B7E13AA" w14:textId="4DEFB990" w:rsidR="0025576B" w:rsidRPr="003B32CC" w:rsidRDefault="00A84D54"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IEG (Deutschland) GmbH</w:t>
      </w:r>
    </w:p>
    <w:p w14:paraId="7CCAFAC1" w14:textId="287E0B10" w:rsidR="0025576B" w:rsidRPr="004F642F" w:rsidRDefault="008728C4"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IEG (Deutschland) GmbH </w:t>
      </w:r>
      <w:r w:rsidR="0025576B" w:rsidRPr="004F642F">
        <w:rPr>
          <w:rFonts w:ascii="Georgia" w:hAnsi="Georgia"/>
          <w:color w:val="000000" w:themeColor="text1"/>
          <w:sz w:val="21"/>
          <w:szCs w:val="21"/>
        </w:rPr>
        <w:t>scheint mir für ebendieses Praktikum ideal.</w:t>
      </w:r>
    </w:p>
    <w:p w14:paraId="32FD4992" w14:textId="77777777" w:rsidR="00A84D54" w:rsidRPr="004F642F" w:rsidRDefault="00A84D54" w:rsidP="00E937C7">
      <w:pPr>
        <w:spacing w:line="259" w:lineRule="auto"/>
        <w:rPr>
          <w:rFonts w:ascii="Georgia" w:hAnsi="Georgia"/>
          <w:color w:val="000000" w:themeColor="text1"/>
          <w:sz w:val="21"/>
          <w:szCs w:val="21"/>
        </w:rPr>
      </w:pPr>
    </w:p>
    <w:p w14:paraId="5F4EC761" w14:textId="00AEB01E" w:rsidR="0025576B" w:rsidRPr="003B32CC" w:rsidRDefault="00A84D54"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FCF Fox Corporate Finance GmbH</w:t>
      </w:r>
    </w:p>
    <w:p w14:paraId="7B5D483A" w14:textId="1A74C446"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FCF Fox Corporate Finance GmbH </w:t>
      </w:r>
      <w:r w:rsidR="0025576B" w:rsidRPr="004F642F">
        <w:rPr>
          <w:rFonts w:ascii="Georgia" w:hAnsi="Georgia"/>
          <w:color w:val="000000" w:themeColor="text1"/>
          <w:sz w:val="21"/>
          <w:szCs w:val="21"/>
        </w:rPr>
        <w:t>scheint mir für ebendieses Praktikum ideal.</w:t>
      </w:r>
    </w:p>
    <w:p w14:paraId="06D10F50" w14:textId="77777777" w:rsidR="00A84D54" w:rsidRPr="004F642F" w:rsidRDefault="00A84D54" w:rsidP="00E937C7">
      <w:pPr>
        <w:spacing w:line="259" w:lineRule="auto"/>
        <w:rPr>
          <w:rFonts w:ascii="Georgia" w:hAnsi="Georgia"/>
          <w:b/>
          <w:bCs/>
          <w:color w:val="000000" w:themeColor="text1"/>
          <w:sz w:val="21"/>
          <w:szCs w:val="21"/>
        </w:rPr>
      </w:pPr>
    </w:p>
    <w:p w14:paraId="50C016DB" w14:textId="48A72A77" w:rsidR="0025576B" w:rsidRPr="003B32CC" w:rsidRDefault="00A84D54"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 xml:space="preserve">Pava </w:t>
      </w:r>
      <w:proofErr w:type="spellStart"/>
      <w:r w:rsidRPr="003B32CC">
        <w:rPr>
          <w:rFonts w:ascii="Georgia" w:hAnsi="Georgia"/>
          <w:b/>
          <w:bCs/>
          <w:color w:val="000000" w:themeColor="text1"/>
          <w:sz w:val="21"/>
          <w:szCs w:val="21"/>
        </w:rPr>
        <w:t>PartnersGermany</w:t>
      </w:r>
      <w:proofErr w:type="spellEnd"/>
      <w:r w:rsidRPr="003B32CC">
        <w:rPr>
          <w:rFonts w:ascii="Georgia" w:hAnsi="Georgia"/>
          <w:b/>
          <w:bCs/>
          <w:color w:val="000000" w:themeColor="text1"/>
          <w:sz w:val="21"/>
          <w:szCs w:val="21"/>
        </w:rPr>
        <w:t xml:space="preserve"> AG</w:t>
      </w:r>
    </w:p>
    <w:p w14:paraId="653567EE" w14:textId="2B940BD8"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Pava </w:t>
      </w:r>
      <w:proofErr w:type="spellStart"/>
      <w:r w:rsidRPr="004F642F">
        <w:rPr>
          <w:rFonts w:ascii="Georgia" w:hAnsi="Georgia"/>
          <w:color w:val="000000" w:themeColor="text1"/>
          <w:sz w:val="21"/>
          <w:szCs w:val="21"/>
        </w:rPr>
        <w:t>PartnersGermany</w:t>
      </w:r>
      <w:proofErr w:type="spellEnd"/>
      <w:r w:rsidRPr="004F642F">
        <w:rPr>
          <w:rFonts w:ascii="Georgia" w:hAnsi="Georgia"/>
          <w:color w:val="000000" w:themeColor="text1"/>
          <w:sz w:val="21"/>
          <w:szCs w:val="21"/>
        </w:rPr>
        <w:t xml:space="preserve"> AG </w:t>
      </w:r>
      <w:r w:rsidR="0025576B" w:rsidRPr="004F642F">
        <w:rPr>
          <w:rFonts w:ascii="Georgia" w:hAnsi="Georgia"/>
          <w:color w:val="000000" w:themeColor="text1"/>
          <w:sz w:val="21"/>
          <w:szCs w:val="21"/>
        </w:rPr>
        <w:t>scheint mir für ebendieses Praktikum ideal.</w:t>
      </w:r>
      <w:r w:rsidR="004F642F">
        <w:rPr>
          <w:rFonts w:ascii="Georgia" w:hAnsi="Georgia"/>
          <w:color w:val="000000" w:themeColor="text1"/>
          <w:sz w:val="21"/>
          <w:szCs w:val="21"/>
        </w:rPr>
        <w:t xml:space="preserve"> </w:t>
      </w:r>
    </w:p>
    <w:p w14:paraId="7611537A" w14:textId="77777777" w:rsidR="00A84D54" w:rsidRPr="004F642F" w:rsidRDefault="00A84D54" w:rsidP="00E937C7">
      <w:pPr>
        <w:spacing w:line="259" w:lineRule="auto"/>
        <w:rPr>
          <w:rFonts w:ascii="Georgia" w:hAnsi="Georgia"/>
          <w:b/>
          <w:bCs/>
          <w:color w:val="000000" w:themeColor="text1"/>
          <w:sz w:val="21"/>
          <w:szCs w:val="21"/>
        </w:rPr>
      </w:pPr>
    </w:p>
    <w:p w14:paraId="20026F80" w14:textId="50150095" w:rsidR="0025576B" w:rsidRPr="004F642F" w:rsidRDefault="00A84D54"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cf:M</w:t>
      </w:r>
      <w:proofErr w:type="spellEnd"/>
      <w:r w:rsidRPr="004F642F">
        <w:rPr>
          <w:rFonts w:ascii="Georgia" w:hAnsi="Georgia"/>
          <w:b/>
          <w:bCs/>
          <w:color w:val="000000" w:themeColor="text1"/>
          <w:sz w:val="21"/>
          <w:szCs w:val="21"/>
          <w:lang w:val="en-US"/>
        </w:rPr>
        <w:t xml:space="preserve"> GmbH | corporate finance MITTELSTAND</w:t>
      </w:r>
    </w:p>
    <w:p w14:paraId="71C3D893" w14:textId="49BB58A1"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cf:M</w:t>
      </w:r>
      <w:proofErr w:type="spellEnd"/>
      <w:r w:rsidRPr="004F642F">
        <w:rPr>
          <w:rFonts w:ascii="Georgia" w:hAnsi="Georgia"/>
          <w:color w:val="000000" w:themeColor="text1"/>
          <w:sz w:val="21"/>
          <w:szCs w:val="21"/>
        </w:rPr>
        <w:t xml:space="preserve"> GmbH | </w:t>
      </w:r>
      <w:proofErr w:type="spellStart"/>
      <w:r w:rsidRPr="004F642F">
        <w:rPr>
          <w:rFonts w:ascii="Georgia" w:hAnsi="Georgia"/>
          <w:color w:val="000000" w:themeColor="text1"/>
          <w:sz w:val="21"/>
          <w:szCs w:val="21"/>
        </w:rPr>
        <w:t>corporate</w:t>
      </w:r>
      <w:proofErr w:type="spellEnd"/>
      <w:r w:rsidRPr="004F642F">
        <w:rPr>
          <w:rFonts w:ascii="Georgia" w:hAnsi="Georgia"/>
          <w:color w:val="000000" w:themeColor="text1"/>
          <w:sz w:val="21"/>
          <w:szCs w:val="21"/>
        </w:rPr>
        <w:t xml:space="preserve"> </w:t>
      </w:r>
      <w:proofErr w:type="spellStart"/>
      <w:r w:rsidRPr="004F642F">
        <w:rPr>
          <w:rFonts w:ascii="Georgia" w:hAnsi="Georgia"/>
          <w:color w:val="000000" w:themeColor="text1"/>
          <w:sz w:val="21"/>
          <w:szCs w:val="21"/>
        </w:rPr>
        <w:t>finance</w:t>
      </w:r>
      <w:proofErr w:type="spellEnd"/>
      <w:r w:rsidRPr="004F642F">
        <w:rPr>
          <w:rFonts w:ascii="Georgia" w:hAnsi="Georgia"/>
          <w:color w:val="000000" w:themeColor="text1"/>
          <w:sz w:val="21"/>
          <w:szCs w:val="21"/>
        </w:rPr>
        <w:t xml:space="preserve"> MITTELSTAND </w:t>
      </w:r>
      <w:r w:rsidR="0025576B" w:rsidRPr="004F642F">
        <w:rPr>
          <w:rFonts w:ascii="Georgia" w:hAnsi="Georgia"/>
          <w:color w:val="000000" w:themeColor="text1"/>
          <w:sz w:val="21"/>
          <w:szCs w:val="21"/>
        </w:rPr>
        <w:t>scheint mir für ebendieses Praktikum ideal.</w:t>
      </w:r>
      <w:r w:rsidR="00350603" w:rsidRPr="004F642F">
        <w:rPr>
          <w:rFonts w:ascii="Georgia" w:hAnsi="Georgia"/>
          <w:color w:val="000000" w:themeColor="text1"/>
          <w:sz w:val="21"/>
          <w:szCs w:val="21"/>
        </w:rPr>
        <w:t xml:space="preserve"> Gerade Ihre Spezialisierung auf den deutschen Mittelstand spricht mich an, da mir die Diversität der hochspannenden Aufträge gut gefällt und mich selbst intrinsisch schon seit längerer Zeit damit auseinandersetze. Zudem stehe </w:t>
      </w:r>
      <w:r w:rsidR="001A71D4" w:rsidRPr="004F642F">
        <w:rPr>
          <w:rFonts w:ascii="Georgia" w:hAnsi="Georgia"/>
          <w:color w:val="000000" w:themeColor="text1"/>
          <w:sz w:val="21"/>
          <w:szCs w:val="21"/>
        </w:rPr>
        <w:t xml:space="preserve">ich </w:t>
      </w:r>
      <w:r w:rsidR="00350603" w:rsidRPr="004F642F">
        <w:rPr>
          <w:rFonts w:ascii="Georgia" w:hAnsi="Georgia"/>
          <w:color w:val="000000" w:themeColor="text1"/>
          <w:sz w:val="21"/>
          <w:szCs w:val="21"/>
        </w:rPr>
        <w:t>vollends hinter den von Ihnen vertretenden Werten und schätze die Exzellenz Ihrer Arbeit seh</w:t>
      </w:r>
      <w:r w:rsidR="001A71D4" w:rsidRPr="004F642F">
        <w:rPr>
          <w:rFonts w:ascii="Georgia" w:hAnsi="Georgia"/>
          <w:color w:val="000000" w:themeColor="text1"/>
          <w:sz w:val="21"/>
          <w:szCs w:val="21"/>
        </w:rPr>
        <w:t>r, welche schnell aus den erfolgreichen Transaktionen und dem guten Renommee hervorgeht; somit sind Sie meine favorisierte Wahl für ein Praktikum.</w:t>
      </w:r>
    </w:p>
    <w:p w14:paraId="0D16A5AA" w14:textId="77777777" w:rsidR="00A84D54" w:rsidRPr="004F642F" w:rsidRDefault="00A84D54" w:rsidP="00E937C7">
      <w:pPr>
        <w:spacing w:line="259" w:lineRule="auto"/>
        <w:rPr>
          <w:rFonts w:ascii="Georgia" w:hAnsi="Georgia"/>
          <w:b/>
          <w:bCs/>
          <w:color w:val="000000" w:themeColor="text1"/>
          <w:sz w:val="21"/>
          <w:szCs w:val="21"/>
        </w:rPr>
      </w:pPr>
    </w:p>
    <w:p w14:paraId="3AB6A6EE" w14:textId="7763A357" w:rsidR="00A84D54" w:rsidRPr="003B32CC" w:rsidRDefault="00A84D54"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Carl Finance GmbH</w:t>
      </w:r>
    </w:p>
    <w:p w14:paraId="626A8D04" w14:textId="3E4400E4" w:rsidR="00A84D54" w:rsidRPr="004F642F" w:rsidRDefault="004F642F"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Carl Finance GmbH scheint mir für ebendieses Praktikum ideal.</w:t>
      </w:r>
    </w:p>
    <w:p w14:paraId="0F558997" w14:textId="77777777" w:rsidR="004F642F" w:rsidRPr="004F642F" w:rsidRDefault="004F642F" w:rsidP="00E937C7">
      <w:pPr>
        <w:spacing w:line="259" w:lineRule="auto"/>
        <w:rPr>
          <w:rFonts w:ascii="Georgia" w:hAnsi="Georgia"/>
          <w:color w:val="000000" w:themeColor="text1"/>
          <w:sz w:val="21"/>
          <w:szCs w:val="21"/>
        </w:rPr>
      </w:pPr>
    </w:p>
    <w:p w14:paraId="10FF68B9" w14:textId="50C421E7" w:rsidR="00A84D54" w:rsidRPr="003B32CC" w:rsidRDefault="00A84D54"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 xml:space="preserve">Van </w:t>
      </w:r>
      <w:proofErr w:type="spellStart"/>
      <w:r w:rsidRPr="003B32CC">
        <w:rPr>
          <w:rFonts w:ascii="Georgia" w:hAnsi="Georgia"/>
          <w:b/>
          <w:bCs/>
          <w:color w:val="000000" w:themeColor="text1"/>
          <w:sz w:val="21"/>
          <w:szCs w:val="21"/>
        </w:rPr>
        <w:t>Lanschot</w:t>
      </w:r>
      <w:proofErr w:type="spellEnd"/>
      <w:r w:rsidRPr="003B32CC">
        <w:rPr>
          <w:rFonts w:ascii="Georgia" w:hAnsi="Georgia"/>
          <w:b/>
          <w:bCs/>
          <w:color w:val="000000" w:themeColor="text1"/>
          <w:sz w:val="21"/>
          <w:szCs w:val="21"/>
        </w:rPr>
        <w:t xml:space="preserve"> Kempen</w:t>
      </w:r>
    </w:p>
    <w:p w14:paraId="23E45480" w14:textId="2F89AC55"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Van </w:t>
      </w:r>
      <w:proofErr w:type="spellStart"/>
      <w:r w:rsidRPr="004F642F">
        <w:rPr>
          <w:rFonts w:ascii="Georgia" w:hAnsi="Georgia"/>
          <w:color w:val="000000" w:themeColor="text1"/>
          <w:sz w:val="21"/>
          <w:szCs w:val="21"/>
        </w:rPr>
        <w:t>Lanschot</w:t>
      </w:r>
      <w:proofErr w:type="spellEnd"/>
      <w:r w:rsidRPr="004F642F">
        <w:rPr>
          <w:rFonts w:ascii="Georgia" w:hAnsi="Georgia"/>
          <w:color w:val="000000" w:themeColor="text1"/>
          <w:sz w:val="21"/>
          <w:szCs w:val="21"/>
        </w:rPr>
        <w:t xml:space="preserve"> Kempen </w:t>
      </w:r>
      <w:r w:rsidR="0025576B" w:rsidRPr="004F642F">
        <w:rPr>
          <w:rFonts w:ascii="Georgia" w:hAnsi="Georgia"/>
          <w:color w:val="000000" w:themeColor="text1"/>
          <w:sz w:val="21"/>
          <w:szCs w:val="21"/>
        </w:rPr>
        <w:t>scheint mir für ebendieses Praktikum ideal.</w:t>
      </w:r>
    </w:p>
    <w:p w14:paraId="0662DE78" w14:textId="77777777" w:rsidR="006C1418" w:rsidRPr="004F642F" w:rsidRDefault="006C1418" w:rsidP="00E937C7">
      <w:pPr>
        <w:spacing w:line="259" w:lineRule="auto"/>
        <w:rPr>
          <w:rFonts w:ascii="Georgia" w:hAnsi="Georgia"/>
          <w:b/>
          <w:bCs/>
          <w:color w:val="000000" w:themeColor="text1"/>
          <w:sz w:val="21"/>
          <w:szCs w:val="21"/>
        </w:rPr>
      </w:pPr>
    </w:p>
    <w:p w14:paraId="254B3582" w14:textId="49AD5A38" w:rsidR="006C1418" w:rsidRPr="003B32CC" w:rsidRDefault="006C1418" w:rsidP="00E937C7">
      <w:pPr>
        <w:spacing w:line="259" w:lineRule="auto"/>
        <w:rPr>
          <w:rFonts w:ascii="Georgia" w:hAnsi="Georgia"/>
          <w:b/>
          <w:bCs/>
          <w:color w:val="000000" w:themeColor="text1"/>
          <w:sz w:val="21"/>
          <w:szCs w:val="21"/>
        </w:rPr>
      </w:pPr>
      <w:proofErr w:type="spellStart"/>
      <w:r w:rsidRPr="003B32CC">
        <w:rPr>
          <w:rFonts w:ascii="Georgia" w:hAnsi="Georgia"/>
          <w:b/>
          <w:bCs/>
          <w:color w:val="000000" w:themeColor="text1"/>
          <w:sz w:val="21"/>
          <w:szCs w:val="21"/>
        </w:rPr>
        <w:t>Peryton</w:t>
      </w:r>
      <w:proofErr w:type="spellEnd"/>
      <w:r w:rsidRPr="003B32CC">
        <w:rPr>
          <w:rFonts w:ascii="Georgia" w:hAnsi="Georgia"/>
          <w:b/>
          <w:bCs/>
          <w:color w:val="000000" w:themeColor="text1"/>
          <w:sz w:val="21"/>
          <w:szCs w:val="21"/>
        </w:rPr>
        <w:t xml:space="preserve"> Advisory GmbH</w:t>
      </w:r>
    </w:p>
    <w:p w14:paraId="65087FF9" w14:textId="583A950E" w:rsidR="006C1418"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Peryton</w:t>
      </w:r>
      <w:proofErr w:type="spellEnd"/>
      <w:r w:rsidRPr="004F642F">
        <w:rPr>
          <w:rFonts w:ascii="Georgia" w:hAnsi="Georgia"/>
          <w:color w:val="000000" w:themeColor="text1"/>
          <w:sz w:val="21"/>
          <w:szCs w:val="21"/>
        </w:rPr>
        <w:t xml:space="preserve"> Advisory GmbH </w:t>
      </w:r>
      <w:r w:rsidR="0025576B" w:rsidRPr="004F642F">
        <w:rPr>
          <w:rFonts w:ascii="Georgia" w:hAnsi="Georgia"/>
          <w:color w:val="000000" w:themeColor="text1"/>
          <w:sz w:val="21"/>
          <w:szCs w:val="21"/>
        </w:rPr>
        <w:t>scheint mir für ebendieses Praktikum ideal.</w:t>
      </w:r>
      <w:r w:rsidR="00F028CC" w:rsidRPr="004F642F">
        <w:rPr>
          <w:rFonts w:ascii="Georgia" w:hAnsi="Georgia"/>
          <w:color w:val="000000" w:themeColor="text1"/>
          <w:sz w:val="21"/>
          <w:szCs w:val="21"/>
        </w:rPr>
        <w:t xml:space="preserve"> Besonders beeindruckt war ich von Ihrer Quote</w:t>
      </w:r>
      <w:r w:rsidR="002814C7" w:rsidRPr="004F642F">
        <w:rPr>
          <w:rFonts w:ascii="Georgia" w:hAnsi="Georgia"/>
          <w:color w:val="000000" w:themeColor="text1"/>
          <w:sz w:val="21"/>
          <w:szCs w:val="21"/>
        </w:rPr>
        <w:t>: B</w:t>
      </w:r>
      <w:r w:rsidR="00F028CC" w:rsidRPr="004F642F">
        <w:rPr>
          <w:rFonts w:ascii="Georgia" w:hAnsi="Georgia"/>
          <w:color w:val="000000" w:themeColor="text1"/>
          <w:sz w:val="21"/>
          <w:szCs w:val="21"/>
        </w:rPr>
        <w:t xml:space="preserve">ereits über 100 erfolgreich abgeschlossenen Transaktionen und </w:t>
      </w:r>
      <w:r w:rsidR="002814C7" w:rsidRPr="004F642F">
        <w:rPr>
          <w:rFonts w:ascii="Georgia" w:hAnsi="Georgia"/>
          <w:color w:val="000000" w:themeColor="text1"/>
          <w:sz w:val="21"/>
          <w:szCs w:val="21"/>
        </w:rPr>
        <w:t xml:space="preserve">ein </w:t>
      </w:r>
      <w:r w:rsidR="00F028CC" w:rsidRPr="004F642F">
        <w:rPr>
          <w:rFonts w:ascii="Georgia" w:hAnsi="Georgia"/>
          <w:color w:val="000000" w:themeColor="text1"/>
          <w:sz w:val="21"/>
          <w:szCs w:val="21"/>
        </w:rPr>
        <w:t>Transaktionsvolumen von mehr als 100 Mrd. Euro</w:t>
      </w:r>
      <w:r w:rsidR="00AE3117" w:rsidRPr="004F642F">
        <w:rPr>
          <w:rFonts w:ascii="Georgia" w:hAnsi="Georgia"/>
          <w:color w:val="000000" w:themeColor="text1"/>
          <w:sz w:val="21"/>
          <w:szCs w:val="21"/>
        </w:rPr>
        <w:t xml:space="preserve"> bei einer </w:t>
      </w:r>
      <w:r w:rsidR="00F028CC" w:rsidRPr="004F642F">
        <w:rPr>
          <w:rFonts w:ascii="Georgia" w:hAnsi="Georgia"/>
          <w:color w:val="000000" w:themeColor="text1"/>
          <w:sz w:val="21"/>
          <w:szCs w:val="21"/>
        </w:rPr>
        <w:t>Gründung</w:t>
      </w:r>
      <w:r w:rsidR="00AE3117" w:rsidRPr="004F642F">
        <w:rPr>
          <w:rFonts w:ascii="Georgia" w:hAnsi="Georgia"/>
          <w:color w:val="000000" w:themeColor="text1"/>
          <w:sz w:val="21"/>
          <w:szCs w:val="21"/>
        </w:rPr>
        <w:t>, die</w:t>
      </w:r>
      <w:r w:rsidR="00F028CC" w:rsidRPr="004F642F">
        <w:rPr>
          <w:rFonts w:ascii="Georgia" w:hAnsi="Georgia"/>
          <w:color w:val="000000" w:themeColor="text1"/>
          <w:sz w:val="21"/>
          <w:szCs w:val="21"/>
        </w:rPr>
        <w:t xml:space="preserve"> erst </w:t>
      </w:r>
      <w:r w:rsidR="008E4C3A" w:rsidRPr="004F642F">
        <w:rPr>
          <w:rFonts w:ascii="Georgia" w:hAnsi="Georgia"/>
          <w:color w:val="000000" w:themeColor="text1"/>
          <w:sz w:val="21"/>
          <w:szCs w:val="21"/>
        </w:rPr>
        <w:t>ca. zwei Jahre zurückliegt</w:t>
      </w:r>
      <w:r w:rsidR="002814C7" w:rsidRPr="004F642F">
        <w:rPr>
          <w:rFonts w:ascii="Georgia" w:hAnsi="Georgia"/>
          <w:color w:val="000000" w:themeColor="text1"/>
          <w:sz w:val="21"/>
          <w:szCs w:val="21"/>
        </w:rPr>
        <w:t>, zeugt von ausgesprochener Qualität und Exzellenz. Doch nicht nur Ihre Professionalität, sondern auch Ihre Werte sagen mir zu.</w:t>
      </w:r>
      <w:r w:rsidR="008E4C3A" w:rsidRPr="004F642F">
        <w:rPr>
          <w:rFonts w:ascii="Georgia" w:hAnsi="Georgia"/>
          <w:color w:val="000000" w:themeColor="text1"/>
          <w:sz w:val="21"/>
          <w:szCs w:val="21"/>
        </w:rPr>
        <w:t xml:space="preserve"> </w:t>
      </w:r>
      <w:r w:rsidR="002814C7" w:rsidRPr="004F642F">
        <w:rPr>
          <w:rFonts w:ascii="Georgia" w:hAnsi="Georgia"/>
          <w:color w:val="000000" w:themeColor="text1"/>
          <w:sz w:val="21"/>
          <w:szCs w:val="21"/>
        </w:rPr>
        <w:t xml:space="preserve">Gerade in unserer gegenwärtigen Zeit des Wandels ist </w:t>
      </w:r>
      <w:r w:rsidR="00AE3117" w:rsidRPr="004F642F">
        <w:rPr>
          <w:rFonts w:ascii="Georgia" w:hAnsi="Georgia"/>
          <w:color w:val="000000" w:themeColor="text1"/>
          <w:sz w:val="21"/>
          <w:szCs w:val="21"/>
        </w:rPr>
        <w:t xml:space="preserve">Ihr </w:t>
      </w:r>
      <w:r w:rsidR="002814C7" w:rsidRPr="004F642F">
        <w:rPr>
          <w:rFonts w:ascii="Georgia" w:hAnsi="Georgia"/>
          <w:color w:val="000000" w:themeColor="text1"/>
          <w:sz w:val="21"/>
          <w:szCs w:val="21"/>
        </w:rPr>
        <w:t>Blick Richtung Zukunft und Nachhaltigkeit essenziell</w:t>
      </w:r>
      <w:r w:rsidR="00E321A1" w:rsidRPr="004F642F">
        <w:rPr>
          <w:rFonts w:ascii="Georgia" w:hAnsi="Georgia"/>
          <w:color w:val="000000" w:themeColor="text1"/>
          <w:sz w:val="21"/>
          <w:szCs w:val="21"/>
        </w:rPr>
        <w:t xml:space="preserve"> – etwas, wo ich vollends hinter stehe. Dies, gepaart mit der Ganzheit Ihrer Werte und Qualifikationen, macht Sie zu meiner favorisierten Wahl für ein Praktikum.</w:t>
      </w:r>
    </w:p>
    <w:p w14:paraId="535229FD" w14:textId="77777777" w:rsidR="008728C4" w:rsidRPr="004F642F" w:rsidRDefault="008728C4" w:rsidP="00E937C7">
      <w:pPr>
        <w:spacing w:line="259" w:lineRule="auto"/>
        <w:rPr>
          <w:rFonts w:ascii="Georgia" w:hAnsi="Georgia"/>
          <w:b/>
          <w:bCs/>
          <w:color w:val="000000" w:themeColor="text1"/>
          <w:sz w:val="21"/>
          <w:szCs w:val="21"/>
        </w:rPr>
      </w:pPr>
    </w:p>
    <w:p w14:paraId="6C2DBCB6" w14:textId="3F95079F" w:rsidR="006C1418" w:rsidRPr="003B32CC" w:rsidRDefault="006C1418"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ODDO BHF SE</w:t>
      </w:r>
    </w:p>
    <w:p w14:paraId="5B3E88A4" w14:textId="7EF66D77"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lastRenderedPageBreak/>
        <w:t xml:space="preserve">ODDO BHF SE </w:t>
      </w:r>
      <w:r w:rsidR="0025576B" w:rsidRPr="004F642F">
        <w:rPr>
          <w:rFonts w:ascii="Georgia" w:hAnsi="Georgia"/>
          <w:color w:val="000000" w:themeColor="text1"/>
          <w:sz w:val="21"/>
          <w:szCs w:val="21"/>
        </w:rPr>
        <w:t>scheint mir für ebendieses Praktikum ideal.</w:t>
      </w:r>
    </w:p>
    <w:p w14:paraId="7D2DE63D" w14:textId="77777777" w:rsidR="006C1418" w:rsidRPr="004F642F" w:rsidRDefault="006C1418" w:rsidP="00E937C7">
      <w:pPr>
        <w:spacing w:line="259" w:lineRule="auto"/>
        <w:rPr>
          <w:rFonts w:ascii="Georgia" w:hAnsi="Georgia"/>
          <w:b/>
          <w:bCs/>
          <w:color w:val="000000" w:themeColor="text1"/>
          <w:sz w:val="21"/>
          <w:szCs w:val="21"/>
        </w:rPr>
      </w:pPr>
    </w:p>
    <w:p w14:paraId="0C622F5E" w14:textId="77777777" w:rsidR="004F642F" w:rsidRPr="003B32CC" w:rsidRDefault="004F642F" w:rsidP="00E937C7">
      <w:pPr>
        <w:spacing w:line="259" w:lineRule="auto"/>
        <w:rPr>
          <w:rFonts w:ascii="Georgia" w:hAnsi="Georgia"/>
          <w:b/>
          <w:bCs/>
          <w:color w:val="000000" w:themeColor="text1"/>
          <w:sz w:val="21"/>
          <w:szCs w:val="21"/>
        </w:rPr>
      </w:pPr>
    </w:p>
    <w:p w14:paraId="3423BBF0" w14:textId="77777777" w:rsidR="004F642F" w:rsidRPr="003B32CC" w:rsidRDefault="004F642F" w:rsidP="00E937C7">
      <w:pPr>
        <w:spacing w:line="259" w:lineRule="auto"/>
        <w:rPr>
          <w:rFonts w:ascii="Georgia" w:hAnsi="Georgia"/>
          <w:b/>
          <w:bCs/>
          <w:color w:val="000000" w:themeColor="text1"/>
          <w:sz w:val="21"/>
          <w:szCs w:val="21"/>
        </w:rPr>
      </w:pPr>
    </w:p>
    <w:p w14:paraId="79E93299" w14:textId="59EDA9FF" w:rsidR="0025576B" w:rsidRPr="003B32CC" w:rsidRDefault="006C1418"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MCF Corporate Finance GmbH</w:t>
      </w:r>
    </w:p>
    <w:p w14:paraId="78D354F1" w14:textId="678FAC96"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MCF Corporate Finance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1D672687" w14:textId="77777777" w:rsidR="006C1418" w:rsidRPr="004F642F" w:rsidRDefault="006C1418" w:rsidP="00E937C7">
      <w:pPr>
        <w:spacing w:line="259" w:lineRule="auto"/>
        <w:rPr>
          <w:rFonts w:ascii="Georgia" w:hAnsi="Georgia"/>
          <w:b/>
          <w:bCs/>
          <w:color w:val="000000" w:themeColor="text1"/>
          <w:sz w:val="21"/>
          <w:szCs w:val="21"/>
        </w:rPr>
      </w:pPr>
    </w:p>
    <w:p w14:paraId="41E117A6" w14:textId="0D9F843D" w:rsidR="0025576B" w:rsidRPr="004F642F" w:rsidRDefault="006C1418"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Freitag &amp; Co. GmbH</w:t>
      </w:r>
    </w:p>
    <w:p w14:paraId="232CF1B3" w14:textId="38B33FAD"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Freitag &amp; Co. GmbH </w:t>
      </w:r>
      <w:r w:rsidR="0025576B" w:rsidRPr="004F642F">
        <w:rPr>
          <w:rFonts w:ascii="Georgia" w:hAnsi="Georgia"/>
          <w:color w:val="000000" w:themeColor="text1"/>
          <w:sz w:val="21"/>
          <w:szCs w:val="21"/>
        </w:rPr>
        <w:t>scheint mir für ebendieses Praktikum ideal.</w:t>
      </w:r>
      <w:r w:rsidR="00722972" w:rsidRPr="004F642F">
        <w:rPr>
          <w:rFonts w:ascii="Georgia" w:hAnsi="Georgia"/>
          <w:color w:val="000000" w:themeColor="text1"/>
          <w:sz w:val="21"/>
          <w:szCs w:val="21"/>
        </w:rPr>
        <w:t xml:space="preserve"> Gerade Ihre stake Internationalität durch Präsenzen in Deutschland, USA und China, kombiniert mit dem Fakt, dass rund die Hälfte der Transaktionen grenzüberschreitend sind, spricht mich sehr an. Neben der Exzellenz Ihrer Arbeit, welche u.a. durch </w:t>
      </w:r>
      <w:r w:rsidR="00AE711A" w:rsidRPr="004F642F">
        <w:rPr>
          <w:rFonts w:ascii="Georgia" w:hAnsi="Georgia"/>
          <w:color w:val="000000" w:themeColor="text1"/>
          <w:sz w:val="21"/>
          <w:szCs w:val="21"/>
        </w:rPr>
        <w:t xml:space="preserve">die Sell-Side Beratung von Icahn Enterprises im Jahre 2018 augenfällig wird, überzeugen mich auch Ihre Visionen: </w:t>
      </w:r>
      <w:r w:rsidR="00AE711A" w:rsidRPr="004F642F">
        <w:rPr>
          <w:rFonts w:ascii="Georgia" w:hAnsi="Georgia"/>
          <w:sz w:val="21"/>
          <w:szCs w:val="21"/>
        </w:rPr>
        <w:t>„Die Zukunft ist planbar.</w:t>
      </w:r>
      <w:r w:rsidR="00AE711A" w:rsidRPr="004F642F">
        <w:rPr>
          <w:rFonts w:ascii="Georgia" w:hAnsi="Georgia"/>
          <w:sz w:val="21"/>
          <w:szCs w:val="21"/>
        </w:rPr>
        <w:t> </w:t>
      </w:r>
      <w:r w:rsidR="00AE711A" w:rsidRPr="004F642F">
        <w:rPr>
          <w:rFonts w:ascii="Georgia" w:hAnsi="Georgia"/>
          <w:sz w:val="21"/>
          <w:szCs w:val="21"/>
        </w:rPr>
        <w:t xml:space="preserve">Erfolg ist organisierbar. Sie stehen im Mittelpunkt unseres Denkens und Handelns.“. Genau dieser Blick gen Zukunft erachte ich für richtig und auch notwendig, da sich unsere Welt in einem stetigen Wandel befindet. </w:t>
      </w:r>
      <w:r w:rsidR="00AE711A" w:rsidRPr="004F642F">
        <w:rPr>
          <w:rFonts w:ascii="Georgia" w:hAnsi="Georgia"/>
          <w:color w:val="000000" w:themeColor="text1"/>
          <w:sz w:val="21"/>
          <w:szCs w:val="21"/>
        </w:rPr>
        <w:t>Dies, gepaart mit der Ganzheit Ihrer Werte und Qualifikationen, macht Sie zu meiner favorisierten Wahl für ein Praktikum.</w:t>
      </w:r>
    </w:p>
    <w:p w14:paraId="049AADE7" w14:textId="77777777" w:rsidR="006C1418" w:rsidRPr="004F642F" w:rsidRDefault="006C1418" w:rsidP="00E937C7">
      <w:pPr>
        <w:spacing w:line="259" w:lineRule="auto"/>
        <w:rPr>
          <w:rFonts w:ascii="Georgia" w:hAnsi="Georgia"/>
          <w:b/>
          <w:bCs/>
          <w:color w:val="000000" w:themeColor="text1"/>
          <w:sz w:val="21"/>
          <w:szCs w:val="21"/>
        </w:rPr>
      </w:pPr>
    </w:p>
    <w:p w14:paraId="3054178F" w14:textId="3BA0E184" w:rsidR="0025576B" w:rsidRPr="004F642F" w:rsidRDefault="006C1418"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IKB Deutsche Industriebank AG</w:t>
      </w:r>
    </w:p>
    <w:p w14:paraId="3B63C57D" w14:textId="2BC14C30" w:rsidR="0025576B" w:rsidRDefault="008728C4"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IKB Deutsche Industriebank AG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4D2C3D9B" w14:textId="77777777" w:rsidR="00BE00AE" w:rsidRPr="004F642F" w:rsidRDefault="00BE00AE" w:rsidP="00E937C7">
      <w:pPr>
        <w:spacing w:line="259" w:lineRule="auto"/>
        <w:rPr>
          <w:rFonts w:ascii="Georgia" w:hAnsi="Georgia"/>
          <w:b/>
          <w:bCs/>
          <w:color w:val="000000" w:themeColor="text1"/>
          <w:sz w:val="21"/>
          <w:szCs w:val="21"/>
        </w:rPr>
      </w:pPr>
    </w:p>
    <w:p w14:paraId="2A80AA05" w14:textId="77777777" w:rsidR="008D3D15" w:rsidRPr="004F642F" w:rsidRDefault="008D3D15" w:rsidP="00E937C7">
      <w:pPr>
        <w:spacing w:line="259" w:lineRule="auto"/>
        <w:rPr>
          <w:rFonts w:ascii="Georgia" w:hAnsi="Georgia"/>
          <w:b/>
          <w:bCs/>
          <w:color w:val="000000" w:themeColor="text1"/>
          <w:sz w:val="21"/>
          <w:szCs w:val="21"/>
        </w:rPr>
      </w:pPr>
    </w:p>
    <w:p w14:paraId="63A27591" w14:textId="25F85820" w:rsidR="0025576B" w:rsidRPr="004F642F" w:rsidRDefault="008D3D15"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Capitalmind</w:t>
      </w:r>
      <w:proofErr w:type="spellEnd"/>
      <w:r w:rsidRPr="004F642F">
        <w:rPr>
          <w:rFonts w:ascii="Georgia" w:hAnsi="Georgia"/>
          <w:b/>
          <w:bCs/>
          <w:color w:val="000000" w:themeColor="text1"/>
          <w:sz w:val="21"/>
          <w:szCs w:val="21"/>
          <w:lang w:val="en-US"/>
        </w:rPr>
        <w:t xml:space="preserve"> GmbH &amp; Co. KG</w:t>
      </w:r>
    </w:p>
    <w:p w14:paraId="10C7C169" w14:textId="63257843" w:rsidR="0025576B" w:rsidRPr="004F642F" w:rsidRDefault="008728C4" w:rsidP="00E937C7">
      <w:pPr>
        <w:spacing w:line="259" w:lineRule="auto"/>
        <w:rPr>
          <w:rFonts w:ascii="Georgia" w:hAnsi="Georgia"/>
          <w:color w:val="000000" w:themeColor="text1"/>
          <w:sz w:val="21"/>
          <w:szCs w:val="21"/>
        </w:rPr>
      </w:pPr>
      <w:proofErr w:type="spellStart"/>
      <w:r w:rsidRPr="003B32CC">
        <w:rPr>
          <w:rFonts w:ascii="Georgia" w:hAnsi="Georgia"/>
          <w:color w:val="000000" w:themeColor="text1"/>
          <w:sz w:val="21"/>
          <w:szCs w:val="21"/>
          <w:lang w:val="en-US"/>
        </w:rPr>
        <w:t>Capitalmind</w:t>
      </w:r>
      <w:proofErr w:type="spellEnd"/>
      <w:r w:rsidRPr="003B32CC">
        <w:rPr>
          <w:rFonts w:ascii="Georgia" w:hAnsi="Georgia"/>
          <w:color w:val="000000" w:themeColor="text1"/>
          <w:sz w:val="21"/>
          <w:szCs w:val="21"/>
          <w:lang w:val="en-US"/>
        </w:rPr>
        <w:t xml:space="preserve"> GmbH &amp; Co. </w:t>
      </w:r>
      <w:r w:rsidRPr="004F642F">
        <w:rPr>
          <w:rFonts w:ascii="Georgia" w:hAnsi="Georgia"/>
          <w:color w:val="000000" w:themeColor="text1"/>
          <w:sz w:val="21"/>
          <w:szCs w:val="21"/>
        </w:rPr>
        <w:t xml:space="preserve">KG </w:t>
      </w:r>
      <w:r w:rsidR="0025576B" w:rsidRPr="004F642F">
        <w:rPr>
          <w:rFonts w:ascii="Georgia" w:hAnsi="Georgia"/>
          <w:color w:val="000000" w:themeColor="text1"/>
          <w:sz w:val="21"/>
          <w:szCs w:val="21"/>
        </w:rPr>
        <w:t>scheint mir für ebendieses Praktikum ideal.</w:t>
      </w:r>
      <w:r w:rsidR="00AC04D9" w:rsidRPr="004F642F">
        <w:rPr>
          <w:rFonts w:ascii="Georgia" w:hAnsi="Georgia"/>
          <w:color w:val="000000" w:themeColor="text1"/>
          <w:sz w:val="21"/>
          <w:szCs w:val="21"/>
        </w:rPr>
        <w:t xml:space="preserve"> „</w:t>
      </w:r>
      <w:proofErr w:type="spellStart"/>
      <w:r w:rsidR="00AC04D9" w:rsidRPr="004F642F">
        <w:rPr>
          <w:rFonts w:ascii="Georgia" w:hAnsi="Georgia"/>
          <w:color w:val="000000" w:themeColor="text1"/>
          <w:sz w:val="21"/>
          <w:szCs w:val="21"/>
        </w:rPr>
        <w:t>We</w:t>
      </w:r>
      <w:proofErr w:type="spellEnd"/>
      <w:r w:rsidR="00AC04D9" w:rsidRPr="004F642F">
        <w:rPr>
          <w:rFonts w:ascii="Georgia" w:hAnsi="Georgia"/>
          <w:color w:val="000000" w:themeColor="text1"/>
          <w:sz w:val="21"/>
          <w:szCs w:val="21"/>
        </w:rPr>
        <w:t xml:space="preserve"> </w:t>
      </w:r>
      <w:proofErr w:type="spellStart"/>
      <w:r w:rsidR="00AC04D9" w:rsidRPr="004F642F">
        <w:rPr>
          <w:rFonts w:ascii="Georgia" w:hAnsi="Georgia"/>
          <w:color w:val="000000" w:themeColor="text1"/>
          <w:sz w:val="21"/>
          <w:szCs w:val="21"/>
        </w:rPr>
        <w:t>are</w:t>
      </w:r>
      <w:proofErr w:type="spellEnd"/>
      <w:r w:rsidR="00AC04D9" w:rsidRPr="004F642F">
        <w:rPr>
          <w:rFonts w:ascii="Georgia" w:hAnsi="Georgia"/>
          <w:color w:val="000000" w:themeColor="text1"/>
          <w:sz w:val="21"/>
          <w:szCs w:val="21"/>
        </w:rPr>
        <w:t xml:space="preserve"> </w:t>
      </w:r>
      <w:proofErr w:type="spellStart"/>
      <w:r w:rsidR="00AC04D9" w:rsidRPr="004F642F">
        <w:rPr>
          <w:rFonts w:ascii="Georgia" w:hAnsi="Georgia"/>
          <w:color w:val="000000" w:themeColor="text1"/>
          <w:sz w:val="21"/>
          <w:szCs w:val="21"/>
        </w:rPr>
        <w:t>ambitious</w:t>
      </w:r>
      <w:proofErr w:type="spellEnd"/>
      <w:r w:rsidR="00AC04D9" w:rsidRPr="004F642F">
        <w:rPr>
          <w:rFonts w:ascii="Georgia" w:hAnsi="Georgia"/>
          <w:color w:val="000000" w:themeColor="text1"/>
          <w:sz w:val="21"/>
          <w:szCs w:val="21"/>
        </w:rPr>
        <w:t xml:space="preserve"> </w:t>
      </w:r>
      <w:proofErr w:type="spellStart"/>
      <w:r w:rsidR="00AC04D9" w:rsidRPr="004F642F">
        <w:rPr>
          <w:rFonts w:ascii="Georgia" w:hAnsi="Georgia"/>
          <w:color w:val="000000" w:themeColor="text1"/>
          <w:sz w:val="21"/>
          <w:szCs w:val="21"/>
        </w:rPr>
        <w:t>minds</w:t>
      </w:r>
      <w:proofErr w:type="spellEnd"/>
      <w:r w:rsidR="00AC04D9" w:rsidRPr="004F642F">
        <w:rPr>
          <w:rFonts w:ascii="Georgia" w:hAnsi="Georgia"/>
          <w:color w:val="000000" w:themeColor="text1"/>
          <w:sz w:val="21"/>
          <w:szCs w:val="21"/>
        </w:rPr>
        <w:t>“ ist ein Leitsatz</w:t>
      </w:r>
      <w:r w:rsidR="007A11FD" w:rsidRPr="004F642F">
        <w:rPr>
          <w:rFonts w:ascii="Georgia" w:hAnsi="Georgia"/>
          <w:color w:val="000000" w:themeColor="text1"/>
          <w:sz w:val="21"/>
          <w:szCs w:val="21"/>
        </w:rPr>
        <w:t xml:space="preserve">, </w:t>
      </w:r>
      <w:r w:rsidR="00722972" w:rsidRPr="004F642F">
        <w:rPr>
          <w:rFonts w:ascii="Georgia" w:hAnsi="Georgia"/>
          <w:color w:val="000000" w:themeColor="text1"/>
          <w:sz w:val="21"/>
          <w:szCs w:val="21"/>
        </w:rPr>
        <w:t>welchem ich selber</w:t>
      </w:r>
    </w:p>
    <w:p w14:paraId="24AAA0D8" w14:textId="77777777" w:rsidR="008D3D15" w:rsidRPr="004F642F" w:rsidRDefault="008D3D15" w:rsidP="00E937C7">
      <w:pPr>
        <w:spacing w:line="259" w:lineRule="auto"/>
        <w:rPr>
          <w:rFonts w:ascii="Georgia" w:hAnsi="Georgia"/>
          <w:b/>
          <w:bCs/>
          <w:color w:val="000000" w:themeColor="text1"/>
          <w:sz w:val="21"/>
          <w:szCs w:val="21"/>
        </w:rPr>
      </w:pPr>
    </w:p>
    <w:p w14:paraId="52AFC041" w14:textId="43598EEE" w:rsidR="0025576B" w:rsidRPr="003B32CC" w:rsidRDefault="008D3D15"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IMAP M&amp;A Consultants AG</w:t>
      </w:r>
    </w:p>
    <w:p w14:paraId="3D46631A" w14:textId="0198C3DD"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 xml:space="preserve">IMAP M&amp;A Consultants AG </w:t>
      </w:r>
      <w:r w:rsidR="0025576B" w:rsidRPr="004F642F">
        <w:rPr>
          <w:rFonts w:ascii="Georgia" w:hAnsi="Georgia"/>
          <w:color w:val="000000" w:themeColor="text1"/>
          <w:sz w:val="21"/>
          <w:szCs w:val="21"/>
        </w:rPr>
        <w:t>scheint mir für ebendieses Praktikum ideal.</w:t>
      </w:r>
      <w:r w:rsidR="004F29EA" w:rsidRPr="004F642F">
        <w:rPr>
          <w:rFonts w:ascii="Georgia" w:hAnsi="Georgia"/>
          <w:color w:val="000000" w:themeColor="text1"/>
          <w:sz w:val="21"/>
          <w:szCs w:val="21"/>
        </w:rPr>
        <w:t xml:space="preserve"> Vor allem Ihr Netzwerk über 60 Standorte und die rasante Frequenz von jährlich erfolgreichen Transaktionen zeugt für sich. Gerade die Vielfältigkeit</w:t>
      </w:r>
      <w:r w:rsidR="00C340D1" w:rsidRPr="004F642F">
        <w:rPr>
          <w:rFonts w:ascii="Georgia" w:hAnsi="Georgia"/>
          <w:color w:val="000000" w:themeColor="text1"/>
          <w:sz w:val="21"/>
          <w:szCs w:val="21"/>
        </w:rPr>
        <w:t xml:space="preserve"> der Sektoren, welche Sie mit Ihrer Arbeit abdecken, gepaart mit dem erstaunlichen globalen Ranking von Acht im Small-Cap unter 500 Mio. $</w:t>
      </w:r>
      <w:r w:rsidR="002C5124" w:rsidRPr="004F642F">
        <w:rPr>
          <w:rFonts w:ascii="Georgia" w:hAnsi="Georgia"/>
          <w:color w:val="000000" w:themeColor="text1"/>
          <w:sz w:val="21"/>
          <w:szCs w:val="21"/>
        </w:rPr>
        <w:t xml:space="preserve"> - ein Bereich, in dem ich auch später arbeiten möchte - </w:t>
      </w:r>
      <w:r w:rsidR="00C340D1" w:rsidRPr="004F642F">
        <w:rPr>
          <w:rFonts w:ascii="Georgia" w:hAnsi="Georgia"/>
          <w:color w:val="000000" w:themeColor="text1"/>
          <w:sz w:val="21"/>
          <w:szCs w:val="21"/>
        </w:rPr>
        <w:t>stützt hierbei meinen Eindruck.</w:t>
      </w:r>
      <w:r w:rsidR="002C5124" w:rsidRPr="004F642F">
        <w:rPr>
          <w:rFonts w:ascii="Georgia" w:hAnsi="Georgia"/>
          <w:color w:val="000000" w:themeColor="text1"/>
          <w:sz w:val="21"/>
          <w:szCs w:val="21"/>
        </w:rPr>
        <w:t xml:space="preserve"> </w:t>
      </w:r>
      <w:r w:rsidR="00C340D1" w:rsidRPr="004F642F">
        <w:rPr>
          <w:rFonts w:ascii="Georgia" w:hAnsi="Georgia"/>
          <w:color w:val="000000" w:themeColor="text1"/>
          <w:sz w:val="21"/>
          <w:szCs w:val="21"/>
        </w:rPr>
        <w:t xml:space="preserve">Doch nicht nur mit fachlicher und geschäftlicher Exzellenz, sondern auch mit den Werten </w:t>
      </w:r>
      <w:r w:rsidR="002C5124" w:rsidRPr="004F642F">
        <w:rPr>
          <w:rFonts w:ascii="Georgia" w:hAnsi="Georgia"/>
          <w:color w:val="000000" w:themeColor="text1"/>
          <w:sz w:val="21"/>
          <w:szCs w:val="21"/>
        </w:rPr>
        <w:t xml:space="preserve">wie </w:t>
      </w:r>
      <w:r w:rsidR="002C5124" w:rsidRPr="004F642F">
        <w:rPr>
          <w:rFonts w:ascii="Georgia" w:hAnsi="Georgia"/>
          <w:i/>
          <w:iCs/>
          <w:color w:val="000000" w:themeColor="text1"/>
          <w:sz w:val="21"/>
          <w:szCs w:val="21"/>
        </w:rPr>
        <w:t>Dedication</w:t>
      </w:r>
      <w:r w:rsidR="002C5124" w:rsidRPr="004F642F">
        <w:rPr>
          <w:rFonts w:ascii="Georgia" w:hAnsi="Georgia"/>
          <w:color w:val="000000" w:themeColor="text1"/>
          <w:sz w:val="21"/>
          <w:szCs w:val="21"/>
        </w:rPr>
        <w:t xml:space="preserve"> und </w:t>
      </w:r>
      <w:r w:rsidR="002C5124" w:rsidRPr="004F642F">
        <w:rPr>
          <w:rFonts w:ascii="Georgia" w:hAnsi="Georgia"/>
          <w:i/>
          <w:iCs/>
          <w:color w:val="000000" w:themeColor="text1"/>
          <w:sz w:val="21"/>
          <w:szCs w:val="21"/>
        </w:rPr>
        <w:t xml:space="preserve">Informality </w:t>
      </w:r>
      <w:r w:rsidR="002C5124" w:rsidRPr="004F642F">
        <w:rPr>
          <w:rFonts w:ascii="Georgia" w:hAnsi="Georgia"/>
          <w:color w:val="000000" w:themeColor="text1"/>
          <w:sz w:val="21"/>
          <w:szCs w:val="21"/>
        </w:rPr>
        <w:t>überzeugen Sie, wodurch Sie meine favorisierte Wahl für ein Praktikum sind.</w:t>
      </w:r>
    </w:p>
    <w:p w14:paraId="636BCB81" w14:textId="77777777" w:rsidR="008D3D15" w:rsidRPr="004F642F" w:rsidRDefault="008D3D15" w:rsidP="00E937C7">
      <w:pPr>
        <w:spacing w:line="259" w:lineRule="auto"/>
        <w:rPr>
          <w:rFonts w:ascii="Georgia" w:hAnsi="Georgia"/>
          <w:b/>
          <w:bCs/>
          <w:color w:val="000000" w:themeColor="text1"/>
          <w:sz w:val="21"/>
          <w:szCs w:val="21"/>
        </w:rPr>
      </w:pPr>
    </w:p>
    <w:p w14:paraId="53BAE889" w14:textId="5DCD08FD" w:rsidR="003370C2" w:rsidRPr="004F642F" w:rsidRDefault="008D3D15"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Hauck Aufhäuser Lampe Privatbank AG</w:t>
      </w:r>
    </w:p>
    <w:p w14:paraId="7A14A710" w14:textId="407D92E8" w:rsidR="003370C2" w:rsidRPr="004F642F" w:rsidRDefault="003370C2"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Hauck Aufhäuser Lampe Privatbank AG scheint mir für ebendieses Praktikum ideal. Gerade Ihre komplexe und sehr spannende Geschichte hat mich hierbei besonders </w:t>
      </w:r>
      <w:r w:rsidR="00465CAC" w:rsidRPr="004F642F">
        <w:rPr>
          <w:rFonts w:ascii="Georgia" w:hAnsi="Georgia"/>
          <w:color w:val="000000" w:themeColor="text1"/>
          <w:sz w:val="21"/>
          <w:szCs w:val="21"/>
        </w:rPr>
        <w:t>faszinier</w:t>
      </w:r>
      <w:r w:rsidRPr="004F642F">
        <w:rPr>
          <w:rFonts w:ascii="Georgia" w:hAnsi="Georgia"/>
          <w:color w:val="000000" w:themeColor="text1"/>
          <w:sz w:val="21"/>
          <w:szCs w:val="21"/>
        </w:rPr>
        <w:t>t</w:t>
      </w:r>
      <w:r w:rsidR="00465CAC" w:rsidRPr="004F642F">
        <w:rPr>
          <w:rFonts w:ascii="Georgia" w:hAnsi="Georgia"/>
          <w:color w:val="000000" w:themeColor="text1"/>
          <w:sz w:val="21"/>
          <w:szCs w:val="21"/>
        </w:rPr>
        <w:t>:</w:t>
      </w:r>
      <w:r w:rsidRPr="004F642F">
        <w:rPr>
          <w:rFonts w:ascii="Georgia" w:hAnsi="Georgia"/>
          <w:color w:val="000000" w:themeColor="text1"/>
          <w:sz w:val="21"/>
          <w:szCs w:val="21"/>
        </w:rPr>
        <w:t xml:space="preserve"> Ihr grandioser Ansatz, die Vorteile eines</w:t>
      </w:r>
      <w:r w:rsidR="00465CAC" w:rsidRPr="004F642F">
        <w:rPr>
          <w:rFonts w:ascii="Georgia" w:hAnsi="Georgia"/>
          <w:color w:val="000000" w:themeColor="text1"/>
          <w:sz w:val="21"/>
          <w:szCs w:val="21"/>
        </w:rPr>
        <w:t xml:space="preserve"> Startups mit der langjährigen Tradition einer Privatbank zu kombinieren, erachte ich als einen einzigartigen und richtigen Schritt. </w:t>
      </w:r>
      <w:del w:id="0" w:author="David Döbele" w:date="2023-11-28T19:24:00Z">
        <w:r w:rsidR="00465CAC" w:rsidRPr="004F642F" w:rsidDel="00023A94">
          <w:rPr>
            <w:rFonts w:ascii="Georgia" w:hAnsi="Georgia"/>
            <w:color w:val="000000" w:themeColor="text1"/>
            <w:sz w:val="21"/>
            <w:szCs w:val="21"/>
          </w:rPr>
          <w:delText xml:space="preserve">Eure </w:delText>
        </w:r>
      </w:del>
      <w:ins w:id="1" w:author="David Döbele" w:date="2023-11-28T19:24:00Z">
        <w:r w:rsidR="00023A94">
          <w:rPr>
            <w:rFonts w:ascii="Georgia" w:hAnsi="Georgia"/>
            <w:color w:val="000000" w:themeColor="text1"/>
            <w:sz w:val="21"/>
            <w:szCs w:val="21"/>
          </w:rPr>
          <w:t>Ihre</w:t>
        </w:r>
        <w:r w:rsidR="00023A94" w:rsidRPr="004F642F">
          <w:rPr>
            <w:rFonts w:ascii="Georgia" w:hAnsi="Georgia"/>
            <w:color w:val="000000" w:themeColor="text1"/>
            <w:sz w:val="21"/>
            <w:szCs w:val="21"/>
          </w:rPr>
          <w:t xml:space="preserve"> </w:t>
        </w:r>
      </w:ins>
      <w:r w:rsidR="00465CAC" w:rsidRPr="004F642F">
        <w:rPr>
          <w:rFonts w:ascii="Georgia" w:hAnsi="Georgia"/>
          <w:color w:val="000000" w:themeColor="text1"/>
          <w:sz w:val="21"/>
          <w:szCs w:val="21"/>
        </w:rPr>
        <w:t>enorme Erfahrung, gepaart mit den Werten der Diversität und Kollegialität hat mich schnell überzeugt– somit sind Sie meine favorisierte Wahl für ein Praktikum.</w:t>
      </w:r>
    </w:p>
    <w:p w14:paraId="4BCE6452" w14:textId="77777777" w:rsidR="008D3D15" w:rsidRPr="004F642F" w:rsidRDefault="008D3D15" w:rsidP="00E937C7">
      <w:pPr>
        <w:spacing w:line="259" w:lineRule="auto"/>
        <w:rPr>
          <w:rFonts w:ascii="Georgia" w:hAnsi="Georgia"/>
          <w:b/>
          <w:bCs/>
          <w:color w:val="000000" w:themeColor="text1"/>
          <w:sz w:val="21"/>
          <w:szCs w:val="21"/>
        </w:rPr>
      </w:pPr>
    </w:p>
    <w:p w14:paraId="5104E729" w14:textId="77777777" w:rsidR="008D3D15" w:rsidRPr="004F642F" w:rsidRDefault="008D3D15"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RHEINMETALL AG</w:t>
      </w:r>
    </w:p>
    <w:p w14:paraId="7D5D6493" w14:textId="6F932B01" w:rsidR="008A2AA7" w:rsidRPr="004F642F" w:rsidRDefault="008728C4" w:rsidP="008A2AA7">
      <w:pPr>
        <w:spacing w:line="259" w:lineRule="auto"/>
        <w:rPr>
          <w:rFonts w:ascii="Georgia" w:hAnsi="Georgia"/>
          <w:color w:val="000000" w:themeColor="text1"/>
          <w:sz w:val="21"/>
          <w:szCs w:val="21"/>
        </w:rPr>
      </w:pPr>
      <w:r w:rsidRPr="004F642F">
        <w:rPr>
          <w:rFonts w:ascii="Georgia" w:hAnsi="Georgia"/>
          <w:color w:val="000000" w:themeColor="text1"/>
          <w:sz w:val="21"/>
          <w:szCs w:val="21"/>
        </w:rPr>
        <w:t>RHEINMETALL AG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r w:rsidR="009C457F" w:rsidRPr="004F642F">
        <w:rPr>
          <w:rFonts w:ascii="Georgia" w:hAnsi="Georgia"/>
          <w:color w:val="000000" w:themeColor="text1"/>
          <w:sz w:val="21"/>
          <w:szCs w:val="21"/>
        </w:rPr>
        <w:t xml:space="preserve"> Gerade i</w:t>
      </w:r>
      <w:r w:rsidR="003370C2" w:rsidRPr="004F642F">
        <w:rPr>
          <w:rFonts w:ascii="Georgia" w:hAnsi="Georgia"/>
          <w:color w:val="000000" w:themeColor="text1"/>
          <w:sz w:val="21"/>
          <w:szCs w:val="21"/>
        </w:rPr>
        <w:t xml:space="preserve">n </w:t>
      </w:r>
      <w:r w:rsidR="009C457F" w:rsidRPr="004F642F">
        <w:rPr>
          <w:rFonts w:ascii="Georgia" w:hAnsi="Georgia"/>
          <w:color w:val="000000" w:themeColor="text1"/>
          <w:sz w:val="21"/>
          <w:szCs w:val="21"/>
        </w:rPr>
        <w:t>Anbetracht des g</w:t>
      </w:r>
      <w:r w:rsidR="00DE7E5F" w:rsidRPr="004F642F">
        <w:rPr>
          <w:rFonts w:ascii="Georgia" w:hAnsi="Georgia"/>
          <w:color w:val="000000" w:themeColor="text1"/>
          <w:sz w:val="21"/>
          <w:szCs w:val="21"/>
        </w:rPr>
        <w:t>egenwärtigen</w:t>
      </w:r>
      <w:r w:rsidR="009C457F" w:rsidRPr="004F642F">
        <w:rPr>
          <w:rFonts w:ascii="Georgia" w:hAnsi="Georgia"/>
          <w:color w:val="000000" w:themeColor="text1"/>
          <w:sz w:val="21"/>
          <w:szCs w:val="21"/>
        </w:rPr>
        <w:t xml:space="preserve"> Krieges in Israel, verfolge ich </w:t>
      </w:r>
      <w:r w:rsidR="00023A94">
        <w:rPr>
          <w:rFonts w:ascii="Georgia" w:hAnsi="Georgia"/>
          <w:color w:val="000000" w:themeColor="text1"/>
          <w:sz w:val="21"/>
          <w:szCs w:val="21"/>
        </w:rPr>
        <w:t>I</w:t>
      </w:r>
      <w:r w:rsidR="009C457F" w:rsidRPr="004F642F">
        <w:rPr>
          <w:rFonts w:ascii="Georgia" w:hAnsi="Georgia"/>
          <w:color w:val="000000" w:themeColor="text1"/>
          <w:sz w:val="21"/>
          <w:szCs w:val="21"/>
        </w:rPr>
        <w:t xml:space="preserve">hre Arbeit und die Nachrichten umso intensiver. Die Exzellenz Ihrer Arbeit lässt sich hierbei nicht nur </w:t>
      </w:r>
      <w:r w:rsidR="001B0047" w:rsidRPr="004F642F">
        <w:rPr>
          <w:rFonts w:ascii="Georgia" w:hAnsi="Georgia"/>
          <w:color w:val="000000" w:themeColor="text1"/>
          <w:sz w:val="21"/>
          <w:szCs w:val="21"/>
        </w:rPr>
        <w:t xml:space="preserve">aus </w:t>
      </w:r>
      <w:r w:rsidR="009C457F" w:rsidRPr="004F642F">
        <w:rPr>
          <w:rFonts w:ascii="Georgia" w:hAnsi="Georgia"/>
          <w:color w:val="000000" w:themeColor="text1"/>
          <w:sz w:val="21"/>
          <w:szCs w:val="21"/>
        </w:rPr>
        <w:t xml:space="preserve">dem rasanten steigenden </w:t>
      </w:r>
      <w:r w:rsidR="001B0047" w:rsidRPr="004F642F">
        <w:rPr>
          <w:rFonts w:ascii="Georgia" w:hAnsi="Georgia"/>
          <w:color w:val="000000" w:themeColor="text1"/>
          <w:sz w:val="21"/>
          <w:szCs w:val="21"/>
        </w:rPr>
        <w:t>Aktienkurs und einem Konzernumsatz um 13% auf 4,6 Mrd. Euro, sondern auch durch die von Ihnen vertretenden Werte ableiten. Ich schätze hierbei besonders, dass Sie einen so großen Wert auf die Nachhaltigkeit legen und somit versucht sind, alle drei Dimensionen der Nachhaltigkeit – Ökologie, Ökonomie und Soziales – gleichermaßen zu berücksichtigen</w:t>
      </w:r>
      <w:r w:rsidR="00DE7E5F" w:rsidRPr="004F642F">
        <w:rPr>
          <w:rFonts w:ascii="Georgia" w:hAnsi="Georgia"/>
          <w:color w:val="000000" w:themeColor="text1"/>
          <w:sz w:val="21"/>
          <w:szCs w:val="21"/>
        </w:rPr>
        <w:t>; ein Thema, was mich selbst schon lange beschäftigt.</w:t>
      </w:r>
      <w:r w:rsidR="008A2AA7" w:rsidRPr="004F642F">
        <w:rPr>
          <w:rFonts w:ascii="Georgia" w:hAnsi="Georgia"/>
          <w:color w:val="000000" w:themeColor="text1"/>
          <w:sz w:val="21"/>
          <w:szCs w:val="21"/>
        </w:rPr>
        <w:t xml:space="preserve"> Dies, gepaart mit der Ganzheit Ihrer Werte und Qualifikationen, macht Sie zu meiner favorisierten Wahl für </w:t>
      </w:r>
      <w:r w:rsidR="002C5124" w:rsidRPr="004F642F">
        <w:rPr>
          <w:rFonts w:ascii="Georgia" w:hAnsi="Georgia"/>
          <w:color w:val="000000" w:themeColor="text1"/>
          <w:sz w:val="21"/>
          <w:szCs w:val="21"/>
        </w:rPr>
        <w:t xml:space="preserve">ein </w:t>
      </w:r>
      <w:r w:rsidR="008A2AA7" w:rsidRPr="004F642F">
        <w:rPr>
          <w:rFonts w:ascii="Georgia" w:hAnsi="Georgia"/>
          <w:color w:val="000000" w:themeColor="text1"/>
          <w:sz w:val="21"/>
          <w:szCs w:val="21"/>
        </w:rPr>
        <w:t xml:space="preserve">Praktikum. </w:t>
      </w:r>
    </w:p>
    <w:p w14:paraId="759F86E2" w14:textId="77777777" w:rsidR="008D3D15" w:rsidRPr="004F642F" w:rsidRDefault="008D3D15" w:rsidP="00E937C7">
      <w:pPr>
        <w:spacing w:line="259" w:lineRule="auto"/>
        <w:rPr>
          <w:rFonts w:ascii="Georgia" w:hAnsi="Georgia"/>
          <w:b/>
          <w:bCs/>
          <w:color w:val="000000" w:themeColor="text1"/>
          <w:sz w:val="21"/>
          <w:szCs w:val="21"/>
        </w:rPr>
      </w:pPr>
    </w:p>
    <w:p w14:paraId="242D798A" w14:textId="77777777" w:rsidR="00BE00AE" w:rsidRDefault="00BE00AE" w:rsidP="00E937C7">
      <w:pPr>
        <w:spacing w:line="259" w:lineRule="auto"/>
        <w:rPr>
          <w:rFonts w:ascii="Georgia" w:hAnsi="Georgia"/>
          <w:b/>
          <w:bCs/>
          <w:color w:val="000000" w:themeColor="text1"/>
          <w:sz w:val="21"/>
          <w:szCs w:val="21"/>
        </w:rPr>
      </w:pPr>
    </w:p>
    <w:p w14:paraId="2F4E26D5" w14:textId="77777777" w:rsidR="00BE00AE" w:rsidRDefault="00BE00AE" w:rsidP="00E937C7">
      <w:pPr>
        <w:spacing w:line="259" w:lineRule="auto"/>
        <w:rPr>
          <w:rFonts w:ascii="Georgia" w:hAnsi="Georgia"/>
          <w:b/>
          <w:bCs/>
          <w:color w:val="000000" w:themeColor="text1"/>
          <w:sz w:val="21"/>
          <w:szCs w:val="21"/>
        </w:rPr>
      </w:pPr>
    </w:p>
    <w:p w14:paraId="06842914" w14:textId="7F9C6EA8" w:rsidR="008D3D15" w:rsidRPr="003B32CC" w:rsidRDefault="008D3D15" w:rsidP="00E937C7">
      <w:pPr>
        <w:spacing w:line="259" w:lineRule="auto"/>
        <w:rPr>
          <w:rFonts w:ascii="Georgia" w:hAnsi="Georgia"/>
          <w:b/>
          <w:bCs/>
          <w:color w:val="000000" w:themeColor="text1"/>
          <w:sz w:val="21"/>
          <w:szCs w:val="21"/>
          <w:lang w:val="en-US"/>
        </w:rPr>
      </w:pPr>
      <w:r w:rsidRPr="003B32CC">
        <w:rPr>
          <w:rFonts w:ascii="Georgia" w:hAnsi="Georgia"/>
          <w:b/>
          <w:bCs/>
          <w:color w:val="000000" w:themeColor="text1"/>
          <w:sz w:val="21"/>
          <w:szCs w:val="21"/>
          <w:lang w:val="en-US"/>
        </w:rPr>
        <w:t>HARIBO GmbH &amp; Co. KG</w:t>
      </w:r>
    </w:p>
    <w:p w14:paraId="3E6CCA55" w14:textId="6CF76B2B" w:rsidR="0025576B" w:rsidRPr="004F642F" w:rsidRDefault="008728C4" w:rsidP="00E937C7">
      <w:pPr>
        <w:spacing w:line="259" w:lineRule="auto"/>
        <w:rPr>
          <w:rFonts w:ascii="Georgia" w:hAnsi="Georgia"/>
          <w:color w:val="000000" w:themeColor="text1"/>
          <w:sz w:val="21"/>
          <w:szCs w:val="21"/>
        </w:rPr>
      </w:pPr>
      <w:r w:rsidRPr="003B32CC">
        <w:rPr>
          <w:rFonts w:ascii="Georgia" w:hAnsi="Georgia"/>
          <w:color w:val="000000" w:themeColor="text1"/>
          <w:sz w:val="21"/>
          <w:szCs w:val="21"/>
          <w:lang w:val="en-US"/>
        </w:rPr>
        <w:t xml:space="preserve">HARIBO GmbH &amp; Co. </w:t>
      </w:r>
      <w:r w:rsidRPr="004F642F">
        <w:rPr>
          <w:rFonts w:ascii="Georgia" w:hAnsi="Georgia"/>
          <w:color w:val="000000" w:themeColor="text1"/>
          <w:sz w:val="21"/>
          <w:szCs w:val="21"/>
        </w:rPr>
        <w:t>KG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r w:rsidR="00EC328F" w:rsidRPr="004F642F">
        <w:rPr>
          <w:rFonts w:ascii="Georgia" w:hAnsi="Georgia"/>
          <w:color w:val="000000" w:themeColor="text1"/>
          <w:sz w:val="21"/>
          <w:szCs w:val="21"/>
        </w:rPr>
        <w:t xml:space="preserve"> Nicht nur verbinde ich bin mit H</w:t>
      </w:r>
      <w:r w:rsidR="009C457F" w:rsidRPr="004F642F">
        <w:rPr>
          <w:rFonts w:ascii="Georgia" w:hAnsi="Georgia"/>
          <w:color w:val="000000" w:themeColor="text1"/>
          <w:sz w:val="21"/>
          <w:szCs w:val="21"/>
        </w:rPr>
        <w:t>ARIBO</w:t>
      </w:r>
      <w:r w:rsidR="00EC328F" w:rsidRPr="004F642F">
        <w:rPr>
          <w:rFonts w:ascii="Georgia" w:hAnsi="Georgia"/>
          <w:color w:val="000000" w:themeColor="text1"/>
          <w:sz w:val="21"/>
          <w:szCs w:val="21"/>
        </w:rPr>
        <w:t xml:space="preserve"> nostalgische Kindheitserinnerungen, sondern auch ein hohes Maß an Erfahrung und Qualität. Die frühe Gründung im Jahre 1920 und der gegenwärtige Fortbestand, </w:t>
      </w:r>
      <w:r w:rsidR="008A2AA7" w:rsidRPr="004F642F">
        <w:rPr>
          <w:rFonts w:ascii="Georgia" w:hAnsi="Georgia"/>
          <w:color w:val="000000" w:themeColor="text1"/>
          <w:sz w:val="21"/>
          <w:szCs w:val="21"/>
        </w:rPr>
        <w:t xml:space="preserve">kombiniert </w:t>
      </w:r>
      <w:r w:rsidR="00EC328F" w:rsidRPr="004F642F">
        <w:rPr>
          <w:rFonts w:ascii="Georgia" w:hAnsi="Georgia"/>
          <w:color w:val="000000" w:themeColor="text1"/>
          <w:sz w:val="21"/>
          <w:szCs w:val="21"/>
        </w:rPr>
        <w:t xml:space="preserve">mit dem hervorragenden Renommee des Unternehmens, hebt die Exzellenz von HARIBO hervor. Ferner unterstütze und respektiere ich </w:t>
      </w:r>
      <w:r w:rsidR="009C457F" w:rsidRPr="004F642F">
        <w:rPr>
          <w:rFonts w:ascii="Georgia" w:hAnsi="Georgia"/>
          <w:color w:val="000000" w:themeColor="text1"/>
          <w:sz w:val="21"/>
          <w:szCs w:val="21"/>
        </w:rPr>
        <w:t xml:space="preserve">Ihre </w:t>
      </w:r>
      <w:r w:rsidR="00EC328F" w:rsidRPr="004F642F">
        <w:rPr>
          <w:rFonts w:ascii="Georgia" w:hAnsi="Georgia"/>
          <w:color w:val="000000" w:themeColor="text1"/>
          <w:sz w:val="21"/>
          <w:szCs w:val="21"/>
        </w:rPr>
        <w:t>Ansätze und Schritte bezüglich der Globalisierung; die Expansion in die USA</w:t>
      </w:r>
      <w:r w:rsidR="009C457F" w:rsidRPr="004F642F">
        <w:rPr>
          <w:rFonts w:ascii="Georgia" w:hAnsi="Georgia"/>
          <w:color w:val="000000" w:themeColor="text1"/>
          <w:sz w:val="21"/>
          <w:szCs w:val="21"/>
        </w:rPr>
        <w:t xml:space="preserve"> halte ich für einen höchst relevanten und richtigen Schritt</w:t>
      </w:r>
      <w:r w:rsidR="00CE2F6B" w:rsidRPr="004F642F">
        <w:rPr>
          <w:rFonts w:ascii="Georgia" w:hAnsi="Georgia"/>
          <w:color w:val="000000" w:themeColor="text1"/>
          <w:sz w:val="21"/>
          <w:szCs w:val="21"/>
        </w:rPr>
        <w:t xml:space="preserve">. </w:t>
      </w:r>
      <w:r w:rsidR="008A2AA7" w:rsidRPr="004F642F">
        <w:rPr>
          <w:rFonts w:ascii="Georgia" w:hAnsi="Georgia"/>
          <w:color w:val="000000" w:themeColor="text1"/>
          <w:sz w:val="21"/>
          <w:szCs w:val="21"/>
        </w:rPr>
        <w:t xml:space="preserve">Dies, gepaart mit der Ganzheit Ihrer Werte und Qualifikationen, macht Sie zu meiner favorisierten Wahl für </w:t>
      </w:r>
      <w:r w:rsidR="002C5124" w:rsidRPr="004F642F">
        <w:rPr>
          <w:rFonts w:ascii="Georgia" w:hAnsi="Georgia"/>
          <w:color w:val="000000" w:themeColor="text1"/>
          <w:sz w:val="21"/>
          <w:szCs w:val="21"/>
        </w:rPr>
        <w:t>ein</w:t>
      </w:r>
      <w:r w:rsidR="008A2AA7" w:rsidRPr="004F642F">
        <w:rPr>
          <w:rFonts w:ascii="Georgia" w:hAnsi="Georgia"/>
          <w:color w:val="000000" w:themeColor="text1"/>
          <w:sz w:val="21"/>
          <w:szCs w:val="21"/>
        </w:rPr>
        <w:t xml:space="preserve"> Praktikum.</w:t>
      </w:r>
      <w:r w:rsidR="00CE2F6B" w:rsidRPr="004F642F">
        <w:rPr>
          <w:rFonts w:ascii="Georgia" w:hAnsi="Georgia"/>
          <w:color w:val="000000" w:themeColor="text1"/>
          <w:sz w:val="21"/>
          <w:szCs w:val="21"/>
        </w:rPr>
        <w:t xml:space="preserve"> </w:t>
      </w:r>
    </w:p>
    <w:p w14:paraId="4F5E85B4" w14:textId="77777777" w:rsidR="008D3D15" w:rsidRPr="004F642F" w:rsidRDefault="008D3D15" w:rsidP="00E937C7">
      <w:pPr>
        <w:spacing w:line="259" w:lineRule="auto"/>
        <w:rPr>
          <w:rFonts w:ascii="Georgia" w:hAnsi="Georgia"/>
          <w:b/>
          <w:bCs/>
          <w:color w:val="000000" w:themeColor="text1"/>
          <w:sz w:val="21"/>
          <w:szCs w:val="21"/>
        </w:rPr>
      </w:pPr>
    </w:p>
    <w:p w14:paraId="294BCB50" w14:textId="1DDECB85" w:rsidR="0025576B" w:rsidRPr="004F642F" w:rsidRDefault="008D3D15" w:rsidP="00E937C7">
      <w:pPr>
        <w:spacing w:line="259" w:lineRule="auto"/>
        <w:rPr>
          <w:rFonts w:ascii="Georgia" w:hAnsi="Georgia"/>
          <w:b/>
          <w:bCs/>
          <w:color w:val="000000" w:themeColor="text1"/>
          <w:sz w:val="21"/>
          <w:szCs w:val="21"/>
        </w:rPr>
      </w:pPr>
      <w:r w:rsidRPr="004F642F">
        <w:rPr>
          <w:rFonts w:ascii="Georgia" w:hAnsi="Georgia"/>
          <w:b/>
          <w:bCs/>
          <w:color w:val="000000" w:themeColor="text1"/>
          <w:sz w:val="21"/>
          <w:szCs w:val="21"/>
        </w:rPr>
        <w:t>AURICON Audit GmbH Wirtschaftsprüfungsgesellschaft</w:t>
      </w:r>
    </w:p>
    <w:p w14:paraId="78047FFA" w14:textId="3C79AB26"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AURICON Audit GmbH Wirtschaftsprüfungsgesellschaft</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048C40C9" w14:textId="77777777" w:rsidR="008728C4" w:rsidRPr="004F642F" w:rsidRDefault="008728C4" w:rsidP="00E937C7">
      <w:pPr>
        <w:spacing w:line="259" w:lineRule="auto"/>
        <w:rPr>
          <w:rFonts w:ascii="Georgia" w:hAnsi="Georgia"/>
          <w:b/>
          <w:bCs/>
          <w:color w:val="000000" w:themeColor="text1"/>
          <w:sz w:val="21"/>
          <w:szCs w:val="21"/>
        </w:rPr>
      </w:pPr>
    </w:p>
    <w:p w14:paraId="4A160980" w14:textId="07327F97" w:rsidR="0025576B" w:rsidRPr="004F642F" w:rsidRDefault="008D3D15"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Falkensteg</w:t>
      </w:r>
      <w:proofErr w:type="spellEnd"/>
      <w:r w:rsidRPr="004F642F">
        <w:rPr>
          <w:rFonts w:ascii="Georgia" w:hAnsi="Georgia"/>
          <w:b/>
          <w:bCs/>
          <w:color w:val="000000" w:themeColor="text1"/>
          <w:sz w:val="21"/>
          <w:szCs w:val="21"/>
          <w:lang w:val="en-US"/>
        </w:rPr>
        <w:t xml:space="preserve"> Holding GmbH &amp; Co. KG</w:t>
      </w:r>
    </w:p>
    <w:p w14:paraId="5BED8AA6" w14:textId="538E0E7A" w:rsidR="0025576B" w:rsidRPr="004F642F" w:rsidRDefault="008728C4" w:rsidP="00E937C7">
      <w:pPr>
        <w:spacing w:line="259" w:lineRule="auto"/>
        <w:rPr>
          <w:rFonts w:ascii="Georgia" w:hAnsi="Georgia"/>
          <w:b/>
          <w:bCs/>
          <w:color w:val="000000" w:themeColor="text1"/>
          <w:sz w:val="21"/>
          <w:szCs w:val="21"/>
        </w:rPr>
      </w:pPr>
      <w:proofErr w:type="spellStart"/>
      <w:r w:rsidRPr="003B32CC">
        <w:rPr>
          <w:rFonts w:ascii="Georgia" w:hAnsi="Georgia"/>
          <w:color w:val="000000" w:themeColor="text1"/>
          <w:sz w:val="21"/>
          <w:szCs w:val="21"/>
          <w:lang w:val="en-US"/>
        </w:rPr>
        <w:t>Falkensteg</w:t>
      </w:r>
      <w:proofErr w:type="spellEnd"/>
      <w:r w:rsidRPr="003B32CC">
        <w:rPr>
          <w:rFonts w:ascii="Georgia" w:hAnsi="Georgia"/>
          <w:color w:val="000000" w:themeColor="text1"/>
          <w:sz w:val="21"/>
          <w:szCs w:val="21"/>
          <w:lang w:val="en-US"/>
        </w:rPr>
        <w:t xml:space="preserve"> Holding GmbH &amp; Co. </w:t>
      </w:r>
      <w:r w:rsidRPr="004F642F">
        <w:rPr>
          <w:rFonts w:ascii="Georgia" w:hAnsi="Georgia"/>
          <w:color w:val="000000" w:themeColor="text1"/>
          <w:sz w:val="21"/>
          <w:szCs w:val="21"/>
        </w:rPr>
        <w:t>KG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563F077E" w14:textId="77777777" w:rsidR="008D3D15" w:rsidRPr="004F642F" w:rsidRDefault="008D3D15" w:rsidP="00E937C7">
      <w:pPr>
        <w:spacing w:line="259" w:lineRule="auto"/>
        <w:rPr>
          <w:rFonts w:ascii="Georgia" w:hAnsi="Georgia"/>
          <w:b/>
          <w:bCs/>
          <w:color w:val="000000" w:themeColor="text1"/>
          <w:sz w:val="21"/>
          <w:szCs w:val="21"/>
        </w:rPr>
      </w:pPr>
    </w:p>
    <w:p w14:paraId="357D6B19" w14:textId="37558844" w:rsidR="0025576B" w:rsidRPr="003B32CC" w:rsidRDefault="008D3D15"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Steinbeis M&amp;A Partners GmbH</w:t>
      </w:r>
    </w:p>
    <w:p w14:paraId="5011EF01" w14:textId="2575D85E"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Steinbeis M&amp;A Partners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101EAFE0" w14:textId="77777777" w:rsidR="008D3D15" w:rsidRPr="004F642F" w:rsidRDefault="008D3D15" w:rsidP="00E937C7">
      <w:pPr>
        <w:spacing w:line="259" w:lineRule="auto"/>
        <w:rPr>
          <w:rFonts w:ascii="Georgia" w:hAnsi="Georgia"/>
          <w:b/>
          <w:bCs/>
          <w:color w:val="000000" w:themeColor="text1"/>
          <w:sz w:val="21"/>
          <w:szCs w:val="21"/>
        </w:rPr>
      </w:pPr>
    </w:p>
    <w:p w14:paraId="56AC1294" w14:textId="67596C52" w:rsidR="0025576B" w:rsidRPr="003B32CC" w:rsidRDefault="008D3D15"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CNX Transaction Partners GmbH</w:t>
      </w:r>
    </w:p>
    <w:p w14:paraId="32A14710" w14:textId="5BD0787B"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CNX Transaction Partners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28262711" w14:textId="77777777" w:rsidR="008D3D15" w:rsidRPr="004F642F" w:rsidRDefault="008D3D15" w:rsidP="00E937C7">
      <w:pPr>
        <w:spacing w:line="259" w:lineRule="auto"/>
        <w:rPr>
          <w:rFonts w:ascii="Georgia" w:hAnsi="Georgia"/>
          <w:b/>
          <w:bCs/>
          <w:color w:val="000000" w:themeColor="text1"/>
          <w:sz w:val="21"/>
          <w:szCs w:val="21"/>
        </w:rPr>
      </w:pPr>
    </w:p>
    <w:p w14:paraId="0AEBCBF4" w14:textId="6C9D7AE6" w:rsidR="0025576B" w:rsidRPr="003B32CC" w:rsidRDefault="008D3D15"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 xml:space="preserve">ACTIVE M&amp;A </w:t>
      </w:r>
      <w:proofErr w:type="spellStart"/>
      <w:r w:rsidRPr="003B32CC">
        <w:rPr>
          <w:rFonts w:ascii="Georgia" w:hAnsi="Georgia"/>
          <w:b/>
          <w:bCs/>
          <w:color w:val="000000" w:themeColor="text1"/>
          <w:sz w:val="21"/>
          <w:szCs w:val="21"/>
        </w:rPr>
        <w:t>Experts</w:t>
      </w:r>
      <w:proofErr w:type="spellEnd"/>
      <w:r w:rsidRPr="003B32CC">
        <w:rPr>
          <w:rFonts w:ascii="Georgia" w:hAnsi="Georgia"/>
          <w:b/>
          <w:bCs/>
          <w:color w:val="000000" w:themeColor="text1"/>
          <w:sz w:val="21"/>
          <w:szCs w:val="21"/>
        </w:rPr>
        <w:t xml:space="preserve"> GmbH</w:t>
      </w:r>
    </w:p>
    <w:p w14:paraId="28C74B95" w14:textId="6C504963" w:rsidR="008D3D15" w:rsidRPr="004F642F" w:rsidRDefault="008728C4" w:rsidP="00E937C7">
      <w:pPr>
        <w:spacing w:line="259" w:lineRule="auto"/>
        <w:rPr>
          <w:rFonts w:ascii="Georgia" w:hAnsi="Georgia"/>
          <w:color w:val="000000" w:themeColor="text1"/>
          <w:sz w:val="21"/>
          <w:szCs w:val="21"/>
        </w:rPr>
      </w:pPr>
      <w:r w:rsidRPr="004F642F">
        <w:rPr>
          <w:rFonts w:ascii="Georgia" w:hAnsi="Georgia"/>
          <w:color w:val="000000" w:themeColor="text1"/>
          <w:sz w:val="21"/>
          <w:szCs w:val="21"/>
        </w:rPr>
        <w:t xml:space="preserve">ACTIVE M&amp;A </w:t>
      </w:r>
      <w:proofErr w:type="spellStart"/>
      <w:r w:rsidRPr="004F642F">
        <w:rPr>
          <w:rFonts w:ascii="Georgia" w:hAnsi="Georgia"/>
          <w:color w:val="000000" w:themeColor="text1"/>
          <w:sz w:val="21"/>
          <w:szCs w:val="21"/>
        </w:rPr>
        <w:t>Experts</w:t>
      </w:r>
      <w:proofErr w:type="spellEnd"/>
      <w:r w:rsidRPr="004F642F">
        <w:rPr>
          <w:rFonts w:ascii="Georgia" w:hAnsi="Georgia"/>
          <w:color w:val="000000" w:themeColor="text1"/>
          <w:sz w:val="21"/>
          <w:szCs w:val="21"/>
        </w:rPr>
        <w:t xml:space="preserve"> GmbH </w:t>
      </w:r>
      <w:r w:rsidR="0025576B" w:rsidRPr="004F642F">
        <w:rPr>
          <w:rFonts w:ascii="Georgia" w:hAnsi="Georgia"/>
          <w:color w:val="000000" w:themeColor="text1"/>
          <w:sz w:val="21"/>
          <w:szCs w:val="21"/>
        </w:rPr>
        <w:t>scheint mir für ebendieses Praktikum ideal.</w:t>
      </w:r>
    </w:p>
    <w:p w14:paraId="5A0B3E99" w14:textId="77777777" w:rsidR="008728C4" w:rsidRPr="004F642F" w:rsidRDefault="008728C4" w:rsidP="00E937C7">
      <w:pPr>
        <w:spacing w:line="259" w:lineRule="auto"/>
        <w:rPr>
          <w:rFonts w:ascii="Georgia" w:hAnsi="Georgia"/>
          <w:color w:val="000000" w:themeColor="text1"/>
          <w:sz w:val="21"/>
          <w:szCs w:val="21"/>
        </w:rPr>
      </w:pPr>
    </w:p>
    <w:p w14:paraId="29959F39" w14:textId="7080C615" w:rsidR="0025576B" w:rsidRPr="004F642F" w:rsidRDefault="008D3D15"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Allert</w:t>
      </w:r>
      <w:proofErr w:type="spellEnd"/>
      <w:r w:rsidRPr="004F642F">
        <w:rPr>
          <w:rFonts w:ascii="Georgia" w:hAnsi="Georgia"/>
          <w:b/>
          <w:bCs/>
          <w:color w:val="000000" w:themeColor="text1"/>
          <w:sz w:val="21"/>
          <w:szCs w:val="21"/>
          <w:lang w:val="en-US"/>
        </w:rPr>
        <w:t xml:space="preserve"> &amp; Co. GmbH</w:t>
      </w:r>
    </w:p>
    <w:p w14:paraId="5909E0A8" w14:textId="6DD0450C" w:rsidR="0025576B" w:rsidRPr="004F642F" w:rsidRDefault="008728C4" w:rsidP="00E937C7">
      <w:pPr>
        <w:spacing w:line="259" w:lineRule="auto"/>
        <w:rPr>
          <w:rFonts w:ascii="Georgia" w:hAnsi="Georgia"/>
          <w:b/>
          <w:bCs/>
          <w:color w:val="000000" w:themeColor="text1"/>
          <w:sz w:val="21"/>
          <w:szCs w:val="21"/>
        </w:rPr>
      </w:pPr>
      <w:proofErr w:type="spellStart"/>
      <w:r w:rsidRPr="003B32CC">
        <w:rPr>
          <w:rFonts w:ascii="Georgia" w:hAnsi="Georgia"/>
          <w:color w:val="000000" w:themeColor="text1"/>
          <w:sz w:val="21"/>
          <w:szCs w:val="21"/>
          <w:lang w:val="en-US"/>
        </w:rPr>
        <w:t>Allert</w:t>
      </w:r>
      <w:proofErr w:type="spellEnd"/>
      <w:r w:rsidRPr="003B32CC">
        <w:rPr>
          <w:rFonts w:ascii="Georgia" w:hAnsi="Georgia"/>
          <w:color w:val="000000" w:themeColor="text1"/>
          <w:sz w:val="21"/>
          <w:szCs w:val="21"/>
          <w:lang w:val="en-US"/>
        </w:rPr>
        <w:t xml:space="preserve"> &amp; Co. </w:t>
      </w:r>
      <w:r w:rsidRPr="004F642F">
        <w:rPr>
          <w:rFonts w:ascii="Georgia" w:hAnsi="Georgia"/>
          <w:color w:val="000000" w:themeColor="text1"/>
          <w:sz w:val="21"/>
          <w:szCs w:val="21"/>
        </w:rPr>
        <w:t>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39C3A833" w14:textId="77777777" w:rsidR="008D3D15" w:rsidRPr="004F642F" w:rsidRDefault="008D3D15" w:rsidP="00E937C7">
      <w:pPr>
        <w:spacing w:line="259" w:lineRule="auto"/>
        <w:rPr>
          <w:rFonts w:ascii="Georgia" w:hAnsi="Georgia"/>
          <w:b/>
          <w:bCs/>
          <w:color w:val="000000" w:themeColor="text1"/>
          <w:sz w:val="21"/>
          <w:szCs w:val="21"/>
        </w:rPr>
      </w:pPr>
    </w:p>
    <w:p w14:paraId="30EAD3AC" w14:textId="173C0F7D" w:rsidR="0025576B" w:rsidRPr="003B32CC" w:rsidRDefault="00E937C7"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BLOK Management GmbH</w:t>
      </w:r>
    </w:p>
    <w:p w14:paraId="655E9FF6" w14:textId="3A97C8AD"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BLOK Management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3F0A04A7" w14:textId="77777777" w:rsidR="00E937C7" w:rsidRPr="004F642F" w:rsidRDefault="00E937C7" w:rsidP="00E937C7">
      <w:pPr>
        <w:spacing w:line="259" w:lineRule="auto"/>
        <w:rPr>
          <w:rFonts w:ascii="Georgia" w:hAnsi="Georgia"/>
          <w:b/>
          <w:bCs/>
          <w:color w:val="000000" w:themeColor="text1"/>
          <w:sz w:val="21"/>
          <w:szCs w:val="21"/>
        </w:rPr>
      </w:pPr>
    </w:p>
    <w:p w14:paraId="765F385C" w14:textId="762AEBA0" w:rsidR="0025576B" w:rsidRPr="004F642F" w:rsidRDefault="00E937C7" w:rsidP="00E937C7">
      <w:pPr>
        <w:spacing w:line="259" w:lineRule="auto"/>
        <w:rPr>
          <w:rFonts w:ascii="Georgia" w:hAnsi="Georgia"/>
          <w:b/>
          <w:bCs/>
          <w:color w:val="000000" w:themeColor="text1"/>
          <w:sz w:val="21"/>
          <w:szCs w:val="21"/>
          <w:lang w:val="en-US" w:eastAsia="de-DE"/>
        </w:rPr>
      </w:pPr>
      <w:r w:rsidRPr="004F642F">
        <w:rPr>
          <w:rFonts w:ascii="Georgia" w:hAnsi="Georgia"/>
          <w:b/>
          <w:bCs/>
          <w:color w:val="000000" w:themeColor="text1"/>
          <w:sz w:val="21"/>
          <w:szCs w:val="21"/>
          <w:lang w:val="en-US" w:eastAsia="de-DE"/>
        </w:rPr>
        <w:t>Loy &amp; Co. Corporate Finance GmbH</w:t>
      </w:r>
    </w:p>
    <w:p w14:paraId="70FF1DD2" w14:textId="328D068D" w:rsidR="0025576B" w:rsidRPr="004F642F" w:rsidRDefault="008728C4" w:rsidP="00E937C7">
      <w:pPr>
        <w:spacing w:line="259" w:lineRule="auto"/>
        <w:rPr>
          <w:rFonts w:ascii="Georgia" w:hAnsi="Georgia"/>
          <w:b/>
          <w:bCs/>
          <w:color w:val="000000" w:themeColor="text1"/>
          <w:sz w:val="21"/>
          <w:szCs w:val="21"/>
          <w:lang w:eastAsia="de-DE"/>
        </w:rPr>
      </w:pPr>
      <w:r w:rsidRPr="003B32CC">
        <w:rPr>
          <w:rFonts w:ascii="Georgia" w:hAnsi="Georgia"/>
          <w:color w:val="000000" w:themeColor="text1"/>
          <w:sz w:val="21"/>
          <w:szCs w:val="21"/>
          <w:lang w:val="en-US" w:eastAsia="de-DE"/>
        </w:rPr>
        <w:t xml:space="preserve">Loy &amp; Co. </w:t>
      </w:r>
      <w:r w:rsidRPr="004F642F">
        <w:rPr>
          <w:rFonts w:ascii="Georgia" w:hAnsi="Georgia"/>
          <w:color w:val="000000" w:themeColor="text1"/>
          <w:sz w:val="21"/>
          <w:szCs w:val="21"/>
          <w:lang w:eastAsia="de-DE"/>
        </w:rPr>
        <w:t xml:space="preserve">Corporate Finance GmbH </w:t>
      </w:r>
      <w:r w:rsidR="0025576B" w:rsidRPr="004F642F">
        <w:rPr>
          <w:rFonts w:ascii="Georgia" w:hAnsi="Georgia"/>
          <w:color w:val="000000" w:themeColor="text1"/>
          <w:sz w:val="21"/>
          <w:szCs w:val="21"/>
        </w:rPr>
        <w:t>scheint mir für ebendieses Praktikum ideal.</w:t>
      </w:r>
    </w:p>
    <w:p w14:paraId="126D3383" w14:textId="77777777" w:rsidR="00E937C7" w:rsidRPr="004F642F" w:rsidRDefault="00E937C7" w:rsidP="00E937C7">
      <w:pPr>
        <w:spacing w:line="259" w:lineRule="auto"/>
        <w:rPr>
          <w:rFonts w:ascii="Georgia" w:hAnsi="Georgia"/>
          <w:b/>
          <w:bCs/>
          <w:color w:val="000000" w:themeColor="text1"/>
          <w:sz w:val="21"/>
          <w:szCs w:val="21"/>
        </w:rPr>
      </w:pPr>
    </w:p>
    <w:p w14:paraId="52BEFAD4" w14:textId="679E4252" w:rsidR="0025576B" w:rsidRPr="003B32CC" w:rsidRDefault="00E937C7" w:rsidP="00E937C7">
      <w:pPr>
        <w:spacing w:line="259" w:lineRule="auto"/>
        <w:rPr>
          <w:rFonts w:ascii="Georgia" w:hAnsi="Georgia"/>
          <w:b/>
          <w:bCs/>
          <w:color w:val="000000" w:themeColor="text1"/>
          <w:sz w:val="21"/>
          <w:szCs w:val="21"/>
        </w:rPr>
      </w:pPr>
      <w:r w:rsidRPr="003B32CC">
        <w:rPr>
          <w:rFonts w:ascii="Georgia" w:hAnsi="Georgia"/>
          <w:b/>
          <w:bCs/>
          <w:color w:val="000000" w:themeColor="text1"/>
          <w:sz w:val="21"/>
          <w:szCs w:val="21"/>
        </w:rPr>
        <w:t>HWB Unternehmerberatung GmbH</w:t>
      </w:r>
    </w:p>
    <w:p w14:paraId="18ED959E" w14:textId="5FEA852B" w:rsidR="0025576B" w:rsidRPr="004F642F" w:rsidRDefault="008728C4" w:rsidP="00E937C7">
      <w:pPr>
        <w:spacing w:line="259" w:lineRule="auto"/>
        <w:rPr>
          <w:rFonts w:ascii="Georgia" w:hAnsi="Georgia"/>
          <w:b/>
          <w:bCs/>
          <w:color w:val="000000" w:themeColor="text1"/>
          <w:sz w:val="21"/>
          <w:szCs w:val="21"/>
        </w:rPr>
      </w:pPr>
      <w:r w:rsidRPr="004F642F">
        <w:rPr>
          <w:rFonts w:ascii="Georgia" w:hAnsi="Georgia"/>
          <w:color w:val="000000" w:themeColor="text1"/>
          <w:sz w:val="21"/>
          <w:szCs w:val="21"/>
        </w:rPr>
        <w:t>HWB Unternehmerberatung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68BBA839" w14:textId="77777777" w:rsidR="00E937C7" w:rsidRPr="004F642F" w:rsidRDefault="00E937C7" w:rsidP="00E937C7">
      <w:pPr>
        <w:spacing w:line="259" w:lineRule="auto"/>
        <w:rPr>
          <w:rFonts w:ascii="Georgia" w:hAnsi="Georgia"/>
          <w:b/>
          <w:bCs/>
          <w:color w:val="000000" w:themeColor="text1"/>
          <w:sz w:val="21"/>
          <w:szCs w:val="21"/>
        </w:rPr>
      </w:pPr>
    </w:p>
    <w:p w14:paraId="60AE4AE4" w14:textId="3D6344E4" w:rsidR="0025576B" w:rsidRPr="004F642F" w:rsidRDefault="00E937C7" w:rsidP="00E937C7">
      <w:pPr>
        <w:spacing w:line="259" w:lineRule="auto"/>
        <w:rPr>
          <w:rFonts w:ascii="Georgia" w:hAnsi="Georgia"/>
          <w:b/>
          <w:bCs/>
          <w:color w:val="000000" w:themeColor="text1"/>
          <w:sz w:val="21"/>
          <w:szCs w:val="21"/>
          <w:lang w:val="en-US"/>
        </w:rPr>
      </w:pPr>
      <w:proofErr w:type="spellStart"/>
      <w:r w:rsidRPr="004F642F">
        <w:rPr>
          <w:rFonts w:ascii="Georgia" w:hAnsi="Georgia"/>
          <w:b/>
          <w:bCs/>
          <w:color w:val="000000" w:themeColor="text1"/>
          <w:sz w:val="21"/>
          <w:szCs w:val="21"/>
          <w:lang w:val="en-US"/>
        </w:rPr>
        <w:t>mayerhöfer</w:t>
      </w:r>
      <w:proofErr w:type="spellEnd"/>
      <w:r w:rsidRPr="004F642F">
        <w:rPr>
          <w:rFonts w:ascii="Georgia" w:hAnsi="Georgia"/>
          <w:b/>
          <w:bCs/>
          <w:color w:val="000000" w:themeColor="text1"/>
          <w:sz w:val="21"/>
          <w:szCs w:val="21"/>
          <w:lang w:val="en-US"/>
        </w:rPr>
        <w:t xml:space="preserve"> &amp; co Corporate Finance </w:t>
      </w:r>
      <w:proofErr w:type="spellStart"/>
      <w:r w:rsidRPr="004F642F">
        <w:rPr>
          <w:rFonts w:ascii="Georgia" w:hAnsi="Georgia"/>
          <w:b/>
          <w:bCs/>
          <w:color w:val="000000" w:themeColor="text1"/>
          <w:sz w:val="21"/>
          <w:szCs w:val="21"/>
          <w:lang w:val="en-US"/>
        </w:rPr>
        <w:t>Beratung</w:t>
      </w:r>
      <w:proofErr w:type="spellEnd"/>
      <w:r w:rsidRPr="004F642F">
        <w:rPr>
          <w:rFonts w:ascii="Georgia" w:hAnsi="Georgia"/>
          <w:b/>
          <w:bCs/>
          <w:color w:val="000000" w:themeColor="text1"/>
          <w:sz w:val="21"/>
          <w:szCs w:val="21"/>
          <w:lang w:val="en-US"/>
        </w:rPr>
        <w:t xml:space="preserve"> GmbH</w:t>
      </w:r>
    </w:p>
    <w:p w14:paraId="45B0ED3A" w14:textId="5292B739" w:rsidR="0025576B" w:rsidRPr="004F642F" w:rsidRDefault="008728C4"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mayerhöfer</w:t>
      </w:r>
      <w:proofErr w:type="spellEnd"/>
      <w:r w:rsidRPr="004F642F">
        <w:rPr>
          <w:rFonts w:ascii="Georgia" w:hAnsi="Georgia"/>
          <w:color w:val="000000" w:themeColor="text1"/>
          <w:sz w:val="21"/>
          <w:szCs w:val="21"/>
        </w:rPr>
        <w:t xml:space="preserve"> &amp; </w:t>
      </w:r>
      <w:proofErr w:type="spellStart"/>
      <w:r w:rsidRPr="004F642F">
        <w:rPr>
          <w:rFonts w:ascii="Georgia" w:hAnsi="Georgia"/>
          <w:color w:val="000000" w:themeColor="text1"/>
          <w:sz w:val="21"/>
          <w:szCs w:val="21"/>
        </w:rPr>
        <w:t>co</w:t>
      </w:r>
      <w:proofErr w:type="spellEnd"/>
      <w:r w:rsidRPr="004F642F">
        <w:rPr>
          <w:rFonts w:ascii="Georgia" w:hAnsi="Georgia"/>
          <w:color w:val="000000" w:themeColor="text1"/>
          <w:sz w:val="21"/>
          <w:szCs w:val="21"/>
        </w:rPr>
        <w:t xml:space="preserve"> Corporate Finance Beratung GmbH</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65629EA7" w14:textId="77777777" w:rsidR="00E937C7" w:rsidRPr="004F642F" w:rsidRDefault="00E937C7" w:rsidP="00E937C7">
      <w:pPr>
        <w:spacing w:line="259" w:lineRule="auto"/>
        <w:rPr>
          <w:rFonts w:ascii="Georgia" w:hAnsi="Georgia"/>
          <w:b/>
          <w:bCs/>
          <w:color w:val="000000" w:themeColor="text1"/>
          <w:sz w:val="21"/>
          <w:szCs w:val="21"/>
          <w:lang w:eastAsia="de-DE"/>
        </w:rPr>
      </w:pPr>
    </w:p>
    <w:p w14:paraId="4E8F6FC6" w14:textId="2456B765" w:rsidR="00655C3D" w:rsidRPr="004F642F" w:rsidRDefault="00655C3D" w:rsidP="00E937C7">
      <w:pPr>
        <w:spacing w:line="259" w:lineRule="auto"/>
        <w:rPr>
          <w:rStyle w:val="Hyperlink"/>
          <w:rFonts w:ascii="Georgia" w:hAnsi="Georgia"/>
          <w:b/>
          <w:bCs/>
          <w:color w:val="000000" w:themeColor="text1"/>
          <w:sz w:val="21"/>
          <w:szCs w:val="21"/>
          <w:u w:val="none"/>
        </w:rPr>
      </w:pPr>
      <w:proofErr w:type="spellStart"/>
      <w:r w:rsidRPr="004F642F">
        <w:rPr>
          <w:rFonts w:ascii="Georgia" w:hAnsi="Georgia"/>
          <w:b/>
          <w:bCs/>
          <w:color w:val="000000" w:themeColor="text1"/>
          <w:sz w:val="21"/>
          <w:szCs w:val="21"/>
        </w:rPr>
        <w:t>Senacor</w:t>
      </w:r>
      <w:proofErr w:type="spellEnd"/>
      <w:r w:rsidRPr="004F642F">
        <w:rPr>
          <w:rFonts w:ascii="Georgia" w:hAnsi="Georgia"/>
          <w:b/>
          <w:bCs/>
          <w:color w:val="000000" w:themeColor="text1"/>
          <w:sz w:val="21"/>
          <w:szCs w:val="21"/>
        </w:rPr>
        <w:t xml:space="preserve"> Technologies AG</w:t>
      </w:r>
    </w:p>
    <w:p w14:paraId="1BED18FF" w14:textId="11792E0E" w:rsidR="0025576B" w:rsidRPr="004F642F" w:rsidRDefault="00655C3D" w:rsidP="00E937C7">
      <w:pPr>
        <w:spacing w:line="259" w:lineRule="auto"/>
        <w:rPr>
          <w:rFonts w:ascii="Georgia" w:hAnsi="Georgia"/>
          <w:b/>
          <w:bCs/>
          <w:color w:val="000000" w:themeColor="text1"/>
          <w:sz w:val="21"/>
          <w:szCs w:val="21"/>
        </w:rPr>
      </w:pPr>
      <w:proofErr w:type="spellStart"/>
      <w:r w:rsidRPr="004F642F">
        <w:rPr>
          <w:rFonts w:ascii="Georgia" w:hAnsi="Georgia"/>
          <w:color w:val="000000" w:themeColor="text1"/>
          <w:sz w:val="21"/>
          <w:szCs w:val="21"/>
        </w:rPr>
        <w:t>Senacor</w:t>
      </w:r>
      <w:proofErr w:type="spellEnd"/>
      <w:r w:rsidRPr="004F642F">
        <w:rPr>
          <w:rFonts w:ascii="Georgia" w:hAnsi="Georgia"/>
          <w:color w:val="000000" w:themeColor="text1"/>
          <w:sz w:val="21"/>
          <w:szCs w:val="21"/>
        </w:rPr>
        <w:t xml:space="preserve"> Technologies AG</w:t>
      </w:r>
      <w:r w:rsidRPr="004F642F">
        <w:rPr>
          <w:rFonts w:ascii="Georgia" w:hAnsi="Georgia"/>
          <w:b/>
          <w:bCs/>
          <w:color w:val="000000" w:themeColor="text1"/>
          <w:sz w:val="21"/>
          <w:szCs w:val="21"/>
        </w:rPr>
        <w:t xml:space="preserve"> </w:t>
      </w:r>
      <w:r w:rsidR="0025576B" w:rsidRPr="004F642F">
        <w:rPr>
          <w:rFonts w:ascii="Georgia" w:hAnsi="Georgia"/>
          <w:color w:val="000000" w:themeColor="text1"/>
          <w:sz w:val="21"/>
          <w:szCs w:val="21"/>
        </w:rPr>
        <w:t>scheint mir für ebendieses Praktikum ideal.</w:t>
      </w:r>
    </w:p>
    <w:p w14:paraId="75EDD279" w14:textId="77777777" w:rsidR="0025576B" w:rsidRPr="004F642F" w:rsidRDefault="0025576B" w:rsidP="00E937C7">
      <w:pPr>
        <w:spacing w:line="259" w:lineRule="auto"/>
        <w:rPr>
          <w:sz w:val="21"/>
          <w:szCs w:val="21"/>
        </w:rPr>
      </w:pPr>
    </w:p>
    <w:p w14:paraId="0B6B2CF3" w14:textId="2DC66BFE" w:rsidR="00655C3D" w:rsidRPr="004F642F" w:rsidRDefault="00655C3D" w:rsidP="00E937C7">
      <w:pPr>
        <w:spacing w:line="259" w:lineRule="auto"/>
        <w:rPr>
          <w:rStyle w:val="Hyperlink"/>
          <w:rFonts w:ascii="Georgia" w:hAnsi="Georgia"/>
          <w:b/>
          <w:bCs/>
          <w:color w:val="auto"/>
          <w:sz w:val="21"/>
          <w:szCs w:val="21"/>
          <w:u w:val="none"/>
        </w:rPr>
      </w:pPr>
      <w:proofErr w:type="spellStart"/>
      <w:r w:rsidRPr="004F642F">
        <w:rPr>
          <w:rFonts w:ascii="Georgia" w:hAnsi="Georgia"/>
          <w:b/>
          <w:bCs/>
          <w:sz w:val="21"/>
          <w:szCs w:val="21"/>
        </w:rPr>
        <w:t>Colift</w:t>
      </w:r>
      <w:proofErr w:type="spellEnd"/>
      <w:r w:rsidRPr="004F642F">
        <w:rPr>
          <w:rFonts w:ascii="Georgia" w:hAnsi="Georgia"/>
          <w:b/>
          <w:bCs/>
          <w:sz w:val="21"/>
          <w:szCs w:val="21"/>
        </w:rPr>
        <w:t xml:space="preserve"> GmbH</w:t>
      </w:r>
    </w:p>
    <w:p w14:paraId="6B32B518" w14:textId="18D97747" w:rsidR="0025576B" w:rsidRPr="004F642F" w:rsidRDefault="00655C3D" w:rsidP="00E937C7">
      <w:pPr>
        <w:spacing w:line="259" w:lineRule="auto"/>
        <w:rPr>
          <w:rFonts w:ascii="Georgia" w:hAnsi="Georgia"/>
          <w:b/>
          <w:bCs/>
          <w:sz w:val="21"/>
          <w:szCs w:val="21"/>
        </w:rPr>
      </w:pPr>
      <w:proofErr w:type="spellStart"/>
      <w:r w:rsidRPr="004F642F">
        <w:rPr>
          <w:rFonts w:ascii="Georgia" w:hAnsi="Georgia"/>
          <w:sz w:val="21"/>
          <w:szCs w:val="21"/>
        </w:rPr>
        <w:t>Colift</w:t>
      </w:r>
      <w:proofErr w:type="spellEnd"/>
      <w:r w:rsidRPr="004F642F">
        <w:rPr>
          <w:rFonts w:ascii="Georgia" w:hAnsi="Georgia"/>
          <w:sz w:val="21"/>
          <w:szCs w:val="21"/>
        </w:rPr>
        <w:t xml:space="preserve"> GmbH</w:t>
      </w:r>
      <w:r w:rsidRPr="004F642F">
        <w:rPr>
          <w:rFonts w:ascii="Georgia" w:hAnsi="Georgia"/>
          <w:b/>
          <w:bCs/>
          <w:sz w:val="21"/>
          <w:szCs w:val="21"/>
        </w:rPr>
        <w:t xml:space="preserve"> </w:t>
      </w:r>
      <w:r w:rsidR="0025576B" w:rsidRPr="004F642F">
        <w:rPr>
          <w:rFonts w:ascii="Georgia" w:hAnsi="Georgia"/>
          <w:color w:val="000000" w:themeColor="text1"/>
          <w:sz w:val="21"/>
          <w:szCs w:val="21"/>
        </w:rPr>
        <w:t>scheint mir für ebendieses Praktikum ideal.</w:t>
      </w:r>
    </w:p>
    <w:p w14:paraId="0E0EFFA1" w14:textId="77777777" w:rsidR="00E937C7" w:rsidRPr="004F642F" w:rsidRDefault="00E937C7" w:rsidP="00E937C7">
      <w:pPr>
        <w:spacing w:line="259" w:lineRule="auto"/>
        <w:rPr>
          <w:rFonts w:ascii="Georgia" w:hAnsi="Georgia"/>
          <w:b/>
          <w:bCs/>
          <w:color w:val="000000" w:themeColor="text1"/>
          <w:sz w:val="21"/>
          <w:szCs w:val="21"/>
        </w:rPr>
      </w:pPr>
    </w:p>
    <w:p w14:paraId="50DA9434" w14:textId="3029C1FF" w:rsidR="00655C3D" w:rsidRPr="004F642F" w:rsidRDefault="00655C3D" w:rsidP="00E937C7">
      <w:pPr>
        <w:spacing w:line="259" w:lineRule="auto"/>
        <w:rPr>
          <w:rStyle w:val="Hyperlink"/>
          <w:rFonts w:ascii="Georgia" w:hAnsi="Georgia"/>
          <w:b/>
          <w:bCs/>
          <w:color w:val="000000" w:themeColor="text1"/>
          <w:sz w:val="21"/>
          <w:szCs w:val="21"/>
          <w:u w:val="none"/>
        </w:rPr>
      </w:pPr>
      <w:r w:rsidRPr="004F642F">
        <w:rPr>
          <w:rStyle w:val="Hyperlink"/>
          <w:rFonts w:ascii="Georgia" w:hAnsi="Georgia"/>
          <w:b/>
          <w:bCs/>
          <w:color w:val="000000" w:themeColor="text1"/>
          <w:sz w:val="21"/>
          <w:szCs w:val="21"/>
          <w:u w:val="none"/>
        </w:rPr>
        <w:t>Grant Thornton AG Wirtschaftsprüfungsgesellschaft</w:t>
      </w:r>
    </w:p>
    <w:p w14:paraId="318C2873" w14:textId="60FCB3CB" w:rsidR="00002C53" w:rsidRPr="004F642F" w:rsidRDefault="00655C3D" w:rsidP="00655C3D">
      <w:pPr>
        <w:spacing w:line="259" w:lineRule="auto"/>
        <w:rPr>
          <w:rFonts w:ascii="Georgia" w:hAnsi="Georgia"/>
          <w:b/>
          <w:bCs/>
          <w:color w:val="000000" w:themeColor="text1"/>
          <w:sz w:val="21"/>
          <w:szCs w:val="21"/>
        </w:rPr>
      </w:pPr>
      <w:r w:rsidRPr="004F642F">
        <w:rPr>
          <w:rStyle w:val="Hyperlink"/>
          <w:rFonts w:ascii="Georgia" w:hAnsi="Georgia"/>
          <w:color w:val="000000" w:themeColor="text1"/>
          <w:sz w:val="21"/>
          <w:szCs w:val="21"/>
          <w:u w:val="none"/>
        </w:rPr>
        <w:t>Grant Thornton AG Wirtschaftsprüfungsgesellschaft</w:t>
      </w:r>
      <w:r w:rsidRPr="004F642F">
        <w:rPr>
          <w:rStyle w:val="Hyperlink"/>
          <w:rFonts w:ascii="Georgia" w:hAnsi="Georgia"/>
          <w:b/>
          <w:bCs/>
          <w:color w:val="000000" w:themeColor="text1"/>
          <w:sz w:val="21"/>
          <w:szCs w:val="21"/>
          <w:u w:val="none"/>
        </w:rPr>
        <w:t xml:space="preserve"> </w:t>
      </w:r>
      <w:r w:rsidR="0025576B" w:rsidRPr="004F642F">
        <w:rPr>
          <w:rFonts w:ascii="Georgia" w:hAnsi="Georgia"/>
          <w:color w:val="000000" w:themeColor="text1"/>
          <w:sz w:val="21"/>
          <w:szCs w:val="21"/>
        </w:rPr>
        <w:t>scheint mir für ebendieses Praktikum ideal.</w:t>
      </w:r>
    </w:p>
    <w:sectPr w:rsidR="00002C53" w:rsidRPr="004F642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144C6" w14:textId="77777777" w:rsidR="00542682" w:rsidRDefault="00542682" w:rsidP="0025576B">
      <w:r>
        <w:separator/>
      </w:r>
    </w:p>
  </w:endnote>
  <w:endnote w:type="continuationSeparator" w:id="0">
    <w:p w14:paraId="27A1F455" w14:textId="77777777" w:rsidR="00542682" w:rsidRDefault="00542682" w:rsidP="00255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F406E" w14:textId="77777777" w:rsidR="00542682" w:rsidRDefault="00542682" w:rsidP="0025576B">
      <w:r>
        <w:separator/>
      </w:r>
    </w:p>
  </w:footnote>
  <w:footnote w:type="continuationSeparator" w:id="0">
    <w:p w14:paraId="006D3400" w14:textId="77777777" w:rsidR="00542682" w:rsidRDefault="00542682" w:rsidP="002557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2C4B"/>
    <w:multiLevelType w:val="multilevel"/>
    <w:tmpl w:val="E8E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7EC8"/>
    <w:multiLevelType w:val="multilevel"/>
    <w:tmpl w:val="2C2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013301">
    <w:abstractNumId w:val="1"/>
  </w:num>
  <w:num w:numId="2" w16cid:durableId="3240875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7B1"/>
    <w:rsid w:val="00002C53"/>
    <w:rsid w:val="00023A94"/>
    <w:rsid w:val="000D70AC"/>
    <w:rsid w:val="001A71D4"/>
    <w:rsid w:val="001B0047"/>
    <w:rsid w:val="001B0078"/>
    <w:rsid w:val="002033CF"/>
    <w:rsid w:val="0025576B"/>
    <w:rsid w:val="002814C7"/>
    <w:rsid w:val="002C5124"/>
    <w:rsid w:val="002F22F3"/>
    <w:rsid w:val="003016EC"/>
    <w:rsid w:val="003040FD"/>
    <w:rsid w:val="00312313"/>
    <w:rsid w:val="003370C2"/>
    <w:rsid w:val="00350603"/>
    <w:rsid w:val="003B32CC"/>
    <w:rsid w:val="003B375E"/>
    <w:rsid w:val="003D7C3F"/>
    <w:rsid w:val="003E35D5"/>
    <w:rsid w:val="00403CE1"/>
    <w:rsid w:val="004058D1"/>
    <w:rsid w:val="00412EEC"/>
    <w:rsid w:val="00420619"/>
    <w:rsid w:val="00453994"/>
    <w:rsid w:val="00453F7A"/>
    <w:rsid w:val="00465CAC"/>
    <w:rsid w:val="00481D00"/>
    <w:rsid w:val="004F29EA"/>
    <w:rsid w:val="004F642F"/>
    <w:rsid w:val="00542682"/>
    <w:rsid w:val="00610A2D"/>
    <w:rsid w:val="00655C3D"/>
    <w:rsid w:val="006C1418"/>
    <w:rsid w:val="006D53CF"/>
    <w:rsid w:val="006F078D"/>
    <w:rsid w:val="00722972"/>
    <w:rsid w:val="007A11FD"/>
    <w:rsid w:val="007E6768"/>
    <w:rsid w:val="00810AFC"/>
    <w:rsid w:val="008611ED"/>
    <w:rsid w:val="008728C4"/>
    <w:rsid w:val="008A2AA7"/>
    <w:rsid w:val="008D3D15"/>
    <w:rsid w:val="008E4C3A"/>
    <w:rsid w:val="00977F46"/>
    <w:rsid w:val="009B1647"/>
    <w:rsid w:val="009C457F"/>
    <w:rsid w:val="00A3048C"/>
    <w:rsid w:val="00A84D54"/>
    <w:rsid w:val="00AA39FF"/>
    <w:rsid w:val="00AC04D9"/>
    <w:rsid w:val="00AE3117"/>
    <w:rsid w:val="00AE711A"/>
    <w:rsid w:val="00AF76C8"/>
    <w:rsid w:val="00B3477F"/>
    <w:rsid w:val="00BB203E"/>
    <w:rsid w:val="00BE00AE"/>
    <w:rsid w:val="00C340D1"/>
    <w:rsid w:val="00C92097"/>
    <w:rsid w:val="00CE2F6B"/>
    <w:rsid w:val="00DC3BB5"/>
    <w:rsid w:val="00DE7E5F"/>
    <w:rsid w:val="00E321A1"/>
    <w:rsid w:val="00E937C7"/>
    <w:rsid w:val="00EB3E38"/>
    <w:rsid w:val="00EC328F"/>
    <w:rsid w:val="00EE07B1"/>
    <w:rsid w:val="00F028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66F1DF3"/>
  <w15:chartTrackingRefBased/>
  <w15:docId w15:val="{D95D5942-DF96-3C40-B078-D995105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D3D1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453F7A"/>
    <w:pPr>
      <w:spacing w:before="100" w:beforeAutospacing="1" w:after="100" w:afterAutospacing="1"/>
      <w:outlineLvl w:val="1"/>
    </w:pPr>
    <w:rPr>
      <w:rFonts w:ascii="Times New Roman" w:eastAsia="Times New Roman" w:hAnsi="Times New Roman" w:cs="Times New Roman"/>
      <w:b/>
      <w:bCs/>
      <w:kern w:val="0"/>
      <w:sz w:val="36"/>
      <w:szCs w:val="36"/>
      <w:lang w:eastAsia="de-DE"/>
      <w14:ligatures w14:val="none"/>
    </w:rPr>
  </w:style>
  <w:style w:type="paragraph" w:styleId="berschrift3">
    <w:name w:val="heading 3"/>
    <w:basedOn w:val="Standard"/>
    <w:next w:val="Standard"/>
    <w:link w:val="berschrift3Zchn"/>
    <w:uiPriority w:val="9"/>
    <w:unhideWhenUsed/>
    <w:qFormat/>
    <w:rsid w:val="00977F46"/>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semiHidden/>
    <w:unhideWhenUsed/>
    <w:qFormat/>
    <w:rsid w:val="00E937C7"/>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6C1418"/>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2F22F3"/>
    <w:rPr>
      <w:b/>
      <w:bCs/>
    </w:rPr>
  </w:style>
  <w:style w:type="character" w:customStyle="1" w:styleId="berschrift2Zchn">
    <w:name w:val="Überschrift 2 Zchn"/>
    <w:basedOn w:val="Absatz-Standardschriftart"/>
    <w:link w:val="berschrift2"/>
    <w:uiPriority w:val="9"/>
    <w:rsid w:val="00453F7A"/>
    <w:rPr>
      <w:rFonts w:ascii="Times New Roman" w:eastAsia="Times New Roman" w:hAnsi="Times New Roman" w:cs="Times New Roman"/>
      <w:b/>
      <w:bCs/>
      <w:kern w:val="0"/>
      <w:sz w:val="36"/>
      <w:szCs w:val="36"/>
      <w:lang w:eastAsia="de-DE"/>
      <w14:ligatures w14:val="none"/>
    </w:rPr>
  </w:style>
  <w:style w:type="character" w:customStyle="1" w:styleId="berschrift3Zchn">
    <w:name w:val="Überschrift 3 Zchn"/>
    <w:basedOn w:val="Absatz-Standardschriftart"/>
    <w:link w:val="berschrift3"/>
    <w:uiPriority w:val="9"/>
    <w:rsid w:val="00977F46"/>
    <w:rPr>
      <w:rFonts w:asciiTheme="majorHAnsi" w:eastAsiaTheme="majorEastAsia" w:hAnsiTheme="majorHAnsi" w:cstheme="majorBidi"/>
      <w:color w:val="1F3763" w:themeColor="accent1" w:themeShade="7F"/>
    </w:rPr>
  </w:style>
  <w:style w:type="character" w:customStyle="1" w:styleId="apple-converted-space">
    <w:name w:val="apple-converted-space"/>
    <w:basedOn w:val="Absatz-Standardschriftart"/>
    <w:rsid w:val="000D70AC"/>
  </w:style>
  <w:style w:type="character" w:customStyle="1" w:styleId="no-wrap">
    <w:name w:val="no-wrap"/>
    <w:basedOn w:val="Absatz-Standardschriftart"/>
    <w:rsid w:val="000D70AC"/>
  </w:style>
  <w:style w:type="character" w:styleId="Hyperlink">
    <w:name w:val="Hyperlink"/>
    <w:basedOn w:val="Absatz-Standardschriftart"/>
    <w:uiPriority w:val="99"/>
    <w:unhideWhenUsed/>
    <w:rsid w:val="00002C53"/>
    <w:rPr>
      <w:color w:val="0000FF"/>
      <w:u w:val="single"/>
    </w:rPr>
  </w:style>
  <w:style w:type="character" w:customStyle="1" w:styleId="nowrap">
    <w:name w:val="nowrap"/>
    <w:basedOn w:val="Absatz-Standardschriftart"/>
    <w:rsid w:val="00610A2D"/>
  </w:style>
  <w:style w:type="paragraph" w:styleId="StandardWeb">
    <w:name w:val="Normal (Web)"/>
    <w:basedOn w:val="Standard"/>
    <w:uiPriority w:val="99"/>
    <w:unhideWhenUsed/>
    <w:rsid w:val="003040FD"/>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h3">
    <w:name w:val="h3"/>
    <w:basedOn w:val="Absatz-Standardschriftart"/>
    <w:rsid w:val="003040FD"/>
  </w:style>
  <w:style w:type="character" w:customStyle="1" w:styleId="berschrift5Zchn">
    <w:name w:val="Überschrift 5 Zchn"/>
    <w:basedOn w:val="Absatz-Standardschriftart"/>
    <w:link w:val="berschrift5"/>
    <w:uiPriority w:val="9"/>
    <w:rsid w:val="006C1418"/>
    <w:rPr>
      <w:rFonts w:asciiTheme="majorHAnsi" w:eastAsiaTheme="majorEastAsia" w:hAnsiTheme="majorHAnsi" w:cstheme="majorBidi"/>
      <w:color w:val="2F5496" w:themeColor="accent1" w:themeShade="BF"/>
    </w:rPr>
  </w:style>
  <w:style w:type="character" w:customStyle="1" w:styleId="white-space">
    <w:name w:val="white-space"/>
    <w:basedOn w:val="Absatz-Standardschriftart"/>
    <w:rsid w:val="006C1418"/>
  </w:style>
  <w:style w:type="character" w:customStyle="1" w:styleId="berschrift1Zchn">
    <w:name w:val="Überschrift 1 Zchn"/>
    <w:basedOn w:val="Absatz-Standardschriftart"/>
    <w:link w:val="berschrift1"/>
    <w:uiPriority w:val="9"/>
    <w:rsid w:val="008D3D15"/>
    <w:rPr>
      <w:rFonts w:asciiTheme="majorHAnsi" w:eastAsiaTheme="majorEastAsia" w:hAnsiTheme="majorHAnsi" w:cstheme="majorBidi"/>
      <w:color w:val="2F5496" w:themeColor="accent1" w:themeShade="BF"/>
      <w:sz w:val="32"/>
      <w:szCs w:val="32"/>
    </w:rPr>
  </w:style>
  <w:style w:type="character" w:customStyle="1" w:styleId="berschrift4Zchn">
    <w:name w:val="Überschrift 4 Zchn"/>
    <w:basedOn w:val="Absatz-Standardschriftart"/>
    <w:link w:val="berschrift4"/>
    <w:uiPriority w:val="9"/>
    <w:semiHidden/>
    <w:rsid w:val="00E937C7"/>
    <w:rPr>
      <w:rFonts w:asciiTheme="majorHAnsi" w:eastAsiaTheme="majorEastAsia" w:hAnsiTheme="majorHAnsi" w:cstheme="majorBidi"/>
      <w:i/>
      <w:iCs/>
      <w:color w:val="2F5496" w:themeColor="accent1" w:themeShade="BF"/>
    </w:rPr>
  </w:style>
  <w:style w:type="paragraph" w:styleId="Kopfzeile">
    <w:name w:val="header"/>
    <w:basedOn w:val="Standard"/>
    <w:link w:val="KopfzeileZchn"/>
    <w:uiPriority w:val="99"/>
    <w:unhideWhenUsed/>
    <w:rsid w:val="0025576B"/>
    <w:pPr>
      <w:tabs>
        <w:tab w:val="center" w:pos="4536"/>
        <w:tab w:val="right" w:pos="9072"/>
      </w:tabs>
    </w:pPr>
  </w:style>
  <w:style w:type="character" w:customStyle="1" w:styleId="KopfzeileZchn">
    <w:name w:val="Kopfzeile Zchn"/>
    <w:basedOn w:val="Absatz-Standardschriftart"/>
    <w:link w:val="Kopfzeile"/>
    <w:uiPriority w:val="99"/>
    <w:rsid w:val="0025576B"/>
  </w:style>
  <w:style w:type="paragraph" w:styleId="Fuzeile">
    <w:name w:val="footer"/>
    <w:basedOn w:val="Standard"/>
    <w:link w:val="FuzeileZchn"/>
    <w:uiPriority w:val="99"/>
    <w:unhideWhenUsed/>
    <w:rsid w:val="0025576B"/>
    <w:pPr>
      <w:tabs>
        <w:tab w:val="center" w:pos="4536"/>
        <w:tab w:val="right" w:pos="9072"/>
      </w:tabs>
    </w:pPr>
  </w:style>
  <w:style w:type="character" w:customStyle="1" w:styleId="FuzeileZchn">
    <w:name w:val="Fußzeile Zchn"/>
    <w:basedOn w:val="Absatz-Standardschriftart"/>
    <w:link w:val="Fuzeile"/>
    <w:uiPriority w:val="99"/>
    <w:rsid w:val="0025576B"/>
  </w:style>
  <w:style w:type="character" w:styleId="BesuchterLink">
    <w:name w:val="FollowedHyperlink"/>
    <w:basedOn w:val="Absatz-Standardschriftart"/>
    <w:uiPriority w:val="99"/>
    <w:semiHidden/>
    <w:unhideWhenUsed/>
    <w:rsid w:val="008728C4"/>
    <w:rPr>
      <w:color w:val="954F72" w:themeColor="followedHyperlink"/>
      <w:u w:val="single"/>
    </w:rPr>
  </w:style>
  <w:style w:type="paragraph" w:styleId="berarbeitung">
    <w:name w:val="Revision"/>
    <w:hidden/>
    <w:uiPriority w:val="99"/>
    <w:semiHidden/>
    <w:rsid w:val="00023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2362">
      <w:bodyDiv w:val="1"/>
      <w:marLeft w:val="0"/>
      <w:marRight w:val="0"/>
      <w:marTop w:val="0"/>
      <w:marBottom w:val="0"/>
      <w:divBdr>
        <w:top w:val="none" w:sz="0" w:space="0" w:color="auto"/>
        <w:left w:val="none" w:sz="0" w:space="0" w:color="auto"/>
        <w:bottom w:val="none" w:sz="0" w:space="0" w:color="auto"/>
        <w:right w:val="none" w:sz="0" w:space="0" w:color="auto"/>
      </w:divBdr>
    </w:div>
    <w:div w:id="203757811">
      <w:bodyDiv w:val="1"/>
      <w:marLeft w:val="0"/>
      <w:marRight w:val="0"/>
      <w:marTop w:val="0"/>
      <w:marBottom w:val="0"/>
      <w:divBdr>
        <w:top w:val="none" w:sz="0" w:space="0" w:color="auto"/>
        <w:left w:val="none" w:sz="0" w:space="0" w:color="auto"/>
        <w:bottom w:val="none" w:sz="0" w:space="0" w:color="auto"/>
        <w:right w:val="none" w:sz="0" w:space="0" w:color="auto"/>
      </w:divBdr>
    </w:div>
    <w:div w:id="621575451">
      <w:bodyDiv w:val="1"/>
      <w:marLeft w:val="0"/>
      <w:marRight w:val="0"/>
      <w:marTop w:val="0"/>
      <w:marBottom w:val="0"/>
      <w:divBdr>
        <w:top w:val="none" w:sz="0" w:space="0" w:color="auto"/>
        <w:left w:val="none" w:sz="0" w:space="0" w:color="auto"/>
        <w:bottom w:val="none" w:sz="0" w:space="0" w:color="auto"/>
        <w:right w:val="none" w:sz="0" w:space="0" w:color="auto"/>
      </w:divBdr>
    </w:div>
    <w:div w:id="632948582">
      <w:bodyDiv w:val="1"/>
      <w:marLeft w:val="0"/>
      <w:marRight w:val="0"/>
      <w:marTop w:val="0"/>
      <w:marBottom w:val="0"/>
      <w:divBdr>
        <w:top w:val="none" w:sz="0" w:space="0" w:color="auto"/>
        <w:left w:val="none" w:sz="0" w:space="0" w:color="auto"/>
        <w:bottom w:val="none" w:sz="0" w:space="0" w:color="auto"/>
        <w:right w:val="none" w:sz="0" w:space="0" w:color="auto"/>
      </w:divBdr>
    </w:div>
    <w:div w:id="871114424">
      <w:bodyDiv w:val="1"/>
      <w:marLeft w:val="0"/>
      <w:marRight w:val="0"/>
      <w:marTop w:val="0"/>
      <w:marBottom w:val="0"/>
      <w:divBdr>
        <w:top w:val="none" w:sz="0" w:space="0" w:color="auto"/>
        <w:left w:val="none" w:sz="0" w:space="0" w:color="auto"/>
        <w:bottom w:val="none" w:sz="0" w:space="0" w:color="auto"/>
        <w:right w:val="none" w:sz="0" w:space="0" w:color="auto"/>
      </w:divBdr>
    </w:div>
    <w:div w:id="906843743">
      <w:bodyDiv w:val="1"/>
      <w:marLeft w:val="0"/>
      <w:marRight w:val="0"/>
      <w:marTop w:val="0"/>
      <w:marBottom w:val="0"/>
      <w:divBdr>
        <w:top w:val="none" w:sz="0" w:space="0" w:color="auto"/>
        <w:left w:val="none" w:sz="0" w:space="0" w:color="auto"/>
        <w:bottom w:val="none" w:sz="0" w:space="0" w:color="auto"/>
        <w:right w:val="none" w:sz="0" w:space="0" w:color="auto"/>
      </w:divBdr>
    </w:div>
    <w:div w:id="957176052">
      <w:bodyDiv w:val="1"/>
      <w:marLeft w:val="0"/>
      <w:marRight w:val="0"/>
      <w:marTop w:val="0"/>
      <w:marBottom w:val="0"/>
      <w:divBdr>
        <w:top w:val="none" w:sz="0" w:space="0" w:color="auto"/>
        <w:left w:val="none" w:sz="0" w:space="0" w:color="auto"/>
        <w:bottom w:val="none" w:sz="0" w:space="0" w:color="auto"/>
        <w:right w:val="none" w:sz="0" w:space="0" w:color="auto"/>
      </w:divBdr>
    </w:div>
    <w:div w:id="985821341">
      <w:bodyDiv w:val="1"/>
      <w:marLeft w:val="0"/>
      <w:marRight w:val="0"/>
      <w:marTop w:val="0"/>
      <w:marBottom w:val="0"/>
      <w:divBdr>
        <w:top w:val="none" w:sz="0" w:space="0" w:color="auto"/>
        <w:left w:val="none" w:sz="0" w:space="0" w:color="auto"/>
        <w:bottom w:val="none" w:sz="0" w:space="0" w:color="auto"/>
        <w:right w:val="none" w:sz="0" w:space="0" w:color="auto"/>
      </w:divBdr>
    </w:div>
    <w:div w:id="1017271891">
      <w:bodyDiv w:val="1"/>
      <w:marLeft w:val="0"/>
      <w:marRight w:val="0"/>
      <w:marTop w:val="0"/>
      <w:marBottom w:val="0"/>
      <w:divBdr>
        <w:top w:val="none" w:sz="0" w:space="0" w:color="auto"/>
        <w:left w:val="none" w:sz="0" w:space="0" w:color="auto"/>
        <w:bottom w:val="none" w:sz="0" w:space="0" w:color="auto"/>
        <w:right w:val="none" w:sz="0" w:space="0" w:color="auto"/>
      </w:divBdr>
      <w:divsChild>
        <w:div w:id="915550293">
          <w:marLeft w:val="0"/>
          <w:marRight w:val="0"/>
          <w:marTop w:val="0"/>
          <w:marBottom w:val="0"/>
          <w:divBdr>
            <w:top w:val="none" w:sz="0" w:space="0" w:color="auto"/>
            <w:left w:val="none" w:sz="0" w:space="0" w:color="auto"/>
            <w:bottom w:val="none" w:sz="0" w:space="0" w:color="auto"/>
            <w:right w:val="none" w:sz="0" w:space="0" w:color="auto"/>
          </w:divBdr>
          <w:divsChild>
            <w:div w:id="914245238">
              <w:marLeft w:val="0"/>
              <w:marRight w:val="0"/>
              <w:marTop w:val="0"/>
              <w:marBottom w:val="0"/>
              <w:divBdr>
                <w:top w:val="none" w:sz="0" w:space="0" w:color="auto"/>
                <w:left w:val="none" w:sz="0" w:space="0" w:color="auto"/>
                <w:bottom w:val="none" w:sz="0" w:space="0" w:color="auto"/>
                <w:right w:val="none" w:sz="0" w:space="0" w:color="auto"/>
              </w:divBdr>
              <w:divsChild>
                <w:div w:id="102953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59600">
      <w:bodyDiv w:val="1"/>
      <w:marLeft w:val="0"/>
      <w:marRight w:val="0"/>
      <w:marTop w:val="0"/>
      <w:marBottom w:val="0"/>
      <w:divBdr>
        <w:top w:val="none" w:sz="0" w:space="0" w:color="auto"/>
        <w:left w:val="none" w:sz="0" w:space="0" w:color="auto"/>
        <w:bottom w:val="none" w:sz="0" w:space="0" w:color="auto"/>
        <w:right w:val="none" w:sz="0" w:space="0" w:color="auto"/>
      </w:divBdr>
    </w:div>
    <w:div w:id="1159465388">
      <w:bodyDiv w:val="1"/>
      <w:marLeft w:val="0"/>
      <w:marRight w:val="0"/>
      <w:marTop w:val="0"/>
      <w:marBottom w:val="0"/>
      <w:divBdr>
        <w:top w:val="none" w:sz="0" w:space="0" w:color="auto"/>
        <w:left w:val="none" w:sz="0" w:space="0" w:color="auto"/>
        <w:bottom w:val="none" w:sz="0" w:space="0" w:color="auto"/>
        <w:right w:val="none" w:sz="0" w:space="0" w:color="auto"/>
      </w:divBdr>
    </w:div>
    <w:div w:id="1350914317">
      <w:bodyDiv w:val="1"/>
      <w:marLeft w:val="0"/>
      <w:marRight w:val="0"/>
      <w:marTop w:val="0"/>
      <w:marBottom w:val="0"/>
      <w:divBdr>
        <w:top w:val="none" w:sz="0" w:space="0" w:color="auto"/>
        <w:left w:val="none" w:sz="0" w:space="0" w:color="auto"/>
        <w:bottom w:val="none" w:sz="0" w:space="0" w:color="auto"/>
        <w:right w:val="none" w:sz="0" w:space="0" w:color="auto"/>
      </w:divBdr>
    </w:div>
    <w:div w:id="1391222218">
      <w:bodyDiv w:val="1"/>
      <w:marLeft w:val="0"/>
      <w:marRight w:val="0"/>
      <w:marTop w:val="0"/>
      <w:marBottom w:val="0"/>
      <w:divBdr>
        <w:top w:val="none" w:sz="0" w:space="0" w:color="auto"/>
        <w:left w:val="none" w:sz="0" w:space="0" w:color="auto"/>
        <w:bottom w:val="none" w:sz="0" w:space="0" w:color="auto"/>
        <w:right w:val="none" w:sz="0" w:space="0" w:color="auto"/>
      </w:divBdr>
    </w:div>
    <w:div w:id="1876651147">
      <w:bodyDiv w:val="1"/>
      <w:marLeft w:val="0"/>
      <w:marRight w:val="0"/>
      <w:marTop w:val="0"/>
      <w:marBottom w:val="0"/>
      <w:divBdr>
        <w:top w:val="none" w:sz="0" w:space="0" w:color="auto"/>
        <w:left w:val="none" w:sz="0" w:space="0" w:color="auto"/>
        <w:bottom w:val="none" w:sz="0" w:space="0" w:color="auto"/>
        <w:right w:val="none" w:sz="0" w:space="0" w:color="auto"/>
      </w:divBdr>
    </w:div>
    <w:div w:id="194137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2156</Words>
  <Characters>13583</Characters>
  <Application>Microsoft Office Word</Application>
  <DocSecurity>0</DocSecurity>
  <Lines>113</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Capat</dc:creator>
  <cp:keywords/>
  <dc:description/>
  <cp:lastModifiedBy>David Döbele</cp:lastModifiedBy>
  <cp:revision>11</cp:revision>
  <dcterms:created xsi:type="dcterms:W3CDTF">2023-11-24T18:14:00Z</dcterms:created>
  <dcterms:modified xsi:type="dcterms:W3CDTF">2023-11-28T18:24:00Z</dcterms:modified>
</cp:coreProperties>
</file>