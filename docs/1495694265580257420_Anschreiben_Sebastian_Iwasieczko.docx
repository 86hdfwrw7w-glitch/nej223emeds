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8776" w14:textId="77777777" w:rsidR="001535A5" w:rsidRPr="008831E7" w:rsidRDefault="001535A5" w:rsidP="001535A5">
      <w:pPr>
        <w:spacing w:after="0" w:line="240" w:lineRule="auto"/>
        <w:jc w:val="right"/>
        <w:rPr>
          <w:rFonts w:ascii="Arial" w:hAnsi="Arial" w:cs="Arial"/>
          <w:sz w:val="20"/>
          <w:szCs w:val="20"/>
        </w:rPr>
      </w:pPr>
      <w:r w:rsidRPr="008831E7">
        <w:rPr>
          <w:rFonts w:ascii="Arial" w:hAnsi="Arial" w:cs="Arial"/>
          <w:sz w:val="20"/>
          <w:szCs w:val="20"/>
        </w:rPr>
        <w:t>Sebastian Iwasieczko</w:t>
      </w:r>
    </w:p>
    <w:p w14:paraId="4611822C" w14:textId="77777777" w:rsidR="001535A5" w:rsidRPr="008831E7" w:rsidRDefault="001535A5" w:rsidP="001535A5">
      <w:pPr>
        <w:spacing w:after="0" w:line="240" w:lineRule="auto"/>
        <w:jc w:val="right"/>
        <w:rPr>
          <w:rFonts w:ascii="Arial" w:hAnsi="Arial" w:cs="Arial"/>
          <w:sz w:val="20"/>
          <w:szCs w:val="20"/>
        </w:rPr>
      </w:pPr>
      <w:r w:rsidRPr="008831E7">
        <w:rPr>
          <w:rFonts w:ascii="Arial" w:hAnsi="Arial" w:cs="Arial"/>
          <w:sz w:val="20"/>
          <w:szCs w:val="20"/>
        </w:rPr>
        <w:t>Weißenseer Weg 9</w:t>
      </w:r>
    </w:p>
    <w:p w14:paraId="28BBB6B1" w14:textId="77777777" w:rsidR="001535A5" w:rsidRPr="008831E7" w:rsidRDefault="001535A5" w:rsidP="001535A5">
      <w:pPr>
        <w:spacing w:after="0" w:line="240" w:lineRule="auto"/>
        <w:jc w:val="right"/>
        <w:rPr>
          <w:rFonts w:ascii="Arial" w:hAnsi="Arial" w:cs="Arial"/>
          <w:sz w:val="20"/>
          <w:szCs w:val="20"/>
        </w:rPr>
      </w:pPr>
      <w:r w:rsidRPr="008831E7">
        <w:rPr>
          <w:rFonts w:ascii="Arial" w:hAnsi="Arial" w:cs="Arial"/>
          <w:sz w:val="20"/>
          <w:szCs w:val="20"/>
        </w:rPr>
        <w:t>10367 Berlin</w:t>
      </w:r>
    </w:p>
    <w:p w14:paraId="445C5C92" w14:textId="77777777" w:rsidR="001535A5" w:rsidRPr="008831E7" w:rsidRDefault="001535A5" w:rsidP="001535A5">
      <w:pPr>
        <w:spacing w:after="0" w:line="240" w:lineRule="auto"/>
        <w:jc w:val="right"/>
        <w:rPr>
          <w:rFonts w:ascii="Arial" w:hAnsi="Arial" w:cs="Arial"/>
          <w:sz w:val="20"/>
          <w:szCs w:val="20"/>
        </w:rPr>
      </w:pPr>
      <w:r w:rsidRPr="008831E7">
        <w:rPr>
          <w:rFonts w:ascii="Arial" w:hAnsi="Arial" w:cs="Arial"/>
          <w:color w:val="000000"/>
          <w:sz w:val="20"/>
          <w:szCs w:val="20"/>
        </w:rPr>
        <w:t>Sebastian_Iwasieczko@web.de</w:t>
      </w:r>
    </w:p>
    <w:p w14:paraId="265836B1" w14:textId="77777777" w:rsidR="001535A5" w:rsidRPr="008831E7" w:rsidRDefault="001535A5" w:rsidP="001535A5">
      <w:pPr>
        <w:spacing w:after="0"/>
        <w:jc w:val="right"/>
        <w:rPr>
          <w:rFonts w:ascii="Arial" w:hAnsi="Arial" w:cs="Arial"/>
          <w:color w:val="000000"/>
          <w:sz w:val="20"/>
          <w:szCs w:val="20"/>
        </w:rPr>
      </w:pPr>
      <w:r w:rsidRPr="008831E7">
        <w:rPr>
          <w:rFonts w:ascii="Arial" w:hAnsi="Arial" w:cs="Arial"/>
          <w:color w:val="000000"/>
          <w:sz w:val="20"/>
          <w:szCs w:val="20"/>
        </w:rPr>
        <w:t>+49 176 34530085</w:t>
      </w:r>
    </w:p>
    <w:p w14:paraId="170FE07D" w14:textId="77777777" w:rsidR="00F270C0" w:rsidRPr="008831E7" w:rsidRDefault="00F270C0" w:rsidP="008F05FA">
      <w:pPr>
        <w:spacing w:after="0"/>
        <w:rPr>
          <w:rFonts w:ascii="Arial" w:hAnsi="Arial" w:cs="Arial"/>
          <w:color w:val="000000"/>
          <w:sz w:val="20"/>
          <w:szCs w:val="20"/>
        </w:rPr>
      </w:pPr>
    </w:p>
    <w:p w14:paraId="4FFA7063" w14:textId="67B49DA0" w:rsidR="00F74175" w:rsidRDefault="003D5D1E" w:rsidP="008F05FA">
      <w:pPr>
        <w:spacing w:after="0"/>
        <w:rPr>
          <w:rFonts w:ascii="Arial" w:hAnsi="Arial" w:cs="Arial"/>
          <w:color w:val="000000"/>
          <w:sz w:val="20"/>
          <w:szCs w:val="20"/>
        </w:rPr>
      </w:pPr>
      <w:r w:rsidRPr="008831E7">
        <w:rPr>
          <w:rFonts w:ascii="Arial" w:hAnsi="Arial" w:cs="Arial"/>
          <w:color w:val="000000"/>
          <w:sz w:val="20"/>
          <w:szCs w:val="20"/>
        </w:rPr>
        <w:t>Corporate Finance Beratung</w:t>
      </w:r>
      <w:r w:rsidR="00F74175" w:rsidRPr="008831E7">
        <w:rPr>
          <w:rFonts w:ascii="Arial" w:hAnsi="Arial" w:cs="Arial"/>
          <w:color w:val="000000"/>
          <w:sz w:val="20"/>
          <w:szCs w:val="20"/>
        </w:rPr>
        <w:t xml:space="preserve"> GmbH</w:t>
      </w:r>
    </w:p>
    <w:p w14:paraId="22B15368" w14:textId="3B58F97B" w:rsidR="008831E7" w:rsidRPr="008831E7" w:rsidRDefault="008831E7" w:rsidP="008F05FA">
      <w:pPr>
        <w:spacing w:after="0"/>
        <w:rPr>
          <w:rFonts w:ascii="Arial" w:hAnsi="Arial" w:cs="Arial"/>
          <w:color w:val="000000"/>
          <w:sz w:val="20"/>
          <w:szCs w:val="20"/>
        </w:rPr>
      </w:pPr>
      <w:r>
        <w:rPr>
          <w:rFonts w:ascii="Arial" w:hAnsi="Arial" w:cs="Arial"/>
          <w:color w:val="000000"/>
          <w:sz w:val="20"/>
          <w:szCs w:val="20"/>
        </w:rPr>
        <w:t>Frau Test</w:t>
      </w:r>
    </w:p>
    <w:p w14:paraId="6A013FD1" w14:textId="1ED858FC" w:rsidR="00F74175" w:rsidRDefault="003D5D1E" w:rsidP="008F05FA">
      <w:pPr>
        <w:spacing w:after="0"/>
        <w:rPr>
          <w:rFonts w:ascii="Arial" w:hAnsi="Arial" w:cs="Arial"/>
          <w:sz w:val="20"/>
          <w:szCs w:val="20"/>
        </w:rPr>
      </w:pPr>
      <w:r w:rsidRPr="008831E7">
        <w:rPr>
          <w:rFonts w:ascii="Arial" w:hAnsi="Arial" w:cs="Arial"/>
          <w:sz w:val="20"/>
          <w:szCs w:val="20"/>
        </w:rPr>
        <w:t>Musterstraße 99</w:t>
      </w:r>
      <w:r w:rsidR="00F74175" w:rsidRPr="008831E7">
        <w:rPr>
          <w:rFonts w:ascii="Arial" w:hAnsi="Arial" w:cs="Arial"/>
          <w:sz w:val="20"/>
          <w:szCs w:val="20"/>
        </w:rPr>
        <w:br/>
      </w:r>
      <w:r w:rsidRPr="008831E7">
        <w:rPr>
          <w:rFonts w:ascii="Arial" w:hAnsi="Arial" w:cs="Arial"/>
          <w:sz w:val="20"/>
          <w:szCs w:val="20"/>
        </w:rPr>
        <w:t>55005</w:t>
      </w:r>
      <w:r w:rsidR="00F74175" w:rsidRPr="008831E7">
        <w:rPr>
          <w:rFonts w:ascii="Arial" w:hAnsi="Arial" w:cs="Arial"/>
          <w:sz w:val="20"/>
          <w:szCs w:val="20"/>
        </w:rPr>
        <w:t xml:space="preserve"> </w:t>
      </w:r>
      <w:r w:rsidRPr="008831E7">
        <w:rPr>
          <w:rFonts w:ascii="Arial" w:hAnsi="Arial" w:cs="Arial"/>
          <w:sz w:val="20"/>
          <w:szCs w:val="20"/>
        </w:rPr>
        <w:t>Frankfurt am Main</w:t>
      </w:r>
      <w:r w:rsidR="00F74175" w:rsidRPr="008831E7">
        <w:rPr>
          <w:rFonts w:ascii="Arial" w:hAnsi="Arial" w:cs="Arial"/>
          <w:sz w:val="20"/>
          <w:szCs w:val="20"/>
        </w:rPr>
        <w:t xml:space="preserve"> </w:t>
      </w:r>
    </w:p>
    <w:p w14:paraId="3F5AB7C0" w14:textId="77777777" w:rsidR="00110CA0" w:rsidRPr="008831E7" w:rsidRDefault="00110CA0" w:rsidP="008F05FA">
      <w:pPr>
        <w:spacing w:after="0"/>
        <w:rPr>
          <w:rFonts w:ascii="Arial" w:hAnsi="Arial" w:cs="Arial"/>
          <w:sz w:val="20"/>
          <w:szCs w:val="20"/>
        </w:rPr>
      </w:pPr>
    </w:p>
    <w:p w14:paraId="155B6E2E" w14:textId="5F7ADA9D" w:rsidR="006A7895" w:rsidRPr="008831E7" w:rsidRDefault="00D17B6E" w:rsidP="008F05FA">
      <w:pPr>
        <w:spacing w:after="0"/>
        <w:jc w:val="right"/>
        <w:rPr>
          <w:rFonts w:ascii="Arial" w:hAnsi="Arial" w:cs="Arial"/>
          <w:sz w:val="20"/>
          <w:szCs w:val="20"/>
          <w:lang w:val="en-US"/>
        </w:rPr>
      </w:pPr>
      <w:r w:rsidRPr="008831E7">
        <w:rPr>
          <w:rFonts w:ascii="Arial" w:hAnsi="Arial" w:cs="Arial"/>
          <w:sz w:val="20"/>
          <w:szCs w:val="20"/>
          <w:lang w:val="en-US"/>
        </w:rPr>
        <w:t>Berlin</w:t>
      </w:r>
      <w:r w:rsidR="002D594E" w:rsidRPr="008831E7">
        <w:rPr>
          <w:rFonts w:ascii="Arial" w:hAnsi="Arial" w:cs="Arial"/>
          <w:sz w:val="20"/>
          <w:szCs w:val="20"/>
          <w:lang w:val="en-US"/>
        </w:rPr>
        <w:t xml:space="preserve">, </w:t>
      </w:r>
      <w:r w:rsidRPr="008831E7">
        <w:rPr>
          <w:rFonts w:ascii="Arial" w:hAnsi="Arial" w:cs="Arial"/>
          <w:sz w:val="20"/>
          <w:szCs w:val="20"/>
          <w:lang w:val="en-US"/>
        </w:rPr>
        <w:t>21</w:t>
      </w:r>
      <w:r w:rsidR="002D594E" w:rsidRPr="008831E7">
        <w:rPr>
          <w:rFonts w:ascii="Arial" w:hAnsi="Arial" w:cs="Arial"/>
          <w:sz w:val="20"/>
          <w:szCs w:val="20"/>
          <w:lang w:val="en-US"/>
        </w:rPr>
        <w:t>.</w:t>
      </w:r>
      <w:r w:rsidRPr="008831E7">
        <w:rPr>
          <w:rFonts w:ascii="Arial" w:hAnsi="Arial" w:cs="Arial"/>
          <w:sz w:val="20"/>
          <w:szCs w:val="20"/>
          <w:lang w:val="en-US"/>
        </w:rPr>
        <w:t>04</w:t>
      </w:r>
      <w:r w:rsidR="006A7895" w:rsidRPr="008831E7">
        <w:rPr>
          <w:rFonts w:ascii="Arial" w:hAnsi="Arial" w:cs="Arial"/>
          <w:sz w:val="20"/>
          <w:szCs w:val="20"/>
          <w:lang w:val="en-US"/>
        </w:rPr>
        <w:t>.</w:t>
      </w:r>
      <w:r w:rsidR="003D5D1E" w:rsidRPr="008831E7">
        <w:rPr>
          <w:rFonts w:ascii="Arial" w:hAnsi="Arial" w:cs="Arial"/>
          <w:sz w:val="20"/>
          <w:szCs w:val="20"/>
          <w:lang w:val="en-US"/>
        </w:rPr>
        <w:t>20</w:t>
      </w:r>
      <w:r w:rsidR="005065F7" w:rsidRPr="008831E7">
        <w:rPr>
          <w:rFonts w:ascii="Arial" w:hAnsi="Arial" w:cs="Arial"/>
          <w:sz w:val="20"/>
          <w:szCs w:val="20"/>
          <w:lang w:val="en-US"/>
        </w:rPr>
        <w:t>26</w:t>
      </w:r>
    </w:p>
    <w:p w14:paraId="0731715D" w14:textId="77777777" w:rsidR="001E0088" w:rsidRPr="008831E7" w:rsidRDefault="001E0088" w:rsidP="008F05FA">
      <w:pPr>
        <w:spacing w:after="0"/>
        <w:jc w:val="right"/>
        <w:rPr>
          <w:rFonts w:ascii="Arial" w:hAnsi="Arial" w:cs="Arial"/>
          <w:sz w:val="20"/>
          <w:szCs w:val="20"/>
          <w:lang w:val="en-US"/>
        </w:rPr>
      </w:pPr>
    </w:p>
    <w:p w14:paraId="0098600D" w14:textId="174F7CFE" w:rsidR="000A5AB8" w:rsidRPr="008831E7" w:rsidRDefault="0099776A" w:rsidP="008F05FA">
      <w:pPr>
        <w:spacing w:after="0"/>
        <w:rPr>
          <w:rFonts w:ascii="Arial" w:hAnsi="Arial" w:cs="Arial"/>
          <w:b/>
          <w:sz w:val="20"/>
          <w:szCs w:val="20"/>
        </w:rPr>
      </w:pPr>
      <w:r w:rsidRPr="008831E7">
        <w:rPr>
          <w:rFonts w:ascii="Arial" w:hAnsi="Arial" w:cs="Arial"/>
          <w:b/>
          <w:sz w:val="20"/>
          <w:szCs w:val="20"/>
        </w:rPr>
        <w:t xml:space="preserve">Bewerbung </w:t>
      </w:r>
      <w:r w:rsidR="00D17B6E" w:rsidRPr="008831E7">
        <w:rPr>
          <w:rFonts w:ascii="Arial" w:hAnsi="Arial" w:cs="Arial"/>
          <w:b/>
          <w:sz w:val="20"/>
          <w:szCs w:val="20"/>
        </w:rPr>
        <w:t>als XXX</w:t>
      </w:r>
    </w:p>
    <w:p w14:paraId="3A5BDDA8" w14:textId="77777777" w:rsidR="004A615C" w:rsidRPr="008831E7" w:rsidRDefault="004A615C" w:rsidP="008F05FA">
      <w:pPr>
        <w:spacing w:after="0"/>
        <w:rPr>
          <w:rFonts w:ascii="Arial" w:hAnsi="Arial" w:cs="Arial"/>
          <w:b/>
          <w:sz w:val="20"/>
          <w:szCs w:val="20"/>
        </w:rPr>
      </w:pPr>
    </w:p>
    <w:p w14:paraId="5AB5DB0C" w14:textId="02C1A7D1" w:rsidR="0050163A" w:rsidRPr="008831E7" w:rsidRDefault="0050163A" w:rsidP="00110CA0">
      <w:pPr>
        <w:spacing w:after="0"/>
        <w:jc w:val="both"/>
        <w:rPr>
          <w:rFonts w:ascii="Arial" w:eastAsia="Times New Roman" w:hAnsi="Arial" w:cs="Arial"/>
          <w:sz w:val="20"/>
          <w:szCs w:val="20"/>
          <w:lang w:eastAsia="de-DE"/>
        </w:rPr>
      </w:pPr>
      <w:r w:rsidRPr="008831E7">
        <w:rPr>
          <w:rFonts w:ascii="Arial" w:eastAsia="Times New Roman" w:hAnsi="Arial" w:cs="Arial"/>
          <w:sz w:val="20"/>
          <w:szCs w:val="20"/>
          <w:lang w:eastAsia="de-DE"/>
        </w:rPr>
        <w:t>Sehr geehrte</w:t>
      </w:r>
      <w:r w:rsidR="00D17B6E" w:rsidRPr="008831E7">
        <w:rPr>
          <w:rFonts w:ascii="Arial" w:eastAsia="Times New Roman" w:hAnsi="Arial" w:cs="Arial"/>
          <w:sz w:val="20"/>
          <w:szCs w:val="20"/>
          <w:lang w:eastAsia="de-DE"/>
        </w:rPr>
        <w:t xml:space="preserve"> Frau/Herr XXX</w:t>
      </w:r>
      <w:r w:rsidRPr="008831E7">
        <w:rPr>
          <w:rFonts w:ascii="Arial" w:eastAsia="Times New Roman" w:hAnsi="Arial" w:cs="Arial"/>
          <w:sz w:val="20"/>
          <w:szCs w:val="20"/>
          <w:lang w:eastAsia="de-DE"/>
        </w:rPr>
        <w:t>,</w:t>
      </w:r>
    </w:p>
    <w:p w14:paraId="0DA14383" w14:textId="77777777" w:rsidR="0050163A" w:rsidRPr="008831E7" w:rsidRDefault="0050163A" w:rsidP="0050163A">
      <w:pPr>
        <w:spacing w:after="0"/>
        <w:jc w:val="both"/>
        <w:rPr>
          <w:rFonts w:ascii="Arial" w:eastAsia="Times New Roman" w:hAnsi="Arial" w:cs="Arial"/>
          <w:sz w:val="20"/>
          <w:szCs w:val="20"/>
          <w:lang w:eastAsia="de-DE"/>
        </w:rPr>
      </w:pPr>
    </w:p>
    <w:p w14:paraId="417BCF2A" w14:textId="355990CA" w:rsidR="00D17B6E" w:rsidRPr="008831E7" w:rsidRDefault="00D17B6E" w:rsidP="0050163A">
      <w:pPr>
        <w:spacing w:after="0"/>
        <w:jc w:val="both"/>
        <w:rPr>
          <w:rFonts w:ascii="Arial" w:eastAsia="Times New Roman" w:hAnsi="Arial" w:cs="Arial"/>
          <w:sz w:val="20"/>
          <w:szCs w:val="20"/>
          <w:lang w:eastAsia="de-DE"/>
        </w:rPr>
      </w:pPr>
      <w:del w:id="0" w:author="David Döbele" w:date="2026-04-20T09:51:00Z" w16du:dateUtc="2026-04-20T07:51:00Z">
        <w:r w:rsidRPr="008831E7" w:rsidDel="00CB7E9B">
          <w:rPr>
            <w:rFonts w:ascii="Arial" w:eastAsia="Times New Roman" w:hAnsi="Arial" w:cs="Arial"/>
            <w:sz w:val="20"/>
            <w:szCs w:val="20"/>
            <w:lang w:eastAsia="de-DE"/>
          </w:rPr>
          <w:delText xml:space="preserve">Schon </w:delText>
        </w:r>
      </w:del>
      <w:ins w:id="1" w:author="David Döbele" w:date="2026-04-20T09:51:00Z" w16du:dateUtc="2026-04-20T07:51:00Z">
        <w:r w:rsidR="00CB7E9B">
          <w:rPr>
            <w:rFonts w:ascii="Arial" w:eastAsia="Times New Roman" w:hAnsi="Arial" w:cs="Arial"/>
            <w:sz w:val="20"/>
            <w:szCs w:val="20"/>
            <w:lang w:eastAsia="de-DE"/>
          </w:rPr>
          <w:t>s</w:t>
        </w:r>
        <w:r w:rsidR="00CB7E9B" w:rsidRPr="008831E7">
          <w:rPr>
            <w:rFonts w:ascii="Arial" w:eastAsia="Times New Roman" w:hAnsi="Arial" w:cs="Arial"/>
            <w:sz w:val="20"/>
            <w:szCs w:val="20"/>
            <w:lang w:eastAsia="de-DE"/>
          </w:rPr>
          <w:t xml:space="preserve">chon </w:t>
        </w:r>
      </w:ins>
      <w:r w:rsidRPr="008831E7">
        <w:rPr>
          <w:rFonts w:ascii="Arial" w:eastAsia="Times New Roman" w:hAnsi="Arial" w:cs="Arial"/>
          <w:sz w:val="20"/>
          <w:szCs w:val="20"/>
          <w:lang w:eastAsia="de-DE"/>
        </w:rPr>
        <w:t xml:space="preserve">während </w:t>
      </w:r>
      <w:r w:rsidR="00117ACC" w:rsidRPr="008831E7">
        <w:rPr>
          <w:rFonts w:ascii="Arial" w:eastAsia="Times New Roman" w:hAnsi="Arial" w:cs="Arial"/>
          <w:sz w:val="20"/>
          <w:szCs w:val="20"/>
          <w:lang w:eastAsia="de-DE"/>
        </w:rPr>
        <w:t>meiner Ausbildung</w:t>
      </w:r>
      <w:r w:rsidRPr="008831E7">
        <w:rPr>
          <w:rFonts w:ascii="Arial" w:eastAsia="Times New Roman" w:hAnsi="Arial" w:cs="Arial"/>
          <w:sz w:val="20"/>
          <w:szCs w:val="20"/>
          <w:lang w:eastAsia="de-DE"/>
        </w:rPr>
        <w:t xml:space="preserve"> </w:t>
      </w:r>
      <w:r w:rsidR="00117ACC" w:rsidRPr="008831E7">
        <w:rPr>
          <w:rFonts w:ascii="Arial" w:eastAsia="Times New Roman" w:hAnsi="Arial" w:cs="Arial"/>
          <w:sz w:val="20"/>
          <w:szCs w:val="20"/>
          <w:lang w:eastAsia="de-DE"/>
        </w:rPr>
        <w:t xml:space="preserve">zum Versicherungskaufmann </w:t>
      </w:r>
      <w:r w:rsidRPr="008831E7">
        <w:rPr>
          <w:rFonts w:ascii="Arial" w:eastAsia="Times New Roman" w:hAnsi="Arial" w:cs="Arial"/>
          <w:sz w:val="20"/>
          <w:szCs w:val="20"/>
          <w:lang w:eastAsia="de-DE"/>
        </w:rPr>
        <w:t xml:space="preserve">hat mich eine Frage nie losgelassen: Wie funktionieren unsere </w:t>
      </w:r>
      <w:r w:rsidR="00886ACB" w:rsidRPr="008831E7">
        <w:rPr>
          <w:rFonts w:ascii="Arial" w:eastAsia="Times New Roman" w:hAnsi="Arial" w:cs="Arial"/>
          <w:sz w:val="20"/>
          <w:szCs w:val="20"/>
          <w:lang w:eastAsia="de-DE"/>
        </w:rPr>
        <w:t xml:space="preserve">digitalen </w:t>
      </w:r>
      <w:r w:rsidRPr="008831E7">
        <w:rPr>
          <w:rFonts w:ascii="Arial" w:eastAsia="Times New Roman" w:hAnsi="Arial" w:cs="Arial"/>
          <w:sz w:val="20"/>
          <w:szCs w:val="20"/>
          <w:lang w:eastAsia="de-DE"/>
        </w:rPr>
        <w:t xml:space="preserve">Prozesse eigentlich </w:t>
      </w:r>
      <w:r w:rsidR="008831E7" w:rsidRPr="008831E7">
        <w:rPr>
          <w:rFonts w:ascii="Arial" w:eastAsia="Times New Roman" w:hAnsi="Arial" w:cs="Arial"/>
          <w:sz w:val="20"/>
          <w:szCs w:val="20"/>
          <w:lang w:eastAsia="de-DE"/>
        </w:rPr>
        <w:t xml:space="preserve">im </w:t>
      </w:r>
      <w:r w:rsidR="00117ACC" w:rsidRPr="008831E7">
        <w:rPr>
          <w:rFonts w:ascii="Arial" w:eastAsia="Times New Roman" w:hAnsi="Arial" w:cs="Arial"/>
          <w:sz w:val="20"/>
          <w:szCs w:val="20"/>
          <w:lang w:eastAsia="de-DE"/>
        </w:rPr>
        <w:t>„</w:t>
      </w:r>
      <w:r w:rsidR="00764388" w:rsidRPr="008831E7">
        <w:rPr>
          <w:rFonts w:ascii="Arial" w:eastAsia="Times New Roman" w:hAnsi="Arial" w:cs="Arial"/>
          <w:sz w:val="20"/>
          <w:szCs w:val="20"/>
          <w:lang w:eastAsia="de-DE"/>
        </w:rPr>
        <w:t>Maschinenraum</w:t>
      </w:r>
      <w:r w:rsidR="00117ACC" w:rsidRPr="008831E7">
        <w:rPr>
          <w:rFonts w:ascii="Arial" w:eastAsia="Times New Roman" w:hAnsi="Arial" w:cs="Arial"/>
          <w:sz w:val="20"/>
          <w:szCs w:val="20"/>
          <w:lang w:eastAsia="de-DE"/>
        </w:rPr>
        <w:t>“</w:t>
      </w:r>
      <w:r w:rsidRPr="008831E7">
        <w:rPr>
          <w:rFonts w:ascii="Arial" w:eastAsia="Times New Roman" w:hAnsi="Arial" w:cs="Arial"/>
          <w:sz w:val="20"/>
          <w:szCs w:val="20"/>
          <w:lang w:eastAsia="de-DE"/>
        </w:rPr>
        <w:t xml:space="preserve">? Heute, als Business Consultant an der Schnittstelle zwischen Fachbereich und IT, treibt mich genau diese Faszination an. Die Beratung im Bereich Digitalisierung reizt mich insbesondere, weil sie strategisches Denken mit der konkreten Umsetzung tief im technischen </w:t>
      </w:r>
      <w:r w:rsidR="00147490">
        <w:rPr>
          <w:rFonts w:ascii="Arial" w:eastAsia="Times New Roman" w:hAnsi="Arial" w:cs="Arial"/>
          <w:sz w:val="20"/>
          <w:szCs w:val="20"/>
          <w:lang w:eastAsia="de-DE"/>
        </w:rPr>
        <w:t>Umfeld</w:t>
      </w:r>
      <w:r w:rsidRPr="008831E7">
        <w:rPr>
          <w:rFonts w:ascii="Arial" w:eastAsia="Times New Roman" w:hAnsi="Arial" w:cs="Arial"/>
          <w:sz w:val="20"/>
          <w:szCs w:val="20"/>
          <w:lang w:eastAsia="de-DE"/>
        </w:rPr>
        <w:t xml:space="preserve"> verbindet. Ich bewerbe mich bei Ihnen als</w:t>
      </w:r>
      <w:r w:rsidR="00117ACC" w:rsidRPr="008831E7">
        <w:rPr>
          <w:rFonts w:ascii="Arial" w:eastAsia="Times New Roman" w:hAnsi="Arial" w:cs="Arial"/>
          <w:sz w:val="20"/>
          <w:szCs w:val="20"/>
          <w:lang w:eastAsia="de-DE"/>
        </w:rPr>
        <w:t xml:space="preserve"> </w:t>
      </w:r>
      <w:r w:rsidR="00117ACC" w:rsidRPr="008831E7">
        <w:rPr>
          <w:rFonts w:ascii="Arial" w:eastAsia="Times New Roman" w:hAnsi="Arial" w:cs="Arial"/>
          <w:b/>
          <w:sz w:val="20"/>
          <w:szCs w:val="20"/>
          <w:u w:val="single"/>
          <w:lang w:eastAsia="de-DE"/>
        </w:rPr>
        <w:t>JOBTITEL</w:t>
      </w:r>
      <w:r w:rsidRPr="008831E7">
        <w:rPr>
          <w:rFonts w:ascii="Arial" w:eastAsia="Times New Roman" w:hAnsi="Arial" w:cs="Arial"/>
          <w:sz w:val="20"/>
          <w:szCs w:val="20"/>
          <w:lang w:eastAsia="de-DE"/>
        </w:rPr>
        <w:t xml:space="preserve">, um </w:t>
      </w:r>
      <w:r w:rsidR="00117ACC" w:rsidRPr="008831E7">
        <w:rPr>
          <w:rFonts w:ascii="Arial" w:eastAsia="Times New Roman" w:hAnsi="Arial" w:cs="Arial"/>
          <w:sz w:val="20"/>
          <w:szCs w:val="20"/>
          <w:lang w:eastAsia="de-DE"/>
        </w:rPr>
        <w:t>Geschäftsprozesse</w:t>
      </w:r>
      <w:r w:rsidRPr="008831E7">
        <w:rPr>
          <w:rFonts w:ascii="Arial" w:eastAsia="Times New Roman" w:hAnsi="Arial" w:cs="Arial"/>
          <w:sz w:val="20"/>
          <w:szCs w:val="20"/>
          <w:lang w:eastAsia="de-DE"/>
        </w:rPr>
        <w:t xml:space="preserve"> nicht nur oberflächlich zu digitalisieren, sondern sie bis in die Kernsysteme hinein zukunftsfähig neu zu gestalten.</w:t>
      </w:r>
    </w:p>
    <w:p w14:paraId="0443FA0A" w14:textId="77777777" w:rsidR="0050163A" w:rsidRPr="008831E7" w:rsidRDefault="0050163A" w:rsidP="0050163A">
      <w:pPr>
        <w:spacing w:after="0"/>
        <w:jc w:val="both"/>
        <w:rPr>
          <w:rFonts w:ascii="Arial" w:eastAsia="Times New Roman" w:hAnsi="Arial" w:cs="Arial"/>
          <w:sz w:val="20"/>
          <w:szCs w:val="20"/>
          <w:lang w:eastAsia="de-DE"/>
        </w:rPr>
      </w:pPr>
    </w:p>
    <w:p w14:paraId="784EF4CC" w14:textId="02039F0A" w:rsidR="007579E4" w:rsidRPr="0091530C" w:rsidRDefault="00886ACB" w:rsidP="0091530C">
      <w:pPr>
        <w:spacing w:after="0"/>
        <w:jc w:val="both"/>
        <w:rPr>
          <w:rFonts w:ascii="Arial" w:eastAsia="Times New Roman" w:hAnsi="Arial" w:cs="Arial"/>
          <w:sz w:val="20"/>
          <w:szCs w:val="20"/>
          <w:lang w:eastAsia="de-DE"/>
        </w:rPr>
      </w:pPr>
      <w:r w:rsidRPr="008831E7">
        <w:rPr>
          <w:rFonts w:ascii="Arial" w:eastAsia="Times New Roman" w:hAnsi="Arial" w:cs="Arial"/>
          <w:sz w:val="20"/>
          <w:szCs w:val="20"/>
          <w:lang w:eastAsia="de-DE"/>
        </w:rPr>
        <w:t xml:space="preserve">Um digitale Transformationsprojekte im Financial-Services-Sektor erfolgreich zu gestalten, braucht es Schnittstellenexperten, die die Sprache des Fachbereiches wie auch der IT sprechen. Mit mir gewinnen Sie einen Berater, der dies seit drei Jahren tut. </w:t>
      </w:r>
      <w:r w:rsidR="00824ECE" w:rsidRPr="008831E7">
        <w:rPr>
          <w:rFonts w:ascii="Arial" w:eastAsia="Times New Roman" w:hAnsi="Arial" w:cs="Arial"/>
          <w:sz w:val="20"/>
          <w:szCs w:val="20"/>
          <w:lang w:eastAsia="de-DE"/>
        </w:rPr>
        <w:t>Mein tiefes Verständnis für die fachlichen</w:t>
      </w:r>
      <w:r w:rsidR="00545131" w:rsidRPr="008831E7">
        <w:rPr>
          <w:rFonts w:ascii="Arial" w:eastAsia="Times New Roman" w:hAnsi="Arial" w:cs="Arial"/>
          <w:sz w:val="20"/>
          <w:szCs w:val="20"/>
          <w:lang w:eastAsia="de-DE"/>
        </w:rPr>
        <w:t xml:space="preserve"> und prozessualen</w:t>
      </w:r>
      <w:r w:rsidR="00824ECE" w:rsidRPr="008831E7">
        <w:rPr>
          <w:rFonts w:ascii="Arial" w:eastAsia="Times New Roman" w:hAnsi="Arial" w:cs="Arial"/>
          <w:sz w:val="20"/>
          <w:szCs w:val="20"/>
          <w:lang w:eastAsia="de-DE"/>
        </w:rPr>
        <w:t xml:space="preserve"> Schmerzpunkte habe ich mir durch meine Ausbildung bei der AXA und die Praxis in der Schadensregulierung bei der HDI AG erarbeitet. </w:t>
      </w:r>
      <w:r w:rsidR="007579E4" w:rsidRPr="008831E7">
        <w:rPr>
          <w:rFonts w:ascii="Arial" w:eastAsia="Times New Roman" w:hAnsi="Arial" w:cs="Arial"/>
          <w:sz w:val="20"/>
          <w:szCs w:val="20"/>
          <w:lang w:eastAsia="de-DE"/>
        </w:rPr>
        <w:t xml:space="preserve">Um diese Prozesse technologisch zu verstehen und neu zu definieren, wechselte ich in den </w:t>
      </w:r>
      <w:r w:rsidR="00147490">
        <w:rPr>
          <w:rFonts w:ascii="Arial" w:eastAsia="Times New Roman" w:hAnsi="Arial" w:cs="Arial"/>
          <w:sz w:val="20"/>
          <w:szCs w:val="20"/>
          <w:lang w:eastAsia="de-DE"/>
        </w:rPr>
        <w:t>„</w:t>
      </w:r>
      <w:r w:rsidR="007579E4" w:rsidRPr="008831E7">
        <w:rPr>
          <w:rFonts w:ascii="Arial" w:eastAsia="Times New Roman" w:hAnsi="Arial" w:cs="Arial"/>
          <w:sz w:val="20"/>
          <w:szCs w:val="20"/>
          <w:lang w:eastAsia="de-DE"/>
        </w:rPr>
        <w:t>IT-Maschinenraum</w:t>
      </w:r>
      <w:r w:rsidR="00147490">
        <w:rPr>
          <w:rFonts w:ascii="Arial" w:eastAsia="Times New Roman" w:hAnsi="Arial" w:cs="Arial"/>
          <w:sz w:val="20"/>
          <w:szCs w:val="20"/>
          <w:lang w:eastAsia="de-DE"/>
        </w:rPr>
        <w:t>“</w:t>
      </w:r>
      <w:r w:rsidR="00545131" w:rsidRPr="008831E7">
        <w:rPr>
          <w:rFonts w:ascii="Arial" w:hAnsi="Arial" w:cs="Arial"/>
          <w:sz w:val="20"/>
          <w:szCs w:val="20"/>
          <w:lang w:eastAsia="de-DE"/>
        </w:rPr>
        <w:t xml:space="preserve">: </w:t>
      </w:r>
      <w:r w:rsidR="00545131" w:rsidRPr="008831E7">
        <w:rPr>
          <w:rFonts w:ascii="Arial" w:eastAsia="Times New Roman" w:hAnsi="Arial" w:cs="Arial"/>
          <w:sz w:val="20"/>
          <w:szCs w:val="20"/>
          <w:lang w:eastAsia="de-DE"/>
        </w:rPr>
        <w:t>Bei der ELEMENT Insurance AG agierte ich als zentrale Schnittstelle zwischen Business und IT. Dabei habe ich fachliche Anforderungen unserer B2B-Kunden und des Produktmanagements strukturiert, auf ihre technische Machbarkeit mit Entwicklerteams validiert und in präzise technische Spezifikationen für die agile Entwicklung übersetzt. Diese Expertise in der technischen Spezialisierung setze ich bei der msg life ag konsequent fort. Als Business Consultant verantworte ich heute die E2E-Konzeption komplexer Systemarchitekturen und begleite die Integration der msg.Insurance Suite bei</w:t>
      </w:r>
      <w:r w:rsidR="00147490">
        <w:rPr>
          <w:rFonts w:ascii="Arial" w:eastAsia="Times New Roman" w:hAnsi="Arial" w:cs="Arial"/>
          <w:sz w:val="20"/>
          <w:szCs w:val="20"/>
          <w:lang w:eastAsia="de-DE"/>
        </w:rPr>
        <w:t xml:space="preserve"> den größten Lebensversicherern im DACH-Raum</w:t>
      </w:r>
      <w:r w:rsidR="00545131" w:rsidRPr="008831E7">
        <w:rPr>
          <w:rFonts w:ascii="Arial" w:eastAsia="Times New Roman" w:hAnsi="Arial" w:cs="Arial"/>
          <w:sz w:val="20"/>
          <w:szCs w:val="20"/>
          <w:lang w:eastAsia="de-DE"/>
        </w:rPr>
        <w:t>. Mein Fokus liegt dabei auf der Gestaltung robuster Schnittstellen sowie der Durchführung detaillierter Impact-Analysen</w:t>
      </w:r>
      <w:r w:rsidR="00764388" w:rsidRPr="008831E7">
        <w:rPr>
          <w:rFonts w:ascii="Arial" w:eastAsia="Times New Roman" w:hAnsi="Arial" w:cs="Arial"/>
          <w:sz w:val="20"/>
          <w:szCs w:val="20"/>
          <w:lang w:eastAsia="de-DE"/>
        </w:rPr>
        <w:t xml:space="preserve"> mit diversen Stakeholdern</w:t>
      </w:r>
      <w:r w:rsidR="00545131" w:rsidRPr="008831E7">
        <w:rPr>
          <w:rFonts w:ascii="Arial" w:eastAsia="Times New Roman" w:hAnsi="Arial" w:cs="Arial"/>
          <w:sz w:val="20"/>
          <w:szCs w:val="20"/>
          <w:lang w:eastAsia="de-DE"/>
        </w:rPr>
        <w:t xml:space="preserve">. </w:t>
      </w:r>
      <w:del w:id="2" w:author="David Döbele" w:date="2026-04-20T09:53:00Z" w16du:dateUtc="2026-04-20T07:53:00Z">
        <w:r w:rsidR="007579E4" w:rsidRPr="008831E7" w:rsidDel="00CB7E9B">
          <w:rPr>
            <w:rFonts w:ascii="Arial" w:eastAsia="Times New Roman" w:hAnsi="Arial" w:cs="Arial"/>
            <w:sz w:val="20"/>
            <w:szCs w:val="20"/>
            <w:lang w:eastAsia="de-DE"/>
          </w:rPr>
          <w:delText xml:space="preserve">Mein </w:delText>
        </w:r>
      </w:del>
      <w:ins w:id="3" w:author="David Döbele" w:date="2026-04-20T09:53:00Z" w16du:dateUtc="2026-04-20T07:53:00Z">
        <w:r w:rsidR="00CB7E9B">
          <w:rPr>
            <w:rFonts w:ascii="Arial" w:eastAsia="Times New Roman" w:hAnsi="Arial" w:cs="Arial"/>
            <w:sz w:val="20"/>
            <w:szCs w:val="20"/>
            <w:lang w:eastAsia="de-DE"/>
          </w:rPr>
          <w:t>D</w:t>
        </w:r>
      </w:ins>
      <w:ins w:id="4" w:author="David Döbele" w:date="2026-04-20T09:54:00Z" w16du:dateUtc="2026-04-20T07:54:00Z">
        <w:r w:rsidR="00CB7E9B">
          <w:rPr>
            <w:rFonts w:ascii="Arial" w:eastAsia="Times New Roman" w:hAnsi="Arial" w:cs="Arial"/>
            <w:sz w:val="20"/>
            <w:szCs w:val="20"/>
            <w:lang w:eastAsia="de-DE"/>
          </w:rPr>
          <w:t>urch mein</w:t>
        </w:r>
      </w:ins>
      <w:ins w:id="5" w:author="David Döbele" w:date="2026-04-20T09:53:00Z" w16du:dateUtc="2026-04-20T07:53:00Z">
        <w:r w:rsidR="00CB7E9B" w:rsidRPr="008831E7">
          <w:rPr>
            <w:rFonts w:ascii="Arial" w:eastAsia="Times New Roman" w:hAnsi="Arial" w:cs="Arial"/>
            <w:sz w:val="20"/>
            <w:szCs w:val="20"/>
            <w:lang w:eastAsia="de-DE"/>
          </w:rPr>
          <w:t xml:space="preserve"> </w:t>
        </w:r>
      </w:ins>
      <w:r w:rsidR="007579E4" w:rsidRPr="008831E7">
        <w:rPr>
          <w:rFonts w:ascii="Arial" w:eastAsia="Times New Roman" w:hAnsi="Arial" w:cs="Arial"/>
          <w:sz w:val="20"/>
          <w:szCs w:val="20"/>
          <w:lang w:eastAsia="de-DE"/>
        </w:rPr>
        <w:t xml:space="preserve">berufsbegleitendes Studium der Wirtschaftsinformatik an der IU, welches ich derzeit mit einem Notenschnitt von 1,6 absolviere, sowie </w:t>
      </w:r>
      <w:del w:id="6" w:author="David Döbele" w:date="2026-04-20T09:54:00Z" w16du:dateUtc="2026-04-20T07:54:00Z">
        <w:r w:rsidR="007579E4" w:rsidRPr="008831E7" w:rsidDel="00CB7E9B">
          <w:rPr>
            <w:rFonts w:ascii="Arial" w:eastAsia="Times New Roman" w:hAnsi="Arial" w:cs="Arial"/>
            <w:sz w:val="20"/>
            <w:szCs w:val="20"/>
            <w:lang w:eastAsia="de-DE"/>
          </w:rPr>
          <w:delText xml:space="preserve">die </w:delText>
        </w:r>
      </w:del>
      <w:ins w:id="7" w:author="David Döbele" w:date="2026-04-20T09:54:00Z" w16du:dateUtc="2026-04-20T07:54:00Z">
        <w:r w:rsidR="00CB7E9B">
          <w:rPr>
            <w:rFonts w:ascii="Arial" w:eastAsia="Times New Roman" w:hAnsi="Arial" w:cs="Arial"/>
            <w:sz w:val="20"/>
            <w:szCs w:val="20"/>
            <w:lang w:eastAsia="de-DE"/>
          </w:rPr>
          <w:t>meine</w:t>
        </w:r>
        <w:r w:rsidR="00CB7E9B" w:rsidRPr="008831E7">
          <w:rPr>
            <w:rFonts w:ascii="Arial" w:eastAsia="Times New Roman" w:hAnsi="Arial" w:cs="Arial"/>
            <w:sz w:val="20"/>
            <w:szCs w:val="20"/>
            <w:lang w:eastAsia="de-DE"/>
          </w:rPr>
          <w:t xml:space="preserve"> </w:t>
        </w:r>
      </w:ins>
      <w:r w:rsidR="007579E4" w:rsidRPr="008831E7">
        <w:rPr>
          <w:rFonts w:ascii="Arial" w:eastAsia="Times New Roman" w:hAnsi="Arial" w:cs="Arial"/>
          <w:sz w:val="20"/>
          <w:szCs w:val="20"/>
          <w:lang w:eastAsia="de-DE"/>
        </w:rPr>
        <w:t xml:space="preserve">Qualifikation zum Softwareentwickler </w:t>
      </w:r>
      <w:del w:id="8" w:author="David Döbele" w:date="2026-04-20T09:54:00Z" w16du:dateUtc="2026-04-20T07:54:00Z">
        <w:r w:rsidR="007579E4" w:rsidRPr="008831E7" w:rsidDel="00CB7E9B">
          <w:rPr>
            <w:rFonts w:ascii="Arial" w:eastAsia="Times New Roman" w:hAnsi="Arial" w:cs="Arial"/>
            <w:sz w:val="20"/>
            <w:szCs w:val="20"/>
            <w:lang w:eastAsia="de-DE"/>
          </w:rPr>
          <w:delText xml:space="preserve">bilden das Fundament meiner Arbeit. Diese theoretische Tiefe </w:delText>
        </w:r>
      </w:del>
      <w:ins w:id="9" w:author="David Döbele" w:date="2026-04-20T09:54:00Z" w16du:dateUtc="2026-04-20T07:54:00Z">
        <w:r w:rsidR="00CB7E9B">
          <w:rPr>
            <w:rFonts w:ascii="Arial" w:eastAsia="Times New Roman" w:hAnsi="Arial" w:cs="Arial"/>
            <w:sz w:val="20"/>
            <w:szCs w:val="20"/>
            <w:lang w:eastAsia="de-DE"/>
          </w:rPr>
          <w:t xml:space="preserve">bringe ich auch die theoretische Tiefe mit, </w:t>
        </w:r>
      </w:ins>
      <w:del w:id="10" w:author="David Döbele" w:date="2026-04-20T09:54:00Z" w16du:dateUtc="2026-04-20T07:54:00Z">
        <w:r w:rsidR="007579E4" w:rsidRPr="008831E7" w:rsidDel="00CB7E9B">
          <w:rPr>
            <w:rFonts w:ascii="Arial" w:eastAsia="Times New Roman" w:hAnsi="Arial" w:cs="Arial"/>
            <w:sz w:val="20"/>
            <w:szCs w:val="20"/>
            <w:lang w:eastAsia="de-DE"/>
          </w:rPr>
          <w:delText>ermöglicht es mir,</w:delText>
        </w:r>
      </w:del>
      <w:ins w:id="11" w:author="David Döbele" w:date="2026-04-20T09:54:00Z" w16du:dateUtc="2026-04-20T07:54:00Z">
        <w:r w:rsidR="00CB7E9B">
          <w:rPr>
            <w:rFonts w:ascii="Arial" w:eastAsia="Times New Roman" w:hAnsi="Arial" w:cs="Arial"/>
            <w:sz w:val="20"/>
            <w:szCs w:val="20"/>
            <w:lang w:eastAsia="de-DE"/>
          </w:rPr>
          <w:t>um</w:t>
        </w:r>
      </w:ins>
      <w:r w:rsidR="007579E4" w:rsidRPr="008831E7">
        <w:rPr>
          <w:rFonts w:ascii="Arial" w:eastAsia="Times New Roman" w:hAnsi="Arial" w:cs="Arial"/>
          <w:sz w:val="20"/>
          <w:szCs w:val="20"/>
          <w:lang w:eastAsia="de-DE"/>
        </w:rPr>
        <w:t xml:space="preserve"> die Sprache der Entwickler auf Augenhöhe zu sprechen und komplexe technische Anforderungen in messbare Projekterfolge zu übersetzen.</w:t>
      </w:r>
    </w:p>
    <w:p w14:paraId="3327631E" w14:textId="77777777" w:rsidR="0091530C" w:rsidRPr="008831E7" w:rsidRDefault="0091530C" w:rsidP="0050163A">
      <w:pPr>
        <w:spacing w:after="0"/>
        <w:jc w:val="both"/>
        <w:rPr>
          <w:rFonts w:ascii="Arial" w:eastAsia="Times New Roman" w:hAnsi="Arial" w:cs="Arial"/>
          <w:sz w:val="20"/>
          <w:szCs w:val="20"/>
          <w:lang w:eastAsia="de-DE"/>
        </w:rPr>
      </w:pPr>
    </w:p>
    <w:p w14:paraId="7EA19459" w14:textId="0F807C43" w:rsidR="0050163A" w:rsidRPr="008831E7" w:rsidRDefault="0050163A" w:rsidP="0050163A">
      <w:pPr>
        <w:spacing w:after="0"/>
        <w:jc w:val="both"/>
        <w:rPr>
          <w:rFonts w:ascii="Arial" w:eastAsia="Times New Roman" w:hAnsi="Arial" w:cs="Arial"/>
          <w:i/>
          <w:iCs/>
          <w:sz w:val="20"/>
          <w:szCs w:val="20"/>
          <w:lang w:eastAsia="de-DE"/>
        </w:rPr>
      </w:pPr>
      <w:commentRangeStart w:id="12"/>
      <w:r w:rsidRPr="008831E7">
        <w:rPr>
          <w:rFonts w:ascii="Arial" w:eastAsia="Times New Roman" w:hAnsi="Arial" w:cs="Arial"/>
          <w:i/>
          <w:iCs/>
          <w:sz w:val="20"/>
          <w:szCs w:val="20"/>
          <w:lang w:eastAsia="de-DE"/>
        </w:rPr>
        <w:t xml:space="preserve">An </w:t>
      </w:r>
      <w:r w:rsidR="00045591" w:rsidRPr="008831E7">
        <w:rPr>
          <w:rFonts w:ascii="Arial" w:eastAsia="Times New Roman" w:hAnsi="Arial" w:cs="Arial"/>
          <w:b/>
          <w:i/>
          <w:iCs/>
          <w:sz w:val="20"/>
          <w:szCs w:val="20"/>
          <w:lang w:eastAsia="de-DE"/>
        </w:rPr>
        <w:t>XXX-Unternehmensname</w:t>
      </w:r>
      <w:r w:rsidRPr="008831E7">
        <w:rPr>
          <w:rFonts w:ascii="Arial" w:eastAsia="Times New Roman" w:hAnsi="Arial" w:cs="Arial"/>
          <w:i/>
          <w:iCs/>
          <w:sz w:val="20"/>
          <w:szCs w:val="20"/>
          <w:lang w:eastAsia="de-DE"/>
        </w:rPr>
        <w:t xml:space="preserve"> schätze ich besonders die breite Expertise im Bereich Digital- und Technology-Consulting sowie die starke Umsetzungsorientierung. Auf Ihrer Website heben Sie hervor, dass Sie Unternehmen nicht nur bei der Entwicklung digitaler Strategien unterstützen, sondern diese auch konsequent in die Praxis überführen. Diese Kombination aus strategischem Anspruch und operativer Umsetzung entspricht genau meiner Vorstellung von erfolgreicher Digitalisierungsberatung.</w:t>
      </w:r>
      <w:commentRangeEnd w:id="12"/>
      <w:r w:rsidR="008831E7" w:rsidRPr="008831E7">
        <w:rPr>
          <w:rStyle w:val="Kommentarzeichen"/>
          <w:rFonts w:ascii="Arial" w:eastAsia="Times New Roman" w:hAnsi="Arial" w:cs="Arial"/>
          <w:i/>
          <w:iCs/>
          <w:sz w:val="20"/>
          <w:szCs w:val="20"/>
          <w:lang w:eastAsia="de-DE"/>
        </w:rPr>
        <w:commentReference w:id="12"/>
      </w:r>
    </w:p>
    <w:p w14:paraId="17C507BB" w14:textId="77777777" w:rsidR="0050163A" w:rsidRPr="008831E7" w:rsidRDefault="0050163A" w:rsidP="0050163A">
      <w:pPr>
        <w:spacing w:after="0"/>
        <w:jc w:val="both"/>
        <w:rPr>
          <w:rFonts w:ascii="Arial" w:eastAsia="Times New Roman" w:hAnsi="Arial" w:cs="Arial"/>
          <w:sz w:val="20"/>
          <w:szCs w:val="20"/>
          <w:lang w:eastAsia="de-DE"/>
        </w:rPr>
      </w:pPr>
    </w:p>
    <w:p w14:paraId="5E5AB4E2" w14:textId="7FE123D2" w:rsidR="0050163A" w:rsidRPr="008831E7" w:rsidRDefault="008831E7" w:rsidP="0050163A">
      <w:pPr>
        <w:spacing w:after="0"/>
        <w:jc w:val="both"/>
        <w:rPr>
          <w:rFonts w:ascii="Arial" w:eastAsia="Times New Roman" w:hAnsi="Arial" w:cs="Arial"/>
          <w:sz w:val="20"/>
          <w:szCs w:val="20"/>
          <w:lang w:eastAsia="de-DE"/>
        </w:rPr>
      </w:pPr>
      <w:r w:rsidRPr="008831E7">
        <w:rPr>
          <w:rFonts w:ascii="Arial" w:eastAsia="Times New Roman" w:hAnsi="Arial" w:cs="Arial"/>
          <w:sz w:val="20"/>
          <w:szCs w:val="20"/>
          <w:lang w:eastAsia="de-DE"/>
        </w:rPr>
        <w:t xml:space="preserve">Von der Position als </w:t>
      </w:r>
      <w:r w:rsidRPr="008831E7">
        <w:rPr>
          <w:rFonts w:ascii="Arial" w:hAnsi="Arial" w:cs="Arial"/>
          <w:b/>
          <w:sz w:val="20"/>
          <w:szCs w:val="20"/>
          <w:u w:val="single"/>
        </w:rPr>
        <w:t>JOBTITEL</w:t>
      </w:r>
      <w:r w:rsidRPr="008831E7">
        <w:rPr>
          <w:rFonts w:ascii="Arial" w:eastAsia="Times New Roman" w:hAnsi="Arial" w:cs="Arial"/>
          <w:sz w:val="20"/>
          <w:szCs w:val="20"/>
          <w:lang w:eastAsia="de-DE"/>
        </w:rPr>
        <w:t xml:space="preserve"> erhoffe ich mir die Möglichkeit, hochkomplexe Transformationsprojekte end-to-end zu begleiten und die Digitalisierung im Financial-Service-Sektor an vorderster Front mitzugestalten. Ich bin mir sicher, dass ich durch meine ausgeprägte Schnittstellenkompetenz, mein fundiertes IT-Know-how und meine Versicherungspraxis eine direkte Bereicherung für das Team von </w:t>
      </w:r>
      <w:r w:rsidRPr="008831E7">
        <w:rPr>
          <w:rFonts w:ascii="Arial" w:eastAsia="Times New Roman" w:hAnsi="Arial" w:cs="Arial"/>
          <w:b/>
          <w:sz w:val="20"/>
          <w:szCs w:val="20"/>
          <w:u w:val="single"/>
          <w:lang w:eastAsia="de-DE"/>
        </w:rPr>
        <w:t>UNTERNEHMENSNAME</w:t>
      </w:r>
      <w:r w:rsidRPr="008831E7">
        <w:rPr>
          <w:rFonts w:ascii="Arial" w:eastAsia="Times New Roman" w:hAnsi="Arial" w:cs="Arial"/>
          <w:sz w:val="20"/>
          <w:szCs w:val="20"/>
          <w:lang w:eastAsia="de-DE"/>
        </w:rPr>
        <w:t xml:space="preserve"> sein werde. Ich freue mich sehr darüber, Sie in einem persönlichen Gespräch von mir und meinen Kompetenzen überzeugen zu dürfen.</w:t>
      </w:r>
    </w:p>
    <w:p w14:paraId="08BAC340" w14:textId="77777777" w:rsidR="008831E7" w:rsidRPr="008831E7" w:rsidRDefault="008831E7" w:rsidP="0050163A">
      <w:pPr>
        <w:spacing w:after="0"/>
        <w:jc w:val="both"/>
        <w:rPr>
          <w:rFonts w:ascii="Arial" w:eastAsia="Times New Roman" w:hAnsi="Arial" w:cs="Arial"/>
          <w:sz w:val="20"/>
          <w:szCs w:val="20"/>
          <w:lang w:eastAsia="de-DE"/>
        </w:rPr>
      </w:pPr>
    </w:p>
    <w:p w14:paraId="3BDB02BA" w14:textId="04375211" w:rsidR="00BB3512" w:rsidRPr="008831E7" w:rsidRDefault="00D17B6E" w:rsidP="0050163A">
      <w:pPr>
        <w:spacing w:after="0"/>
        <w:jc w:val="both"/>
        <w:rPr>
          <w:rFonts w:ascii="Arial" w:hAnsi="Arial" w:cs="Arial"/>
          <w:sz w:val="20"/>
          <w:szCs w:val="20"/>
        </w:rPr>
      </w:pPr>
      <w:r w:rsidRPr="008831E7">
        <w:rPr>
          <w:rFonts w:ascii="Arial" w:hAnsi="Arial" w:cs="Arial"/>
          <w:noProof/>
          <w:sz w:val="20"/>
          <w:szCs w:val="20"/>
        </w:rPr>
        <w:drawing>
          <wp:anchor distT="0" distB="0" distL="114300" distR="114300" simplePos="0" relativeHeight="251659264" behindDoc="0" locked="0" layoutInCell="1" allowOverlap="1" wp14:anchorId="0EA8F68D" wp14:editId="4D5DEF2D">
            <wp:simplePos x="0" y="0"/>
            <wp:positionH relativeFrom="column">
              <wp:posOffset>-83820</wp:posOffset>
            </wp:positionH>
            <wp:positionV relativeFrom="paragraph">
              <wp:posOffset>236220</wp:posOffset>
            </wp:positionV>
            <wp:extent cx="1235710" cy="452120"/>
            <wp:effectExtent l="0" t="0" r="0" b="0"/>
            <wp:wrapNone/>
            <wp:docPr id="181985076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5710" cy="452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163A" w:rsidRPr="008831E7">
        <w:rPr>
          <w:rFonts w:ascii="Arial" w:eastAsia="Times New Roman" w:hAnsi="Arial" w:cs="Arial"/>
          <w:sz w:val="20"/>
          <w:szCs w:val="20"/>
          <w:lang w:eastAsia="de-DE"/>
        </w:rPr>
        <w:t>Mit freundlichen Grüßen</w:t>
      </w:r>
    </w:p>
    <w:sectPr w:rsidR="00BB3512" w:rsidRPr="008831E7"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ebastian Iwasieczko" w:date="2026-04-18T14:38:00Z" w:initials="SI">
    <w:p w14:paraId="7B282A9E" w14:textId="77777777" w:rsidR="008831E7" w:rsidRDefault="008831E7" w:rsidP="008831E7">
      <w:pPr>
        <w:pStyle w:val="Kommentartext"/>
      </w:pPr>
      <w:r>
        <w:rPr>
          <w:rStyle w:val="Kommentarzeichen"/>
        </w:rPr>
        <w:annotationRef/>
      </w:r>
      <w:r>
        <w:t>In Bearbeitung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282A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DDDB19" w16cex:dateUtc="2026-04-1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282A9E" w16cid:durableId="40DDDB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AD" w15:userId="S::david.doebele@pumpkincareeres.onmicrosoft.com::9046cfa8-3fc7-4052-9daa-75c97e906e36"/>
  </w15:person>
  <w15:person w15:author="Sebastian Iwasieczko">
    <w15:presenceInfo w15:providerId="AD" w15:userId="S::sebastian.iwasieczko@iu-study.org::6e8adac1-e33a-4a65-b6b4-e67b07b744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9FF"/>
    <w:rsid w:val="00012D78"/>
    <w:rsid w:val="00034B68"/>
    <w:rsid w:val="00045591"/>
    <w:rsid w:val="0004591A"/>
    <w:rsid w:val="00046459"/>
    <w:rsid w:val="000555E4"/>
    <w:rsid w:val="0005670D"/>
    <w:rsid w:val="00064332"/>
    <w:rsid w:val="000710B0"/>
    <w:rsid w:val="00073C82"/>
    <w:rsid w:val="00074DAC"/>
    <w:rsid w:val="00081359"/>
    <w:rsid w:val="000A154E"/>
    <w:rsid w:val="000A5AB8"/>
    <w:rsid w:val="000A6678"/>
    <w:rsid w:val="000A6A6B"/>
    <w:rsid w:val="000A7DEB"/>
    <w:rsid w:val="000C55DE"/>
    <w:rsid w:val="000D7393"/>
    <w:rsid w:val="000E0564"/>
    <w:rsid w:val="000F371C"/>
    <w:rsid w:val="00110CA0"/>
    <w:rsid w:val="00112F82"/>
    <w:rsid w:val="00117ACC"/>
    <w:rsid w:val="00117F83"/>
    <w:rsid w:val="00125B7B"/>
    <w:rsid w:val="00146C8E"/>
    <w:rsid w:val="00147490"/>
    <w:rsid w:val="00152DF9"/>
    <w:rsid w:val="001535A5"/>
    <w:rsid w:val="00156A98"/>
    <w:rsid w:val="001669DB"/>
    <w:rsid w:val="00171D11"/>
    <w:rsid w:val="001819B1"/>
    <w:rsid w:val="00185531"/>
    <w:rsid w:val="00191B01"/>
    <w:rsid w:val="001A2B1D"/>
    <w:rsid w:val="001A4522"/>
    <w:rsid w:val="001C17FC"/>
    <w:rsid w:val="001C760D"/>
    <w:rsid w:val="001D079A"/>
    <w:rsid w:val="001E0088"/>
    <w:rsid w:val="001E0903"/>
    <w:rsid w:val="001E1EE7"/>
    <w:rsid w:val="002042CB"/>
    <w:rsid w:val="002062F6"/>
    <w:rsid w:val="00212042"/>
    <w:rsid w:val="002213EE"/>
    <w:rsid w:val="00227A3D"/>
    <w:rsid w:val="0023683A"/>
    <w:rsid w:val="002454A4"/>
    <w:rsid w:val="002467A0"/>
    <w:rsid w:val="002536DC"/>
    <w:rsid w:val="00255EC1"/>
    <w:rsid w:val="00257D2A"/>
    <w:rsid w:val="002627D2"/>
    <w:rsid w:val="00264191"/>
    <w:rsid w:val="0027047C"/>
    <w:rsid w:val="002708C2"/>
    <w:rsid w:val="00274324"/>
    <w:rsid w:val="00285DAE"/>
    <w:rsid w:val="00287747"/>
    <w:rsid w:val="002A5B9F"/>
    <w:rsid w:val="002D309E"/>
    <w:rsid w:val="002D594E"/>
    <w:rsid w:val="002E39B8"/>
    <w:rsid w:val="002F184E"/>
    <w:rsid w:val="002F51FA"/>
    <w:rsid w:val="00311A15"/>
    <w:rsid w:val="003250EA"/>
    <w:rsid w:val="003421B1"/>
    <w:rsid w:val="00363604"/>
    <w:rsid w:val="00375D2D"/>
    <w:rsid w:val="003811BC"/>
    <w:rsid w:val="0038671F"/>
    <w:rsid w:val="003947A8"/>
    <w:rsid w:val="00394E56"/>
    <w:rsid w:val="003D464F"/>
    <w:rsid w:val="003D5D1E"/>
    <w:rsid w:val="003F3290"/>
    <w:rsid w:val="003F688C"/>
    <w:rsid w:val="00415608"/>
    <w:rsid w:val="00424CAF"/>
    <w:rsid w:val="00434D23"/>
    <w:rsid w:val="004403CB"/>
    <w:rsid w:val="004520D4"/>
    <w:rsid w:val="00453C2F"/>
    <w:rsid w:val="00454C0B"/>
    <w:rsid w:val="0046226E"/>
    <w:rsid w:val="004657C3"/>
    <w:rsid w:val="00474FC2"/>
    <w:rsid w:val="0049209E"/>
    <w:rsid w:val="00492923"/>
    <w:rsid w:val="004A1501"/>
    <w:rsid w:val="004A615C"/>
    <w:rsid w:val="004B4510"/>
    <w:rsid w:val="004C156C"/>
    <w:rsid w:val="004C174A"/>
    <w:rsid w:val="004E56F3"/>
    <w:rsid w:val="004E6337"/>
    <w:rsid w:val="004F4B3F"/>
    <w:rsid w:val="00500EFA"/>
    <w:rsid w:val="0050163A"/>
    <w:rsid w:val="00506322"/>
    <w:rsid w:val="005065F7"/>
    <w:rsid w:val="00507BBD"/>
    <w:rsid w:val="005407D6"/>
    <w:rsid w:val="00542F06"/>
    <w:rsid w:val="00545131"/>
    <w:rsid w:val="00553EC8"/>
    <w:rsid w:val="005705F7"/>
    <w:rsid w:val="00570B1D"/>
    <w:rsid w:val="00574140"/>
    <w:rsid w:val="005762CF"/>
    <w:rsid w:val="005842A0"/>
    <w:rsid w:val="00590834"/>
    <w:rsid w:val="00590E7F"/>
    <w:rsid w:val="00593C9C"/>
    <w:rsid w:val="005A5E41"/>
    <w:rsid w:val="005B231F"/>
    <w:rsid w:val="005C3707"/>
    <w:rsid w:val="005C55F7"/>
    <w:rsid w:val="005D7D49"/>
    <w:rsid w:val="005E00BC"/>
    <w:rsid w:val="005E63B8"/>
    <w:rsid w:val="005F350B"/>
    <w:rsid w:val="006036A7"/>
    <w:rsid w:val="00603752"/>
    <w:rsid w:val="00630986"/>
    <w:rsid w:val="00632F05"/>
    <w:rsid w:val="0063723B"/>
    <w:rsid w:val="00647413"/>
    <w:rsid w:val="006502BE"/>
    <w:rsid w:val="00671339"/>
    <w:rsid w:val="00697E5B"/>
    <w:rsid w:val="006A7895"/>
    <w:rsid w:val="006B302C"/>
    <w:rsid w:val="006B79B4"/>
    <w:rsid w:val="006D2592"/>
    <w:rsid w:val="006F58EC"/>
    <w:rsid w:val="00706233"/>
    <w:rsid w:val="007251EA"/>
    <w:rsid w:val="007340D7"/>
    <w:rsid w:val="007472BD"/>
    <w:rsid w:val="00755A3D"/>
    <w:rsid w:val="007579E4"/>
    <w:rsid w:val="00764388"/>
    <w:rsid w:val="007675B1"/>
    <w:rsid w:val="00797EF1"/>
    <w:rsid w:val="007A3246"/>
    <w:rsid w:val="007A64C5"/>
    <w:rsid w:val="007A719D"/>
    <w:rsid w:val="007B1B2B"/>
    <w:rsid w:val="007B1C29"/>
    <w:rsid w:val="007C59D2"/>
    <w:rsid w:val="007E4326"/>
    <w:rsid w:val="007E6EF3"/>
    <w:rsid w:val="007F0344"/>
    <w:rsid w:val="007F7EA0"/>
    <w:rsid w:val="008049F7"/>
    <w:rsid w:val="00807293"/>
    <w:rsid w:val="00824ECE"/>
    <w:rsid w:val="008273B4"/>
    <w:rsid w:val="0083750F"/>
    <w:rsid w:val="008428CF"/>
    <w:rsid w:val="0085213A"/>
    <w:rsid w:val="008565FD"/>
    <w:rsid w:val="00857C6F"/>
    <w:rsid w:val="008657E3"/>
    <w:rsid w:val="00867CED"/>
    <w:rsid w:val="00874503"/>
    <w:rsid w:val="008775A1"/>
    <w:rsid w:val="008831E7"/>
    <w:rsid w:val="00883B55"/>
    <w:rsid w:val="00886ACB"/>
    <w:rsid w:val="0089337A"/>
    <w:rsid w:val="008A248F"/>
    <w:rsid w:val="008B3F22"/>
    <w:rsid w:val="008B402E"/>
    <w:rsid w:val="008C27C1"/>
    <w:rsid w:val="008C3E01"/>
    <w:rsid w:val="008D6664"/>
    <w:rsid w:val="008D7CDB"/>
    <w:rsid w:val="008E100E"/>
    <w:rsid w:val="008E4BA9"/>
    <w:rsid w:val="008E7A27"/>
    <w:rsid w:val="008E7D17"/>
    <w:rsid w:val="008F05FA"/>
    <w:rsid w:val="009005C9"/>
    <w:rsid w:val="0091530C"/>
    <w:rsid w:val="009213DB"/>
    <w:rsid w:val="0092484E"/>
    <w:rsid w:val="00941EBE"/>
    <w:rsid w:val="00961018"/>
    <w:rsid w:val="0096771D"/>
    <w:rsid w:val="00974B9B"/>
    <w:rsid w:val="00980C50"/>
    <w:rsid w:val="00991E04"/>
    <w:rsid w:val="0099776A"/>
    <w:rsid w:val="009A256E"/>
    <w:rsid w:val="009B2F01"/>
    <w:rsid w:val="009D07DC"/>
    <w:rsid w:val="009D3BBF"/>
    <w:rsid w:val="009D75C6"/>
    <w:rsid w:val="009F46A7"/>
    <w:rsid w:val="00A1282E"/>
    <w:rsid w:val="00A14247"/>
    <w:rsid w:val="00A25529"/>
    <w:rsid w:val="00A40D57"/>
    <w:rsid w:val="00A44493"/>
    <w:rsid w:val="00A53760"/>
    <w:rsid w:val="00A609D0"/>
    <w:rsid w:val="00A741A3"/>
    <w:rsid w:val="00A9531A"/>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437E"/>
    <w:rsid w:val="00C6717B"/>
    <w:rsid w:val="00C71380"/>
    <w:rsid w:val="00C9003C"/>
    <w:rsid w:val="00C97ECA"/>
    <w:rsid w:val="00CA1160"/>
    <w:rsid w:val="00CA3610"/>
    <w:rsid w:val="00CA702E"/>
    <w:rsid w:val="00CA7350"/>
    <w:rsid w:val="00CB639D"/>
    <w:rsid w:val="00CB7E9B"/>
    <w:rsid w:val="00CD51E6"/>
    <w:rsid w:val="00CE433B"/>
    <w:rsid w:val="00D0562C"/>
    <w:rsid w:val="00D17B6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05D1"/>
    <w:rsid w:val="00E62550"/>
    <w:rsid w:val="00E65B09"/>
    <w:rsid w:val="00E76C23"/>
    <w:rsid w:val="00E83116"/>
    <w:rsid w:val="00E914E5"/>
    <w:rsid w:val="00E91B86"/>
    <w:rsid w:val="00E91BE9"/>
    <w:rsid w:val="00EA6CEC"/>
    <w:rsid w:val="00EA7AC2"/>
    <w:rsid w:val="00EB7A85"/>
    <w:rsid w:val="00EC000C"/>
    <w:rsid w:val="00EC27D4"/>
    <w:rsid w:val="00ED0001"/>
    <w:rsid w:val="00EF2FD5"/>
    <w:rsid w:val="00F10D63"/>
    <w:rsid w:val="00F11473"/>
    <w:rsid w:val="00F253C5"/>
    <w:rsid w:val="00F270C0"/>
    <w:rsid w:val="00F30624"/>
    <w:rsid w:val="00F4717F"/>
    <w:rsid w:val="00F5301B"/>
    <w:rsid w:val="00F55CE3"/>
    <w:rsid w:val="00F71E1A"/>
    <w:rsid w:val="00F74175"/>
    <w:rsid w:val="00F92A04"/>
    <w:rsid w:val="00F97460"/>
    <w:rsid w:val="00FA4972"/>
    <w:rsid w:val="00FA5291"/>
    <w:rsid w:val="00FA5CE8"/>
    <w:rsid w:val="00FD7864"/>
    <w:rsid w:val="00FE044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Kommentarzeichen">
    <w:name w:val="annotation reference"/>
    <w:basedOn w:val="Absatz-Standardschriftart"/>
    <w:uiPriority w:val="99"/>
    <w:semiHidden/>
    <w:unhideWhenUsed/>
    <w:rsid w:val="008831E7"/>
    <w:rPr>
      <w:sz w:val="16"/>
      <w:szCs w:val="16"/>
    </w:rPr>
  </w:style>
  <w:style w:type="paragraph" w:styleId="Kommentartext">
    <w:name w:val="annotation text"/>
    <w:basedOn w:val="Standard"/>
    <w:link w:val="KommentartextZchn"/>
    <w:uiPriority w:val="99"/>
    <w:unhideWhenUsed/>
    <w:rsid w:val="008831E7"/>
    <w:pPr>
      <w:spacing w:line="240" w:lineRule="auto"/>
    </w:pPr>
    <w:rPr>
      <w:sz w:val="20"/>
      <w:szCs w:val="20"/>
    </w:rPr>
  </w:style>
  <w:style w:type="character" w:customStyle="1" w:styleId="KommentartextZchn">
    <w:name w:val="Kommentartext Zchn"/>
    <w:basedOn w:val="Absatz-Standardschriftart"/>
    <w:link w:val="Kommentartext"/>
    <w:uiPriority w:val="99"/>
    <w:rsid w:val="008831E7"/>
    <w:rPr>
      <w:sz w:val="20"/>
      <w:szCs w:val="20"/>
    </w:rPr>
  </w:style>
  <w:style w:type="paragraph" w:styleId="Kommentarthema">
    <w:name w:val="annotation subject"/>
    <w:basedOn w:val="Kommentartext"/>
    <w:next w:val="Kommentartext"/>
    <w:link w:val="KommentarthemaZchn"/>
    <w:uiPriority w:val="99"/>
    <w:semiHidden/>
    <w:unhideWhenUsed/>
    <w:rsid w:val="008831E7"/>
    <w:rPr>
      <w:b/>
      <w:bCs/>
    </w:rPr>
  </w:style>
  <w:style w:type="character" w:customStyle="1" w:styleId="KommentarthemaZchn">
    <w:name w:val="Kommentarthema Zchn"/>
    <w:basedOn w:val="KommentartextZchn"/>
    <w:link w:val="Kommentarthema"/>
    <w:uiPriority w:val="99"/>
    <w:semiHidden/>
    <w:rsid w:val="008831E7"/>
    <w:rPr>
      <w:b/>
      <w:bCs/>
      <w:sz w:val="20"/>
      <w:szCs w:val="20"/>
    </w:rPr>
  </w:style>
  <w:style w:type="paragraph" w:styleId="berarbeitung">
    <w:name w:val="Revision"/>
    <w:hidden/>
    <w:uiPriority w:val="99"/>
    <w:semiHidden/>
    <w:rsid w:val="00CB7E9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509</Words>
  <Characters>3209</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2026-04-18T10:48:00Z</dcterms:created>
  <dcterms:modified xsi:type="dcterms:W3CDTF">2026-04-20T07:54:00Z</dcterms:modified>
</cp:coreProperties>
</file>