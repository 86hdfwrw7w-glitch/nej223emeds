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CCD62" w14:textId="77777777" w:rsidR="00F21879" w:rsidRPr="00F613E2" w:rsidRDefault="00F21879" w:rsidP="00F21879">
      <w:pPr>
        <w:spacing w:after="0" w:line="240" w:lineRule="auto"/>
        <w:jc w:val="right"/>
        <w:rPr>
          <w:rFonts w:ascii="Georgia" w:eastAsia="Calibri" w:hAnsi="Georgia" w:cs="Times New Roman"/>
          <w:lang w:val="en-US"/>
        </w:rPr>
      </w:pPr>
      <w:bookmarkStart w:id="0" w:name="_Hlk143671718"/>
      <w:r w:rsidRPr="00F613E2">
        <w:rPr>
          <w:rFonts w:ascii="Georgia" w:eastAsia="Calibri" w:hAnsi="Georgia" w:cs="Times New Roman"/>
          <w:lang w:val="en-US"/>
        </w:rPr>
        <w:t>Kilian Brilz</w:t>
      </w:r>
    </w:p>
    <w:p w14:paraId="1BC0164D" w14:textId="77777777" w:rsidR="00F21879" w:rsidRPr="00F613E2" w:rsidRDefault="00F21879" w:rsidP="00F21879">
      <w:pPr>
        <w:spacing w:after="0" w:line="240" w:lineRule="auto"/>
        <w:jc w:val="right"/>
        <w:rPr>
          <w:rFonts w:ascii="Georgia" w:eastAsia="Calibri" w:hAnsi="Georgia" w:cs="Times New Roman"/>
          <w:lang w:val="en-US"/>
        </w:rPr>
      </w:pPr>
      <w:commentRangeStart w:id="1"/>
      <w:r w:rsidRPr="00F613E2">
        <w:rPr>
          <w:rFonts w:ascii="Georgia" w:eastAsia="Calibri" w:hAnsi="Georgia" w:cs="Times New Roman"/>
          <w:lang w:val="en-US"/>
        </w:rPr>
        <w:t>Wulfskamp 13a</w:t>
      </w:r>
    </w:p>
    <w:p w14:paraId="33243874" w14:textId="77777777" w:rsidR="00F21879" w:rsidRPr="00F613E2" w:rsidRDefault="00F21879" w:rsidP="00F21879">
      <w:pPr>
        <w:spacing w:after="0" w:line="240" w:lineRule="auto"/>
        <w:jc w:val="right"/>
        <w:rPr>
          <w:rFonts w:ascii="Georgia" w:eastAsia="Calibri" w:hAnsi="Georgia" w:cs="Times New Roman"/>
          <w:lang w:val="en-US"/>
        </w:rPr>
      </w:pPr>
      <w:r w:rsidRPr="00F613E2">
        <w:rPr>
          <w:rFonts w:ascii="Georgia" w:eastAsia="Calibri" w:hAnsi="Georgia" w:cs="Times New Roman"/>
          <w:lang w:val="en-US"/>
        </w:rPr>
        <w:t>21365 Adendorf</w:t>
      </w:r>
      <w:commentRangeEnd w:id="1"/>
      <w:r w:rsidRPr="00F613E2">
        <w:rPr>
          <w:rFonts w:ascii="Georgia" w:eastAsia="Calibri" w:hAnsi="Georgia" w:cs="Times New Roman"/>
        </w:rPr>
        <w:commentReference w:id="1"/>
      </w:r>
    </w:p>
    <w:p w14:paraId="0F9681A0" w14:textId="77777777" w:rsidR="00F21879" w:rsidRPr="00F613E2" w:rsidRDefault="00F21879" w:rsidP="00F21879">
      <w:pPr>
        <w:spacing w:after="0" w:line="240" w:lineRule="auto"/>
        <w:jc w:val="right"/>
        <w:rPr>
          <w:rFonts w:ascii="Georgia" w:eastAsia="Calibri" w:hAnsi="Georgia" w:cs="Times New Roman"/>
          <w:lang w:val="en-US"/>
        </w:rPr>
      </w:pPr>
      <w:r w:rsidRPr="00F613E2">
        <w:rPr>
          <w:rFonts w:ascii="Georgia" w:eastAsia="Calibri" w:hAnsi="Georgia" w:cs="Georgia"/>
          <w:color w:val="000000"/>
          <w:lang w:val="en-US"/>
        </w:rPr>
        <w:t>Kilianbrilz0301@gmail.com</w:t>
      </w:r>
    </w:p>
    <w:p w14:paraId="1BF7958B" w14:textId="77777777" w:rsidR="00F21879" w:rsidRPr="00F613E2" w:rsidRDefault="00F21879" w:rsidP="00F21879">
      <w:pPr>
        <w:spacing w:after="0" w:line="256" w:lineRule="auto"/>
        <w:jc w:val="right"/>
        <w:rPr>
          <w:rFonts w:ascii="Georgia" w:eastAsia="Calibri" w:hAnsi="Georgia" w:cs="Georgia"/>
          <w:color w:val="000000"/>
        </w:rPr>
      </w:pPr>
      <w:commentRangeStart w:id="2"/>
      <w:r w:rsidRPr="00F613E2">
        <w:rPr>
          <w:rFonts w:ascii="Georgia" w:eastAsia="Calibri" w:hAnsi="Georgia" w:cs="Georgia"/>
          <w:color w:val="000000"/>
        </w:rPr>
        <w:t>+49 175 151 1212 1212</w:t>
      </w:r>
      <w:commentRangeEnd w:id="2"/>
      <w:r w:rsidRPr="00F613E2">
        <w:rPr>
          <w:rFonts w:ascii="Georgia" w:eastAsia="Calibri" w:hAnsi="Georgia" w:cs="Times New Roman"/>
        </w:rPr>
        <w:commentReference w:id="2"/>
      </w:r>
    </w:p>
    <w:p w14:paraId="0430B4BD" w14:textId="77777777" w:rsidR="00F21879" w:rsidRPr="00F613E2" w:rsidRDefault="00F21879" w:rsidP="00F21879">
      <w:pPr>
        <w:spacing w:after="0" w:line="256" w:lineRule="auto"/>
        <w:rPr>
          <w:rFonts w:ascii="Georgia" w:eastAsia="Calibri" w:hAnsi="Georgia" w:cs="Georgia"/>
          <w:color w:val="000000"/>
        </w:rPr>
      </w:pPr>
      <w:r w:rsidRPr="00F613E2">
        <w:rPr>
          <w:rFonts w:ascii="Georgia" w:eastAsia="Calibri" w:hAnsi="Georgia" w:cs="Georgia"/>
          <w:color w:val="000000"/>
        </w:rPr>
        <w:t>Corporate Finance Beratung GmbH</w:t>
      </w:r>
    </w:p>
    <w:p w14:paraId="5B9275D3" w14:textId="77777777" w:rsidR="00F21879" w:rsidRPr="00F613E2" w:rsidRDefault="00F21879" w:rsidP="00F21879">
      <w:pPr>
        <w:spacing w:after="0" w:line="256" w:lineRule="auto"/>
        <w:rPr>
          <w:rFonts w:ascii="Georgia" w:eastAsia="Calibri" w:hAnsi="Georgia" w:cs="Times New Roman"/>
        </w:rPr>
      </w:pPr>
      <w:r w:rsidRPr="00F613E2">
        <w:rPr>
          <w:rFonts w:ascii="Georgia" w:eastAsia="Calibri" w:hAnsi="Georgia" w:cs="Times New Roman"/>
        </w:rPr>
        <w:t>Musterstraße 99</w:t>
      </w:r>
      <w:r w:rsidRPr="00F613E2">
        <w:rPr>
          <w:rFonts w:ascii="Georgia" w:eastAsia="Calibri" w:hAnsi="Georgia" w:cs="Times New Roman"/>
        </w:rPr>
        <w:br/>
        <w:t xml:space="preserve">55005 Frankfurt am Main </w:t>
      </w:r>
    </w:p>
    <w:p w14:paraId="1CBEFE37" w14:textId="77777777" w:rsidR="00F21879" w:rsidRPr="00F613E2" w:rsidRDefault="00F21879" w:rsidP="00F21879">
      <w:pPr>
        <w:spacing w:after="0" w:line="256" w:lineRule="auto"/>
        <w:jc w:val="right"/>
        <w:rPr>
          <w:rFonts w:ascii="Georgia" w:eastAsia="Calibri" w:hAnsi="Georgia" w:cs="Times New Roman"/>
        </w:rPr>
      </w:pPr>
      <w:r w:rsidRPr="00F613E2">
        <w:rPr>
          <w:rFonts w:ascii="Georgia" w:eastAsia="Calibri" w:hAnsi="Georgia" w:cs="Times New Roman"/>
        </w:rPr>
        <w:t>Musterhausen, 28.12.20219</w:t>
      </w:r>
    </w:p>
    <w:p w14:paraId="662B404C" w14:textId="77777777" w:rsidR="00F21879" w:rsidRPr="00F613E2" w:rsidRDefault="00F21879" w:rsidP="00F21879">
      <w:pPr>
        <w:spacing w:after="0" w:line="256" w:lineRule="auto"/>
        <w:rPr>
          <w:rFonts w:ascii="Georgia" w:eastAsia="Calibri" w:hAnsi="Georgia" w:cs="Times New Roman"/>
        </w:rPr>
      </w:pPr>
    </w:p>
    <w:p w14:paraId="244E85EB" w14:textId="77777777" w:rsidR="00F21879" w:rsidRPr="00F613E2" w:rsidRDefault="00F21879" w:rsidP="00F21879">
      <w:pPr>
        <w:spacing w:after="0" w:line="256" w:lineRule="auto"/>
        <w:jc w:val="both"/>
        <w:rPr>
          <w:rFonts w:ascii="Georgia" w:eastAsia="Calibri" w:hAnsi="Georgia" w:cs="Times New Roman"/>
          <w:b/>
          <w:bCs/>
        </w:rPr>
      </w:pPr>
      <w:r w:rsidRPr="00F613E2">
        <w:rPr>
          <w:rFonts w:ascii="Georgia" w:eastAsia="Calibri" w:hAnsi="Georgia" w:cs="Times New Roman"/>
          <w:b/>
          <w:bCs/>
        </w:rPr>
        <w:t>Bewerbung um ein Praktikum im Consulting</w:t>
      </w:r>
    </w:p>
    <w:p w14:paraId="737447D5" w14:textId="77777777" w:rsidR="00F21879" w:rsidRPr="00F613E2" w:rsidRDefault="00F21879" w:rsidP="00F21879">
      <w:pPr>
        <w:spacing w:after="0" w:line="256" w:lineRule="auto"/>
        <w:jc w:val="both"/>
        <w:rPr>
          <w:rFonts w:ascii="Georgia" w:eastAsia="Calibri" w:hAnsi="Georgia" w:cs="Times New Roman"/>
        </w:rPr>
      </w:pPr>
    </w:p>
    <w:p w14:paraId="16E16532" w14:textId="77777777" w:rsidR="00A67886" w:rsidRPr="00A67886" w:rsidRDefault="00A67886" w:rsidP="00A67886">
      <w:pPr>
        <w:spacing w:after="0" w:line="233" w:lineRule="atLeast"/>
        <w:jc w:val="both"/>
        <w:rPr>
          <w:rFonts w:ascii="Calibri" w:eastAsia="Times New Roman" w:hAnsi="Calibri" w:cs="Calibri"/>
          <w:color w:val="000000"/>
          <w:kern w:val="0"/>
          <w:lang w:eastAsia="de-DE"/>
          <w14:ligatures w14:val="none"/>
        </w:rPr>
      </w:pPr>
      <w:r w:rsidRPr="00F613E2">
        <w:rPr>
          <w:rFonts w:ascii="Georgia" w:eastAsia="Times New Roman" w:hAnsi="Georgia" w:cs="Calibri"/>
          <w:color w:val="000000"/>
          <w:kern w:val="0"/>
          <w:lang w:eastAsia="de-DE"/>
          <w14:ligatures w14:val="none"/>
        </w:rPr>
        <w:t>Sehr geehrte Damen und Herren,</w:t>
      </w:r>
    </w:p>
    <w:p w14:paraId="5FF3E449" w14:textId="77777777" w:rsidR="00A67886" w:rsidRPr="00A67886" w:rsidRDefault="00A67886" w:rsidP="00A67886">
      <w:pPr>
        <w:spacing w:after="0" w:line="233" w:lineRule="atLeast"/>
        <w:jc w:val="both"/>
        <w:rPr>
          <w:rFonts w:ascii="Calibri" w:eastAsia="Times New Roman" w:hAnsi="Calibri" w:cs="Calibri"/>
          <w:color w:val="000000"/>
          <w:kern w:val="0"/>
          <w:lang w:eastAsia="de-DE"/>
          <w14:ligatures w14:val="none"/>
        </w:rPr>
      </w:pPr>
      <w:r w:rsidRPr="00F613E2">
        <w:rPr>
          <w:rFonts w:ascii="Georgia" w:eastAsia="Times New Roman" w:hAnsi="Georgia" w:cs="Calibri"/>
          <w:color w:val="000000"/>
          <w:kern w:val="0"/>
          <w:lang w:eastAsia="de-DE"/>
          <w14:ligatures w14:val="none"/>
        </w:rPr>
        <w:t> </w:t>
      </w:r>
    </w:p>
    <w:p w14:paraId="2A89BC68" w14:textId="46E629DD" w:rsidR="00A67886" w:rsidRPr="00A67886" w:rsidRDefault="00A67886" w:rsidP="00A67886">
      <w:pPr>
        <w:spacing w:after="0" w:line="233" w:lineRule="atLeast"/>
        <w:jc w:val="both"/>
        <w:rPr>
          <w:rFonts w:ascii="Calibri" w:eastAsia="Times New Roman" w:hAnsi="Calibri" w:cs="Calibri"/>
          <w:color w:val="000000"/>
          <w:kern w:val="0"/>
          <w:lang w:eastAsia="de-DE"/>
          <w14:ligatures w14:val="none"/>
        </w:rPr>
      </w:pPr>
      <w:r w:rsidRPr="00F613E2">
        <w:rPr>
          <w:rFonts w:ascii="Georgia" w:eastAsia="Times New Roman" w:hAnsi="Georgia" w:cs="Calibri"/>
          <w:color w:val="000000"/>
          <w:kern w:val="0"/>
          <w:lang w:eastAsia="de-DE"/>
          <w14:ligatures w14:val="none"/>
        </w:rPr>
        <w:t>mit dem Beruf des Consultants verbinde ich vielseitige und anspruchsvolle Tätigkeiten, die es einem ermöglichen, innerhalb kurzer Zeit tiefgehende Einblicke in verschiedene Geschäftsfelder zu gewinnen. Der Reiz, als externer Berater einen positiven Einfluss auf die Entwicklung und den Erfolg eines Unternehmens nehmen zu können, fasziniert mich. In einer sich stetig wandelnden Wirtschaftsumgebung wird die Rolle des Beraters zunehmend bedeutender, indem er Unternehmen dabei unterstützt, Veränderungen nicht nur anzunehmen, sondern auch proaktiv zu gestalten.</w:t>
      </w:r>
      <w:r w:rsidR="00F613E2">
        <w:rPr>
          <w:rFonts w:ascii="Georgia" w:eastAsia="Times New Roman" w:hAnsi="Georgia" w:cs="Calibri"/>
          <w:color w:val="000000"/>
          <w:kern w:val="0"/>
          <w:lang w:eastAsia="de-DE"/>
          <w14:ligatures w14:val="none"/>
        </w:rPr>
        <w:t xml:space="preserve"> Um durch meine Arbeit eines Tages auch eine bedeutende Rolle in der Wirtschaft einzunehmen, möchte ich ab </w:t>
      </w:r>
      <w:r w:rsidR="00936CDD">
        <w:rPr>
          <w:rFonts w:ascii="Georgia" w:eastAsia="Times New Roman" w:hAnsi="Georgia" w:cs="Calibri"/>
          <w:color w:val="000000"/>
          <w:kern w:val="0"/>
          <w:lang w:eastAsia="de-DE"/>
          <w14:ligatures w14:val="none"/>
        </w:rPr>
        <w:t>dem 04.03.2024</w:t>
      </w:r>
      <w:r w:rsidR="00F613E2">
        <w:rPr>
          <w:rFonts w:ascii="Georgia" w:eastAsia="Times New Roman" w:hAnsi="Georgia" w:cs="Calibri"/>
          <w:color w:val="000000"/>
          <w:kern w:val="0"/>
          <w:lang w:eastAsia="de-DE"/>
          <w14:ligatures w14:val="none"/>
        </w:rPr>
        <w:t xml:space="preserve"> ein zehn-zwölfwöchiges Praktikum im Bereich Consulting im Standort </w:t>
      </w:r>
      <w:r w:rsidR="00936CDD">
        <w:rPr>
          <w:rFonts w:ascii="Georgia" w:eastAsia="Times New Roman" w:hAnsi="Georgia" w:cs="Calibri"/>
          <w:color w:val="000000"/>
          <w:kern w:val="0"/>
          <w:lang w:eastAsia="de-DE"/>
          <w14:ligatures w14:val="none"/>
        </w:rPr>
        <w:t xml:space="preserve">Frankfurt – alternativ auch gerne an einem Ihrer anderen Standorte – </w:t>
      </w:r>
      <w:r w:rsidR="00F613E2">
        <w:rPr>
          <w:rFonts w:ascii="Georgia" w:eastAsia="Times New Roman" w:hAnsi="Georgia" w:cs="Calibri"/>
          <w:color w:val="000000"/>
          <w:kern w:val="0"/>
          <w:lang w:eastAsia="de-DE"/>
          <w14:ligatures w14:val="none"/>
        </w:rPr>
        <w:t>absolvieren.</w:t>
      </w:r>
    </w:p>
    <w:p w14:paraId="010DAD3D" w14:textId="77777777" w:rsidR="00A67886" w:rsidRPr="00A67886" w:rsidRDefault="00A67886" w:rsidP="00A67886">
      <w:pPr>
        <w:spacing w:after="0" w:line="233" w:lineRule="atLeast"/>
        <w:jc w:val="both"/>
        <w:rPr>
          <w:rFonts w:ascii="Calibri" w:eastAsia="Times New Roman" w:hAnsi="Calibri" w:cs="Calibri"/>
          <w:color w:val="000000"/>
          <w:kern w:val="0"/>
          <w:lang w:eastAsia="de-DE"/>
          <w14:ligatures w14:val="none"/>
        </w:rPr>
      </w:pPr>
      <w:r w:rsidRPr="00F613E2">
        <w:rPr>
          <w:rFonts w:ascii="Georgia" w:eastAsia="Times New Roman" w:hAnsi="Georgia" w:cs="Calibri"/>
          <w:color w:val="000000"/>
          <w:kern w:val="0"/>
          <w:lang w:eastAsia="de-DE"/>
          <w14:ligatures w14:val="none"/>
        </w:rPr>
        <w:t> </w:t>
      </w:r>
    </w:p>
    <w:p w14:paraId="04BBAD45" w14:textId="19BD25D7" w:rsidR="00A67886" w:rsidRPr="00A67886" w:rsidRDefault="00A67886" w:rsidP="00A67886">
      <w:pPr>
        <w:spacing w:after="0" w:line="233" w:lineRule="atLeast"/>
        <w:jc w:val="both"/>
        <w:rPr>
          <w:rFonts w:ascii="Calibri" w:eastAsia="Times New Roman" w:hAnsi="Calibri" w:cs="Calibri"/>
          <w:color w:val="000000"/>
          <w:kern w:val="0"/>
          <w:lang w:eastAsia="de-DE"/>
          <w14:ligatures w14:val="none"/>
        </w:rPr>
      </w:pPr>
      <w:r w:rsidRPr="00F613E2">
        <w:rPr>
          <w:rFonts w:ascii="Georgia" w:eastAsia="Times New Roman" w:hAnsi="Georgia" w:cs="Calibri"/>
          <w:color w:val="000000"/>
          <w:kern w:val="0"/>
          <w:lang w:eastAsia="de-DE"/>
          <w14:ligatures w14:val="none"/>
        </w:rPr>
        <w:t xml:space="preserve">Während eines Ferienjobs als Sicherheitstrainer hatte ich die Gelegenheit, einen Unternehmensberater kennenzulernen. Dieses Erlebnis entfachte meine Begeisterung für die Branche und den Beruf. Auf meiner Schwedenreise vertiefte ich mein Interesse und entschied mich, Wirtschaftswissenschaften an der Johannes Gutenberg-Universität in Mainz zu studieren. Seit Beginn meines Studiums bin ich Mitglied der studentischen Unternehmensberatung Berater e. V., </w:t>
      </w:r>
      <w:r w:rsidR="002143A1">
        <w:rPr>
          <w:rFonts w:ascii="Georgia" w:eastAsia="Times New Roman" w:hAnsi="Georgia" w:cs="Calibri"/>
          <w:color w:val="000000"/>
          <w:kern w:val="0"/>
          <w:lang w:eastAsia="de-DE"/>
          <w14:ligatures w14:val="none"/>
        </w:rPr>
        <w:t>in der</w:t>
      </w:r>
      <w:r w:rsidRPr="00F613E2">
        <w:rPr>
          <w:rFonts w:ascii="Georgia" w:eastAsia="Times New Roman" w:hAnsi="Georgia" w:cs="Calibri"/>
          <w:color w:val="000000"/>
          <w:kern w:val="0"/>
          <w:lang w:eastAsia="de-DE"/>
          <w14:ligatures w14:val="none"/>
        </w:rPr>
        <w:t xml:space="preserve"> ich meine Netzwerkkontakte erweitern und an unterschiedlichen Projekten teilnehmen konnte. Hierbei konnte ich meine Team- und Kommunikationsfähigkeiten weiter entwickeln. Mein effizientes Zeitmanagement und meine hohe Belastbarkeit ermöglichten es mir, trotz starkem Engagement in der studentischen Unternehmensberatung und meiner aktuellen Praktikumstätigkeit bei Solidaris im Wirtschaftsprüfungsbereich hervorragende akademische Leistungen zu erbringen.</w:t>
      </w:r>
      <w:ins w:id="3" w:author="David Döbele" w:date="2023-09-26T19:57:00Z">
        <w:r w:rsidR="00F5130D">
          <w:rPr>
            <w:rFonts w:ascii="Georgia" w:eastAsia="Times New Roman" w:hAnsi="Georgia" w:cs="Calibri"/>
            <w:color w:val="000000"/>
            <w:kern w:val="0"/>
            <w:lang w:eastAsia="de-DE"/>
            <w14:ligatures w14:val="none"/>
          </w:rPr>
          <w:t xml:space="preserve"> Nachdem ich nun ein umfangreiches betriebswirtschaftliches Grundverständnis aufgebaut habe, möchte ich meine </w:t>
        </w:r>
      </w:ins>
      <w:ins w:id="4" w:author="David Döbele" w:date="2023-09-26T19:58:00Z">
        <w:r w:rsidR="00F5130D">
          <w:rPr>
            <w:rFonts w:ascii="Georgia" w:eastAsia="Times New Roman" w:hAnsi="Georgia" w:cs="Calibri"/>
            <w:color w:val="000000"/>
            <w:kern w:val="0"/>
            <w:lang w:eastAsia="de-DE"/>
            <w14:ligatures w14:val="none"/>
          </w:rPr>
          <w:t>Karriere durch das Praktikum nun final Richtung Unternehmensberatung ausrichten.</w:t>
        </w:r>
      </w:ins>
    </w:p>
    <w:p w14:paraId="2EF2D4B5" w14:textId="77777777" w:rsidR="00A67886" w:rsidRPr="00A67886" w:rsidRDefault="00A67886" w:rsidP="00A67886">
      <w:pPr>
        <w:spacing w:after="0" w:line="233" w:lineRule="atLeast"/>
        <w:jc w:val="both"/>
        <w:rPr>
          <w:rFonts w:ascii="Calibri" w:eastAsia="Times New Roman" w:hAnsi="Calibri" w:cs="Calibri"/>
          <w:color w:val="000000"/>
          <w:kern w:val="0"/>
          <w:lang w:eastAsia="de-DE"/>
          <w14:ligatures w14:val="none"/>
        </w:rPr>
      </w:pPr>
      <w:r w:rsidRPr="00F613E2">
        <w:rPr>
          <w:rFonts w:ascii="Georgia" w:eastAsia="Times New Roman" w:hAnsi="Georgia" w:cs="Calibri"/>
          <w:color w:val="000000"/>
          <w:kern w:val="0"/>
          <w:lang w:eastAsia="de-DE"/>
          <w14:ligatures w14:val="none"/>
        </w:rPr>
        <w:t> </w:t>
      </w:r>
    </w:p>
    <w:p w14:paraId="07388AB5" w14:textId="77777777" w:rsidR="00DD5AA4" w:rsidRDefault="00DD5AA4" w:rsidP="00F5130D">
      <w:pPr>
        <w:spacing w:after="0"/>
        <w:jc w:val="both"/>
        <w:rPr>
          <w:ins w:id="5" w:author="Kilian Brilz" w:date="2023-09-25T20:37:00Z"/>
          <w:rFonts w:ascii="Georgia" w:eastAsia="Georgia" w:hAnsi="Georgia" w:cs="Georgia"/>
        </w:rPr>
        <w:pPrChange w:id="6" w:author="David Döbele" w:date="2023-09-26T19:58:00Z">
          <w:pPr>
            <w:spacing w:after="0"/>
          </w:pPr>
        </w:pPrChange>
      </w:pPr>
      <w:commentRangeStart w:id="7"/>
      <w:ins w:id="8" w:author="Kilian Brilz" w:date="2023-09-25T20:37:00Z">
        <w:r>
          <w:rPr>
            <w:rFonts w:ascii="Georgia" w:eastAsia="Georgia" w:hAnsi="Georgia" w:cs="Georgia"/>
          </w:rPr>
          <w:t xml:space="preserve">DB Management Consulting erscheint mir als ideale Wahl für dieses Praktikum. Als Inhouse-Beratung eines der führenden Unternehmen in der Mobilitäts- und </w:t>
        </w:r>
      </w:ins>
      <w:customXmlInsRangeStart w:id="9" w:author="Kilian Brilz" w:date="2023-09-25T20:37:00Z"/>
      <w:sdt>
        <w:sdtPr>
          <w:tag w:val="goog_rdk_1"/>
          <w:id w:val="479431434"/>
        </w:sdtPr>
        <w:sdtContent>
          <w:customXmlInsRangeEnd w:id="9"/>
          <w:customXmlInsRangeStart w:id="10" w:author="Kilian Brilz" w:date="2023-09-25T20:37:00Z"/>
        </w:sdtContent>
      </w:sdt>
      <w:customXmlInsRangeEnd w:id="10"/>
      <w:ins w:id="11" w:author="Kilian Brilz" w:date="2023-09-25T20:37:00Z">
        <w:r>
          <w:rPr>
            <w:rFonts w:ascii="Georgia" w:eastAsia="Georgia" w:hAnsi="Georgia" w:cs="Georgia"/>
          </w:rPr>
          <w:t xml:space="preserve">Transportbranche, bieten Sie die Möglichkeit, unmittelbar an faszinierenden und hochrelevanten Projekten zu arbeiten, die von entscheidender Bedeutung für Menschen, Unternehmen und die Wirtschaft im Allgemeinen sind. Als aktiver Fahrer </w:t>
        </w:r>
      </w:ins>
      <w:customXmlInsRangeStart w:id="12" w:author="Kilian Brilz" w:date="2023-09-25T20:37:00Z"/>
      <w:sdt>
        <w:sdtPr>
          <w:tag w:val="goog_rdk_2"/>
          <w:id w:val="194740165"/>
        </w:sdtPr>
        <w:sdtContent>
          <w:customXmlInsRangeEnd w:id="12"/>
          <w:customXmlInsRangeStart w:id="13" w:author="Kilian Brilz" w:date="2023-09-25T20:37:00Z"/>
        </w:sdtContent>
      </w:sdt>
      <w:customXmlInsRangeEnd w:id="13"/>
      <w:ins w:id="14" w:author="Kilian Brilz" w:date="2023-09-25T20:37:00Z">
        <w:r>
          <w:rPr>
            <w:rFonts w:ascii="Georgia" w:eastAsia="Georgia" w:hAnsi="Georgia" w:cs="Georgia"/>
          </w:rPr>
          <w:t>in der Bahn finde ich insbesondere das Customer Experience Management-</w:t>
        </w:r>
      </w:ins>
      <w:customXmlInsRangeStart w:id="15" w:author="Kilian Brilz" w:date="2023-09-25T20:37:00Z"/>
      <w:sdt>
        <w:sdtPr>
          <w:tag w:val="goog_rdk_3"/>
          <w:id w:val="1044250508"/>
        </w:sdtPr>
        <w:sdtContent>
          <w:customXmlInsRangeEnd w:id="15"/>
          <w:customXmlInsRangeStart w:id="16" w:author="Kilian Brilz" w:date="2023-09-25T20:37:00Z"/>
        </w:sdtContent>
      </w:sdt>
      <w:customXmlInsRangeEnd w:id="16"/>
      <w:ins w:id="17" w:author="Kilian Brilz" w:date="2023-09-25T20:37:00Z">
        <w:r>
          <w:rPr>
            <w:rFonts w:ascii="Georgia" w:eastAsia="Georgia" w:hAnsi="Georgia" w:cs="Georgia"/>
          </w:rPr>
          <w:t xml:space="preserve">Projekt spannend und von hoher Bedeutung für das Wachstum der Anzahl an Fahrgästen und der Erfahrung und Zufriedenheit der einzelnen Fahrgäste selbst. Ich hoffe im Rahmen des Praktikums meinen Teil dazu beitragen zu können, dass die Reise der Fahrgäste zu einem </w:t>
        </w:r>
      </w:ins>
      <w:customXmlInsRangeStart w:id="18" w:author="Kilian Brilz" w:date="2023-09-25T20:37:00Z"/>
      <w:sdt>
        <w:sdtPr>
          <w:tag w:val="goog_rdk_4"/>
          <w:id w:val="-2587778"/>
        </w:sdtPr>
        <w:sdtContent>
          <w:customXmlInsRangeEnd w:id="18"/>
          <w:customXmlInsRangeStart w:id="19" w:author="Kilian Brilz" w:date="2023-09-25T20:37:00Z"/>
        </w:sdtContent>
      </w:sdt>
      <w:customXmlInsRangeEnd w:id="19"/>
      <w:ins w:id="20" w:author="Kilian Brilz" w:date="2023-09-25T20:37:00Z">
        <w:r>
          <w:rPr>
            <w:rFonts w:ascii="Georgia" w:eastAsia="Georgia" w:hAnsi="Georgia" w:cs="Georgia"/>
          </w:rPr>
          <w:t xml:space="preserve">unvergleichlichen Erlebnis wird.  </w:t>
        </w:r>
      </w:ins>
      <w:commentRangeEnd w:id="7"/>
      <w:ins w:id="21" w:author="Kilian Brilz" w:date="2023-09-25T20:38:00Z">
        <w:r>
          <w:rPr>
            <w:rStyle w:val="Kommentarzeichen"/>
          </w:rPr>
          <w:commentReference w:id="7"/>
        </w:r>
      </w:ins>
    </w:p>
    <w:p w14:paraId="34D70246" w14:textId="1614F1A7" w:rsidR="00A67886" w:rsidRPr="00A67886" w:rsidDel="00DD5AA4" w:rsidRDefault="00DD5AA4" w:rsidP="00A67886">
      <w:pPr>
        <w:spacing w:after="0" w:line="233" w:lineRule="atLeast"/>
        <w:jc w:val="both"/>
        <w:rPr>
          <w:del w:id="22" w:author="Kilian Brilz" w:date="2023-09-25T20:37:00Z"/>
          <w:rFonts w:ascii="Calibri" w:eastAsia="Times New Roman" w:hAnsi="Calibri" w:cs="Calibri"/>
          <w:color w:val="000000"/>
          <w:kern w:val="0"/>
          <w:lang w:eastAsia="de-DE"/>
          <w14:ligatures w14:val="none"/>
        </w:rPr>
      </w:pPr>
      <w:ins w:id="23" w:author="Kilian Brilz" w:date="2023-09-25T20:38:00Z">
        <w:del w:id="24" w:author="David Döbele" w:date="2023-09-26T19:56:00Z">
          <w:r w:rsidDel="00F5130D">
            <w:rPr>
              <w:rFonts w:ascii="Georgia" w:eastAsia="Times New Roman" w:hAnsi="Georgia" w:cs="Calibri"/>
              <w:color w:val="000000"/>
              <w:kern w:val="0"/>
              <w:shd w:val="clear" w:color="auto" w:fill="FFFF00"/>
              <w:lang w:eastAsia="de-DE"/>
              <w14:ligatures w14:val="none"/>
            </w:rPr>
            <w:delText>A</w:delText>
          </w:r>
        </w:del>
      </w:ins>
      <w:del w:id="25" w:author="Kilian Brilz" w:date="2023-09-25T20:37:00Z">
        <w:r w:rsidR="00A67886" w:rsidRPr="00F613E2" w:rsidDel="00DD5AA4">
          <w:rPr>
            <w:rFonts w:ascii="Georgia" w:eastAsia="Times New Roman" w:hAnsi="Georgia" w:cs="Calibri"/>
            <w:color w:val="000000"/>
            <w:kern w:val="0"/>
            <w:shd w:val="clear" w:color="auto" w:fill="FFFF00"/>
            <w:lang w:eastAsia="de-DE"/>
            <w14:ligatures w14:val="none"/>
          </w:rPr>
          <w:delText>Hier den dritten Absatz einfügen.</w:delText>
        </w:r>
      </w:del>
    </w:p>
    <w:p w14:paraId="377EFBCD" w14:textId="77777777" w:rsidR="00A67886" w:rsidRPr="00A67886" w:rsidRDefault="00A67886" w:rsidP="00A67886">
      <w:pPr>
        <w:spacing w:after="0" w:line="233" w:lineRule="atLeast"/>
        <w:jc w:val="both"/>
        <w:rPr>
          <w:rFonts w:ascii="Calibri" w:eastAsia="Times New Roman" w:hAnsi="Calibri" w:cs="Calibri"/>
          <w:color w:val="000000"/>
          <w:kern w:val="0"/>
          <w:lang w:eastAsia="de-DE"/>
          <w14:ligatures w14:val="none"/>
        </w:rPr>
      </w:pPr>
      <w:del w:id="26" w:author="David Döbele" w:date="2023-09-26T19:56:00Z">
        <w:r w:rsidRPr="00F613E2" w:rsidDel="00F5130D">
          <w:rPr>
            <w:rFonts w:ascii="Georgia" w:eastAsia="Times New Roman" w:hAnsi="Georgia" w:cs="Calibri"/>
            <w:color w:val="000000"/>
            <w:kern w:val="0"/>
            <w:lang w:eastAsia="de-DE"/>
            <w14:ligatures w14:val="none"/>
          </w:rPr>
          <w:delText> </w:delText>
        </w:r>
      </w:del>
    </w:p>
    <w:p w14:paraId="1D8ECACB" w14:textId="77777777" w:rsidR="00A67886" w:rsidRPr="00A67886" w:rsidRDefault="00A67886" w:rsidP="00A67886">
      <w:pPr>
        <w:spacing w:after="0" w:line="233" w:lineRule="atLeast"/>
        <w:jc w:val="both"/>
        <w:rPr>
          <w:rFonts w:ascii="Calibri" w:eastAsia="Times New Roman" w:hAnsi="Calibri" w:cs="Calibri"/>
          <w:color w:val="000000"/>
          <w:kern w:val="0"/>
          <w:lang w:eastAsia="de-DE"/>
          <w14:ligatures w14:val="none"/>
        </w:rPr>
      </w:pPr>
      <w:r w:rsidRPr="00F613E2">
        <w:rPr>
          <w:rFonts w:ascii="Georgia" w:eastAsia="Times New Roman" w:hAnsi="Georgia" w:cs="Calibri"/>
          <w:color w:val="000000"/>
          <w:kern w:val="0"/>
          <w:lang w:eastAsia="de-DE"/>
          <w14:ligatures w14:val="none"/>
        </w:rPr>
        <w:t>Von dem Praktikum bei Ihnen erhoffe ich mir eine steile Lernkurve und die Möglichkeit, meine eigenen Ideen einzubringen. Ich bin überzeugt davon, dass ich durch mein ausgeprägtes Interesse am Beratungswesen, meine hohe Einsatzbereitschaft und meine Teamfähigkeit eine Bereicherung für Ihr Unternehmen darstellen werde. Über die Gelegenheit, Sie in einem persönlichen Gespräch von meinen Qualitäten zu überzeugen, würde ich mich sehr freuen.</w:t>
      </w:r>
    </w:p>
    <w:p w14:paraId="0A068B57" w14:textId="77777777" w:rsidR="00A67886" w:rsidRPr="00A67886" w:rsidRDefault="00A67886" w:rsidP="00A67886">
      <w:pPr>
        <w:spacing w:after="0" w:line="233" w:lineRule="atLeast"/>
        <w:jc w:val="both"/>
        <w:rPr>
          <w:rFonts w:ascii="Calibri" w:eastAsia="Times New Roman" w:hAnsi="Calibri" w:cs="Calibri"/>
          <w:color w:val="000000"/>
          <w:kern w:val="0"/>
          <w:lang w:eastAsia="de-DE"/>
          <w14:ligatures w14:val="none"/>
        </w:rPr>
      </w:pPr>
      <w:r w:rsidRPr="00F613E2">
        <w:rPr>
          <w:rFonts w:ascii="Georgia" w:eastAsia="Times New Roman" w:hAnsi="Georgia" w:cs="Calibri"/>
          <w:color w:val="000000"/>
          <w:kern w:val="0"/>
          <w:lang w:eastAsia="de-DE"/>
          <w14:ligatures w14:val="none"/>
        </w:rPr>
        <w:t> </w:t>
      </w:r>
    </w:p>
    <w:p w14:paraId="381C47EC" w14:textId="77777777" w:rsidR="00A67886" w:rsidRPr="00A67886" w:rsidRDefault="00A67886" w:rsidP="00A67886">
      <w:pPr>
        <w:spacing w:after="0" w:line="233" w:lineRule="atLeast"/>
        <w:jc w:val="both"/>
        <w:rPr>
          <w:rFonts w:ascii="Calibri" w:eastAsia="Times New Roman" w:hAnsi="Calibri" w:cs="Calibri"/>
          <w:color w:val="000000"/>
          <w:kern w:val="0"/>
          <w:lang w:eastAsia="de-DE"/>
          <w14:ligatures w14:val="none"/>
        </w:rPr>
      </w:pPr>
      <w:r w:rsidRPr="00F613E2">
        <w:rPr>
          <w:rFonts w:ascii="Georgia" w:eastAsia="Times New Roman" w:hAnsi="Georgia" w:cs="Calibri"/>
          <w:color w:val="000000"/>
          <w:kern w:val="0"/>
          <w:lang w:eastAsia="de-DE"/>
          <w14:ligatures w14:val="none"/>
        </w:rPr>
        <w:t>Mit freundlichen Grüßen</w:t>
      </w:r>
    </w:p>
    <w:p w14:paraId="2FFFEEDE" w14:textId="77777777" w:rsidR="00A67886" w:rsidRPr="00A67886" w:rsidRDefault="00A67886" w:rsidP="00A67886">
      <w:pPr>
        <w:spacing w:after="0" w:line="233" w:lineRule="atLeast"/>
        <w:jc w:val="both"/>
        <w:rPr>
          <w:rFonts w:ascii="Calibri" w:eastAsia="Times New Roman" w:hAnsi="Calibri" w:cs="Calibri"/>
          <w:color w:val="000000"/>
          <w:kern w:val="0"/>
          <w:lang w:eastAsia="de-DE"/>
          <w14:ligatures w14:val="none"/>
        </w:rPr>
      </w:pPr>
      <w:r w:rsidRPr="00F613E2">
        <w:rPr>
          <w:rFonts w:ascii="Georgia" w:eastAsia="Times New Roman" w:hAnsi="Georgia" w:cs="Calibri"/>
          <w:color w:val="000000"/>
          <w:kern w:val="0"/>
          <w:lang w:eastAsia="de-DE"/>
          <w14:ligatures w14:val="none"/>
        </w:rPr>
        <w:t> </w:t>
      </w:r>
    </w:p>
    <w:p w14:paraId="087B9517" w14:textId="77777777" w:rsidR="00A67886" w:rsidRPr="00A67886" w:rsidRDefault="00A67886" w:rsidP="00A67886">
      <w:pPr>
        <w:spacing w:after="0" w:line="233" w:lineRule="atLeast"/>
        <w:jc w:val="both"/>
        <w:rPr>
          <w:rFonts w:ascii="Calibri" w:eastAsia="Times New Roman" w:hAnsi="Calibri" w:cs="Calibri"/>
          <w:color w:val="000000"/>
          <w:kern w:val="0"/>
          <w:lang w:eastAsia="de-DE"/>
          <w14:ligatures w14:val="none"/>
        </w:rPr>
      </w:pPr>
      <w:r w:rsidRPr="00F613E2">
        <w:rPr>
          <w:rFonts w:ascii="Georgia" w:eastAsia="Times New Roman" w:hAnsi="Georgia" w:cs="Calibri"/>
          <w:color w:val="000000"/>
          <w:kern w:val="0"/>
          <w:lang w:eastAsia="de-DE"/>
          <w14:ligatures w14:val="none"/>
        </w:rPr>
        <w:lastRenderedPageBreak/>
        <w:t>Kilian Brilz</w:t>
      </w:r>
    </w:p>
    <w:p w14:paraId="0813500D" w14:textId="77777777" w:rsidR="00A67886" w:rsidRPr="00A67886" w:rsidRDefault="00A67886" w:rsidP="00A67886">
      <w:pPr>
        <w:spacing w:after="240" w:line="240" w:lineRule="auto"/>
        <w:rPr>
          <w:rFonts w:ascii="Times New Roman" w:eastAsia="Times New Roman" w:hAnsi="Times New Roman" w:cs="Times New Roman"/>
          <w:kern w:val="0"/>
          <w:sz w:val="24"/>
          <w:szCs w:val="24"/>
          <w:lang w:eastAsia="de-DE"/>
          <w14:ligatures w14:val="none"/>
        </w:rPr>
      </w:pPr>
    </w:p>
    <w:p w14:paraId="67F2BB24" w14:textId="77777777" w:rsidR="00A67886" w:rsidRPr="00A67886" w:rsidRDefault="00A67886" w:rsidP="00A67886">
      <w:pPr>
        <w:spacing w:after="0" w:line="240" w:lineRule="auto"/>
        <w:rPr>
          <w:rFonts w:ascii="Times New Roman" w:eastAsia="Times New Roman" w:hAnsi="Times New Roman" w:cs="Times New Roman"/>
          <w:kern w:val="0"/>
          <w:sz w:val="24"/>
          <w:szCs w:val="24"/>
          <w:lang w:eastAsia="de-DE"/>
          <w14:ligatures w14:val="none"/>
        </w:rPr>
      </w:pPr>
    </w:p>
    <w:p w14:paraId="6948CFE0" w14:textId="77777777" w:rsidR="00F21879" w:rsidRPr="00F21879" w:rsidRDefault="00F21879" w:rsidP="00F21879">
      <w:pPr>
        <w:spacing w:after="0" w:line="256" w:lineRule="auto"/>
        <w:jc w:val="right"/>
        <w:rPr>
          <w:rFonts w:ascii="Georgia" w:eastAsia="Calibri" w:hAnsi="Georgia" w:cs="Times New Roman"/>
          <w:sz w:val="21"/>
          <w:szCs w:val="21"/>
        </w:rPr>
      </w:pPr>
    </w:p>
    <w:p w14:paraId="295BAE1A" w14:textId="77777777" w:rsidR="00F21879" w:rsidRPr="00F21879" w:rsidRDefault="00F21879" w:rsidP="00F21879">
      <w:pPr>
        <w:spacing w:line="256" w:lineRule="auto"/>
        <w:rPr>
          <w:rFonts w:ascii="Georgia" w:eastAsia="Calibri" w:hAnsi="Georgia" w:cs="Georgia"/>
          <w:color w:val="000000"/>
          <w:sz w:val="21"/>
          <w:szCs w:val="21"/>
        </w:rPr>
      </w:pPr>
    </w:p>
    <w:bookmarkEnd w:id="0"/>
    <w:p w14:paraId="191B79AD" w14:textId="77777777" w:rsidR="00F5130D" w:rsidRPr="00835FEC" w:rsidRDefault="00F5130D" w:rsidP="00F5130D">
      <w:pPr>
        <w:spacing w:after="0" w:line="254" w:lineRule="auto"/>
        <w:jc w:val="both"/>
        <w:rPr>
          <w:ins w:id="27" w:author="David Döbele" w:date="2023-09-26T19:56:00Z"/>
          <w:rFonts w:ascii="Georgia" w:eastAsia="Calibri" w:hAnsi="Georgia" w:cs="Times New Roman"/>
          <w:b/>
          <w:bCs/>
          <w:sz w:val="21"/>
          <w:szCs w:val="21"/>
        </w:rPr>
      </w:pPr>
      <w:ins w:id="28" w:author="David Döbele" w:date="2023-09-26T19:56:00Z">
        <w:r w:rsidRPr="00835FEC">
          <w:rPr>
            <w:rFonts w:ascii="Georgia" w:eastAsia="Calibri" w:hAnsi="Georgia" w:cs="Times New Roman"/>
            <w:b/>
            <w:bCs/>
            <w:sz w:val="21"/>
            <w:szCs w:val="21"/>
          </w:rPr>
          <w:t>Bewerbung um ein Praktikum im Consulting</w:t>
        </w:r>
      </w:ins>
    </w:p>
    <w:p w14:paraId="4E179F83" w14:textId="77777777" w:rsidR="00F5130D" w:rsidRPr="00835FEC" w:rsidRDefault="00F5130D" w:rsidP="00F5130D">
      <w:pPr>
        <w:spacing w:after="0" w:line="254" w:lineRule="auto"/>
        <w:jc w:val="both"/>
        <w:rPr>
          <w:ins w:id="29" w:author="David Döbele" w:date="2023-09-26T19:56:00Z"/>
          <w:rFonts w:ascii="Georgia" w:eastAsia="Calibri" w:hAnsi="Georgia" w:cs="Times New Roman"/>
          <w:sz w:val="21"/>
          <w:szCs w:val="21"/>
        </w:rPr>
      </w:pPr>
    </w:p>
    <w:p w14:paraId="7B4F513C" w14:textId="77777777" w:rsidR="00F5130D" w:rsidRPr="00835FEC" w:rsidRDefault="00F5130D" w:rsidP="00F5130D">
      <w:pPr>
        <w:spacing w:after="0" w:line="233" w:lineRule="atLeast"/>
        <w:jc w:val="both"/>
        <w:rPr>
          <w:ins w:id="30" w:author="David Döbele" w:date="2023-09-26T19:56:00Z"/>
          <w:rFonts w:ascii="Georgia" w:eastAsia="Times New Roman" w:hAnsi="Georgia" w:cs="Calibri"/>
          <w:color w:val="000000"/>
          <w:sz w:val="21"/>
          <w:szCs w:val="21"/>
          <w:lang w:eastAsia="de-DE"/>
        </w:rPr>
      </w:pPr>
      <w:ins w:id="31" w:author="David Döbele" w:date="2023-09-26T19:56:00Z">
        <w:r w:rsidRPr="00835FEC">
          <w:rPr>
            <w:rFonts w:ascii="Georgia" w:eastAsia="Times New Roman" w:hAnsi="Georgia" w:cs="Calibri"/>
            <w:color w:val="000000"/>
            <w:sz w:val="21"/>
            <w:szCs w:val="21"/>
            <w:lang w:eastAsia="de-DE"/>
          </w:rPr>
          <w:t>Sehr geehrte Damen und Herren,</w:t>
        </w:r>
      </w:ins>
    </w:p>
    <w:p w14:paraId="2CEC532C" w14:textId="77777777" w:rsidR="00F5130D" w:rsidRPr="00835FEC" w:rsidRDefault="00F5130D" w:rsidP="00F5130D">
      <w:pPr>
        <w:spacing w:after="0" w:line="233" w:lineRule="atLeast"/>
        <w:jc w:val="both"/>
        <w:rPr>
          <w:ins w:id="32" w:author="David Döbele" w:date="2023-09-26T19:56:00Z"/>
          <w:rFonts w:ascii="Georgia" w:eastAsia="Times New Roman" w:hAnsi="Georgia" w:cs="Calibri"/>
          <w:color w:val="000000"/>
          <w:sz w:val="21"/>
          <w:szCs w:val="21"/>
          <w:lang w:eastAsia="de-DE"/>
        </w:rPr>
      </w:pPr>
    </w:p>
    <w:p w14:paraId="013F99E0" w14:textId="77777777" w:rsidR="00F5130D" w:rsidRPr="00835FEC" w:rsidRDefault="00F5130D" w:rsidP="00F5130D">
      <w:pPr>
        <w:spacing w:after="0" w:line="233" w:lineRule="atLeast"/>
        <w:jc w:val="both"/>
        <w:rPr>
          <w:ins w:id="33" w:author="David Döbele" w:date="2023-09-26T19:56:00Z"/>
          <w:rFonts w:ascii="Georgia" w:eastAsia="Times New Roman" w:hAnsi="Georgia" w:cs="Calibri"/>
          <w:color w:val="000000"/>
          <w:sz w:val="21"/>
          <w:szCs w:val="21"/>
          <w:lang w:eastAsia="de-DE"/>
        </w:rPr>
      </w:pPr>
      <w:ins w:id="34" w:author="David Döbele" w:date="2023-09-26T19:56:00Z">
        <w:r w:rsidRPr="00835FEC">
          <w:rPr>
            <w:rFonts w:ascii="Georgia" w:eastAsia="Times New Roman" w:hAnsi="Georgia" w:cs="Calibri"/>
            <w:color w:val="000000"/>
            <w:sz w:val="21"/>
            <w:szCs w:val="21"/>
            <w:lang w:eastAsia="de-DE"/>
          </w:rPr>
          <w:t xml:space="preserve">Während meines Ferienjobs als Sicherheitstrainer hatte ich die Gelegenheit mich mit vielen unterschiedlichen Menschen mit den unterschiedlichsten Berufen auszutauschen. Am besten </w:t>
        </w:r>
        <w:commentRangeStart w:id="35"/>
        <w:r w:rsidRPr="00835FEC">
          <w:rPr>
            <w:rFonts w:ascii="Georgia" w:eastAsia="Times New Roman" w:hAnsi="Georgia" w:cs="Calibri"/>
            <w:color w:val="000000"/>
            <w:sz w:val="21"/>
            <w:szCs w:val="21"/>
            <w:lang w:eastAsia="de-DE"/>
          </w:rPr>
          <w:t>erinnere ich mich an das Gespräch mit einem Kunden</w:t>
        </w:r>
        <w:commentRangeEnd w:id="35"/>
        <w:r w:rsidRPr="00835FEC">
          <w:rPr>
            <w:rStyle w:val="Kommentarzeichen"/>
            <w:sz w:val="21"/>
            <w:szCs w:val="21"/>
          </w:rPr>
          <w:commentReference w:id="35"/>
        </w:r>
        <w:r w:rsidRPr="00835FEC">
          <w:rPr>
            <w:rFonts w:ascii="Georgia" w:eastAsia="Times New Roman" w:hAnsi="Georgia" w:cs="Calibri"/>
            <w:color w:val="000000"/>
            <w:sz w:val="21"/>
            <w:szCs w:val="21"/>
            <w:lang w:eastAsia="de-DE"/>
          </w:rPr>
          <w:t>, der vom Beruf Unternehmensberater war. Es faszinierte mich, was für einen positiven Einfluss auf die Entwicklung und den Erfolg eines Unternehmens ausübt. In einer sich stetig wandelnden Wirtschaftsumgebung wird die Rolle des Beraters zunehmend bedeutender, indem er Unternehmen dabei unterstützt, Veränderungen nicht nur anzunehmen, sondern auch proaktiv zu gestalten. Um durch meine Arbeit eines Tages auch eine bedeutende Rolle in der Wirtschaft einzunehmen, möchte ich ab dem 04.03.2024 ein zehn-zwölfwöchiges Praktikum im Bereich Consulting im Standort Frankfurt – alternativ auch gerne an einem Ihrer anderen Standorte – absolvieren.</w:t>
        </w:r>
      </w:ins>
    </w:p>
    <w:p w14:paraId="7FFEE683" w14:textId="77777777" w:rsidR="00F5130D" w:rsidRPr="00835FEC" w:rsidRDefault="00F5130D" w:rsidP="00F5130D">
      <w:pPr>
        <w:spacing w:after="0" w:line="233" w:lineRule="atLeast"/>
        <w:jc w:val="both"/>
        <w:rPr>
          <w:ins w:id="36" w:author="David Döbele" w:date="2023-09-26T19:56:00Z"/>
          <w:rFonts w:ascii="Georgia" w:eastAsia="Times New Roman" w:hAnsi="Georgia" w:cs="Calibri"/>
          <w:color w:val="000000"/>
          <w:sz w:val="21"/>
          <w:szCs w:val="21"/>
          <w:lang w:eastAsia="de-DE"/>
        </w:rPr>
      </w:pPr>
    </w:p>
    <w:p w14:paraId="70DE1C02" w14:textId="77777777" w:rsidR="00F5130D" w:rsidRPr="00835FEC" w:rsidRDefault="00F5130D" w:rsidP="00F5130D">
      <w:pPr>
        <w:spacing w:after="0" w:line="233" w:lineRule="atLeast"/>
        <w:jc w:val="both"/>
        <w:rPr>
          <w:ins w:id="37" w:author="David Döbele" w:date="2023-09-26T19:56:00Z"/>
          <w:rFonts w:ascii="Calibri" w:eastAsia="Times New Roman" w:hAnsi="Calibri" w:cs="Calibri"/>
          <w:color w:val="000000"/>
          <w:sz w:val="21"/>
          <w:szCs w:val="21"/>
          <w:lang w:eastAsia="de-DE"/>
        </w:rPr>
      </w:pPr>
      <w:ins w:id="38" w:author="David Döbele" w:date="2023-09-26T19:56:00Z">
        <w:r w:rsidRPr="00835FEC">
          <w:rPr>
            <w:rFonts w:ascii="Georgia" w:eastAsia="Times New Roman" w:hAnsi="Georgia" w:cs="Calibri"/>
            <w:color w:val="000000"/>
            <w:sz w:val="21"/>
            <w:szCs w:val="21"/>
            <w:lang w:eastAsia="de-DE"/>
          </w:rPr>
          <w:t>Nach meinem Abitur entschied ich mich dazu, eine kurze Reise durch Schweden zu machen, wo ich mich immer mehr für die Themen Wirtschaft und Betriebswirtschaft, insbesondere Unternehmensberatung und Unternehmensführung interessierte und mehrere Bücher zu den Themen gelesen habe. Während dieser Reise entschloss ich mich dazu, ab dem Sommersemester den Studiengang der Wirtschaftswissenschaften an der Johannes-Gutenberg-Universität in Mainz zu studieren, um mich noch intensiver mit diesen Themen auseinandersetzen zu können. Während dieser Zeit habe ich eine hohe Selbstständigkeit, aber auch eine innere Ruhe gewonnen, die mir stark dabei hilft, auch in stressigen Situationen Aufgaben schnell zu bewältigen. So konnte ich trotz starkem Engagement in der studentischen Unternehmensberatung und meiner aktuellen Praktikumstätigkeit bei Solidaris im Wirtschaftsprüfungsbereich hervorragende akademische Leistungen zu erbringen.</w:t>
        </w:r>
        <w:r w:rsidRPr="00835FEC">
          <w:rPr>
            <w:rFonts w:ascii="Calibri" w:eastAsia="Times New Roman" w:hAnsi="Calibri" w:cs="Calibri"/>
            <w:color w:val="000000"/>
            <w:sz w:val="21"/>
            <w:szCs w:val="21"/>
            <w:lang w:eastAsia="de-DE"/>
          </w:rPr>
          <w:t xml:space="preserve"> </w:t>
        </w:r>
        <w:r w:rsidRPr="00835FEC">
          <w:rPr>
            <w:rFonts w:ascii="Georgia" w:eastAsia="Times New Roman" w:hAnsi="Georgia" w:cs="Calibri"/>
            <w:color w:val="000000"/>
            <w:sz w:val="21"/>
            <w:szCs w:val="21"/>
            <w:lang w:eastAsia="de-DE"/>
          </w:rPr>
          <w:t xml:space="preserve">In meiner Freizeit betreibe ich sehr viel Sport und </w:t>
        </w:r>
        <w:commentRangeStart w:id="39"/>
        <w:r w:rsidRPr="00835FEC">
          <w:rPr>
            <w:rFonts w:ascii="Georgia" w:eastAsia="Times New Roman" w:hAnsi="Georgia" w:cs="Calibri"/>
            <w:color w:val="000000"/>
            <w:sz w:val="21"/>
            <w:szCs w:val="21"/>
            <w:lang w:eastAsia="de-DE"/>
          </w:rPr>
          <w:t>war</w:t>
        </w:r>
        <w:commentRangeEnd w:id="39"/>
        <w:r w:rsidRPr="00835FEC">
          <w:rPr>
            <w:rStyle w:val="Kommentarzeichen"/>
            <w:sz w:val="21"/>
            <w:szCs w:val="21"/>
          </w:rPr>
          <w:commentReference w:id="39"/>
        </w:r>
        <w:r w:rsidRPr="00835FEC">
          <w:rPr>
            <w:rFonts w:ascii="Georgia" w:eastAsia="Times New Roman" w:hAnsi="Georgia" w:cs="Calibri"/>
            <w:color w:val="000000"/>
            <w:sz w:val="21"/>
            <w:szCs w:val="21"/>
            <w:lang w:eastAsia="de-DE"/>
          </w:rPr>
          <w:t xml:space="preserve"> seit fast einem halben Jahrzehnt Badmintontrainer. Am meisten Spaß habe ich daran, zu sehen, wie man durch Ehrgeiz und viel Arbeit auf dem Gebiet und als Persönlichkeit wachsen kann. Dieses Mindset würde ich nun gerne als Praktikant in Ihr Team mit einbringen. </w:t>
        </w:r>
      </w:ins>
    </w:p>
    <w:p w14:paraId="13E57E2D" w14:textId="77777777" w:rsidR="00F5130D" w:rsidRPr="00835FEC" w:rsidRDefault="00F5130D" w:rsidP="00F5130D">
      <w:pPr>
        <w:spacing w:after="0" w:line="233" w:lineRule="atLeast"/>
        <w:jc w:val="both"/>
        <w:rPr>
          <w:ins w:id="40" w:author="David Döbele" w:date="2023-09-26T19:56:00Z"/>
          <w:rFonts w:ascii="Calibri" w:eastAsia="Times New Roman" w:hAnsi="Calibri" w:cs="Calibri"/>
          <w:color w:val="000000"/>
          <w:sz w:val="21"/>
          <w:szCs w:val="21"/>
          <w:lang w:eastAsia="de-DE"/>
        </w:rPr>
      </w:pPr>
    </w:p>
    <w:p w14:paraId="66264B27" w14:textId="77777777" w:rsidR="00F5130D" w:rsidRPr="00835FEC" w:rsidRDefault="00F5130D" w:rsidP="00F5130D">
      <w:pPr>
        <w:spacing w:after="0"/>
        <w:rPr>
          <w:ins w:id="41" w:author="David Döbele" w:date="2023-09-26T19:56:00Z"/>
          <w:rFonts w:ascii="Georgia" w:eastAsia="Georgia" w:hAnsi="Georgia" w:cs="Georgia"/>
          <w:sz w:val="21"/>
          <w:szCs w:val="21"/>
        </w:rPr>
      </w:pPr>
      <w:commentRangeStart w:id="42"/>
      <w:ins w:id="43" w:author="David Döbele" w:date="2023-09-26T19:56:00Z">
        <w:r w:rsidRPr="00835FEC">
          <w:rPr>
            <w:rFonts w:ascii="Georgia" w:eastAsia="Georgia" w:hAnsi="Georgia" w:cs="Georgia"/>
            <w:sz w:val="21"/>
            <w:szCs w:val="21"/>
          </w:rPr>
          <w:t xml:space="preserve">DB Management Consulting erscheint mir als ideale Wahl für dieses Praktikum. Als Inhouse-Beratung eines der führenden Unternehmen in der Mobilitäts- und </w:t>
        </w:r>
      </w:ins>
      <w:customXmlInsRangeStart w:id="44" w:author="David Döbele" w:date="2023-09-26T19:56:00Z"/>
      <w:sdt>
        <w:sdtPr>
          <w:rPr>
            <w:sz w:val="21"/>
            <w:szCs w:val="21"/>
          </w:rPr>
          <w:tag w:val="goog_rdk_1"/>
          <w:id w:val="-885709800"/>
        </w:sdtPr>
        <w:sdtContent>
          <w:customXmlInsRangeEnd w:id="44"/>
          <w:customXmlInsRangeStart w:id="45" w:author="David Döbele" w:date="2023-09-26T19:56:00Z"/>
        </w:sdtContent>
      </w:sdt>
      <w:customXmlInsRangeEnd w:id="45"/>
      <w:ins w:id="46" w:author="David Döbele" w:date="2023-09-26T19:56:00Z">
        <w:r w:rsidRPr="00835FEC">
          <w:rPr>
            <w:rFonts w:ascii="Georgia" w:eastAsia="Georgia" w:hAnsi="Georgia" w:cs="Georgia"/>
            <w:sz w:val="21"/>
            <w:szCs w:val="21"/>
          </w:rPr>
          <w:t xml:space="preserve">Transportbranche, bieten Sie die Möglichkeit, unmittelbar an faszinierenden und hochrelevanten Projekten zu arbeiten, die von entscheidender Bedeutung für Menschen, Unternehmen und die Wirtschaft im Allgemeinen sind. Als aktiver Fahrer </w:t>
        </w:r>
      </w:ins>
      <w:customXmlInsRangeStart w:id="47" w:author="David Döbele" w:date="2023-09-26T19:56:00Z"/>
      <w:sdt>
        <w:sdtPr>
          <w:rPr>
            <w:sz w:val="21"/>
            <w:szCs w:val="21"/>
          </w:rPr>
          <w:tag w:val="goog_rdk_2"/>
          <w:id w:val="-385103958"/>
        </w:sdtPr>
        <w:sdtContent>
          <w:customXmlInsRangeEnd w:id="47"/>
          <w:customXmlInsRangeStart w:id="48" w:author="David Döbele" w:date="2023-09-26T19:56:00Z"/>
        </w:sdtContent>
      </w:sdt>
      <w:customXmlInsRangeEnd w:id="48"/>
      <w:ins w:id="49" w:author="David Döbele" w:date="2023-09-26T19:56:00Z">
        <w:r w:rsidRPr="00835FEC">
          <w:rPr>
            <w:rFonts w:ascii="Georgia" w:eastAsia="Georgia" w:hAnsi="Georgia" w:cs="Georgia"/>
            <w:sz w:val="21"/>
            <w:szCs w:val="21"/>
          </w:rPr>
          <w:t>in der Bahn finde ich insbesondere das Customer Experience Management-</w:t>
        </w:r>
      </w:ins>
      <w:customXmlInsRangeStart w:id="50" w:author="David Döbele" w:date="2023-09-26T19:56:00Z"/>
      <w:sdt>
        <w:sdtPr>
          <w:rPr>
            <w:sz w:val="21"/>
            <w:szCs w:val="21"/>
          </w:rPr>
          <w:tag w:val="goog_rdk_3"/>
          <w:id w:val="583266861"/>
        </w:sdtPr>
        <w:sdtContent>
          <w:customXmlInsRangeEnd w:id="50"/>
          <w:customXmlInsRangeStart w:id="51" w:author="David Döbele" w:date="2023-09-26T19:56:00Z"/>
        </w:sdtContent>
      </w:sdt>
      <w:customXmlInsRangeEnd w:id="51"/>
      <w:ins w:id="52" w:author="David Döbele" w:date="2023-09-26T19:56:00Z">
        <w:r w:rsidRPr="00835FEC">
          <w:rPr>
            <w:rFonts w:ascii="Georgia" w:eastAsia="Georgia" w:hAnsi="Georgia" w:cs="Georgia"/>
            <w:sz w:val="21"/>
            <w:szCs w:val="21"/>
          </w:rPr>
          <w:t xml:space="preserve">Projekt spannend und von hoher Bedeutung für das Wachstum der Anzahl an Fahrgästen und der Erfahrung und Zufriedenheit der einzelnen Fahrgäste selbst. Ich hoffe im Rahmen des Praktikums meinen Teil dazu beitragen zu können, dass die Reise der Fahrgäste zu einem </w:t>
        </w:r>
      </w:ins>
      <w:customXmlInsRangeStart w:id="53" w:author="David Döbele" w:date="2023-09-26T19:56:00Z"/>
      <w:sdt>
        <w:sdtPr>
          <w:rPr>
            <w:sz w:val="21"/>
            <w:szCs w:val="21"/>
          </w:rPr>
          <w:tag w:val="goog_rdk_4"/>
          <w:id w:val="292022435"/>
        </w:sdtPr>
        <w:sdtContent>
          <w:customXmlInsRangeEnd w:id="53"/>
          <w:customXmlInsRangeStart w:id="54" w:author="David Döbele" w:date="2023-09-26T19:56:00Z"/>
        </w:sdtContent>
      </w:sdt>
      <w:customXmlInsRangeEnd w:id="54"/>
      <w:ins w:id="55" w:author="David Döbele" w:date="2023-09-26T19:56:00Z">
        <w:r w:rsidRPr="00835FEC">
          <w:rPr>
            <w:rFonts w:ascii="Georgia" w:eastAsia="Georgia" w:hAnsi="Georgia" w:cs="Georgia"/>
            <w:sz w:val="21"/>
            <w:szCs w:val="21"/>
          </w:rPr>
          <w:t xml:space="preserve">unvergleichlichen Erlebnis wird.  </w:t>
        </w:r>
        <w:commentRangeEnd w:id="42"/>
        <w:r w:rsidRPr="00835FEC">
          <w:rPr>
            <w:rStyle w:val="Kommentarzeichen"/>
            <w:sz w:val="21"/>
            <w:szCs w:val="21"/>
          </w:rPr>
          <w:commentReference w:id="42"/>
        </w:r>
      </w:ins>
    </w:p>
    <w:p w14:paraId="661E09F5" w14:textId="77777777" w:rsidR="00F5130D" w:rsidRPr="00835FEC" w:rsidRDefault="00F5130D" w:rsidP="00F5130D">
      <w:pPr>
        <w:spacing w:after="0" w:line="256" w:lineRule="auto"/>
        <w:rPr>
          <w:ins w:id="56" w:author="David Döbele" w:date="2023-09-26T19:56:00Z"/>
          <w:rFonts w:ascii="Georgia" w:eastAsia="Georgia" w:hAnsi="Georgia" w:cs="Georgia"/>
          <w:sz w:val="21"/>
          <w:szCs w:val="21"/>
        </w:rPr>
      </w:pPr>
    </w:p>
    <w:p w14:paraId="2970E056" w14:textId="77777777" w:rsidR="00F5130D" w:rsidRPr="00835FEC" w:rsidRDefault="00F5130D" w:rsidP="00F5130D">
      <w:pPr>
        <w:spacing w:after="0" w:line="233" w:lineRule="atLeast"/>
        <w:jc w:val="both"/>
        <w:rPr>
          <w:ins w:id="57" w:author="David Döbele" w:date="2023-09-26T19:56:00Z"/>
          <w:rFonts w:ascii="Calibri" w:eastAsia="Times New Roman" w:hAnsi="Calibri" w:cs="Calibri"/>
          <w:color w:val="000000"/>
          <w:sz w:val="21"/>
          <w:szCs w:val="21"/>
          <w:lang w:eastAsia="de-DE"/>
        </w:rPr>
      </w:pPr>
      <w:ins w:id="58" w:author="David Döbele" w:date="2023-09-26T19:56:00Z">
        <w:r w:rsidRPr="00835FEC">
          <w:rPr>
            <w:rFonts w:ascii="Georgia" w:eastAsia="Times New Roman" w:hAnsi="Georgia" w:cs="Calibri"/>
            <w:color w:val="000000"/>
            <w:sz w:val="21"/>
            <w:szCs w:val="21"/>
            <w:lang w:eastAsia="de-DE"/>
          </w:rPr>
          <w:t>Von dem Praktikum bei Ihnen erhoffe ich mir eine steile Lernkurve und die Möglichkeit, meine eigenen Ideen einzubringen. Ich bin überzeugt davon, dass ich durch mein ausgeprägtes Interesse am Beratungswesen, meine hohe Einsatzbereitschaft und meine Teamfähigkeit eine Bereicherung für Ihr Unternehmen darstellen werde. Über die Gelegenheit, Sie in einem persönlichen Gespräch von meinen Qualitäten zu überzeugen, würde ich mich sehr freuen.</w:t>
        </w:r>
      </w:ins>
    </w:p>
    <w:p w14:paraId="6A5AFF08" w14:textId="77777777" w:rsidR="00F5130D" w:rsidRPr="00835FEC" w:rsidRDefault="00F5130D" w:rsidP="00F5130D">
      <w:pPr>
        <w:spacing w:after="0" w:line="233" w:lineRule="atLeast"/>
        <w:jc w:val="both"/>
        <w:rPr>
          <w:ins w:id="59" w:author="David Döbele" w:date="2023-09-26T19:56:00Z"/>
          <w:rFonts w:ascii="Calibri" w:eastAsia="Times New Roman" w:hAnsi="Calibri" w:cs="Calibri"/>
          <w:color w:val="000000"/>
          <w:sz w:val="21"/>
          <w:szCs w:val="21"/>
          <w:lang w:eastAsia="de-DE"/>
        </w:rPr>
      </w:pPr>
      <w:ins w:id="60" w:author="David Döbele" w:date="2023-09-26T19:56:00Z">
        <w:r w:rsidRPr="00835FEC">
          <w:rPr>
            <w:rFonts w:ascii="Georgia" w:eastAsia="Times New Roman" w:hAnsi="Georgia" w:cs="Calibri"/>
            <w:color w:val="000000"/>
            <w:sz w:val="21"/>
            <w:szCs w:val="21"/>
            <w:lang w:eastAsia="de-DE"/>
          </w:rPr>
          <w:t> </w:t>
        </w:r>
      </w:ins>
    </w:p>
    <w:p w14:paraId="3FF6D429" w14:textId="77777777" w:rsidR="00F5130D" w:rsidRPr="00835FEC" w:rsidRDefault="00F5130D" w:rsidP="00F5130D">
      <w:pPr>
        <w:spacing w:after="0" w:line="233" w:lineRule="atLeast"/>
        <w:jc w:val="both"/>
        <w:rPr>
          <w:ins w:id="61" w:author="David Döbele" w:date="2023-09-26T19:56:00Z"/>
          <w:rFonts w:ascii="Calibri" w:eastAsia="Times New Roman" w:hAnsi="Calibri" w:cs="Calibri"/>
          <w:color w:val="000000"/>
          <w:sz w:val="21"/>
          <w:szCs w:val="21"/>
          <w:lang w:eastAsia="de-DE"/>
        </w:rPr>
      </w:pPr>
      <w:ins w:id="62" w:author="David Döbele" w:date="2023-09-26T19:56:00Z">
        <w:r w:rsidRPr="00835FEC">
          <w:rPr>
            <w:rFonts w:ascii="Georgia" w:eastAsia="Times New Roman" w:hAnsi="Georgia" w:cs="Calibri"/>
            <w:color w:val="000000"/>
            <w:sz w:val="21"/>
            <w:szCs w:val="21"/>
            <w:lang w:eastAsia="de-DE"/>
          </w:rPr>
          <w:t>Mit freundlichen Grüßen</w:t>
        </w:r>
      </w:ins>
    </w:p>
    <w:p w14:paraId="7B360534" w14:textId="77777777" w:rsidR="00F5130D" w:rsidRPr="00835FEC" w:rsidRDefault="00F5130D" w:rsidP="00F5130D">
      <w:pPr>
        <w:spacing w:after="0" w:line="233" w:lineRule="atLeast"/>
        <w:jc w:val="both"/>
        <w:rPr>
          <w:ins w:id="63" w:author="David Döbele" w:date="2023-09-26T19:56:00Z"/>
          <w:rFonts w:ascii="Calibri" w:eastAsia="Times New Roman" w:hAnsi="Calibri" w:cs="Calibri"/>
          <w:color w:val="000000"/>
          <w:sz w:val="21"/>
          <w:szCs w:val="21"/>
          <w:lang w:eastAsia="de-DE"/>
        </w:rPr>
      </w:pPr>
      <w:ins w:id="64" w:author="David Döbele" w:date="2023-09-26T19:56:00Z">
        <w:r w:rsidRPr="00835FEC">
          <w:rPr>
            <w:rFonts w:ascii="Georgia" w:eastAsia="Times New Roman" w:hAnsi="Georgia" w:cs="Calibri"/>
            <w:color w:val="000000"/>
            <w:sz w:val="21"/>
            <w:szCs w:val="21"/>
            <w:lang w:eastAsia="de-DE"/>
          </w:rPr>
          <w:t> </w:t>
        </w:r>
      </w:ins>
    </w:p>
    <w:p w14:paraId="627293B3" w14:textId="77777777" w:rsidR="00F5130D" w:rsidRPr="00835FEC" w:rsidRDefault="00F5130D" w:rsidP="00F5130D">
      <w:pPr>
        <w:spacing w:after="0"/>
        <w:jc w:val="both"/>
        <w:rPr>
          <w:ins w:id="65" w:author="David Döbele" w:date="2023-09-26T19:56:00Z"/>
          <w:rFonts w:ascii="Georgia" w:eastAsia="Times New Roman" w:hAnsi="Georgia" w:cs="Calibri"/>
          <w:color w:val="000000"/>
          <w:sz w:val="21"/>
          <w:szCs w:val="21"/>
          <w:lang w:eastAsia="de-DE"/>
        </w:rPr>
      </w:pPr>
      <w:ins w:id="66" w:author="David Döbele" w:date="2023-09-26T19:56:00Z">
        <w:r w:rsidRPr="00835FEC">
          <w:rPr>
            <w:rFonts w:ascii="Georgia" w:eastAsia="Times New Roman" w:hAnsi="Georgia" w:cs="Calibri"/>
            <w:color w:val="000000"/>
            <w:sz w:val="21"/>
            <w:szCs w:val="21"/>
            <w:lang w:eastAsia="de-DE"/>
          </w:rPr>
          <w:t>Unterschrift</w:t>
        </w:r>
      </w:ins>
    </w:p>
    <w:p w14:paraId="609924F3" w14:textId="77777777" w:rsidR="00F5130D" w:rsidRPr="00835FEC" w:rsidRDefault="00F5130D" w:rsidP="00F5130D">
      <w:pPr>
        <w:spacing w:after="0"/>
        <w:jc w:val="both"/>
        <w:rPr>
          <w:ins w:id="67" w:author="David Döbele" w:date="2023-09-26T19:56:00Z"/>
          <w:rFonts w:ascii="Georgia" w:hAnsi="Georgia" w:cs="Times New Roman"/>
          <w:sz w:val="21"/>
          <w:szCs w:val="21"/>
        </w:rPr>
      </w:pPr>
    </w:p>
    <w:p w14:paraId="4B84EDBD" w14:textId="292C5890" w:rsidR="007E1463" w:rsidRPr="00F21879" w:rsidRDefault="007E1463" w:rsidP="006471C0">
      <w:pPr>
        <w:rPr>
          <w:rFonts w:ascii="Georgia" w:hAnsi="Georgia" w:cs="Georgia"/>
          <w:color w:val="000000"/>
          <w:sz w:val="21"/>
          <w:szCs w:val="21"/>
        </w:rPr>
      </w:pPr>
    </w:p>
    <w:sectPr w:rsidR="007E1463" w:rsidRPr="00F21879" w:rsidSect="00F613E2">
      <w:pgSz w:w="11906" w:h="16838"/>
      <w:pgMar w:top="1134" w:right="1134"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Brilz, Kilian" w:date="2023-08-23T08:44:00Z" w:initials="BK">
    <w:p w14:paraId="3D32DA3C" w14:textId="77777777" w:rsidR="00F21879" w:rsidRDefault="00F21879" w:rsidP="00F21879">
      <w:pPr>
        <w:pStyle w:val="Kommentartext"/>
        <w:rPr>
          <w:rFonts w:ascii="Calibri" w:hAnsi="Calibri" w:cs="Times New Roman"/>
        </w:rPr>
      </w:pPr>
      <w:r>
        <w:rPr>
          <w:rStyle w:val="Kommentarzeichen"/>
        </w:rPr>
        <w:annotationRef/>
      </w:r>
      <w:r>
        <w:t>Gegebenenfalls nochmal ändern</w:t>
      </w:r>
    </w:p>
  </w:comment>
  <w:comment w:id="2" w:author="Brilz, Kilian" w:date="2023-08-23T08:44:00Z" w:initials="BK">
    <w:p w14:paraId="62EB11E0" w14:textId="77777777" w:rsidR="00F21879" w:rsidRDefault="00F21879" w:rsidP="00F21879">
      <w:pPr>
        <w:pStyle w:val="Kommentartext"/>
      </w:pPr>
      <w:r>
        <w:rPr>
          <w:rStyle w:val="Kommentarzeichen"/>
        </w:rPr>
        <w:annotationRef/>
      </w:r>
      <w:r>
        <w:t>ändern</w:t>
      </w:r>
    </w:p>
  </w:comment>
  <w:comment w:id="7" w:author="Kilian Brilz" w:date="2023-09-25T20:38:00Z" w:initials="KB">
    <w:p w14:paraId="3C37DEF9" w14:textId="77777777" w:rsidR="00DD5AA4" w:rsidRDefault="00DD5AA4" w:rsidP="00B23997">
      <w:pPr>
        <w:pStyle w:val="Kommentartext"/>
      </w:pPr>
      <w:r>
        <w:rPr>
          <w:rStyle w:val="Kommentarzeichen"/>
        </w:rPr>
        <w:annotationRef/>
      </w:r>
      <w:r>
        <w:t>Absatz wurde noch nicht gecheckt, kommt im nächsten Dokument</w:t>
      </w:r>
    </w:p>
  </w:comment>
  <w:comment w:id="35" w:author="Kilian Brilz" w:date="2023-09-26T17:14:00Z" w:initials="KB">
    <w:p w14:paraId="6E2B5FD5" w14:textId="77777777" w:rsidR="00F5130D" w:rsidRDefault="00F5130D" w:rsidP="00F5130D">
      <w:pPr>
        <w:pStyle w:val="Kommentartext"/>
      </w:pPr>
      <w:r>
        <w:rPr>
          <w:rStyle w:val="Kommentarzeichen"/>
        </w:rPr>
        <w:annotationRef/>
      </w:r>
      <w:r>
        <w:t>Wird hier raus klar, dass wir über seinen Beruf geredet haben?</w:t>
      </w:r>
    </w:p>
  </w:comment>
  <w:comment w:id="39" w:author="Kilian Brilz" w:date="2023-09-26T17:12:00Z" w:initials="KB">
    <w:p w14:paraId="11085B41" w14:textId="77777777" w:rsidR="00F5130D" w:rsidRDefault="00F5130D" w:rsidP="00F5130D">
      <w:pPr>
        <w:pStyle w:val="Kommentartext"/>
      </w:pPr>
      <w:r>
        <w:rPr>
          <w:rStyle w:val="Kommentarzeichen"/>
        </w:rPr>
        <w:annotationRef/>
      </w:r>
      <w:r>
        <w:t>Bin ich nicht mehr. Sollte ich das vielleicht trotzdem mit einbringen.</w:t>
      </w:r>
    </w:p>
  </w:comment>
  <w:comment w:id="42" w:author="Kilian Brilz" w:date="2023-09-25T20:38:00Z" w:initials="KB">
    <w:p w14:paraId="08A17D3F" w14:textId="77777777" w:rsidR="00F5130D" w:rsidRDefault="00F5130D" w:rsidP="00F5130D">
      <w:pPr>
        <w:pStyle w:val="Kommentartext"/>
      </w:pPr>
      <w:r>
        <w:rPr>
          <w:rStyle w:val="Kommentarzeichen"/>
        </w:rPr>
        <w:annotationRef/>
      </w:r>
      <w:r>
        <w:t>Absatz wurde noch nicht gecheckt, kommt im nächsten Dokument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D32DA3C" w15:done="0"/>
  <w15:commentEx w15:paraId="62EB11E0" w15:done="0"/>
  <w15:commentEx w15:paraId="3C37DEF9" w15:done="0"/>
  <w15:commentEx w15:paraId="6E2B5FD5" w15:done="0"/>
  <w15:commentEx w15:paraId="11085B41" w15:done="0"/>
  <w15:commentEx w15:paraId="08A17D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90FD52" w16cex:dateUtc="2023-08-23T19:48:00Z"/>
  <w16cex:commentExtensible w16cex:durableId="2890FD53" w16cex:dateUtc="2023-08-23T19:48:00Z"/>
  <w16cex:commentExtensible w16cex:durableId="668DE22E" w16cex:dateUtc="2023-09-25T18:38:00Z"/>
  <w16cex:commentExtensible w16cex:durableId="0C2943B3" w16cex:dateUtc="2023-09-26T15:14:00Z"/>
  <w16cex:commentExtensible w16cex:durableId="70BACF3D" w16cex:dateUtc="2023-09-26T15:12:00Z"/>
  <w16cex:commentExtensible w16cex:durableId="5F7E2640" w16cex:dateUtc="2023-09-26T14: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32DA3C" w16cid:durableId="2890FD52"/>
  <w16cid:commentId w16cid:paraId="62EB11E0" w16cid:durableId="2890FD53"/>
  <w16cid:commentId w16cid:paraId="3C37DEF9" w16cid:durableId="668DE22E"/>
  <w16cid:commentId w16cid:paraId="6E2B5FD5" w16cid:durableId="0C2943B3"/>
  <w16cid:commentId w16cid:paraId="11085B41" w16cid:durableId="70BACF3D"/>
  <w16cid:commentId w16cid:paraId="08A17D3F" w16cid:durableId="5F7E264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ilz, Kilian">
    <w15:presenceInfo w15:providerId="AD" w15:userId="S::kbrilz@uni-mainz.de::183f8034-b3a9-4993-a751-11d4726a66b8"/>
  </w15:person>
  <w15:person w15:author="David Döbele">
    <w15:presenceInfo w15:providerId="AD" w15:userId="S::david.doebele@pumpkincareeres.onmicrosoft.com::9046cfa8-3fc7-4052-9daa-75c97e906e36"/>
  </w15:person>
  <w15:person w15:author="Kilian Brilz">
    <w15:presenceInfo w15:providerId="Windows Live" w15:userId="65ac41a68621be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1C0"/>
    <w:rsid w:val="00051545"/>
    <w:rsid w:val="000543CD"/>
    <w:rsid w:val="00063349"/>
    <w:rsid w:val="002143A1"/>
    <w:rsid w:val="002410AA"/>
    <w:rsid w:val="00375AAC"/>
    <w:rsid w:val="005906EB"/>
    <w:rsid w:val="006471C0"/>
    <w:rsid w:val="006664CB"/>
    <w:rsid w:val="00734501"/>
    <w:rsid w:val="007E1463"/>
    <w:rsid w:val="007E3C3E"/>
    <w:rsid w:val="008A438A"/>
    <w:rsid w:val="00936CDD"/>
    <w:rsid w:val="0094473E"/>
    <w:rsid w:val="0096306C"/>
    <w:rsid w:val="00A24718"/>
    <w:rsid w:val="00A26E0A"/>
    <w:rsid w:val="00A67886"/>
    <w:rsid w:val="00B12B57"/>
    <w:rsid w:val="00BC3710"/>
    <w:rsid w:val="00DD5AA4"/>
    <w:rsid w:val="00F21879"/>
    <w:rsid w:val="00F5130D"/>
    <w:rsid w:val="00F613E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F106D"/>
  <w15:chartTrackingRefBased/>
  <w15:docId w15:val="{89DE359F-6281-480F-8412-A66EDA1CD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8A438A"/>
    <w:rPr>
      <w:sz w:val="16"/>
      <w:szCs w:val="16"/>
    </w:rPr>
  </w:style>
  <w:style w:type="paragraph" w:styleId="Kommentartext">
    <w:name w:val="annotation text"/>
    <w:basedOn w:val="Standard"/>
    <w:link w:val="KommentartextZchn"/>
    <w:uiPriority w:val="99"/>
    <w:unhideWhenUsed/>
    <w:rsid w:val="008A438A"/>
    <w:pPr>
      <w:spacing w:line="240" w:lineRule="auto"/>
    </w:pPr>
    <w:rPr>
      <w:sz w:val="20"/>
      <w:szCs w:val="20"/>
    </w:rPr>
  </w:style>
  <w:style w:type="character" w:customStyle="1" w:styleId="KommentartextZchn">
    <w:name w:val="Kommentartext Zchn"/>
    <w:basedOn w:val="Absatz-Standardschriftart"/>
    <w:link w:val="Kommentartext"/>
    <w:uiPriority w:val="99"/>
    <w:rsid w:val="008A438A"/>
    <w:rPr>
      <w:sz w:val="20"/>
      <w:szCs w:val="20"/>
    </w:rPr>
  </w:style>
  <w:style w:type="paragraph" w:styleId="Kommentarthema">
    <w:name w:val="annotation subject"/>
    <w:basedOn w:val="Kommentartext"/>
    <w:next w:val="Kommentartext"/>
    <w:link w:val="KommentarthemaZchn"/>
    <w:uiPriority w:val="99"/>
    <w:semiHidden/>
    <w:unhideWhenUsed/>
    <w:rsid w:val="008A438A"/>
    <w:rPr>
      <w:b/>
      <w:bCs/>
    </w:rPr>
  </w:style>
  <w:style w:type="character" w:customStyle="1" w:styleId="KommentarthemaZchn">
    <w:name w:val="Kommentarthema Zchn"/>
    <w:basedOn w:val="KommentartextZchn"/>
    <w:link w:val="Kommentarthema"/>
    <w:uiPriority w:val="99"/>
    <w:semiHidden/>
    <w:rsid w:val="008A438A"/>
    <w:rPr>
      <w:b/>
      <w:bCs/>
      <w:sz w:val="20"/>
      <w:szCs w:val="20"/>
    </w:rPr>
  </w:style>
  <w:style w:type="paragraph" w:styleId="berarbeitung">
    <w:name w:val="Revision"/>
    <w:hidden/>
    <w:uiPriority w:val="99"/>
    <w:semiHidden/>
    <w:rsid w:val="00F2187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238799">
      <w:bodyDiv w:val="1"/>
      <w:marLeft w:val="0"/>
      <w:marRight w:val="0"/>
      <w:marTop w:val="0"/>
      <w:marBottom w:val="0"/>
      <w:divBdr>
        <w:top w:val="none" w:sz="0" w:space="0" w:color="auto"/>
        <w:left w:val="none" w:sz="0" w:space="0" w:color="auto"/>
        <w:bottom w:val="none" w:sz="0" w:space="0" w:color="auto"/>
        <w:right w:val="none" w:sz="0" w:space="0" w:color="auto"/>
      </w:divBdr>
    </w:div>
    <w:div w:id="1312370505">
      <w:bodyDiv w:val="1"/>
      <w:marLeft w:val="0"/>
      <w:marRight w:val="0"/>
      <w:marTop w:val="0"/>
      <w:marBottom w:val="0"/>
      <w:divBdr>
        <w:top w:val="none" w:sz="0" w:space="0" w:color="auto"/>
        <w:left w:val="none" w:sz="0" w:space="0" w:color="auto"/>
        <w:bottom w:val="none" w:sz="0" w:space="0" w:color="auto"/>
        <w:right w:val="none" w:sz="0" w:space="0" w:color="auto"/>
      </w:divBdr>
    </w:div>
    <w:div w:id="2079547525">
      <w:bodyDiv w:val="1"/>
      <w:marLeft w:val="0"/>
      <w:marRight w:val="0"/>
      <w:marTop w:val="0"/>
      <w:marBottom w:val="0"/>
      <w:divBdr>
        <w:top w:val="none" w:sz="0" w:space="0" w:color="auto"/>
        <w:left w:val="none" w:sz="0" w:space="0" w:color="auto"/>
        <w:bottom w:val="none" w:sz="0" w:space="0" w:color="auto"/>
        <w:right w:val="none" w:sz="0" w:space="0" w:color="auto"/>
      </w:divBdr>
    </w:div>
    <w:div w:id="2088964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A9674-FC08-E747-90A3-BCAB35CEC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950</Words>
  <Characters>5992</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Brilz, Kilian</dc:creator>
  <cp:keywords/>
  <dc:description/>
  <cp:lastModifiedBy>David Döbele</cp:lastModifiedBy>
  <cp:revision>10</cp:revision>
  <dcterms:created xsi:type="dcterms:W3CDTF">2023-08-24T14:12:00Z</dcterms:created>
  <dcterms:modified xsi:type="dcterms:W3CDTF">2023-09-26T17:58:00Z</dcterms:modified>
</cp:coreProperties>
</file>