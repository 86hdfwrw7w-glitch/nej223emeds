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969"/>
        <w:gridCol w:w="136"/>
        <w:gridCol w:w="147"/>
        <w:gridCol w:w="284"/>
        <w:gridCol w:w="567"/>
        <w:gridCol w:w="283"/>
        <w:gridCol w:w="142"/>
        <w:gridCol w:w="284"/>
        <w:gridCol w:w="141"/>
        <w:gridCol w:w="284"/>
        <w:gridCol w:w="709"/>
        <w:gridCol w:w="1842"/>
        <w:tblGridChange w:id="0">
          <w:tblGrid>
            <w:gridCol w:w="1418"/>
            <w:gridCol w:w="3685"/>
            <w:gridCol w:w="284"/>
            <w:gridCol w:w="136"/>
            <w:gridCol w:w="147"/>
            <w:gridCol w:w="284"/>
            <w:gridCol w:w="567"/>
            <w:gridCol w:w="283"/>
            <w:gridCol w:w="142"/>
            <w:gridCol w:w="709"/>
            <w:gridCol w:w="709"/>
            <w:gridCol w:w="1842"/>
          </w:tblGrid>
        </w:tblGridChange>
      </w:tblGrid>
      <w:tr w:rsidR="00E55D90" w:rsidRPr="00F44F5F" w14:paraId="487AC9CE" w14:textId="77777777" w:rsidTr="00FE0496">
        <w:trPr>
          <w:trHeight w:val="283"/>
        </w:trPr>
        <w:tc>
          <w:tcPr>
            <w:tcW w:w="10206" w:type="dxa"/>
            <w:gridSpan w:val="13"/>
            <w:vAlign w:val="bottom"/>
          </w:tcPr>
          <w:p w14:paraId="0CBC6997" w14:textId="01A33833" w:rsidR="00E55D90" w:rsidRPr="00F44F5F" w:rsidRDefault="00E0323B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Lars </w:t>
            </w:r>
            <w:proofErr w:type="spellStart"/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Breuning</w:t>
            </w:r>
            <w:proofErr w:type="spellEnd"/>
          </w:p>
          <w:p w14:paraId="2D363F9A" w14:textId="590D7894" w:rsidR="00F44F5F" w:rsidRPr="00F44F5F" w:rsidRDefault="00E0323B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Narzissenstraße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32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72108 Rottenburg</w:t>
            </w:r>
          </w:p>
          <w:p w14:paraId="135895E2" w14:textId="16895BCA" w:rsidR="00F44F5F" w:rsidRPr="00F44F5F" w:rsidRDefault="00E0323B" w:rsidP="00E0323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larsbreuning@gmx.de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+49(0)151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52439809</w:t>
            </w:r>
          </w:p>
        </w:tc>
      </w:tr>
      <w:tr w:rsidR="002508C2" w:rsidRPr="00F44F5F" w14:paraId="0FCADE56" w14:textId="77777777" w:rsidTr="00FE0496">
        <w:trPr>
          <w:trHeight w:val="567"/>
        </w:trPr>
        <w:tc>
          <w:tcPr>
            <w:tcW w:w="10206" w:type="dxa"/>
            <w:gridSpan w:val="13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F44F5F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F44F5F" w14:paraId="7D1DEBF7" w14:textId="77777777" w:rsidTr="00FE0496">
        <w:trPr>
          <w:trHeight w:val="283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3614E8AC" w:rsidR="00D1492F" w:rsidRPr="00947E86" w:rsidRDefault="00E0323B" w:rsidP="00723643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947E86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Frankfurt School of Finance and Management 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25D2814F" w:rsidR="00D1492F" w:rsidRPr="00F44F5F" w:rsidRDefault="00E0323B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@Home</w:t>
            </w:r>
          </w:p>
        </w:tc>
      </w:tr>
      <w:tr w:rsidR="00D1492F" w:rsidRPr="00F44F5F" w14:paraId="61E5D482" w14:textId="77777777" w:rsidTr="00FE0496">
        <w:tc>
          <w:tcPr>
            <w:tcW w:w="5523" w:type="dxa"/>
            <w:gridSpan w:val="3"/>
          </w:tcPr>
          <w:p w14:paraId="11CB9A0F" w14:textId="10E0B21E" w:rsidR="00261277" w:rsidRPr="00F44F5F" w:rsidRDefault="00E0323B" w:rsidP="00E0323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Diplomierter Bankbetriebswirt</w:t>
            </w:r>
          </w:p>
        </w:tc>
        <w:tc>
          <w:tcPr>
            <w:tcW w:w="4683" w:type="dxa"/>
            <w:gridSpan w:val="10"/>
          </w:tcPr>
          <w:p w14:paraId="419A9228" w14:textId="17113D77" w:rsidR="00D1492F" w:rsidRPr="00F44F5F" w:rsidRDefault="0077565D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11/</w:t>
            </w:r>
            <w:r w:rsidR="00E0323B">
              <w:rPr>
                <w:rFonts w:ascii="Times New Roman" w:hAnsi="Times New Roman" w:cs="Times New Roman"/>
                <w:sz w:val="20"/>
                <w:szCs w:val="20"/>
              </w:rPr>
              <w:t>2020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F44F5F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F44F5F" w14:paraId="7EABE9F1" w14:textId="77777777" w:rsidTr="00FE0496">
        <w:tc>
          <w:tcPr>
            <w:tcW w:w="10206" w:type="dxa"/>
            <w:gridSpan w:val="13"/>
          </w:tcPr>
          <w:p w14:paraId="7A71E6B0" w14:textId="0E7BEF67" w:rsidR="00426D7E" w:rsidRPr="00947E86" w:rsidRDefault="00261277" w:rsidP="00261277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  <w:rPrChange w:id="1" w:author="David Döbele" w:date="2021-01-21T15:54:00Z">
                  <w:rPr>
                    <w:rFonts w:ascii="Times New Roman" w:hAnsi="Times New Roman" w:cs="Times New Roman"/>
                    <w:i/>
                    <w:color w:val="000000"/>
                    <w:sz w:val="20"/>
                    <w:szCs w:val="20"/>
                    <w:lang w:val="de-AT"/>
                  </w:rPr>
                </w:rPrChange>
              </w:rPr>
            </w:pPr>
            <w:r w:rsidRPr="00947E86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  <w:rPrChange w:id="2" w:author="David Döbele" w:date="2021-01-21T15:54:00Z">
                  <w:rPr>
                    <w:rFonts w:ascii="Times New Roman" w:hAnsi="Times New Roman" w:cs="Times New Roman"/>
                    <w:i/>
                    <w:color w:val="000000"/>
                    <w:sz w:val="20"/>
                    <w:szCs w:val="20"/>
                    <w:lang w:val="de-AT"/>
                  </w:rPr>
                </w:rPrChange>
              </w:rPr>
              <w:t>Voraussichtlicher Abschluss 09/2021</w:t>
            </w:r>
          </w:p>
        </w:tc>
      </w:tr>
      <w:tr w:rsidR="00D5280E" w:rsidRPr="00F44F5F" w14:paraId="013361E1" w14:textId="77777777" w:rsidTr="00FE0496">
        <w:trPr>
          <w:trHeight w:val="340"/>
        </w:trPr>
        <w:tc>
          <w:tcPr>
            <w:tcW w:w="6946" w:type="dxa"/>
            <w:gridSpan w:val="8"/>
            <w:vAlign w:val="bottom"/>
          </w:tcPr>
          <w:p w14:paraId="197620E3" w14:textId="4E3E4A41" w:rsidR="00D1492F" w:rsidRPr="00947E86" w:rsidRDefault="00E0323B" w:rsidP="00E0323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47E86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Frankfurt School of Finance and Management </w:t>
            </w:r>
          </w:p>
        </w:tc>
        <w:tc>
          <w:tcPr>
            <w:tcW w:w="3260" w:type="dxa"/>
            <w:gridSpan w:val="5"/>
            <w:vAlign w:val="bottom"/>
          </w:tcPr>
          <w:p w14:paraId="63D86F51" w14:textId="679CB807" w:rsidR="00D1492F" w:rsidRPr="00F44F5F" w:rsidRDefault="00E0323B" w:rsidP="00E0323B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D5280E" w:rsidRPr="00F44F5F" w14:paraId="62632213" w14:textId="77777777" w:rsidTr="00FE0496">
        <w:tc>
          <w:tcPr>
            <w:tcW w:w="5387" w:type="dxa"/>
            <w:gridSpan w:val="2"/>
          </w:tcPr>
          <w:p w14:paraId="5F71027E" w14:textId="3A7AD338" w:rsidR="00D1492F" w:rsidRPr="00F44F5F" w:rsidRDefault="00E0323B" w:rsidP="00E0323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Bankbetriebswirt (Schnitt 2,3)</w:t>
            </w:r>
          </w:p>
        </w:tc>
        <w:tc>
          <w:tcPr>
            <w:tcW w:w="4819" w:type="dxa"/>
            <w:gridSpan w:val="11"/>
          </w:tcPr>
          <w:p w14:paraId="51FC9814" w14:textId="776E6CB8" w:rsidR="00D1492F" w:rsidRPr="00F44F5F" w:rsidRDefault="00E0323B" w:rsidP="00E0323B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04/2019</w:t>
            </w:r>
            <w:r w:rsidR="00426D7E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04/2020</w:t>
            </w:r>
          </w:p>
        </w:tc>
      </w:tr>
      <w:tr w:rsidR="00D5280E" w:rsidRPr="00F44F5F" w14:paraId="4D68BFE7" w14:textId="77777777" w:rsidTr="00FE0496">
        <w:tc>
          <w:tcPr>
            <w:tcW w:w="10206" w:type="dxa"/>
            <w:gridSpan w:val="13"/>
          </w:tcPr>
          <w:p w14:paraId="54BF63E9" w14:textId="0DE00E84" w:rsidR="0091331D" w:rsidRPr="00FE0496" w:rsidRDefault="001257DD" w:rsidP="00FE049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Seminararbeit: Exchange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Traded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Funds- eine Darstellung</w:t>
            </w:r>
          </w:p>
        </w:tc>
      </w:tr>
      <w:tr w:rsidR="00AE4ED3" w:rsidRPr="00F44F5F" w14:paraId="6B19CF91" w14:textId="77777777" w:rsidTr="00FE0496">
        <w:trPr>
          <w:trHeight w:val="340"/>
        </w:trPr>
        <w:tc>
          <w:tcPr>
            <w:tcW w:w="5670" w:type="dxa"/>
            <w:gridSpan w:val="4"/>
            <w:vAlign w:val="bottom"/>
          </w:tcPr>
          <w:p w14:paraId="54F7169D" w14:textId="0271ADE4" w:rsidR="00AE4ED3" w:rsidRPr="00F44F5F" w:rsidRDefault="00E0323B" w:rsidP="00E0323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Sparkassenakademie Baden-Württemberg </w:t>
            </w:r>
          </w:p>
        </w:tc>
        <w:tc>
          <w:tcPr>
            <w:tcW w:w="4536" w:type="dxa"/>
            <w:gridSpan w:val="9"/>
            <w:vAlign w:val="bottom"/>
          </w:tcPr>
          <w:p w14:paraId="262B6DA3" w14:textId="21520D8B" w:rsidR="00AE4ED3" w:rsidRPr="00F44F5F" w:rsidRDefault="00E0323B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AE4ED3" w:rsidRPr="00F44F5F" w14:paraId="263521E3" w14:textId="77777777" w:rsidTr="00FE0496">
        <w:trPr>
          <w:trHeight w:val="57"/>
        </w:trPr>
        <w:tc>
          <w:tcPr>
            <w:tcW w:w="5670" w:type="dxa"/>
            <w:gridSpan w:val="4"/>
          </w:tcPr>
          <w:p w14:paraId="36282A3A" w14:textId="495BF397" w:rsidR="00AE4ED3" w:rsidRPr="00F44F5F" w:rsidRDefault="00E0323B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Bankfachwirt (83/100 Punkte)</w:t>
            </w:r>
          </w:p>
        </w:tc>
        <w:tc>
          <w:tcPr>
            <w:tcW w:w="4536" w:type="dxa"/>
            <w:gridSpan w:val="9"/>
          </w:tcPr>
          <w:p w14:paraId="3DE8C75D" w14:textId="5C06F0B4" w:rsidR="00AE4ED3" w:rsidRPr="00F44F5F" w:rsidRDefault="00E0323B" w:rsidP="00E0323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04.2018</w:t>
            </w:r>
            <w:r w:rsidR="00AE4ED3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01/2019</w:t>
            </w:r>
          </w:p>
        </w:tc>
      </w:tr>
      <w:tr w:rsidR="00D5280E" w:rsidRPr="00F44F5F" w14:paraId="1C51E2FF" w14:textId="77777777" w:rsidTr="00FE0496">
        <w:trPr>
          <w:trHeight w:val="340"/>
        </w:trPr>
        <w:tc>
          <w:tcPr>
            <w:tcW w:w="5670" w:type="dxa"/>
            <w:gridSpan w:val="4"/>
            <w:vAlign w:val="bottom"/>
          </w:tcPr>
          <w:p w14:paraId="4BAC65D2" w14:textId="41CCDFDA" w:rsidR="00665BF3" w:rsidRPr="00947E86" w:rsidRDefault="00261277" w:rsidP="00665B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Wilhelm-</w:t>
            </w: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Schickard</w:t>
            </w:r>
            <w:proofErr w:type="spellEnd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Schule Tübingen/Kreissparkasse Tübingen</w:t>
            </w:r>
          </w:p>
        </w:tc>
        <w:tc>
          <w:tcPr>
            <w:tcW w:w="4536" w:type="dxa"/>
            <w:gridSpan w:val="9"/>
            <w:vAlign w:val="bottom"/>
          </w:tcPr>
          <w:p w14:paraId="2FCB10D7" w14:textId="3D7101B6" w:rsidR="00665BF3" w:rsidRPr="00F44F5F" w:rsidRDefault="00261277" w:rsidP="00665BF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Tübingen</w:t>
            </w:r>
          </w:p>
        </w:tc>
      </w:tr>
      <w:tr w:rsidR="0091331D" w:rsidRPr="00F44F5F" w14:paraId="312B82BC" w14:textId="77777777" w:rsidTr="00035F7D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3" w:author="David Döbele" w:date="2021-01-21T15:57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c>
          <w:tcPr>
            <w:tcW w:w="7371" w:type="dxa"/>
            <w:gridSpan w:val="10"/>
            <w:tcPrChange w:id="4" w:author="David Döbele" w:date="2021-01-21T15:57:00Z">
              <w:tcPr>
                <w:tcW w:w="5670" w:type="dxa"/>
                <w:gridSpan w:val="5"/>
              </w:tcPr>
            </w:tcPrChange>
          </w:tcPr>
          <w:p w14:paraId="1CEE182B" w14:textId="691ADD63" w:rsidR="0091331D" w:rsidRPr="00F44F5F" w:rsidRDefault="00261277" w:rsidP="0091331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Ausbildung zum Bankkaufmann/ berufsbegleitende Fachhochschulreife (Schnitt 1,6)</w:t>
            </w:r>
          </w:p>
        </w:tc>
        <w:tc>
          <w:tcPr>
            <w:tcW w:w="2835" w:type="dxa"/>
            <w:gridSpan w:val="3"/>
            <w:tcPrChange w:id="5" w:author="David Döbele" w:date="2021-01-21T15:57:00Z">
              <w:tcPr>
                <w:tcW w:w="4536" w:type="dxa"/>
                <w:gridSpan w:val="7"/>
              </w:tcPr>
            </w:tcPrChange>
          </w:tcPr>
          <w:p w14:paraId="7521EA6E" w14:textId="61BCC080" w:rsidR="0091331D" w:rsidRPr="00F44F5F" w:rsidRDefault="00261277" w:rsidP="0091331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08/2015 – 01/2018</w:t>
            </w:r>
          </w:p>
        </w:tc>
      </w:tr>
      <w:tr w:rsidR="00D5280E" w:rsidRPr="00F44F5F" w14:paraId="69F47C1D" w14:textId="77777777" w:rsidTr="00FE0496">
        <w:tc>
          <w:tcPr>
            <w:tcW w:w="10206" w:type="dxa"/>
            <w:gridSpan w:val="13"/>
          </w:tcPr>
          <w:p w14:paraId="23575F6C" w14:textId="37ED6629" w:rsidR="001257DD" w:rsidRPr="001257DD" w:rsidRDefault="00261277" w:rsidP="001257D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Abschluss mit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IHK Preis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</w:p>
        </w:tc>
      </w:tr>
      <w:tr w:rsidR="00DA5873" w:rsidRPr="00F44F5F" w14:paraId="352B16FE" w14:textId="77777777" w:rsidTr="00947E86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6" w:author="David Döbele" w:date="2021-01-21T15:54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</w:trPr>
        <w:tc>
          <w:tcPr>
            <w:tcW w:w="10206" w:type="dxa"/>
            <w:gridSpan w:val="13"/>
            <w:vAlign w:val="bottom"/>
            <w:tcPrChange w:id="7" w:author="David Döbele" w:date="2021-01-21T15:54:00Z">
              <w:tcPr>
                <w:tcW w:w="10206" w:type="dxa"/>
                <w:gridSpan w:val="12"/>
              </w:tcPr>
            </w:tcPrChange>
          </w:tcPr>
          <w:p w14:paraId="7B34D70D" w14:textId="2AE351FD" w:rsidR="00DA5873" w:rsidRPr="00DA5873" w:rsidRDefault="00DA5873" w:rsidP="00947E86">
            <w:pPr>
              <w:rPr>
                <w:rFonts w:ascii="Times New Roman" w:hAnsi="Times New Roman" w:cs="Times New Roman"/>
                <w:b/>
                <w:sz w:val="20"/>
                <w:szCs w:val="20"/>
                <w:lang w:val="de-AT"/>
              </w:rPr>
            </w:pPr>
            <w:r w:rsidRPr="0077565D">
              <w:rPr>
                <w:rFonts w:ascii="Times New Roman" w:hAnsi="Times New Roman" w:cs="Times New Roman"/>
                <w:b/>
                <w:sz w:val="21"/>
                <w:szCs w:val="21"/>
                <w:lang w:val="de-AT"/>
              </w:rPr>
              <w:t xml:space="preserve">Mittlere Reife                                                                                                                                     </w:t>
            </w:r>
            <w:r w:rsidR="0077565D">
              <w:rPr>
                <w:rFonts w:ascii="Times New Roman" w:hAnsi="Times New Roman" w:cs="Times New Roman"/>
                <w:b/>
                <w:sz w:val="21"/>
                <w:szCs w:val="21"/>
                <w:lang w:val="de-AT"/>
              </w:rPr>
              <w:t xml:space="preserve">                 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de-AT"/>
              </w:rPr>
              <w:t>Rottenburg</w:t>
            </w:r>
          </w:p>
        </w:tc>
      </w:tr>
      <w:tr w:rsidR="00DA5873" w:rsidRPr="00F44F5F" w14:paraId="5AE1FF12" w14:textId="77777777" w:rsidTr="00FE0496">
        <w:tc>
          <w:tcPr>
            <w:tcW w:w="10206" w:type="dxa"/>
            <w:gridSpan w:val="13"/>
          </w:tcPr>
          <w:p w14:paraId="584E9CCB" w14:textId="6475A1D2" w:rsidR="00DA5873" w:rsidRPr="00DA5873" w:rsidRDefault="00DA5873" w:rsidP="0077565D">
            <w:pPr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</w:pPr>
            <w:r w:rsidRPr="00DA5873"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>Realschule im Kreuzerfeld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 xml:space="preserve"> (Schnitt 2,</w:t>
            </w:r>
            <w:r w:rsidR="0077565D"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>3)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 xml:space="preserve">                                                                                                           </w:t>
            </w:r>
            <w:ins w:id="8" w:author="David Döbele" w:date="2021-01-21T15:54:00Z">
              <w:r w:rsidR="00947E86">
                <w:rPr>
                  <w:rFonts w:ascii="Times New Roman" w:hAnsi="Times New Roman" w:cs="Times New Roman"/>
                  <w:i/>
                  <w:sz w:val="20"/>
                  <w:szCs w:val="20"/>
                  <w:lang w:val="de-AT"/>
                </w:rPr>
                <w:t xml:space="preserve">   </w:t>
              </w:r>
            </w:ins>
            <w:del w:id="9" w:author="David Döbele" w:date="2021-01-21T15:54:00Z">
              <w:r w:rsidDel="00947E86">
                <w:rPr>
                  <w:rFonts w:ascii="Times New Roman" w:hAnsi="Times New Roman" w:cs="Times New Roman"/>
                  <w:i/>
                  <w:sz w:val="20"/>
                  <w:szCs w:val="20"/>
                  <w:lang w:val="de-AT"/>
                </w:rPr>
                <w:delText xml:space="preserve">      </w:delText>
              </w:r>
            </w:del>
            <w:r w:rsidRPr="00DA5873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09/2009</w:t>
            </w:r>
            <w:ins w:id="10" w:author="David Döbele" w:date="2021-01-21T15:54:00Z">
              <w:r w:rsidR="00947E86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t xml:space="preserve"> </w:t>
              </w:r>
            </w:ins>
            <w:del w:id="11" w:author="David Döbele" w:date="2021-01-21T15:54:00Z">
              <w:r w:rsidRPr="00DA5873" w:rsidDel="00947E86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delText>-</w:delText>
              </w:r>
            </w:del>
            <w:ins w:id="12" w:author="David Döbele" w:date="2021-01-21T15:54:00Z">
              <w:r w:rsidR="00947E86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t xml:space="preserve">– </w:t>
              </w:r>
            </w:ins>
            <w:r w:rsidRPr="00DA5873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04/2015</w:t>
            </w:r>
          </w:p>
        </w:tc>
      </w:tr>
      <w:tr w:rsidR="00E55D90" w:rsidRPr="00F44F5F" w14:paraId="3A2665B3" w14:textId="77777777" w:rsidTr="00FE0496">
        <w:trPr>
          <w:trHeight w:val="510"/>
        </w:trPr>
        <w:tc>
          <w:tcPr>
            <w:tcW w:w="10206" w:type="dxa"/>
            <w:gridSpan w:val="13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F44F5F" w14:paraId="127C64E2" w14:textId="77777777" w:rsidTr="00FE0496">
        <w:trPr>
          <w:trHeight w:val="283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7E190443" w:rsidR="00E55D90" w:rsidRPr="00F44F5F" w:rsidRDefault="00261277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Kreissparkasse Tübingen </w:t>
            </w:r>
          </w:p>
        </w:tc>
        <w:tc>
          <w:tcPr>
            <w:tcW w:w="3685" w:type="dxa"/>
            <w:gridSpan w:val="7"/>
            <w:tcBorders>
              <w:top w:val="single" w:sz="4" w:space="0" w:color="auto"/>
            </w:tcBorders>
            <w:vAlign w:val="bottom"/>
          </w:tcPr>
          <w:p w14:paraId="4820196E" w14:textId="677D534B" w:rsidR="00E55D90" w:rsidRPr="00F44F5F" w:rsidRDefault="00DA5873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Tübingen</w:t>
            </w:r>
          </w:p>
        </w:tc>
      </w:tr>
      <w:tr w:rsidR="00E55D90" w:rsidRPr="00F44F5F" w14:paraId="335D84E9" w14:textId="77777777" w:rsidTr="00FE0496">
        <w:tc>
          <w:tcPr>
            <w:tcW w:w="5954" w:type="dxa"/>
            <w:gridSpan w:val="5"/>
          </w:tcPr>
          <w:p w14:paraId="6B94D173" w14:textId="77777777" w:rsidR="00E55D90" w:rsidDel="00947E86" w:rsidRDefault="00261277" w:rsidP="00261277">
            <w:pPr>
              <w:rPr>
                <w:del w:id="13" w:author="David Döbele" w:date="2021-01-21T15:54:00Z"/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Filialleiter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und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Individualkundenberater</w:t>
            </w:r>
            <w:proofErr w:type="spellEnd"/>
          </w:p>
          <w:p w14:paraId="20B1570F" w14:textId="62D39F58" w:rsidR="00261277" w:rsidRPr="00F44F5F" w:rsidRDefault="00261277" w:rsidP="0026127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4252" w:type="dxa"/>
            <w:gridSpan w:val="8"/>
          </w:tcPr>
          <w:p w14:paraId="0475B997" w14:textId="767C4DC7" w:rsidR="00E55D90" w:rsidRPr="00F44F5F" w:rsidRDefault="0077565D" w:rsidP="0077565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/2019 </w:t>
            </w:r>
            <w:del w:id="14" w:author="David Döbele" w:date="2021-01-21T15:54:00Z">
              <w:r w:rsidDel="00947E86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-</w:delText>
              </w:r>
            </w:del>
            <w:ins w:id="15" w:author="David Döbele" w:date="2021-01-21T15:54:00Z">
              <w:r w:rsidR="00947E86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 xml:space="preserve">– </w:t>
              </w:r>
            </w:ins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F44F5F" w14:paraId="54C3D64C" w14:textId="77777777" w:rsidTr="00FE0496">
        <w:tc>
          <w:tcPr>
            <w:tcW w:w="10206" w:type="dxa"/>
            <w:gridSpan w:val="13"/>
          </w:tcPr>
          <w:p w14:paraId="215A4FAD" w14:textId="77777777" w:rsidR="00261277" w:rsidRPr="00F86117" w:rsidRDefault="00261277" w:rsidP="00261277">
            <w:pPr>
              <w:pStyle w:val="Textbody"/>
              <w:numPr>
                <w:ilvl w:val="0"/>
                <w:numId w:val="31"/>
              </w:numPr>
              <w:spacing w:after="0"/>
              <w:rPr>
                <w:rFonts w:eastAsia="NSimSun" w:cs="Times New Roman"/>
                <w:sz w:val="20"/>
                <w:szCs w:val="20"/>
              </w:rPr>
            </w:pPr>
            <w:proofErr w:type="spellStart"/>
            <w:r w:rsidRPr="00F86117">
              <w:rPr>
                <w:rFonts w:eastAsia="DejaVu Serif" w:cs="Times New Roman"/>
                <w:sz w:val="20"/>
                <w:szCs w:val="20"/>
              </w:rPr>
              <w:t>Mitarbeitercoaching</w:t>
            </w:r>
            <w:proofErr w:type="spellEnd"/>
            <w:r w:rsidRPr="00F86117">
              <w:rPr>
                <w:rFonts w:eastAsia="DejaVu Serif" w:cs="Times New Roman"/>
                <w:sz w:val="20"/>
                <w:szCs w:val="20"/>
              </w:rPr>
              <w:t xml:space="preserve">, </w:t>
            </w:r>
            <w:proofErr w:type="spellStart"/>
            <w:r w:rsidRPr="00F86117">
              <w:rPr>
                <w:rFonts w:eastAsia="DejaVu Serif" w:cs="Times New Roman"/>
                <w:sz w:val="20"/>
                <w:szCs w:val="20"/>
              </w:rPr>
              <w:t>Zielorientiere</w:t>
            </w:r>
            <w:proofErr w:type="spellEnd"/>
            <w:r w:rsidRPr="00F86117">
              <w:rPr>
                <w:rFonts w:eastAsia="DejaVu Serif" w:cs="Times New Roman"/>
                <w:sz w:val="20"/>
                <w:szCs w:val="20"/>
              </w:rPr>
              <w:t xml:space="preserve"> </w:t>
            </w:r>
            <w:proofErr w:type="spellStart"/>
            <w:r w:rsidRPr="00F86117">
              <w:rPr>
                <w:rFonts w:eastAsia="DejaVu Serif" w:cs="Times New Roman"/>
                <w:sz w:val="20"/>
                <w:szCs w:val="20"/>
              </w:rPr>
              <w:t>Führung</w:t>
            </w:r>
            <w:proofErr w:type="spellEnd"/>
            <w:r w:rsidRPr="00F86117">
              <w:rPr>
                <w:rFonts w:eastAsia="DejaVu Serif" w:cs="Times New Roman"/>
                <w:sz w:val="20"/>
                <w:szCs w:val="20"/>
              </w:rPr>
              <w:t xml:space="preserve">, </w:t>
            </w:r>
            <w:proofErr w:type="spellStart"/>
            <w:r w:rsidRPr="00F86117">
              <w:rPr>
                <w:rFonts w:eastAsia="DejaVu Serif" w:cs="Times New Roman"/>
                <w:sz w:val="20"/>
                <w:szCs w:val="20"/>
              </w:rPr>
              <w:t>Vertriebssteuerung</w:t>
            </w:r>
            <w:proofErr w:type="spellEnd"/>
            <w:r w:rsidRPr="00F86117">
              <w:rPr>
                <w:rFonts w:eastAsia="DejaVu Serif" w:cs="Times New Roman"/>
                <w:sz w:val="20"/>
                <w:szCs w:val="20"/>
              </w:rPr>
              <w:t xml:space="preserve">, </w:t>
            </w:r>
            <w:proofErr w:type="spellStart"/>
            <w:r w:rsidRPr="00F86117">
              <w:rPr>
                <w:rFonts w:eastAsia="DejaVu Serif" w:cs="Times New Roman"/>
                <w:sz w:val="20"/>
                <w:szCs w:val="20"/>
              </w:rPr>
              <w:t>Ressourcenplanung</w:t>
            </w:r>
            <w:proofErr w:type="spellEnd"/>
          </w:p>
          <w:p w14:paraId="20AF6AA1" w14:textId="77777777" w:rsidR="00261277" w:rsidRPr="00F86117" w:rsidRDefault="00261277" w:rsidP="00261277">
            <w:pPr>
              <w:pStyle w:val="Textbody"/>
              <w:numPr>
                <w:ilvl w:val="0"/>
                <w:numId w:val="31"/>
              </w:numPr>
              <w:spacing w:after="0"/>
              <w:rPr>
                <w:rFonts w:eastAsia="NSimSun" w:cs="Times New Roman"/>
                <w:sz w:val="20"/>
                <w:szCs w:val="20"/>
                <w:lang w:val="de-DE"/>
              </w:rPr>
            </w:pPr>
            <w:r w:rsidRPr="00F86117">
              <w:rPr>
                <w:rFonts w:eastAsia="DejaVu Serif" w:cs="Times New Roman"/>
                <w:sz w:val="20"/>
                <w:szCs w:val="20"/>
                <w:lang w:val="de-DE"/>
              </w:rPr>
              <w:t xml:space="preserve">Ausarbeitung und Umsetzung operativer Vertriebsstrategien </w:t>
            </w:r>
          </w:p>
          <w:p w14:paraId="049A609C" w14:textId="77777777" w:rsidR="00261277" w:rsidRPr="00F86117" w:rsidRDefault="00261277" w:rsidP="00261277">
            <w:pPr>
              <w:pStyle w:val="Textbody"/>
              <w:numPr>
                <w:ilvl w:val="0"/>
                <w:numId w:val="31"/>
              </w:numPr>
              <w:spacing w:after="0"/>
              <w:rPr>
                <w:rFonts w:eastAsia="NSimSun" w:cs="Times New Roman"/>
                <w:sz w:val="20"/>
                <w:szCs w:val="20"/>
              </w:rPr>
            </w:pPr>
            <w:proofErr w:type="spellStart"/>
            <w:r w:rsidRPr="00F86117">
              <w:rPr>
                <w:rFonts w:eastAsia="DejaVu Serif" w:cs="Times New Roman"/>
                <w:sz w:val="20"/>
                <w:szCs w:val="20"/>
              </w:rPr>
              <w:t>Beratung</w:t>
            </w:r>
            <w:proofErr w:type="spellEnd"/>
            <w:r w:rsidRPr="00F86117">
              <w:rPr>
                <w:rFonts w:eastAsia="DejaVu Serif" w:cs="Times New Roman"/>
                <w:sz w:val="20"/>
                <w:szCs w:val="20"/>
              </w:rPr>
              <w:t xml:space="preserve"> der </w:t>
            </w:r>
            <w:proofErr w:type="spellStart"/>
            <w:r w:rsidRPr="00F86117">
              <w:rPr>
                <w:rFonts w:eastAsia="DejaVu Serif" w:cs="Times New Roman"/>
                <w:sz w:val="20"/>
                <w:szCs w:val="20"/>
              </w:rPr>
              <w:t>vermögenden</w:t>
            </w:r>
            <w:proofErr w:type="spellEnd"/>
            <w:r w:rsidRPr="00F86117">
              <w:rPr>
                <w:rFonts w:eastAsia="DejaVu Serif" w:cs="Times New Roman"/>
                <w:sz w:val="20"/>
                <w:szCs w:val="20"/>
              </w:rPr>
              <w:t xml:space="preserve"> </w:t>
            </w:r>
            <w:proofErr w:type="spellStart"/>
            <w:r w:rsidRPr="00F86117">
              <w:rPr>
                <w:rFonts w:eastAsia="DejaVu Serif" w:cs="Times New Roman"/>
                <w:sz w:val="20"/>
                <w:szCs w:val="20"/>
              </w:rPr>
              <w:t>Privatkunden</w:t>
            </w:r>
            <w:proofErr w:type="spellEnd"/>
          </w:p>
          <w:p w14:paraId="3178E40A" w14:textId="77777777" w:rsidR="00261277" w:rsidRPr="00F86117" w:rsidRDefault="00261277" w:rsidP="00261277">
            <w:pPr>
              <w:pStyle w:val="Textbody"/>
              <w:numPr>
                <w:ilvl w:val="0"/>
                <w:numId w:val="32"/>
              </w:numPr>
              <w:spacing w:after="0"/>
              <w:rPr>
                <w:rFonts w:eastAsia="NSimSun" w:cs="Times New Roman"/>
                <w:sz w:val="20"/>
                <w:szCs w:val="20"/>
                <w:lang w:val="de-DE"/>
              </w:rPr>
            </w:pPr>
            <w:r w:rsidRPr="00F86117">
              <w:rPr>
                <w:rFonts w:eastAsia="DejaVu Serif" w:cs="Times New Roman"/>
                <w:sz w:val="20"/>
                <w:szCs w:val="20"/>
                <w:lang w:val="de-DE"/>
              </w:rPr>
              <w:t>Neukundenakquise</w:t>
            </w:r>
          </w:p>
          <w:p w14:paraId="05D12349" w14:textId="77777777" w:rsidR="00261277" w:rsidRPr="00F86117" w:rsidRDefault="00261277" w:rsidP="00261277">
            <w:pPr>
              <w:pStyle w:val="Textbody"/>
              <w:numPr>
                <w:ilvl w:val="0"/>
                <w:numId w:val="32"/>
              </w:numPr>
              <w:spacing w:after="0"/>
              <w:rPr>
                <w:rFonts w:eastAsia="NSimSun" w:cs="Times New Roman"/>
                <w:sz w:val="20"/>
                <w:szCs w:val="20"/>
              </w:rPr>
            </w:pPr>
            <w:proofErr w:type="spellStart"/>
            <w:r w:rsidRPr="00F86117">
              <w:rPr>
                <w:rFonts w:eastAsia="DejaVu Serif" w:cs="Times New Roman"/>
                <w:sz w:val="20"/>
                <w:szCs w:val="20"/>
              </w:rPr>
              <w:t>Ausbildungsbeauftragter</w:t>
            </w:r>
            <w:proofErr w:type="spellEnd"/>
            <w:r w:rsidRPr="00F86117">
              <w:rPr>
                <w:rFonts w:eastAsia="DejaVu Serif" w:cs="Times New Roman"/>
                <w:sz w:val="20"/>
                <w:szCs w:val="20"/>
              </w:rPr>
              <w:t xml:space="preserve">  </w:t>
            </w:r>
          </w:p>
          <w:p w14:paraId="43435E38" w14:textId="77777777" w:rsidR="00261277" w:rsidRPr="00F86117" w:rsidRDefault="00261277" w:rsidP="00261277">
            <w:pPr>
              <w:pStyle w:val="Textbody"/>
              <w:numPr>
                <w:ilvl w:val="0"/>
                <w:numId w:val="32"/>
              </w:numPr>
              <w:spacing w:after="0"/>
              <w:rPr>
                <w:rFonts w:eastAsia="NSimSun" w:cs="Times New Roman"/>
                <w:sz w:val="20"/>
                <w:szCs w:val="20"/>
                <w:lang w:val="de-DE"/>
              </w:rPr>
            </w:pPr>
            <w:r w:rsidRPr="00F86117">
              <w:rPr>
                <w:rFonts w:eastAsia="DejaVu Serif" w:cs="Times New Roman"/>
                <w:sz w:val="20"/>
                <w:szCs w:val="20"/>
                <w:lang w:val="de-DE"/>
              </w:rPr>
              <w:t>Mitarbeit an verschiedenen bankspezifischen Projekten</w:t>
            </w:r>
          </w:p>
          <w:p w14:paraId="6DD9BA0F" w14:textId="0A8254C0" w:rsidR="00E55D90" w:rsidRPr="00261277" w:rsidRDefault="00261277" w:rsidP="00261277">
            <w:pPr>
              <w:pStyle w:val="Textbody"/>
              <w:numPr>
                <w:ilvl w:val="0"/>
                <w:numId w:val="29"/>
              </w:numPr>
              <w:spacing w:after="0"/>
              <w:rPr>
                <w:rFonts w:ascii="NSimSun" w:eastAsia="NSimSun" w:hAnsi="NSimSun" w:cs="NSimSun"/>
                <w:sz w:val="20"/>
                <w:szCs w:val="21"/>
              </w:rPr>
            </w:pPr>
            <w:r w:rsidRPr="00F86117">
              <w:rPr>
                <w:rFonts w:eastAsia="DejaVu Serif" w:cs="Times New Roman"/>
                <w:sz w:val="20"/>
                <w:szCs w:val="20"/>
                <w:lang w:val="de-DE"/>
              </w:rPr>
              <w:t>Jüngste Führungskraft der Bank</w:t>
            </w:r>
          </w:p>
        </w:tc>
      </w:tr>
      <w:tr w:rsidR="00AE4ED3" w:rsidRPr="00F44F5F" w14:paraId="45404236" w14:textId="77777777" w:rsidTr="00FE0496">
        <w:trPr>
          <w:trHeight w:val="346"/>
        </w:trPr>
        <w:tc>
          <w:tcPr>
            <w:tcW w:w="5523" w:type="dxa"/>
            <w:gridSpan w:val="3"/>
            <w:vAlign w:val="bottom"/>
          </w:tcPr>
          <w:p w14:paraId="3CF978EE" w14:textId="1A3EF5C1" w:rsidR="00AE4ED3" w:rsidRPr="0077565D" w:rsidRDefault="00261277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7565D">
              <w:rPr>
                <w:rFonts w:ascii="Times New Roman" w:hAnsi="Times New Roman" w:cs="Times New Roman"/>
                <w:b/>
                <w:i w:val="0"/>
                <w:sz w:val="21"/>
                <w:szCs w:val="21"/>
              </w:rPr>
              <w:t>Kreissparkasse Tübingen</w:t>
            </w:r>
          </w:p>
        </w:tc>
        <w:tc>
          <w:tcPr>
            <w:tcW w:w="4683" w:type="dxa"/>
            <w:gridSpan w:val="10"/>
            <w:vAlign w:val="bottom"/>
          </w:tcPr>
          <w:p w14:paraId="49A11F72" w14:textId="26EA3E71" w:rsidR="00AE4ED3" w:rsidRPr="00F44F5F" w:rsidRDefault="00DA5873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Tübingen</w:t>
            </w:r>
          </w:p>
        </w:tc>
      </w:tr>
      <w:tr w:rsidR="00AE4ED3" w:rsidRPr="00F44F5F" w14:paraId="16C6F7AD" w14:textId="77777777" w:rsidTr="00FE0496">
        <w:trPr>
          <w:trHeight w:val="57"/>
        </w:trPr>
        <w:tc>
          <w:tcPr>
            <w:tcW w:w="5523" w:type="dxa"/>
            <w:gridSpan w:val="3"/>
          </w:tcPr>
          <w:p w14:paraId="11E162CD" w14:textId="77777777" w:rsidR="001257DD" w:rsidDel="00947E86" w:rsidRDefault="00261277" w:rsidP="00AE4ED3">
            <w:pPr>
              <w:pStyle w:val="Bullets"/>
              <w:numPr>
                <w:ilvl w:val="0"/>
                <w:numId w:val="0"/>
              </w:numPr>
              <w:rPr>
                <w:del w:id="16" w:author="David Döbele" w:date="2021-01-21T15:54:00Z"/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Individualkundenberater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und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stellvertretender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Filialleiter</w:t>
            </w:r>
            <w:proofErr w:type="spellEnd"/>
          </w:p>
          <w:p w14:paraId="5D8760E9" w14:textId="12DF0C23" w:rsidR="0077565D" w:rsidRPr="00DA5873" w:rsidRDefault="0077565D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83" w:type="dxa"/>
            <w:gridSpan w:val="10"/>
          </w:tcPr>
          <w:p w14:paraId="2D9DB8CA" w14:textId="3AE58A00" w:rsidR="00AE4ED3" w:rsidRPr="00F44F5F" w:rsidRDefault="0077565D" w:rsidP="0077565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01/2018</w:t>
            </w:r>
            <w:r w:rsidR="00AE4ED3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12</w:t>
            </w:r>
            <w:r w:rsidR="00AE4ED3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/2019</w:t>
            </w:r>
          </w:p>
        </w:tc>
      </w:tr>
      <w:tr w:rsidR="00AE4ED3" w:rsidRPr="00F44F5F" w14:paraId="7660C4BA" w14:textId="77777777" w:rsidTr="00FE0496">
        <w:trPr>
          <w:trHeight w:val="57"/>
        </w:trPr>
        <w:tc>
          <w:tcPr>
            <w:tcW w:w="10206" w:type="dxa"/>
            <w:gridSpan w:val="13"/>
          </w:tcPr>
          <w:p w14:paraId="2B6FC01B" w14:textId="2686F3C2" w:rsidR="00261277" w:rsidRPr="00F86117" w:rsidRDefault="00261277" w:rsidP="00261277">
            <w:pPr>
              <w:pStyle w:val="Bullets"/>
              <w:rPr>
                <w:rFonts w:ascii="Times New Roman" w:eastAsia="NSimSun" w:hAnsi="Times New Roman" w:cs="Times New Roman"/>
                <w:i w:val="0"/>
                <w:sz w:val="20"/>
                <w:szCs w:val="20"/>
              </w:rPr>
            </w:pPr>
            <w:r w:rsidRPr="00F86117">
              <w:rPr>
                <w:rFonts w:ascii="Times New Roman" w:hAnsi="Times New Roman" w:cs="Times New Roman"/>
                <w:i w:val="0"/>
                <w:sz w:val="20"/>
                <w:szCs w:val="20"/>
              </w:rPr>
              <w:t>Beratung der vermögenden Privatkunden im Bereich Wertpapier, Versicherungs</w:t>
            </w:r>
            <w:ins w:id="17" w:author="David Döbele" w:date="2021-01-21T15:57:00Z">
              <w:r w:rsidR="00035F7D">
                <w:rPr>
                  <w:rFonts w:ascii="Times New Roman" w:hAnsi="Times New Roman" w:cs="Times New Roman"/>
                  <w:i w:val="0"/>
                  <w:sz w:val="20"/>
                  <w:szCs w:val="20"/>
                </w:rPr>
                <w:t>-</w:t>
              </w:r>
            </w:ins>
            <w:r w:rsidRPr="00F86117">
              <w:rPr>
                <w:rFonts w:ascii="Times New Roman" w:hAnsi="Times New Roman" w:cs="Times New Roman"/>
                <w:i w:val="0"/>
                <w:sz w:val="20"/>
                <w:szCs w:val="20"/>
              </w:rPr>
              <w:t xml:space="preserve"> und Finanzierungsgeschäft, Generationenmanagement</w:t>
            </w:r>
          </w:p>
          <w:p w14:paraId="792983A1" w14:textId="77777777" w:rsidR="00261277" w:rsidRPr="00F86117" w:rsidRDefault="00261277" w:rsidP="00261277">
            <w:pPr>
              <w:pStyle w:val="Bullets"/>
              <w:rPr>
                <w:rFonts w:ascii="Times New Roman" w:eastAsia="NSimSun" w:hAnsi="Times New Roman" w:cs="Times New Roman"/>
                <w:i w:val="0"/>
                <w:sz w:val="20"/>
                <w:szCs w:val="20"/>
              </w:rPr>
            </w:pPr>
            <w:r w:rsidRPr="00F86117">
              <w:rPr>
                <w:rFonts w:ascii="Times New Roman" w:hAnsi="Times New Roman" w:cs="Times New Roman"/>
                <w:i w:val="0"/>
                <w:sz w:val="20"/>
                <w:szCs w:val="20"/>
              </w:rPr>
              <w:t xml:space="preserve">Neukundenakquise </w:t>
            </w:r>
          </w:p>
          <w:p w14:paraId="48AB9DB1" w14:textId="77777777" w:rsidR="00261277" w:rsidRPr="00F86117" w:rsidRDefault="00261277" w:rsidP="00261277">
            <w:pPr>
              <w:pStyle w:val="Bullets"/>
              <w:rPr>
                <w:rFonts w:ascii="Times New Roman" w:eastAsia="NSimSun" w:hAnsi="Times New Roman" w:cs="Times New Roman"/>
                <w:i w:val="0"/>
                <w:sz w:val="20"/>
                <w:szCs w:val="20"/>
              </w:rPr>
            </w:pPr>
            <w:r w:rsidRPr="00F86117">
              <w:rPr>
                <w:rFonts w:ascii="Times New Roman" w:hAnsi="Times New Roman" w:cs="Times New Roman"/>
                <w:i w:val="0"/>
                <w:sz w:val="20"/>
                <w:szCs w:val="20"/>
              </w:rPr>
              <w:t>Mitarbeit an verschiedenen bankspezifischen Projekten</w:t>
            </w:r>
          </w:p>
          <w:p w14:paraId="132465C4" w14:textId="7ACD5FD8" w:rsidR="00AE4ED3" w:rsidRPr="00FE0496" w:rsidRDefault="00261277" w:rsidP="00261277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F86117">
              <w:rPr>
                <w:rFonts w:ascii="Times New Roman" w:hAnsi="Times New Roman" w:cs="Times New Roman"/>
                <w:i w:val="0"/>
                <w:sz w:val="20"/>
                <w:szCs w:val="20"/>
              </w:rPr>
              <w:t>Jüngster Berater im gehobenen Kundensegment</w:t>
            </w:r>
          </w:p>
        </w:tc>
      </w:tr>
      <w:tr w:rsidR="00E55D90" w:rsidRPr="00F44F5F" w14:paraId="414B4085" w14:textId="77777777" w:rsidTr="00FE0496">
        <w:trPr>
          <w:trHeight w:val="510"/>
        </w:trPr>
        <w:tc>
          <w:tcPr>
            <w:tcW w:w="10206" w:type="dxa"/>
            <w:gridSpan w:val="13"/>
            <w:tcBorders>
              <w:bottom w:val="single" w:sz="4" w:space="0" w:color="auto"/>
            </w:tcBorders>
            <w:vAlign w:val="bottom"/>
          </w:tcPr>
          <w:p w14:paraId="4741C5BA" w14:textId="19C0BC96" w:rsidR="00E55D90" w:rsidRPr="00F44F5F" w:rsidRDefault="007356F4" w:rsidP="007356F4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ZUSATZQU</w:t>
            </w:r>
            <w:ins w:id="18" w:author="David Döbele" w:date="2021-01-21T15:55:00Z">
              <w:r w:rsidR="00947E86">
                <w:rPr>
                  <w:rFonts w:ascii="Times New Roman" w:hAnsi="Times New Roman" w:cs="Times New Roman"/>
                  <w:smallCaps w:val="0"/>
                  <w:sz w:val="28"/>
                </w:rPr>
                <w:t>A</w:t>
              </w:r>
            </w:ins>
            <w:r>
              <w:rPr>
                <w:rFonts w:ascii="Times New Roman" w:hAnsi="Times New Roman" w:cs="Times New Roman"/>
                <w:smallCaps w:val="0"/>
                <w:sz w:val="28"/>
              </w:rPr>
              <w:t>LIFIKATIONEN</w:t>
            </w:r>
          </w:p>
        </w:tc>
      </w:tr>
      <w:tr w:rsidR="00E55D90" w:rsidRPr="00F44F5F" w14:paraId="74251178" w14:textId="77777777" w:rsidTr="00FE0496">
        <w:trPr>
          <w:trHeight w:val="283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5A145121" w:rsidR="00E55D90" w:rsidRPr="00F44F5F" w:rsidRDefault="00261277" w:rsidP="00E55D90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Sparkassenakademie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Baden-Württemberg </w:t>
            </w:r>
            <w:r w:rsidR="00E55D90" w:rsidRPr="00F44F5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4683" w:type="dxa"/>
            <w:gridSpan w:val="10"/>
            <w:tcBorders>
              <w:top w:val="single" w:sz="4" w:space="0" w:color="auto"/>
            </w:tcBorders>
            <w:vAlign w:val="bottom"/>
          </w:tcPr>
          <w:p w14:paraId="58208F44" w14:textId="3BD5A2BC" w:rsidR="00E55D90" w:rsidRPr="001647AB" w:rsidRDefault="00261277" w:rsidP="00E55D9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Stuttgart</w:t>
            </w:r>
          </w:p>
        </w:tc>
      </w:tr>
      <w:tr w:rsidR="00E55D90" w:rsidRPr="00F44F5F" w14:paraId="4F59C612" w14:textId="77777777" w:rsidTr="00FE0496">
        <w:trPr>
          <w:trHeight w:val="193"/>
        </w:trPr>
        <w:tc>
          <w:tcPr>
            <w:tcW w:w="6804" w:type="dxa"/>
            <w:gridSpan w:val="7"/>
          </w:tcPr>
          <w:p w14:paraId="32F07601" w14:textId="0797EA91" w:rsidR="00E55D90" w:rsidRPr="001647AB" w:rsidRDefault="00261277" w:rsidP="00E55D90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Geprüfter Individualkundenberater (SBW)</w:t>
            </w:r>
          </w:p>
        </w:tc>
        <w:tc>
          <w:tcPr>
            <w:tcW w:w="3402" w:type="dxa"/>
            <w:gridSpan w:val="6"/>
          </w:tcPr>
          <w:p w14:paraId="45DD2178" w14:textId="0247F84D" w:rsidR="00E55D90" w:rsidRPr="00F44F5F" w:rsidRDefault="00E55D90" w:rsidP="00E55D9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09/2019 – </w:t>
            </w: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F44F5F" w14:paraId="02437711" w14:textId="77777777" w:rsidTr="00FE0496">
        <w:trPr>
          <w:trHeight w:val="193"/>
        </w:trPr>
        <w:tc>
          <w:tcPr>
            <w:tcW w:w="10206" w:type="dxa"/>
            <w:gridSpan w:val="13"/>
          </w:tcPr>
          <w:p w14:paraId="68CFAD97" w14:textId="745C4D33" w:rsidR="00E55D90" w:rsidRPr="00FE0496" w:rsidRDefault="00261277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Voraussichtlicher Abschluss 05/2022</w:t>
            </w:r>
          </w:p>
        </w:tc>
      </w:tr>
      <w:tr w:rsidR="00FE0496" w:rsidRPr="00F44F5F" w14:paraId="3B26943D" w14:textId="77777777" w:rsidTr="00FE0496">
        <w:trPr>
          <w:trHeight w:val="346"/>
        </w:trPr>
        <w:tc>
          <w:tcPr>
            <w:tcW w:w="5954" w:type="dxa"/>
            <w:gridSpan w:val="5"/>
            <w:vAlign w:val="bottom"/>
          </w:tcPr>
          <w:p w14:paraId="11E538C2" w14:textId="089A4A65" w:rsidR="00FE0496" w:rsidRPr="00F44F5F" w:rsidRDefault="00F86117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Sparkassenakademie Baden-Württemberg </w:t>
            </w:r>
          </w:p>
        </w:tc>
        <w:tc>
          <w:tcPr>
            <w:tcW w:w="4252" w:type="dxa"/>
            <w:gridSpan w:val="8"/>
            <w:vAlign w:val="bottom"/>
          </w:tcPr>
          <w:p w14:paraId="21BF18C9" w14:textId="02BD191F" w:rsidR="00FE0496" w:rsidRPr="001647AB" w:rsidRDefault="00F86117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Stuttgart</w:t>
            </w:r>
          </w:p>
        </w:tc>
      </w:tr>
      <w:tr w:rsidR="00FE0496" w:rsidRPr="00F44F5F" w14:paraId="04BFDD79" w14:textId="77777777" w:rsidTr="00FE0496">
        <w:trPr>
          <w:trHeight w:val="20"/>
        </w:trPr>
        <w:tc>
          <w:tcPr>
            <w:tcW w:w="8364" w:type="dxa"/>
            <w:gridSpan w:val="12"/>
          </w:tcPr>
          <w:p w14:paraId="5D908AF7" w14:textId="61F121C6" w:rsidR="00FE0496" w:rsidRPr="00F44F5F" w:rsidRDefault="00F86117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Ausbilderschein </w:t>
            </w:r>
            <w:r w:rsidR="0077565D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(86/100 Punkte)</w:t>
            </w:r>
          </w:p>
        </w:tc>
        <w:tc>
          <w:tcPr>
            <w:tcW w:w="1842" w:type="dxa"/>
          </w:tcPr>
          <w:p w14:paraId="0D2FFB14" w14:textId="30525CB5" w:rsidR="00FE0496" w:rsidRPr="001647AB" w:rsidRDefault="00F86117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11/2020</w:t>
            </w:r>
          </w:p>
        </w:tc>
      </w:tr>
      <w:tr w:rsidR="00FE0496" w:rsidRPr="00F44F5F" w14:paraId="66A58453" w14:textId="77777777" w:rsidTr="00FE0496">
        <w:trPr>
          <w:trHeight w:val="20"/>
        </w:trPr>
        <w:tc>
          <w:tcPr>
            <w:tcW w:w="10206" w:type="dxa"/>
            <w:gridSpan w:val="13"/>
          </w:tcPr>
          <w:p w14:paraId="50B5B9CB" w14:textId="3C3B9EE5" w:rsidR="00FE0496" w:rsidRPr="001647AB" w:rsidRDefault="00F86117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Weiterbildung im Bereich Arbeitsrecht, Azubigewinnung und Entwicklung </w:t>
            </w:r>
          </w:p>
        </w:tc>
      </w:tr>
      <w:tr w:rsidR="00FE0496" w:rsidRPr="00F44F5F" w14:paraId="4028871F" w14:textId="77777777" w:rsidTr="00FE0496">
        <w:trPr>
          <w:trHeight w:val="346"/>
        </w:trPr>
        <w:tc>
          <w:tcPr>
            <w:tcW w:w="5954" w:type="dxa"/>
            <w:gridSpan w:val="5"/>
            <w:vAlign w:val="bottom"/>
          </w:tcPr>
          <w:p w14:paraId="3B81DA34" w14:textId="3E461C1D" w:rsidR="00FE0496" w:rsidRPr="00F44F5F" w:rsidRDefault="00F86117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Sparkassenakademie Baden-Württemberg </w:t>
            </w:r>
          </w:p>
        </w:tc>
        <w:tc>
          <w:tcPr>
            <w:tcW w:w="4252" w:type="dxa"/>
            <w:gridSpan w:val="8"/>
            <w:vAlign w:val="bottom"/>
          </w:tcPr>
          <w:p w14:paraId="7F9CDF1E" w14:textId="09D6088C" w:rsidR="00FE0496" w:rsidRPr="001647AB" w:rsidRDefault="00F86117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Stuttgart</w:t>
            </w:r>
          </w:p>
        </w:tc>
      </w:tr>
      <w:tr w:rsidR="00FE0496" w:rsidRPr="00F44F5F" w14:paraId="7B2F81B2" w14:textId="77777777" w:rsidTr="00FE0496">
        <w:trPr>
          <w:trHeight w:val="57"/>
        </w:trPr>
        <w:tc>
          <w:tcPr>
            <w:tcW w:w="7655" w:type="dxa"/>
            <w:gridSpan w:val="11"/>
          </w:tcPr>
          <w:p w14:paraId="099DE2C5" w14:textId="0C9ED904" w:rsidR="00FE0496" w:rsidRPr="00F44F5F" w:rsidRDefault="00F86117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Geprüfter Privatkundenberater (SBW)</w:t>
            </w:r>
          </w:p>
        </w:tc>
        <w:tc>
          <w:tcPr>
            <w:tcW w:w="2551" w:type="dxa"/>
            <w:gridSpan w:val="2"/>
          </w:tcPr>
          <w:p w14:paraId="091163D4" w14:textId="1302B4AE" w:rsidR="00FE0496" w:rsidRPr="00035F7D" w:rsidRDefault="00F86117" w:rsidP="00035F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  <w:rPrChange w:id="19" w:author="David Döbele" w:date="2021-01-21T15:56:00Z">
                  <w:rPr>
                    <w:rFonts w:ascii="Times New Roman" w:hAnsi="Times New Roman" w:cs="Times New Roman"/>
                    <w:b/>
                    <w:bCs/>
                    <w:i w:val="0"/>
                    <w:iCs w:val="0"/>
                    <w:sz w:val="20"/>
                    <w:szCs w:val="20"/>
                  </w:rPr>
                </w:rPrChange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04/2019</w:t>
            </w:r>
            <w:ins w:id="20" w:author="David Döbele" w:date="2021-01-21T15:56:00Z">
              <w:r w:rsidR="00035F7D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t xml:space="preserve"> </w:t>
              </w:r>
            </w:ins>
            <w:del w:id="21" w:author="David Döbele" w:date="2021-01-21T15:56:00Z">
              <w:r w:rsidDel="00035F7D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>-</w:delText>
              </w:r>
            </w:del>
            <w:ins w:id="22" w:author="David Döbele" w:date="2021-01-21T15:56:00Z">
              <w:r w:rsidR="00035F7D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t xml:space="preserve">– </w:t>
              </w:r>
            </w:ins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07/2020</w:t>
            </w:r>
          </w:p>
        </w:tc>
      </w:tr>
      <w:tr w:rsidR="00FE0496" w:rsidRPr="00F44F5F" w14:paraId="2618F0FF" w14:textId="77777777" w:rsidTr="00FE0496">
        <w:trPr>
          <w:trHeight w:val="57"/>
        </w:trPr>
        <w:tc>
          <w:tcPr>
            <w:tcW w:w="10206" w:type="dxa"/>
            <w:gridSpan w:val="13"/>
            <w:vAlign w:val="bottom"/>
          </w:tcPr>
          <w:p w14:paraId="1570DE9D" w14:textId="3E82E103" w:rsidR="00FE0496" w:rsidRPr="00FE0496" w:rsidRDefault="00F86117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Abschluss „mit besonderem Erfolg“</w:t>
            </w:r>
          </w:p>
        </w:tc>
      </w:tr>
      <w:tr w:rsidR="00E55D90" w:rsidRPr="00F44F5F" w14:paraId="4AF19DD1" w14:textId="77777777" w:rsidTr="00FE0496">
        <w:trPr>
          <w:trHeight w:val="346"/>
        </w:trPr>
        <w:tc>
          <w:tcPr>
            <w:tcW w:w="5954" w:type="dxa"/>
            <w:gridSpan w:val="5"/>
            <w:vAlign w:val="bottom"/>
          </w:tcPr>
          <w:p w14:paraId="7756FD9A" w14:textId="1D005E6B" w:rsidR="00E55D90" w:rsidRPr="00F44F5F" w:rsidRDefault="00F86117" w:rsidP="00F8611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Erasmus+ Auslandsaufenthalt in Portsmouth </w:t>
            </w:r>
          </w:p>
        </w:tc>
        <w:tc>
          <w:tcPr>
            <w:tcW w:w="4252" w:type="dxa"/>
            <w:gridSpan w:val="8"/>
            <w:vAlign w:val="bottom"/>
          </w:tcPr>
          <w:p w14:paraId="30626CB8" w14:textId="3F3A84CA" w:rsidR="00E55D90" w:rsidRPr="001647AB" w:rsidRDefault="00F86117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Portsmouth/UK</w:t>
            </w:r>
          </w:p>
        </w:tc>
      </w:tr>
      <w:tr w:rsidR="00035F7D" w:rsidRPr="00F44F5F" w14:paraId="7ECB507F" w14:textId="77777777" w:rsidTr="00035F7D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3" w:author="David Döbele" w:date="2021-01-21T15:56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193"/>
          <w:trPrChange w:id="24" w:author="David Döbele" w:date="2021-01-21T15:56:00Z">
            <w:trPr>
              <w:trHeight w:val="193"/>
            </w:trPr>
          </w:trPrChange>
        </w:trPr>
        <w:tc>
          <w:tcPr>
            <w:tcW w:w="7230" w:type="dxa"/>
            <w:gridSpan w:val="9"/>
            <w:tcPrChange w:id="25" w:author="David Döbele" w:date="2021-01-21T15:56:00Z">
              <w:tcPr>
                <w:tcW w:w="5103" w:type="dxa"/>
                <w:gridSpan w:val="2"/>
              </w:tcPr>
            </w:tcPrChange>
          </w:tcPr>
          <w:p w14:paraId="70BEE978" w14:textId="77777777" w:rsidR="00035F7D" w:rsidRPr="00035F7D" w:rsidRDefault="00035F7D" w:rsidP="00035F7D">
            <w:pPr>
              <w:pStyle w:val="Beschreibung"/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</w:pPr>
            <w:r w:rsidRPr="00035F7D">
              <w:rPr>
                <w:rFonts w:ascii="Times New Roman" w:hAnsi="Times New Roman" w:cs="Times New Roman"/>
                <w:i/>
                <w:sz w:val="20"/>
                <w:szCs w:val="20"/>
                <w:lang w:val="de-AT"/>
                <w:rPrChange w:id="26" w:author="David Döbele" w:date="2021-01-21T15:56:00Z">
                  <w:rPr>
                    <w:rFonts w:ascii="Times New Roman" w:hAnsi="Times New Roman" w:cs="Times New Roman"/>
                    <w:iCs/>
                    <w:sz w:val="20"/>
                    <w:szCs w:val="20"/>
                    <w:lang w:val="de-AT"/>
                  </w:rPr>
                </w:rPrChange>
              </w:rPr>
              <w:t xml:space="preserve">Sprachkurs Business Englisch, Praktikum an der Meridian School </w:t>
            </w:r>
            <w:proofErr w:type="spellStart"/>
            <w:r w:rsidRPr="00035F7D">
              <w:rPr>
                <w:rFonts w:ascii="Times New Roman" w:hAnsi="Times New Roman" w:cs="Times New Roman"/>
                <w:i/>
                <w:sz w:val="20"/>
                <w:szCs w:val="20"/>
                <w:lang w:val="de-AT"/>
                <w:rPrChange w:id="27" w:author="David Döbele" w:date="2021-01-21T15:56:00Z">
                  <w:rPr>
                    <w:rFonts w:ascii="Times New Roman" w:hAnsi="Times New Roman" w:cs="Times New Roman"/>
                    <w:iCs/>
                    <w:sz w:val="20"/>
                    <w:szCs w:val="20"/>
                    <w:lang w:val="de-AT"/>
                  </w:rPr>
                </w:rPrChange>
              </w:rPr>
              <w:t>of</w:t>
            </w:r>
            <w:proofErr w:type="spellEnd"/>
            <w:r w:rsidRPr="00035F7D">
              <w:rPr>
                <w:rFonts w:ascii="Times New Roman" w:hAnsi="Times New Roman" w:cs="Times New Roman"/>
                <w:i/>
                <w:sz w:val="20"/>
                <w:szCs w:val="20"/>
                <w:lang w:val="de-AT"/>
                <w:rPrChange w:id="28" w:author="David Döbele" w:date="2021-01-21T15:56:00Z">
                  <w:rPr>
                    <w:rFonts w:ascii="Times New Roman" w:hAnsi="Times New Roman" w:cs="Times New Roman"/>
                    <w:iCs/>
                    <w:sz w:val="20"/>
                    <w:szCs w:val="20"/>
                    <w:lang w:val="de-AT"/>
                  </w:rPr>
                </w:rPrChange>
              </w:rPr>
              <w:t xml:space="preserve"> English </w:t>
            </w:r>
          </w:p>
        </w:tc>
        <w:tc>
          <w:tcPr>
            <w:tcW w:w="2976" w:type="dxa"/>
            <w:gridSpan w:val="4"/>
            <w:vAlign w:val="bottom"/>
            <w:tcPrChange w:id="29" w:author="David Döbele" w:date="2021-01-21T15:56:00Z">
              <w:tcPr>
                <w:tcW w:w="5103" w:type="dxa"/>
                <w:gridSpan w:val="10"/>
              </w:tcPr>
            </w:tcPrChange>
          </w:tcPr>
          <w:p w14:paraId="2CC438FF" w14:textId="033680A8" w:rsidR="00035F7D" w:rsidRPr="00035F7D" w:rsidRDefault="00035F7D" w:rsidP="00035F7D">
            <w:pPr>
              <w:pStyle w:val="Beschreibung"/>
              <w:jc w:val="right"/>
              <w:rPr>
                <w:rFonts w:ascii="Times New Roman" w:hAnsi="Times New Roman" w:cs="Times New Roman"/>
                <w:i/>
                <w:sz w:val="20"/>
                <w:szCs w:val="20"/>
                <w:lang w:val="de-AT"/>
                <w:rPrChange w:id="30" w:author="David Döbele" w:date="2021-01-21T15:56:00Z">
                  <w:rPr>
                    <w:rFonts w:ascii="Times New Roman" w:hAnsi="Times New Roman" w:cs="Times New Roman"/>
                    <w:iCs/>
                    <w:sz w:val="20"/>
                    <w:szCs w:val="20"/>
                    <w:lang w:val="de-AT"/>
                  </w:rPr>
                </w:rPrChange>
              </w:rPr>
              <w:pPrChange w:id="31" w:author="David Döbele" w:date="2021-01-21T15:56:00Z">
                <w:pPr>
                  <w:pStyle w:val="Beschreibung"/>
                  <w:numPr>
                    <w:numId w:val="24"/>
                  </w:numPr>
                  <w:ind w:left="720" w:hanging="360"/>
                </w:pPr>
              </w:pPrChange>
            </w:pPr>
            <w:ins w:id="32" w:author="David Döbele" w:date="2021-01-21T15:56:00Z">
              <w:r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>04/201</w:t>
              </w:r>
              <w:r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>8</w:t>
              </w:r>
              <w:r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en-US"/>
                </w:rPr>
                <w:t xml:space="preserve"> – </w:t>
              </w:r>
              <w:r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>0</w:t>
              </w:r>
              <w:r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>6</w:t>
              </w:r>
              <w:r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>/20</w:t>
              </w:r>
            </w:ins>
            <w:ins w:id="33" w:author="David Döbele" w:date="2021-01-21T15:57:00Z">
              <w:r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>16</w:t>
              </w:r>
            </w:ins>
          </w:p>
        </w:tc>
      </w:tr>
      <w:tr w:rsidR="00035F7D" w:rsidRPr="00F44F5F" w14:paraId="482569A2" w14:textId="77777777" w:rsidTr="00FE0496">
        <w:trPr>
          <w:trHeight w:val="510"/>
        </w:trPr>
        <w:tc>
          <w:tcPr>
            <w:tcW w:w="10206" w:type="dxa"/>
            <w:gridSpan w:val="13"/>
            <w:tcBorders>
              <w:bottom w:val="single" w:sz="4" w:space="0" w:color="auto"/>
            </w:tcBorders>
            <w:vAlign w:val="bottom"/>
          </w:tcPr>
          <w:p w14:paraId="1CFA4492" w14:textId="2B602E24" w:rsidR="00035F7D" w:rsidRPr="001647AB" w:rsidRDefault="00035F7D" w:rsidP="00035F7D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356F4">
              <w:rPr>
                <w:rFonts w:ascii="Times New Roman" w:hAnsi="Times New Roman" w:cs="Times New Roman"/>
                <w:b/>
                <w:sz w:val="28"/>
                <w:szCs w:val="26"/>
              </w:rPr>
              <w:t>SPRACHEN&amp; INTERESSEN</w:t>
            </w:r>
          </w:p>
        </w:tc>
      </w:tr>
      <w:tr w:rsidR="00035F7D" w:rsidRPr="00F44F5F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035F7D" w:rsidRPr="001647AB" w:rsidRDefault="00035F7D" w:rsidP="00035F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12"/>
            <w:tcBorders>
              <w:top w:val="single" w:sz="4" w:space="0" w:color="auto"/>
            </w:tcBorders>
            <w:vAlign w:val="bottom"/>
          </w:tcPr>
          <w:p w14:paraId="061D3FCE" w14:textId="67B0DFF7" w:rsidR="00035F7D" w:rsidRPr="001647AB" w:rsidRDefault="00035F7D" w:rsidP="00035F7D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fliessend</w:t>
            </w:r>
            <w:proofErr w:type="spellEnd"/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035F7D" w:rsidRPr="00F44F5F" w14:paraId="70CB01B0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035F7D" w:rsidRPr="001647AB" w:rsidRDefault="00035F7D" w:rsidP="00035F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12"/>
            <w:vAlign w:val="bottom"/>
          </w:tcPr>
          <w:p w14:paraId="598C2742" w14:textId="31BC1627" w:rsidR="00035F7D" w:rsidRPr="001647AB" w:rsidRDefault="00035F7D" w:rsidP="00035F7D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Sporttauchen, Krafttraining, Radfahren, Reisen</w:t>
            </w:r>
          </w:p>
        </w:tc>
      </w:tr>
      <w:tr w:rsidR="00035F7D" w:rsidRPr="00F44F5F" w:rsidDel="00035F7D" w14:paraId="071AB173" w14:textId="1C52863B" w:rsidTr="00947E86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34" w:author="David Döbele" w:date="2021-01-21T15:55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850"/>
          <w:del w:id="35" w:author="David Döbele" w:date="2021-01-21T15:55:00Z"/>
          <w:trPrChange w:id="36" w:author="David Döbele" w:date="2021-01-21T15:55:00Z">
            <w:trPr>
              <w:trHeight w:val="1279"/>
            </w:trPr>
          </w:trPrChange>
        </w:trPr>
        <w:tc>
          <w:tcPr>
            <w:tcW w:w="10206" w:type="dxa"/>
            <w:gridSpan w:val="13"/>
            <w:vAlign w:val="bottom"/>
            <w:tcPrChange w:id="37" w:author="David Döbele" w:date="2021-01-21T15:55:00Z">
              <w:tcPr>
                <w:tcW w:w="10206" w:type="dxa"/>
                <w:gridSpan w:val="12"/>
                <w:vAlign w:val="bottom"/>
              </w:tcPr>
            </w:tcPrChange>
          </w:tcPr>
          <w:p w14:paraId="6478BDEA" w14:textId="7D36045E" w:rsidR="00035F7D" w:rsidRPr="00F44F5F" w:rsidDel="00035F7D" w:rsidRDefault="00035F7D" w:rsidP="00035F7D">
            <w:pPr>
              <w:rPr>
                <w:del w:id="38" w:author="David Döbele" w:date="2021-01-21T15:55:00Z"/>
                <w:rFonts w:ascii="Times New Roman" w:hAnsi="Times New Roman" w:cs="Times New Roman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71176F" w14:textId="77777777" w:rsidR="00263287" w:rsidRDefault="00263287" w:rsidP="00BE053D">
      <w:pPr>
        <w:spacing w:after="0" w:line="240" w:lineRule="auto"/>
      </w:pPr>
      <w:r>
        <w:separator/>
      </w:r>
    </w:p>
  </w:endnote>
  <w:endnote w:type="continuationSeparator" w:id="0">
    <w:p w14:paraId="75175909" w14:textId="77777777" w:rsidR="00263287" w:rsidRDefault="00263287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DejaVu Serif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95F23A" w14:textId="77777777" w:rsidR="00263287" w:rsidRDefault="00263287" w:rsidP="00BE053D">
      <w:pPr>
        <w:spacing w:after="0" w:line="240" w:lineRule="auto"/>
      </w:pPr>
      <w:r>
        <w:separator/>
      </w:r>
    </w:p>
  </w:footnote>
  <w:footnote w:type="continuationSeparator" w:id="0">
    <w:p w14:paraId="42F881F1" w14:textId="77777777" w:rsidR="00263287" w:rsidRDefault="00263287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F60668"/>
    <w:multiLevelType w:val="hybridMultilevel"/>
    <w:tmpl w:val="D3B67770"/>
    <w:lvl w:ilvl="0" w:tplc="70387366">
      <w:start w:val="1"/>
      <w:numFmt w:val="bullet"/>
      <w:lvlText w:val="•"/>
      <w:lvlJc w:val="left"/>
      <w:pPr>
        <w:ind w:left="7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0D8039C">
      <w:start w:val="1"/>
      <w:numFmt w:val="bullet"/>
      <w:lvlText w:val="◦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5DCC52A">
      <w:start w:val="1"/>
      <w:numFmt w:val="bullet"/>
      <w:lvlText w:val="▪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D5A7C54">
      <w:start w:val="1"/>
      <w:numFmt w:val="bullet"/>
      <w:lvlText w:val="•"/>
      <w:lvlJc w:val="left"/>
      <w:pPr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38E54C6">
      <w:start w:val="1"/>
      <w:numFmt w:val="bullet"/>
      <w:lvlText w:val="◦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4101860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3142C94">
      <w:start w:val="1"/>
      <w:numFmt w:val="bullet"/>
      <w:lvlText w:val="•"/>
      <w:lvlJc w:val="left"/>
      <w:pPr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75CD1C4">
      <w:start w:val="1"/>
      <w:numFmt w:val="bullet"/>
      <w:lvlText w:val="◦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3BC2F60">
      <w:start w:val="1"/>
      <w:numFmt w:val="bullet"/>
      <w:lvlText w:val="▪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0DAB0614"/>
    <w:multiLevelType w:val="hybridMultilevel"/>
    <w:tmpl w:val="6B4CCA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F44A82A">
      <w:start w:val="1"/>
      <w:numFmt w:val="bullet"/>
      <w:lvlText w:val="◦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DF82806">
      <w:start w:val="1"/>
      <w:numFmt w:val="bullet"/>
      <w:lvlText w:val="▪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5E87E26">
      <w:start w:val="1"/>
      <w:numFmt w:val="bullet"/>
      <w:lvlText w:val="•"/>
      <w:lvlJc w:val="left"/>
      <w:pPr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F067A74">
      <w:start w:val="1"/>
      <w:numFmt w:val="bullet"/>
      <w:lvlText w:val="◦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88C929E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34022A6">
      <w:start w:val="1"/>
      <w:numFmt w:val="bullet"/>
      <w:lvlText w:val="•"/>
      <w:lvlJc w:val="left"/>
      <w:pPr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390A08C">
      <w:start w:val="1"/>
      <w:numFmt w:val="bullet"/>
      <w:lvlText w:val="◦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7F2718C">
      <w:start w:val="1"/>
      <w:numFmt w:val="bullet"/>
      <w:lvlText w:val="▪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1D70BD"/>
    <w:multiLevelType w:val="hybridMultilevel"/>
    <w:tmpl w:val="AAC01C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6315A9"/>
    <w:multiLevelType w:val="hybridMultilevel"/>
    <w:tmpl w:val="AC3284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E785602">
      <w:start w:val="1"/>
      <w:numFmt w:val="bullet"/>
      <w:lvlText w:val="◦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0942444">
      <w:start w:val="1"/>
      <w:numFmt w:val="bullet"/>
      <w:lvlText w:val="▪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448E1F6">
      <w:start w:val="1"/>
      <w:numFmt w:val="bullet"/>
      <w:lvlText w:val="•"/>
      <w:lvlJc w:val="left"/>
      <w:pPr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7BCB486">
      <w:start w:val="1"/>
      <w:numFmt w:val="bullet"/>
      <w:lvlText w:val="◦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AB2616E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DF81F34">
      <w:start w:val="1"/>
      <w:numFmt w:val="bullet"/>
      <w:lvlText w:val="•"/>
      <w:lvlJc w:val="left"/>
      <w:pPr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5A0F962">
      <w:start w:val="1"/>
      <w:numFmt w:val="bullet"/>
      <w:lvlText w:val="◦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6B21634">
      <w:start w:val="1"/>
      <w:numFmt w:val="bullet"/>
      <w:lvlText w:val="▪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F772EA"/>
    <w:multiLevelType w:val="hybridMultilevel"/>
    <w:tmpl w:val="A4E0AF5E"/>
    <w:lvl w:ilvl="0" w:tplc="49F6E33A">
      <w:start w:val="1"/>
      <w:numFmt w:val="bullet"/>
      <w:lvlText w:val="•"/>
      <w:lvlJc w:val="left"/>
      <w:pPr>
        <w:ind w:left="7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F844668">
      <w:start w:val="1"/>
      <w:numFmt w:val="bullet"/>
      <w:lvlText w:val="◦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4AEE826">
      <w:start w:val="1"/>
      <w:numFmt w:val="bullet"/>
      <w:lvlText w:val="▪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71A264C">
      <w:start w:val="1"/>
      <w:numFmt w:val="bullet"/>
      <w:lvlText w:val="•"/>
      <w:lvlJc w:val="left"/>
      <w:pPr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D62E716">
      <w:start w:val="1"/>
      <w:numFmt w:val="bullet"/>
      <w:lvlText w:val="◦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2E992C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53AFDA6">
      <w:start w:val="1"/>
      <w:numFmt w:val="bullet"/>
      <w:lvlText w:val="•"/>
      <w:lvlJc w:val="left"/>
      <w:pPr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1E408D0">
      <w:start w:val="1"/>
      <w:numFmt w:val="bullet"/>
      <w:lvlText w:val="◦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E7CF772">
      <w:start w:val="1"/>
      <w:numFmt w:val="bullet"/>
      <w:lvlText w:val="▪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0A16BF"/>
    <w:multiLevelType w:val="hybridMultilevel"/>
    <w:tmpl w:val="C78E1D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58EDE66">
      <w:start w:val="1"/>
      <w:numFmt w:val="bullet"/>
      <w:lvlText w:val="◦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50C4824">
      <w:start w:val="1"/>
      <w:numFmt w:val="bullet"/>
      <w:lvlText w:val="▪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62EE462">
      <w:start w:val="1"/>
      <w:numFmt w:val="bullet"/>
      <w:lvlText w:val="•"/>
      <w:lvlJc w:val="left"/>
      <w:pPr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E5A8FE2">
      <w:start w:val="1"/>
      <w:numFmt w:val="bullet"/>
      <w:lvlText w:val="◦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F40AE86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5FCF6B2">
      <w:start w:val="1"/>
      <w:numFmt w:val="bullet"/>
      <w:lvlText w:val="•"/>
      <w:lvlJc w:val="left"/>
      <w:pPr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F4A2210">
      <w:start w:val="1"/>
      <w:numFmt w:val="bullet"/>
      <w:lvlText w:val="◦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06EAC18">
      <w:start w:val="1"/>
      <w:numFmt w:val="bullet"/>
      <w:lvlText w:val="▪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55E6267C"/>
    <w:multiLevelType w:val="hybridMultilevel"/>
    <w:tmpl w:val="42B0B1A4"/>
    <w:lvl w:ilvl="0" w:tplc="7C6A7692">
      <w:start w:val="1"/>
      <w:numFmt w:val="bullet"/>
      <w:lvlText w:val="•"/>
      <w:lvlJc w:val="left"/>
      <w:pPr>
        <w:ind w:left="7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D603964">
      <w:start w:val="1"/>
      <w:numFmt w:val="bullet"/>
      <w:lvlText w:val="◦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DC8AAD0">
      <w:start w:val="1"/>
      <w:numFmt w:val="bullet"/>
      <w:lvlText w:val="▪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F48FFEE">
      <w:start w:val="1"/>
      <w:numFmt w:val="bullet"/>
      <w:lvlText w:val="•"/>
      <w:lvlJc w:val="left"/>
      <w:pPr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916B748">
      <w:start w:val="1"/>
      <w:numFmt w:val="bullet"/>
      <w:lvlText w:val="◦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3529B3E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5800B26">
      <w:start w:val="1"/>
      <w:numFmt w:val="bullet"/>
      <w:lvlText w:val="•"/>
      <w:lvlJc w:val="left"/>
      <w:pPr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83654DE">
      <w:start w:val="1"/>
      <w:numFmt w:val="bullet"/>
      <w:lvlText w:val="◦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AE0B19E">
      <w:start w:val="1"/>
      <w:numFmt w:val="bullet"/>
      <w:lvlText w:val="▪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1"/>
  </w:num>
  <w:num w:numId="3">
    <w:abstractNumId w:val="24"/>
  </w:num>
  <w:num w:numId="4">
    <w:abstractNumId w:val="0"/>
  </w:num>
  <w:num w:numId="5">
    <w:abstractNumId w:val="1"/>
  </w:num>
  <w:num w:numId="6">
    <w:abstractNumId w:val="2"/>
  </w:num>
  <w:num w:numId="7">
    <w:abstractNumId w:val="17"/>
  </w:num>
  <w:num w:numId="8">
    <w:abstractNumId w:val="30"/>
  </w:num>
  <w:num w:numId="9">
    <w:abstractNumId w:val="16"/>
  </w:num>
  <w:num w:numId="10">
    <w:abstractNumId w:val="31"/>
  </w:num>
  <w:num w:numId="11">
    <w:abstractNumId w:val="7"/>
  </w:num>
  <w:num w:numId="12">
    <w:abstractNumId w:val="9"/>
  </w:num>
  <w:num w:numId="13">
    <w:abstractNumId w:val="11"/>
  </w:num>
  <w:num w:numId="14">
    <w:abstractNumId w:val="12"/>
  </w:num>
  <w:num w:numId="15">
    <w:abstractNumId w:val="29"/>
  </w:num>
  <w:num w:numId="16">
    <w:abstractNumId w:val="6"/>
  </w:num>
  <w:num w:numId="17">
    <w:abstractNumId w:val="20"/>
  </w:num>
  <w:num w:numId="18">
    <w:abstractNumId w:val="3"/>
  </w:num>
  <w:num w:numId="19">
    <w:abstractNumId w:val="23"/>
  </w:num>
  <w:num w:numId="20">
    <w:abstractNumId w:val="13"/>
  </w:num>
  <w:num w:numId="21">
    <w:abstractNumId w:val="15"/>
  </w:num>
  <w:num w:numId="22">
    <w:abstractNumId w:val="19"/>
  </w:num>
  <w:num w:numId="23">
    <w:abstractNumId w:val="10"/>
  </w:num>
  <w:num w:numId="24">
    <w:abstractNumId w:val="26"/>
  </w:num>
  <w:num w:numId="25">
    <w:abstractNumId w:val="32"/>
  </w:num>
  <w:num w:numId="26">
    <w:abstractNumId w:val="22"/>
  </w:num>
  <w:num w:numId="27">
    <w:abstractNumId w:val="8"/>
  </w:num>
  <w:num w:numId="28">
    <w:abstractNumId w:val="25"/>
  </w:num>
  <w:num w:numId="29">
    <w:abstractNumId w:val="14"/>
  </w:num>
  <w:num w:numId="30">
    <w:abstractNumId w:val="4"/>
  </w:num>
  <w:num w:numId="31">
    <w:abstractNumId w:val="5"/>
  </w:num>
  <w:num w:numId="32">
    <w:abstractNumId w:val="27"/>
  </w:num>
  <w:num w:numId="33">
    <w:abstractNumId w:val="2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4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5F7D"/>
    <w:rsid w:val="00061D33"/>
    <w:rsid w:val="00064643"/>
    <w:rsid w:val="00087747"/>
    <w:rsid w:val="000A1FDA"/>
    <w:rsid w:val="000B63E2"/>
    <w:rsid w:val="000B6548"/>
    <w:rsid w:val="000D671A"/>
    <w:rsid w:val="00103EC5"/>
    <w:rsid w:val="00116C6E"/>
    <w:rsid w:val="001257DD"/>
    <w:rsid w:val="00125C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4373D"/>
    <w:rsid w:val="002508C2"/>
    <w:rsid w:val="00261277"/>
    <w:rsid w:val="00263287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716D4"/>
    <w:rsid w:val="00571B60"/>
    <w:rsid w:val="00572876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56F4"/>
    <w:rsid w:val="00737822"/>
    <w:rsid w:val="0074111D"/>
    <w:rsid w:val="00753D4A"/>
    <w:rsid w:val="00756912"/>
    <w:rsid w:val="00761609"/>
    <w:rsid w:val="00763DCE"/>
    <w:rsid w:val="0077565D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47E86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5873"/>
    <w:rsid w:val="00DA69DF"/>
    <w:rsid w:val="00DB33F8"/>
    <w:rsid w:val="00DD38E2"/>
    <w:rsid w:val="00E00140"/>
    <w:rsid w:val="00E0323B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86117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customStyle="1" w:styleId="UnresolvedMention1">
    <w:name w:val="Unresolved Mention1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customStyle="1" w:styleId="Textbody">
    <w:name w:val="Text body"/>
    <w:rsid w:val="00261277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140" w:line="276" w:lineRule="auto"/>
    </w:pPr>
    <w:rPr>
      <w:rFonts w:ascii="Times New Roman" w:eastAsia="Arial Unicode MS" w:hAnsi="Times New Roman" w:cs="Arial Unicode MS"/>
      <w:color w:val="000000"/>
      <w:kern w:val="3"/>
      <w:sz w:val="24"/>
      <w:szCs w:val="24"/>
      <w:u w:color="000000"/>
      <w:bdr w:val="nil"/>
      <w:lang w:val="en-US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79EAB3FB-8887-4D8B-B5AB-83B528B56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387</Words>
  <Characters>2210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</cp:revision>
  <cp:lastPrinted>2021-01-21T12:56:00Z</cp:lastPrinted>
  <dcterms:created xsi:type="dcterms:W3CDTF">2021-01-21T14:55:00Z</dcterms:created>
  <dcterms:modified xsi:type="dcterms:W3CDTF">2021-01-21T14:57:00Z</dcterms:modified>
</cp:coreProperties>
</file>