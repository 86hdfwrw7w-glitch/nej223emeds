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1E53719D" w:rsidR="006D2592" w:rsidRPr="0095628E" w:rsidRDefault="00E71E17" w:rsidP="00E71E17">
      <w:pPr>
        <w:spacing w:after="0" w:line="240" w:lineRule="auto"/>
        <w:ind w:left="-397" w:right="-397"/>
        <w:jc w:val="center"/>
        <w:rPr>
          <w:rFonts w:ascii="Georgia" w:hAnsi="Georgia" w:cs="Times New Roman"/>
          <w:sz w:val="21"/>
          <w:szCs w:val="21"/>
        </w:rPr>
      </w:pPr>
      <w:r w:rsidRPr="0095628E">
        <w:rPr>
          <w:rFonts w:ascii="Georgia" w:hAnsi="Georgia" w:cs="Times New Roman"/>
          <w:sz w:val="21"/>
          <w:szCs w:val="21"/>
        </w:rPr>
        <w:t>Joel Lennox Herrmann</w:t>
      </w:r>
    </w:p>
    <w:p w14:paraId="798FA6C2" w14:textId="090EF93C" w:rsidR="00E65B09" w:rsidRPr="0095628E" w:rsidRDefault="00E71E17" w:rsidP="00E71E17">
      <w:pPr>
        <w:spacing w:after="0" w:line="240" w:lineRule="auto"/>
        <w:ind w:left="-397" w:right="-397"/>
        <w:jc w:val="center"/>
        <w:rPr>
          <w:rFonts w:ascii="Georgia" w:hAnsi="Georgia" w:cs="Times New Roman"/>
          <w:sz w:val="21"/>
          <w:szCs w:val="21"/>
        </w:rPr>
      </w:pPr>
      <w:r w:rsidRPr="0095628E">
        <w:rPr>
          <w:rFonts w:ascii="Georgia" w:hAnsi="Georgia" w:cs="Times New Roman"/>
          <w:sz w:val="21"/>
          <w:szCs w:val="21"/>
        </w:rPr>
        <w:t>Am Park 4g</w:t>
      </w:r>
      <w:r w:rsidR="002B66A5" w:rsidRPr="0095628E">
        <w:rPr>
          <w:rFonts w:ascii="Georgia" w:hAnsi="Georgia" w:cs="Times New Roman"/>
          <w:sz w:val="21"/>
          <w:szCs w:val="21"/>
        </w:rPr>
        <w:t xml:space="preserve">, </w:t>
      </w:r>
      <w:r w:rsidRPr="0095628E">
        <w:rPr>
          <w:rFonts w:ascii="Georgia" w:hAnsi="Georgia" w:cs="Times New Roman"/>
          <w:sz w:val="21"/>
          <w:szCs w:val="21"/>
        </w:rPr>
        <w:t>24253</w:t>
      </w:r>
      <w:r w:rsidR="00857C6F" w:rsidRPr="0095628E">
        <w:rPr>
          <w:rFonts w:ascii="Georgia" w:hAnsi="Georgia" w:cs="Times New Roman"/>
          <w:sz w:val="21"/>
          <w:szCs w:val="21"/>
        </w:rPr>
        <w:t xml:space="preserve"> </w:t>
      </w:r>
      <w:proofErr w:type="spellStart"/>
      <w:r w:rsidRPr="0095628E">
        <w:rPr>
          <w:rFonts w:ascii="Georgia" w:hAnsi="Georgia" w:cs="Times New Roman"/>
          <w:sz w:val="21"/>
          <w:szCs w:val="21"/>
        </w:rPr>
        <w:t>Probsteierhagen</w:t>
      </w:r>
      <w:proofErr w:type="spellEnd"/>
    </w:p>
    <w:p w14:paraId="096C8AF5" w14:textId="583614B7" w:rsidR="00647413" w:rsidRPr="0095628E" w:rsidRDefault="00E71E17" w:rsidP="00E71E17">
      <w:pPr>
        <w:spacing w:after="0" w:line="240" w:lineRule="auto"/>
        <w:ind w:left="-397" w:right="-397"/>
        <w:jc w:val="center"/>
        <w:rPr>
          <w:rFonts w:ascii="Georgia" w:hAnsi="Georgia" w:cs="Times New Roman"/>
          <w:sz w:val="21"/>
          <w:szCs w:val="21"/>
          <w:lang w:val="en-US"/>
        </w:rPr>
      </w:pPr>
      <w:r w:rsidRPr="0095628E">
        <w:rPr>
          <w:rFonts w:ascii="Georgia" w:hAnsi="Georgia" w:cs="Georgia"/>
          <w:sz w:val="21"/>
          <w:szCs w:val="21"/>
          <w:lang w:val="en-US"/>
        </w:rPr>
        <w:t>joelherrmann2004@gmail.com</w:t>
      </w:r>
      <w:r w:rsidR="002B66A5" w:rsidRPr="0095628E">
        <w:rPr>
          <w:rFonts w:ascii="Georgia" w:hAnsi="Georgia" w:cs="Times New Roman"/>
          <w:sz w:val="21"/>
          <w:szCs w:val="21"/>
          <w:lang w:val="en-US"/>
        </w:rPr>
        <w:t xml:space="preserve"> |</w:t>
      </w:r>
      <w:r w:rsidR="00DA5F2B">
        <w:rPr>
          <w:rFonts w:ascii="Georgia" w:hAnsi="Georgia" w:cs="Times New Roman"/>
          <w:sz w:val="21"/>
          <w:szCs w:val="21"/>
          <w:lang w:val="en-US"/>
        </w:rPr>
        <w:t xml:space="preserve"> </w:t>
      </w:r>
      <w:r w:rsidR="006D2592" w:rsidRPr="0095628E">
        <w:rPr>
          <w:rFonts w:ascii="Georgia" w:hAnsi="Georgia" w:cs="Georgia"/>
          <w:color w:val="000000"/>
          <w:sz w:val="21"/>
          <w:szCs w:val="21"/>
          <w:lang w:val="en-US"/>
        </w:rPr>
        <w:t>+</w:t>
      </w:r>
      <w:r w:rsidR="00857C6F" w:rsidRPr="0095628E">
        <w:rPr>
          <w:rFonts w:ascii="Georgia" w:hAnsi="Georgia" w:cs="Georgia"/>
          <w:color w:val="000000"/>
          <w:sz w:val="21"/>
          <w:szCs w:val="21"/>
          <w:lang w:val="en-US"/>
        </w:rPr>
        <w:t xml:space="preserve">49 </w:t>
      </w:r>
      <w:r w:rsidRPr="0095628E">
        <w:rPr>
          <w:rFonts w:ascii="Georgia" w:hAnsi="Georgia" w:cs="Georgia"/>
          <w:color w:val="000000"/>
          <w:sz w:val="21"/>
          <w:szCs w:val="21"/>
          <w:lang w:val="en-US"/>
        </w:rPr>
        <w:t>179 4727401</w:t>
      </w:r>
    </w:p>
    <w:p w14:paraId="747EA2ED" w14:textId="77777777" w:rsidR="009E24C6" w:rsidRPr="0095628E" w:rsidRDefault="009E24C6" w:rsidP="00E71E17">
      <w:pPr>
        <w:pBdr>
          <w:bottom w:val="single" w:sz="8" w:space="1" w:color="auto"/>
        </w:pBdr>
        <w:spacing w:after="0" w:line="240" w:lineRule="auto"/>
        <w:ind w:left="-397" w:right="-397"/>
        <w:rPr>
          <w:rFonts w:ascii="Georgia" w:hAnsi="Georgia" w:cs="Times New Roman"/>
          <w:sz w:val="10"/>
          <w:szCs w:val="10"/>
          <w:lang w:val="en-US"/>
        </w:rPr>
      </w:pPr>
    </w:p>
    <w:p w14:paraId="19A54BA8" w14:textId="77777777" w:rsidR="009E24C6" w:rsidRPr="0095628E" w:rsidRDefault="009E24C6" w:rsidP="00E71E17">
      <w:pPr>
        <w:spacing w:after="0" w:line="240" w:lineRule="auto"/>
        <w:ind w:left="-397" w:right="-397"/>
        <w:rPr>
          <w:rFonts w:ascii="Georgia" w:hAnsi="Georgia" w:cs="Times New Roman"/>
          <w:sz w:val="20"/>
          <w:szCs w:val="20"/>
          <w:lang w:val="en-US"/>
        </w:rPr>
      </w:pPr>
    </w:p>
    <w:p w14:paraId="6429E17D" w14:textId="3DFCEBA5" w:rsidR="00442DC6" w:rsidRPr="0095628E" w:rsidRDefault="0095628E" w:rsidP="00E71E17">
      <w:pPr>
        <w:spacing w:after="0" w:line="240" w:lineRule="auto"/>
        <w:ind w:left="-397" w:right="-397"/>
        <w:rPr>
          <w:rFonts w:ascii="Georgia" w:hAnsi="Georgia" w:cs="Times New Roman"/>
          <w:b/>
          <w:sz w:val="21"/>
          <w:szCs w:val="21"/>
          <w:lang w:val="en-US"/>
        </w:rPr>
      </w:pPr>
      <w:r w:rsidRPr="0095628E">
        <w:rPr>
          <w:rFonts w:ascii="Georgia" w:hAnsi="Georgia" w:cs="Times New Roman"/>
          <w:b/>
          <w:sz w:val="21"/>
          <w:szCs w:val="21"/>
          <w:lang w:val="en-US"/>
        </w:rPr>
        <w:t>Application for an internship in the field of corporate development</w:t>
      </w:r>
    </w:p>
    <w:p w14:paraId="35BC74DF" w14:textId="50474DA2" w:rsidR="00442DC6" w:rsidRPr="0095628E" w:rsidRDefault="00442DC6" w:rsidP="00E71E17">
      <w:pPr>
        <w:spacing w:after="0" w:line="240" w:lineRule="auto"/>
        <w:ind w:left="-397" w:right="-397"/>
        <w:rPr>
          <w:rFonts w:ascii="Georgia" w:hAnsi="Georgia" w:cs="Times New Roman"/>
          <w:b/>
          <w:sz w:val="21"/>
          <w:szCs w:val="21"/>
          <w:lang w:val="en-US"/>
        </w:rPr>
      </w:pPr>
    </w:p>
    <w:p w14:paraId="5A7A11AC" w14:textId="1804DAD0" w:rsidR="0095628E" w:rsidRPr="0095628E" w:rsidRDefault="0095628E" w:rsidP="00E71E17">
      <w:pPr>
        <w:spacing w:after="0" w:line="240" w:lineRule="auto"/>
        <w:ind w:left="-397" w:right="-397"/>
        <w:rPr>
          <w:rFonts w:ascii="Georgia" w:hAnsi="Georgia" w:cs="Times New Roman"/>
          <w:b/>
          <w:sz w:val="10"/>
          <w:szCs w:val="10"/>
          <w:lang w:val="en-US"/>
        </w:rPr>
      </w:pPr>
    </w:p>
    <w:p w14:paraId="427239F6" w14:textId="332675B9" w:rsidR="0095628E" w:rsidRPr="0095628E" w:rsidRDefault="0095628E" w:rsidP="00E71E17">
      <w:pPr>
        <w:spacing w:after="0" w:line="240" w:lineRule="auto"/>
        <w:ind w:left="-397" w:right="-397"/>
        <w:rPr>
          <w:rFonts w:ascii="Georgia" w:hAnsi="Georgia" w:cs="Times New Roman"/>
          <w:b/>
          <w:sz w:val="10"/>
          <w:szCs w:val="10"/>
          <w:lang w:val="en-US"/>
        </w:rPr>
      </w:pPr>
    </w:p>
    <w:p w14:paraId="10340736" w14:textId="004E0280" w:rsidR="001D4C76" w:rsidRPr="0095628E" w:rsidRDefault="00DA5F2B" w:rsidP="001D4C76">
      <w:pPr>
        <w:spacing w:after="0" w:line="240" w:lineRule="auto"/>
        <w:ind w:left="-397" w:right="-397"/>
        <w:jc w:val="both"/>
        <w:rPr>
          <w:rFonts w:ascii="Georgia" w:hAnsi="Georgia" w:cs="Georgia"/>
          <w:color w:val="000000"/>
          <w:sz w:val="21"/>
          <w:szCs w:val="21"/>
          <w:lang w:val="en-US"/>
        </w:rPr>
      </w:pPr>
      <w:r>
        <w:rPr>
          <w:rFonts w:ascii="Georgia" w:hAnsi="Georgia" w:cs="Georgia"/>
          <w:color w:val="000000"/>
          <w:sz w:val="21"/>
          <w:szCs w:val="21"/>
          <w:lang w:val="en-US"/>
        </w:rPr>
        <w:t>Dear Sir or Madam</w:t>
      </w:r>
      <w:r w:rsidR="00442DC6" w:rsidRPr="0095628E">
        <w:rPr>
          <w:rFonts w:ascii="Georgia" w:hAnsi="Georgia" w:cs="Georgia"/>
          <w:color w:val="000000"/>
          <w:sz w:val="21"/>
          <w:szCs w:val="21"/>
          <w:lang w:val="en-US"/>
        </w:rPr>
        <w:t xml:space="preserve">, </w:t>
      </w:r>
    </w:p>
    <w:p w14:paraId="62A509D0" w14:textId="77777777" w:rsidR="001D4C76" w:rsidRPr="0095628E" w:rsidRDefault="001D4C76" w:rsidP="001D4C76">
      <w:pPr>
        <w:spacing w:after="0" w:line="240" w:lineRule="auto"/>
        <w:ind w:left="-397" w:right="-397"/>
        <w:jc w:val="both"/>
        <w:rPr>
          <w:rFonts w:ascii="Georgia" w:hAnsi="Georgia" w:cs="Times New Roman"/>
          <w:sz w:val="28"/>
          <w:szCs w:val="28"/>
          <w:lang w:val="en-US"/>
        </w:rPr>
      </w:pPr>
    </w:p>
    <w:p w14:paraId="36A99D2A" w14:textId="021AAC31" w:rsidR="001D4C76" w:rsidRPr="0095628E" w:rsidRDefault="0095628E" w:rsidP="001D4C76">
      <w:pPr>
        <w:spacing w:after="0" w:line="240" w:lineRule="auto"/>
        <w:ind w:left="-397" w:right="-397"/>
        <w:jc w:val="both"/>
        <w:rPr>
          <w:rFonts w:ascii="Georgia" w:hAnsi="Georgia" w:cs="Georgia"/>
          <w:color w:val="000000"/>
          <w:sz w:val="21"/>
          <w:szCs w:val="21"/>
          <w:lang w:val="en-US"/>
        </w:rPr>
      </w:pPr>
      <w:r w:rsidRPr="0095628E">
        <w:rPr>
          <w:rFonts w:ascii="Georgia" w:hAnsi="Georgia" w:cs="Georgia"/>
          <w:color w:val="000000"/>
          <w:sz w:val="21"/>
          <w:szCs w:val="21"/>
          <w:lang w:val="en-US"/>
        </w:rPr>
        <w:t xml:space="preserve">I associate working in corporate development with diverse projects, exciting insights into the industry of a corporation and a steep learning curve. As early as middle school, I realized these qualities should shape my professional future. In addition, I realized in middle school that the continuous work on complicated issues appealed to me the most. </w:t>
      </w:r>
      <w:r w:rsidR="00DA5F2B" w:rsidRPr="0095628E">
        <w:rPr>
          <w:rFonts w:ascii="Georgia" w:hAnsi="Georgia" w:cs="Georgia"/>
          <w:color w:val="000000"/>
          <w:sz w:val="21"/>
          <w:szCs w:val="21"/>
          <w:lang w:val="en-US"/>
        </w:rPr>
        <w:t>So,</w:t>
      </w:r>
      <w:r w:rsidRPr="0095628E">
        <w:rPr>
          <w:rFonts w:ascii="Georgia" w:hAnsi="Georgia" w:cs="Georgia"/>
          <w:color w:val="000000"/>
          <w:sz w:val="21"/>
          <w:szCs w:val="21"/>
          <w:lang w:val="en-US"/>
        </w:rPr>
        <w:t xml:space="preserve"> it was clear that I wanted to help a company grow by working on complex tasks over the long term. Since I have always liked to work in a structured and mathematical-analytical way and have a great interest in business processes, the strategy department is the area that optimally combines my interests and skills. This premise encouraged me to gain practical experience in business development, which is why I would like to support your company as an intern at your location in Ludwigshafen from February 2023 for eight to twelve weeks.</w:t>
      </w:r>
    </w:p>
    <w:p w14:paraId="5562DCD3" w14:textId="77777777" w:rsidR="00442DC6" w:rsidRPr="0095628E" w:rsidRDefault="00442DC6" w:rsidP="00E71E17">
      <w:pPr>
        <w:spacing w:after="0" w:line="240" w:lineRule="auto"/>
        <w:ind w:left="-397" w:right="-397"/>
        <w:jc w:val="both"/>
        <w:rPr>
          <w:rFonts w:ascii="Georgia" w:hAnsi="Georgia" w:cs="Times New Roman"/>
          <w:sz w:val="13"/>
          <w:szCs w:val="13"/>
          <w:lang w:val="en-US"/>
        </w:rPr>
      </w:pPr>
    </w:p>
    <w:p w14:paraId="213F0B24" w14:textId="6CEE31A8" w:rsidR="0095628E" w:rsidRPr="0095628E" w:rsidRDefault="0095628E" w:rsidP="00E836C7">
      <w:pPr>
        <w:autoSpaceDE w:val="0"/>
        <w:autoSpaceDN w:val="0"/>
        <w:adjustRightInd w:val="0"/>
        <w:spacing w:line="240" w:lineRule="auto"/>
        <w:ind w:left="-397" w:right="-397"/>
        <w:jc w:val="both"/>
        <w:rPr>
          <w:rFonts w:ascii="Georgia" w:hAnsi="Georgia" w:cs="Georgia"/>
          <w:color w:val="000000"/>
          <w:sz w:val="21"/>
          <w:szCs w:val="21"/>
          <w:lang w:val="en-US"/>
        </w:rPr>
      </w:pPr>
      <w:r w:rsidRPr="0095628E">
        <w:rPr>
          <w:rFonts w:ascii="Georgia" w:hAnsi="Georgia" w:cs="Georgia"/>
          <w:color w:val="000000"/>
          <w:sz w:val="21"/>
          <w:szCs w:val="21"/>
          <w:lang w:val="en-US"/>
        </w:rPr>
        <w:t xml:space="preserve">Even during my school days, I showed that I could continuously work towards a goal and achieve outstanding results, which is demonstrated in my grade point average of 1.3 and in my professional sports career. I took part in two German championships and numerous international tournaments and am currently training for my third season in the second Judo Bundesliga. The fact that I work meticulously towards my professional and academic goals and my sports career underlines my ability to work efficiently even under great time pressure </w:t>
      </w:r>
      <w:r w:rsidR="00DA5F2B">
        <w:rPr>
          <w:rFonts w:ascii="Georgia" w:hAnsi="Georgia" w:cs="Georgia"/>
          <w:color w:val="000000"/>
          <w:sz w:val="21"/>
          <w:szCs w:val="21"/>
          <w:lang w:val="en-US"/>
        </w:rPr>
        <w:t>–</w:t>
      </w:r>
      <w:r w:rsidRPr="0095628E">
        <w:rPr>
          <w:rFonts w:ascii="Georgia" w:hAnsi="Georgia" w:cs="Georgia"/>
          <w:color w:val="000000"/>
          <w:sz w:val="21"/>
          <w:szCs w:val="21"/>
          <w:lang w:val="en-US"/>
        </w:rPr>
        <w:t xml:space="preserve"> a quality that my friends appreciate, in addition to my euphoria for complex challenges</w:t>
      </w:r>
      <w:r w:rsidR="008A2F2D">
        <w:rPr>
          <w:rFonts w:ascii="Georgia" w:hAnsi="Georgia" w:cs="Georgia"/>
          <w:color w:val="000000"/>
          <w:sz w:val="21"/>
          <w:szCs w:val="21"/>
          <w:lang w:val="en-US"/>
        </w:rPr>
        <w:t>.</w:t>
      </w:r>
      <w:r w:rsidRPr="0095628E">
        <w:rPr>
          <w:rFonts w:ascii="Georgia" w:hAnsi="Georgia" w:cs="Georgia"/>
          <w:color w:val="000000"/>
          <w:sz w:val="21"/>
          <w:szCs w:val="21"/>
          <w:lang w:val="en-US"/>
        </w:rPr>
        <w:t xml:space="preserve"> I also decided to apply for an internship in the summer before my studies to gain insight into management consulting as early as possible. I started this internship at </w:t>
      </w:r>
      <w:proofErr w:type="spellStart"/>
      <w:r w:rsidRPr="0095628E">
        <w:rPr>
          <w:rFonts w:ascii="Georgia" w:hAnsi="Georgia" w:cs="Georgia"/>
          <w:color w:val="000000"/>
          <w:sz w:val="21"/>
          <w:szCs w:val="21"/>
          <w:lang w:val="en-US"/>
        </w:rPr>
        <w:t>Consileon</w:t>
      </w:r>
      <w:proofErr w:type="spellEnd"/>
      <w:r w:rsidRPr="0095628E">
        <w:rPr>
          <w:rFonts w:ascii="Georgia" w:hAnsi="Georgia" w:cs="Georgia"/>
          <w:color w:val="000000"/>
          <w:sz w:val="21"/>
          <w:szCs w:val="21"/>
          <w:lang w:val="en-US"/>
        </w:rPr>
        <w:t xml:space="preserve"> Business Consultancy in June 2022 and work</w:t>
      </w:r>
      <w:r w:rsidR="008A2F2D">
        <w:rPr>
          <w:rFonts w:ascii="Georgia" w:hAnsi="Georgia" w:cs="Georgia"/>
          <w:color w:val="000000"/>
          <w:sz w:val="21"/>
          <w:szCs w:val="21"/>
          <w:lang w:val="en-US"/>
        </w:rPr>
        <w:t>ed</w:t>
      </w:r>
      <w:r w:rsidRPr="0095628E">
        <w:rPr>
          <w:rFonts w:ascii="Georgia" w:hAnsi="Georgia" w:cs="Georgia"/>
          <w:color w:val="000000"/>
          <w:sz w:val="21"/>
          <w:szCs w:val="21"/>
          <w:lang w:val="en-US"/>
        </w:rPr>
        <w:t xml:space="preserve"> </w:t>
      </w:r>
      <w:ins w:id="0" w:author="David Döbele" w:date="2022-10-25T20:40:00Z">
        <w:r w:rsidR="00920B77">
          <w:rPr>
            <w:rFonts w:ascii="Georgia" w:hAnsi="Georgia" w:cs="Georgia"/>
            <w:color w:val="000000"/>
            <w:sz w:val="21"/>
            <w:szCs w:val="21"/>
            <w:lang w:val="en-US"/>
          </w:rPr>
          <w:t xml:space="preserve">in </w:t>
        </w:r>
      </w:ins>
      <w:r w:rsidRPr="0095628E">
        <w:rPr>
          <w:rFonts w:ascii="Georgia" w:hAnsi="Georgia" w:cs="Georgia"/>
          <w:color w:val="000000"/>
          <w:sz w:val="21"/>
          <w:szCs w:val="21"/>
          <w:lang w:val="en-US"/>
        </w:rPr>
        <w:t>Healthcare Business Consulting.</w:t>
      </w:r>
      <w:r w:rsidR="008A2F2D">
        <w:rPr>
          <w:rFonts w:ascii="Georgia" w:hAnsi="Georgia" w:cs="Georgia"/>
          <w:color w:val="000000"/>
          <w:sz w:val="21"/>
          <w:szCs w:val="21"/>
          <w:lang w:val="en-US"/>
        </w:rPr>
        <w:t xml:space="preserve"> </w:t>
      </w:r>
      <w:r w:rsidR="008A2F2D" w:rsidRPr="008A2F2D">
        <w:rPr>
          <w:rFonts w:ascii="Georgia" w:hAnsi="Georgia" w:cs="Georgia"/>
          <w:color w:val="000000"/>
          <w:sz w:val="21"/>
          <w:szCs w:val="21"/>
          <w:lang w:val="en-US"/>
        </w:rPr>
        <w:t>I knew from my previous experience in management consulting that I would like to gain more experience in the industry. That's why I started a working student position at a strategy consultancy with a focus on market analyzes for financial institutions. From February 2023, I will also do another internship at Ebner Stolz as a management consulting intern.</w:t>
      </w:r>
      <w:r w:rsidRPr="0095628E">
        <w:rPr>
          <w:rFonts w:ascii="Georgia" w:hAnsi="Georgia" w:cs="Georgia"/>
          <w:color w:val="000000"/>
          <w:sz w:val="21"/>
          <w:szCs w:val="21"/>
          <w:lang w:val="en-US"/>
        </w:rPr>
        <w:t xml:space="preserve"> To combine my affinity for social work and management consulting, I also started a social commitment at 180 Degrees Consulting, the largest student management consultancy in the world, in May 2022. With three team members from India, Pakistan</w:t>
      </w:r>
      <w:r w:rsidR="00DA5F2B">
        <w:rPr>
          <w:rFonts w:ascii="Georgia" w:hAnsi="Georgia" w:cs="Georgia"/>
          <w:color w:val="000000"/>
          <w:sz w:val="21"/>
          <w:szCs w:val="21"/>
          <w:lang w:val="en-US"/>
        </w:rPr>
        <w:t>,</w:t>
      </w:r>
      <w:r w:rsidRPr="0095628E">
        <w:rPr>
          <w:rFonts w:ascii="Georgia" w:hAnsi="Georgia" w:cs="Georgia"/>
          <w:color w:val="000000"/>
          <w:sz w:val="21"/>
          <w:szCs w:val="21"/>
          <w:lang w:val="en-US"/>
        </w:rPr>
        <w:t xml:space="preserve"> and Brazil, I am creating a rating system for CO2 certification methods and a database with possible projects for external CO2 reduction for our customer, Planted Green. In addition, I am politically involved with the Young Liberals in Kiel, where I am currently working on the primary program for the local elections in 2023, focusing on budget and finances. Having followed the sport of judo since I was a child, I was quickly confronted with the importance of persistence and determination for progression. I would now like to bring this mindset and my enjoyment of multidimensional questions to you in the form of an internship.</w:t>
      </w:r>
    </w:p>
    <w:p w14:paraId="06527FB3" w14:textId="77777777" w:rsidR="008A2F2D" w:rsidRPr="0095628E" w:rsidRDefault="008A2F2D" w:rsidP="00E836C7">
      <w:pPr>
        <w:autoSpaceDE w:val="0"/>
        <w:autoSpaceDN w:val="0"/>
        <w:adjustRightInd w:val="0"/>
        <w:spacing w:line="240" w:lineRule="auto"/>
        <w:ind w:left="-397" w:right="-397"/>
        <w:jc w:val="both"/>
        <w:rPr>
          <w:rFonts w:ascii="Georgia" w:hAnsi="Georgia" w:cs="Times New Roman"/>
          <w:sz w:val="21"/>
          <w:szCs w:val="21"/>
          <w:lang w:val="en-US"/>
        </w:rPr>
      </w:pPr>
    </w:p>
    <w:p w14:paraId="135FB925" w14:textId="77777777" w:rsidR="0095628E" w:rsidRPr="0095628E" w:rsidRDefault="0095628E" w:rsidP="0095628E">
      <w:pPr>
        <w:autoSpaceDE w:val="0"/>
        <w:autoSpaceDN w:val="0"/>
        <w:adjustRightInd w:val="0"/>
        <w:spacing w:line="240" w:lineRule="auto"/>
        <w:ind w:left="-397" w:right="-397"/>
        <w:jc w:val="both"/>
        <w:rPr>
          <w:rFonts w:ascii="Georgia" w:hAnsi="Georgia" w:cs="Times New Roman"/>
          <w:sz w:val="21"/>
          <w:szCs w:val="21"/>
          <w:lang w:val="en-US"/>
        </w:rPr>
      </w:pPr>
      <w:r w:rsidRPr="0095628E">
        <w:rPr>
          <w:rFonts w:ascii="Georgia" w:hAnsi="Georgia" w:cs="Times New Roman"/>
          <w:sz w:val="21"/>
          <w:szCs w:val="21"/>
          <w:lang w:val="en-US"/>
        </w:rPr>
        <w:t xml:space="preserve">From this internship in Corporate Development, I expect to be able to contribute my analytical skills paired with my willingness to perform purposefully. I am confident that I will be essential to BASF thanks to my strong passion for business processes, my ability to work in a team and my persistence. I would be very happy to convince you of this in a personal conversation. </w:t>
      </w:r>
    </w:p>
    <w:p w14:paraId="5A4E8A05" w14:textId="77777777" w:rsidR="0095628E" w:rsidRPr="0095628E" w:rsidRDefault="0095628E" w:rsidP="0095628E">
      <w:pPr>
        <w:autoSpaceDE w:val="0"/>
        <w:autoSpaceDN w:val="0"/>
        <w:adjustRightInd w:val="0"/>
        <w:spacing w:line="240" w:lineRule="auto"/>
        <w:ind w:left="-397" w:right="-397"/>
        <w:jc w:val="both"/>
        <w:rPr>
          <w:rFonts w:ascii="Georgia" w:hAnsi="Georgia" w:cs="Times New Roman"/>
          <w:sz w:val="21"/>
          <w:szCs w:val="21"/>
          <w:lang w:val="en-US"/>
        </w:rPr>
      </w:pPr>
    </w:p>
    <w:p w14:paraId="435CFB34" w14:textId="70EDB77C" w:rsidR="00442DC6" w:rsidRPr="0095628E" w:rsidRDefault="00DA5F2B" w:rsidP="0095628E">
      <w:pPr>
        <w:autoSpaceDE w:val="0"/>
        <w:autoSpaceDN w:val="0"/>
        <w:adjustRightInd w:val="0"/>
        <w:spacing w:line="240" w:lineRule="auto"/>
        <w:ind w:left="-397" w:right="-397"/>
        <w:jc w:val="both"/>
        <w:rPr>
          <w:rFonts w:ascii="Georgia" w:hAnsi="Georgia" w:cs="Times New Roman"/>
          <w:sz w:val="21"/>
          <w:szCs w:val="21"/>
        </w:rPr>
      </w:pPr>
      <w:proofErr w:type="spellStart"/>
      <w:r>
        <w:rPr>
          <w:rFonts w:ascii="Georgia" w:hAnsi="Georgia" w:cs="Times New Roman"/>
          <w:sz w:val="21"/>
          <w:szCs w:val="21"/>
        </w:rPr>
        <w:t>Yours</w:t>
      </w:r>
      <w:proofErr w:type="spellEnd"/>
      <w:r>
        <w:rPr>
          <w:rFonts w:ascii="Georgia" w:hAnsi="Georgia" w:cs="Times New Roman"/>
          <w:sz w:val="21"/>
          <w:szCs w:val="21"/>
        </w:rPr>
        <w:t xml:space="preserve"> </w:t>
      </w:r>
      <w:proofErr w:type="spellStart"/>
      <w:r>
        <w:rPr>
          <w:rFonts w:ascii="Georgia" w:hAnsi="Georgia" w:cs="Times New Roman"/>
          <w:sz w:val="21"/>
          <w:szCs w:val="21"/>
        </w:rPr>
        <w:t>sincerely</w:t>
      </w:r>
      <w:proofErr w:type="spellEnd"/>
    </w:p>
    <w:p w14:paraId="4FBB0554" w14:textId="32107EEF" w:rsidR="00442DC6" w:rsidRPr="004F2EF8" w:rsidRDefault="00442DC6" w:rsidP="00E71E17">
      <w:pPr>
        <w:spacing w:after="0" w:line="240" w:lineRule="auto"/>
        <w:ind w:left="-397" w:right="-397"/>
        <w:jc w:val="both"/>
        <w:rPr>
          <w:rFonts w:ascii="Georgia" w:hAnsi="Georgia" w:cs="Times New Roman"/>
          <w:sz w:val="20"/>
          <w:szCs w:val="20"/>
        </w:rPr>
      </w:pPr>
    </w:p>
    <w:p w14:paraId="3BDB02BA" w14:textId="3014A92E" w:rsidR="00BB3512" w:rsidRDefault="00BB3512" w:rsidP="00E71E17">
      <w:pPr>
        <w:spacing w:after="0"/>
        <w:ind w:left="-397" w:right="-397"/>
        <w:rPr>
          <w:rFonts w:ascii="Georgia" w:hAnsi="Georgia" w:cs="Times New Roman"/>
          <w:sz w:val="21"/>
          <w:szCs w:val="21"/>
        </w:rPr>
      </w:pPr>
    </w:p>
    <w:p w14:paraId="23AB1CBC" w14:textId="767A15A9" w:rsidR="00055D33" w:rsidRDefault="00055D33" w:rsidP="00E71E17">
      <w:pPr>
        <w:spacing w:after="0"/>
        <w:ind w:left="-397" w:right="-397"/>
        <w:rPr>
          <w:rFonts w:ascii="Georgia" w:hAnsi="Georgia" w:cs="Times New Roman"/>
          <w:sz w:val="21"/>
          <w:szCs w:val="21"/>
        </w:rPr>
      </w:pPr>
    </w:p>
    <w:p w14:paraId="449DEB88" w14:textId="77777777" w:rsidR="00055D33" w:rsidRPr="00D30CEA" w:rsidRDefault="00055D33" w:rsidP="00E71E17">
      <w:pPr>
        <w:spacing w:after="0"/>
        <w:ind w:left="-397" w:right="-397"/>
        <w:rPr>
          <w:rFonts w:ascii="Georgia" w:hAnsi="Georgia" w:cs="Times New Roman"/>
          <w:sz w:val="21"/>
          <w:szCs w:val="21"/>
        </w:rPr>
      </w:pPr>
    </w:p>
    <w:sectPr w:rsidR="00055D33" w:rsidRPr="00D30CEA" w:rsidSect="00E65B09">
      <w:pgSz w:w="11906" w:h="16838"/>
      <w:pgMar w:top="794"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E6B6F"/>
    <w:multiLevelType w:val="hybridMultilevel"/>
    <w:tmpl w:val="481020C4"/>
    <w:lvl w:ilvl="0" w:tplc="8E8060F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A3079AF"/>
    <w:multiLevelType w:val="hybridMultilevel"/>
    <w:tmpl w:val="AFA010E8"/>
    <w:lvl w:ilvl="0" w:tplc="625A9190">
      <w:start w:val="1"/>
      <w:numFmt w:val="decimal"/>
      <w:lvlText w:val="%1."/>
      <w:lvlJc w:val="left"/>
      <w:pPr>
        <w:ind w:left="1080" w:hanging="360"/>
      </w:pPr>
      <w:rPr>
        <w:rFonts w:ascii="Georgia" w:hAnsi="Georgia" w:cs="Georgia" w:hint="default"/>
        <w:color w:val="000000"/>
        <w:sz w:val="2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602952251">
    <w:abstractNumId w:val="0"/>
  </w:num>
  <w:num w:numId="2" w16cid:durableId="143242837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2"/>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5D33"/>
    <w:rsid w:val="0005670D"/>
    <w:rsid w:val="000710B0"/>
    <w:rsid w:val="00073C82"/>
    <w:rsid w:val="00081359"/>
    <w:rsid w:val="000A154E"/>
    <w:rsid w:val="000A5AB8"/>
    <w:rsid w:val="000A6678"/>
    <w:rsid w:val="000A7DEB"/>
    <w:rsid w:val="000C55DE"/>
    <w:rsid w:val="000F371C"/>
    <w:rsid w:val="00107266"/>
    <w:rsid w:val="00115CC9"/>
    <w:rsid w:val="00117F83"/>
    <w:rsid w:val="001425D9"/>
    <w:rsid w:val="00146C8E"/>
    <w:rsid w:val="00152DF9"/>
    <w:rsid w:val="00156A98"/>
    <w:rsid w:val="001669DB"/>
    <w:rsid w:val="00171D11"/>
    <w:rsid w:val="001819B1"/>
    <w:rsid w:val="001A4522"/>
    <w:rsid w:val="001C17FC"/>
    <w:rsid w:val="001D079A"/>
    <w:rsid w:val="001D4C76"/>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A47DC"/>
    <w:rsid w:val="002A5B9F"/>
    <w:rsid w:val="002B66A5"/>
    <w:rsid w:val="002D309E"/>
    <w:rsid w:val="002D594E"/>
    <w:rsid w:val="002E39B8"/>
    <w:rsid w:val="002F51FA"/>
    <w:rsid w:val="00311A15"/>
    <w:rsid w:val="003250EA"/>
    <w:rsid w:val="00334959"/>
    <w:rsid w:val="003421B1"/>
    <w:rsid w:val="00375D2D"/>
    <w:rsid w:val="003811BC"/>
    <w:rsid w:val="0038671F"/>
    <w:rsid w:val="003947A8"/>
    <w:rsid w:val="003D464F"/>
    <w:rsid w:val="003D5D1E"/>
    <w:rsid w:val="003F3290"/>
    <w:rsid w:val="003F688C"/>
    <w:rsid w:val="00415608"/>
    <w:rsid w:val="00424CAF"/>
    <w:rsid w:val="00434D23"/>
    <w:rsid w:val="00436A33"/>
    <w:rsid w:val="004403CB"/>
    <w:rsid w:val="00442DC6"/>
    <w:rsid w:val="00453C2F"/>
    <w:rsid w:val="00454C0B"/>
    <w:rsid w:val="0046226E"/>
    <w:rsid w:val="00474FC2"/>
    <w:rsid w:val="00492923"/>
    <w:rsid w:val="004A1501"/>
    <w:rsid w:val="004A615C"/>
    <w:rsid w:val="004B4510"/>
    <w:rsid w:val="004C156C"/>
    <w:rsid w:val="004C174A"/>
    <w:rsid w:val="004F2EF8"/>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54057"/>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1BD2"/>
    <w:rsid w:val="00874503"/>
    <w:rsid w:val="00883B55"/>
    <w:rsid w:val="00892372"/>
    <w:rsid w:val="0089337A"/>
    <w:rsid w:val="008A248F"/>
    <w:rsid w:val="008A2F2D"/>
    <w:rsid w:val="008B402E"/>
    <w:rsid w:val="008C27C1"/>
    <w:rsid w:val="008D6664"/>
    <w:rsid w:val="008D7CDB"/>
    <w:rsid w:val="008E100E"/>
    <w:rsid w:val="008E4BA9"/>
    <w:rsid w:val="008E7A27"/>
    <w:rsid w:val="008E7D17"/>
    <w:rsid w:val="00920B77"/>
    <w:rsid w:val="0095628E"/>
    <w:rsid w:val="00991E04"/>
    <w:rsid w:val="009A256E"/>
    <w:rsid w:val="009D07DC"/>
    <w:rsid w:val="009D3BBF"/>
    <w:rsid w:val="009D3F88"/>
    <w:rsid w:val="009E24C6"/>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304"/>
    <w:rsid w:val="00B57CB1"/>
    <w:rsid w:val="00B73D33"/>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71D8E"/>
    <w:rsid w:val="00D9281A"/>
    <w:rsid w:val="00DA3404"/>
    <w:rsid w:val="00DA524B"/>
    <w:rsid w:val="00DA5F2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71E17"/>
    <w:rsid w:val="00E83116"/>
    <w:rsid w:val="00E836C7"/>
    <w:rsid w:val="00E914E5"/>
    <w:rsid w:val="00E91B86"/>
    <w:rsid w:val="00EA6CEC"/>
    <w:rsid w:val="00EA7AC2"/>
    <w:rsid w:val="00EC000C"/>
    <w:rsid w:val="00EF2FD5"/>
    <w:rsid w:val="00F11473"/>
    <w:rsid w:val="00F253C5"/>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character" w:styleId="NichtaufgelsteErwhnung">
    <w:name w:val="Unresolved Mention"/>
    <w:basedOn w:val="Absatz-Standardschriftart"/>
    <w:uiPriority w:val="99"/>
    <w:rsid w:val="002B66A5"/>
    <w:rPr>
      <w:color w:val="605E5C"/>
      <w:shd w:val="clear" w:color="auto" w:fill="E1DFDD"/>
    </w:rPr>
  </w:style>
  <w:style w:type="paragraph" w:styleId="Listenabsatz">
    <w:name w:val="List Paragraph"/>
    <w:basedOn w:val="Standard"/>
    <w:uiPriority w:val="34"/>
    <w:qFormat/>
    <w:rsid w:val="004F2EF8"/>
    <w:pPr>
      <w:spacing w:after="0" w:line="240" w:lineRule="auto"/>
      <w:ind w:left="720"/>
      <w:contextualSpacing/>
    </w:pPr>
    <w:rPr>
      <w:sz w:val="24"/>
      <w:szCs w:val="24"/>
    </w:rPr>
  </w:style>
  <w:style w:type="paragraph" w:styleId="berarbeitung">
    <w:name w:val="Revision"/>
    <w:hidden/>
    <w:uiPriority w:val="99"/>
    <w:semiHidden/>
    <w:rsid w:val="00DA5F2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494</Words>
  <Characters>3114</Characters>
  <Application>Microsoft Office Word</Application>
  <DocSecurity>0</DocSecurity>
  <Lines>25</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3</cp:revision>
  <dcterms:created xsi:type="dcterms:W3CDTF">2022-10-25T08:16:00Z</dcterms:created>
  <dcterms:modified xsi:type="dcterms:W3CDTF">2022-10-25T18:41:00Z</dcterms:modified>
</cp:coreProperties>
</file>