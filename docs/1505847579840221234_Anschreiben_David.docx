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proofErr w:type="spellStart"/>
      <w:r w:rsidRPr="0028570F">
        <w:rPr>
          <w:rFonts w:ascii="Arial" w:hAnsi="Arial" w:cs="Arial"/>
          <w:sz w:val="20"/>
          <w:szCs w:val="20"/>
        </w:rPr>
        <w:t>Wildschwanbrook</w:t>
      </w:r>
      <w:proofErr w:type="spellEnd"/>
      <w:r w:rsidRPr="0028570F">
        <w:rPr>
          <w:rFonts w:ascii="Arial" w:hAnsi="Arial" w:cs="Arial"/>
          <w:sz w:val="20"/>
          <w:szCs w:val="20"/>
        </w:rPr>
        <w:t xml:space="preserve">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RDefault="00430FEC" w:rsidP="002879F7">
      <w:pPr>
        <w:spacing w:after="0"/>
        <w:rPr>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3E9E07B6" w:rsidR="00552EB4"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F36768">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E50438">
        <w:rPr>
          <w:rFonts w:ascii="Arial" w:hAnsi="Arial" w:cs="Arial"/>
          <w:b/>
        </w:rPr>
        <w:t>3</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0A3E8691" w14:textId="7B95635A"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EA21A9">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751ECAC2" w14:textId="38AB5E68" w:rsidR="001C49D4" w:rsidRPr="001C49D4" w:rsidRDefault="001C49D4" w:rsidP="000210FC">
      <w:pPr>
        <w:spacing w:after="0"/>
        <w:jc w:val="both"/>
        <w:rPr>
          <w:rFonts w:ascii="Arial" w:hAnsi="Arial" w:cs="Arial"/>
          <w:sz w:val="20"/>
          <w:szCs w:val="20"/>
        </w:rPr>
      </w:pPr>
      <w:r w:rsidRPr="001C49D4">
        <w:rPr>
          <w:rFonts w:ascii="Arial" w:hAnsi="Arial" w:cs="Arial"/>
          <w:sz w:val="20"/>
          <w:szCs w:val="20"/>
        </w:rPr>
        <w:t xml:space="preserve">durch meine Auseinandersetzung mit Jahresabschlüssen in meinem Auditpraktikum sowie erste Erfahrungen im M&amp;A habe ich früh gelernt, Entwicklungen kritisch zu hinterfragen und fundiert zu analysieren. Ich </w:t>
      </w:r>
      <w:del w:id="0" w:author="David Döbele" w:date="2026-05-12T20:00:00Z" w16du:dateUtc="2026-05-12T18:00:00Z">
        <w:r w:rsidRPr="001C49D4" w:rsidDel="000210FC">
          <w:rPr>
            <w:rFonts w:ascii="Arial" w:hAnsi="Arial" w:cs="Arial"/>
            <w:sz w:val="20"/>
            <w:szCs w:val="20"/>
          </w:rPr>
          <w:delText xml:space="preserve">habe </w:delText>
        </w:r>
      </w:del>
      <w:ins w:id="1" w:author="David Döbele" w:date="2026-05-12T20:00:00Z" w16du:dateUtc="2026-05-12T18:00:00Z">
        <w:r w:rsidR="000210FC">
          <w:rPr>
            <w:rFonts w:ascii="Arial" w:hAnsi="Arial" w:cs="Arial"/>
            <w:sz w:val="20"/>
            <w:szCs w:val="20"/>
          </w:rPr>
          <w:t>konnte ein gutes</w:t>
        </w:r>
      </w:ins>
      <w:del w:id="2" w:author="David Döbele" w:date="2026-05-12T20:01:00Z" w16du:dateUtc="2026-05-12T18:01:00Z">
        <w:r w:rsidRPr="001C49D4" w:rsidDel="000210FC">
          <w:rPr>
            <w:rFonts w:ascii="Arial" w:hAnsi="Arial" w:cs="Arial"/>
            <w:sz w:val="20"/>
            <w:szCs w:val="20"/>
          </w:rPr>
          <w:delText>ein solides</w:delText>
        </w:r>
      </w:del>
      <w:r w:rsidRPr="001C49D4">
        <w:rPr>
          <w:rFonts w:ascii="Arial" w:hAnsi="Arial" w:cs="Arial"/>
          <w:sz w:val="20"/>
          <w:szCs w:val="20"/>
        </w:rPr>
        <w:t xml:space="preserve"> Verständnis </w:t>
      </w:r>
      <w:del w:id="3" w:author="David Döbele" w:date="2026-05-12T20:02:00Z" w16du:dateUtc="2026-05-12T18:02:00Z">
        <w:r w:rsidRPr="001C49D4" w:rsidDel="000210FC">
          <w:rPr>
            <w:rFonts w:ascii="Arial" w:hAnsi="Arial" w:cs="Arial"/>
            <w:sz w:val="20"/>
            <w:szCs w:val="20"/>
          </w:rPr>
          <w:delText>dafür entwickel</w:delText>
        </w:r>
      </w:del>
      <w:del w:id="4" w:author="David Döbele" w:date="2026-05-12T20:01:00Z" w16du:dateUtc="2026-05-12T18:01:00Z">
        <w:r w:rsidRPr="001C49D4" w:rsidDel="000210FC">
          <w:rPr>
            <w:rFonts w:ascii="Arial" w:hAnsi="Arial" w:cs="Arial"/>
            <w:sz w:val="20"/>
            <w:szCs w:val="20"/>
          </w:rPr>
          <w:delText>t</w:delText>
        </w:r>
      </w:del>
      <w:del w:id="5" w:author="David Döbele" w:date="2026-05-12T20:02:00Z" w16du:dateUtc="2026-05-12T18:02:00Z">
        <w:r w:rsidRPr="001C49D4" w:rsidDel="000210FC">
          <w:rPr>
            <w:rFonts w:ascii="Arial" w:hAnsi="Arial" w:cs="Arial"/>
            <w:sz w:val="20"/>
            <w:szCs w:val="20"/>
          </w:rPr>
          <w:delText>, wie Unternehmen finanziell aufgebaut sind</w:delText>
        </w:r>
      </w:del>
      <w:ins w:id="6" w:author="David Döbele" w:date="2026-05-12T20:02:00Z" w16du:dateUtc="2026-05-12T18:02:00Z">
        <w:r w:rsidR="000210FC">
          <w:rPr>
            <w:rFonts w:ascii="Arial" w:hAnsi="Arial" w:cs="Arial"/>
            <w:sz w:val="20"/>
            <w:szCs w:val="20"/>
          </w:rPr>
          <w:t>für alle relevanten Aspekte</w:t>
        </w:r>
      </w:ins>
      <w:ins w:id="7" w:author="David Döbele" w:date="2026-05-12T20:03:00Z" w16du:dateUtc="2026-05-12T18:03:00Z">
        <w:r w:rsidR="000210FC">
          <w:rPr>
            <w:rFonts w:ascii="Arial" w:hAnsi="Arial" w:cs="Arial"/>
            <w:sz w:val="20"/>
            <w:szCs w:val="20"/>
          </w:rPr>
          <w:t xml:space="preserve"> eines M&amp;A-Prozesses aufbauen</w:t>
        </w:r>
      </w:ins>
      <w:ins w:id="8" w:author="David Döbele" w:date="2026-05-12T20:01:00Z" w16du:dateUtc="2026-05-12T18:01:00Z">
        <w:r w:rsidR="000210FC">
          <w:rPr>
            <w:rFonts w:ascii="Arial" w:hAnsi="Arial" w:cs="Arial"/>
            <w:sz w:val="20"/>
            <w:szCs w:val="20"/>
          </w:rPr>
          <w:t xml:space="preserve"> – außerdem habe ich realisiert, dass mich eine Karriere im Finanz-Sektor sehr reizt. Aus diesem Grund studiere ich seit diesem Herbs</w:t>
        </w:r>
      </w:ins>
      <w:ins w:id="9" w:author="David Döbele" w:date="2026-05-12T20:02:00Z" w16du:dateUtc="2026-05-12T18:02:00Z">
        <w:r w:rsidR="000210FC">
          <w:rPr>
            <w:rFonts w:ascii="Arial" w:hAnsi="Arial" w:cs="Arial"/>
            <w:sz w:val="20"/>
            <w:szCs w:val="20"/>
          </w:rPr>
          <w:t xml:space="preserve">t BWL an der Universität </w:t>
        </w:r>
        <w:proofErr w:type="spellStart"/>
        <w:r w:rsidR="000210FC">
          <w:rPr>
            <w:rFonts w:ascii="Arial" w:hAnsi="Arial" w:cs="Arial"/>
            <w:sz w:val="20"/>
            <w:szCs w:val="20"/>
          </w:rPr>
          <w:t>St.Gallen</w:t>
        </w:r>
        <w:proofErr w:type="spellEnd"/>
        <w:r w:rsidR="000210FC">
          <w:rPr>
            <w:rFonts w:ascii="Arial" w:hAnsi="Arial" w:cs="Arial"/>
            <w:sz w:val="20"/>
            <w:szCs w:val="20"/>
          </w:rPr>
          <w:t xml:space="preserve"> (HSG), wo ich mich parallel zum Studium auch in verschiedenen Finance-Initiativen einbringe.</w:t>
        </w:r>
      </w:ins>
      <w:ins w:id="10" w:author="David Döbele" w:date="2026-05-12T20:03:00Z" w16du:dateUtc="2026-05-12T18:03:00Z">
        <w:r w:rsidR="000210FC">
          <w:rPr>
            <w:rFonts w:ascii="Arial" w:hAnsi="Arial" w:cs="Arial"/>
            <w:sz w:val="20"/>
            <w:szCs w:val="20"/>
          </w:rPr>
          <w:t xml:space="preserve"> Neben meinem Verständnis zu Corporate Finance bringe ich aber auch eine ausgeprägte „</w:t>
        </w:r>
        <w:proofErr w:type="spellStart"/>
        <w:r w:rsidR="000210FC">
          <w:rPr>
            <w:rFonts w:ascii="Arial" w:hAnsi="Arial" w:cs="Arial"/>
            <w:sz w:val="20"/>
            <w:szCs w:val="20"/>
          </w:rPr>
          <w:t>hands</w:t>
        </w:r>
        <w:proofErr w:type="spellEnd"/>
        <w:r w:rsidR="000210FC">
          <w:rPr>
            <w:rFonts w:ascii="Arial" w:hAnsi="Arial" w:cs="Arial"/>
            <w:sz w:val="20"/>
            <w:szCs w:val="20"/>
          </w:rPr>
          <w:t xml:space="preserve">-on“-Mentalität mit. Als einer der wenigen Studierenden in </w:t>
        </w:r>
        <w:proofErr w:type="spellStart"/>
        <w:r w:rsidR="000210FC">
          <w:rPr>
            <w:rFonts w:ascii="Arial" w:hAnsi="Arial" w:cs="Arial"/>
            <w:sz w:val="20"/>
            <w:szCs w:val="20"/>
          </w:rPr>
          <w:t>S</w:t>
        </w:r>
      </w:ins>
      <w:ins w:id="11" w:author="David Döbele" w:date="2026-05-12T20:04:00Z" w16du:dateUtc="2026-05-12T18:04:00Z">
        <w:r w:rsidR="000210FC">
          <w:rPr>
            <w:rFonts w:ascii="Arial" w:hAnsi="Arial" w:cs="Arial"/>
            <w:sz w:val="20"/>
            <w:szCs w:val="20"/>
          </w:rPr>
          <w:t>t.Gallen</w:t>
        </w:r>
        <w:proofErr w:type="spellEnd"/>
        <w:r w:rsidR="000210FC">
          <w:rPr>
            <w:rFonts w:ascii="Arial" w:hAnsi="Arial" w:cs="Arial"/>
            <w:sz w:val="20"/>
            <w:szCs w:val="20"/>
          </w:rPr>
          <w:t xml:space="preserve"> finanziere ich mir mein Studium komplett selbst – hierfür habe ich zwischen Abitur und Studium in verschiedenen Unternehmen gejobbt und genug Geld zur Seite legen können, um </w:t>
        </w:r>
      </w:ins>
      <w:ins w:id="12" w:author="David Döbele" w:date="2026-05-12T20:05:00Z" w16du:dateUtc="2026-05-12T18:05:00Z">
        <w:r w:rsidR="000210FC">
          <w:rPr>
            <w:rFonts w:ascii="Arial" w:hAnsi="Arial" w:cs="Arial"/>
            <w:sz w:val="20"/>
            <w:szCs w:val="20"/>
          </w:rPr>
          <w:t xml:space="preserve">mich voll auf das HSG-Studium fokussieren zu können. </w:t>
        </w:r>
      </w:ins>
      <w:del w:id="13" w:author="David Döbele" w:date="2026-05-12T20:01:00Z" w16du:dateUtc="2026-05-12T18:01:00Z">
        <w:r w:rsidRPr="001C49D4" w:rsidDel="000210FC">
          <w:rPr>
            <w:rFonts w:ascii="Arial" w:hAnsi="Arial" w:cs="Arial"/>
            <w:sz w:val="20"/>
            <w:szCs w:val="20"/>
          </w:rPr>
          <w:delText>.</w:delText>
        </w:r>
      </w:del>
      <w:del w:id="14" w:author="David Döbele" w:date="2026-05-12T20:05:00Z" w16du:dateUtc="2026-05-12T18:05:00Z">
        <w:r w:rsidRPr="001C49D4" w:rsidDel="000210FC">
          <w:rPr>
            <w:rFonts w:ascii="Arial" w:hAnsi="Arial" w:cs="Arial"/>
            <w:sz w:val="20"/>
            <w:szCs w:val="20"/>
          </w:rPr>
          <w:delText xml:space="preserve"> Die Analyse von Bilanz, GuV und Cashflow bildet für mich das notwendige Fundament, um Finanzen wirklich zu verstehen, und Multiples helfen mir dabei</w:delText>
        </w:r>
        <w:r w:rsidR="004A3E8C" w:rsidDel="000210FC">
          <w:rPr>
            <w:rFonts w:ascii="Arial" w:hAnsi="Arial" w:cs="Arial"/>
            <w:sz w:val="20"/>
            <w:szCs w:val="20"/>
          </w:rPr>
          <w:delText xml:space="preserve"> </w:delText>
        </w:r>
        <w:r w:rsidRPr="001C49D4" w:rsidDel="000210FC">
          <w:rPr>
            <w:rFonts w:ascii="Arial" w:hAnsi="Arial" w:cs="Arial"/>
            <w:sz w:val="20"/>
            <w:szCs w:val="20"/>
          </w:rPr>
          <w:delText xml:space="preserve">einzuordnen, wie hoch oder niedrig Unternehmen bewertet sind. Gerade mit letzterem konnte ich mich sehr tief beschäftigen, was mir sehr viel Spaß bereitet hat, weil man eine erste Einschätzung davon entwickelt, ob Unternehmensbewertungen plausibel sind. Darüber hinaus hat es mir ein Vergnügen bereitet, Pitch-Decks zu erstellen, Longlists vorzubereiten und Teaser zu erstellen. Mein erlerntes Verständnis des Transaktionsprozesses wird mir dabei helfen, die einzelnen Schritte noch weiter zu vertiefen und zu verinnerlichen. </w:delText>
        </w:r>
      </w:del>
      <w:r w:rsidRPr="001C49D4">
        <w:rPr>
          <w:rFonts w:ascii="Arial" w:hAnsi="Arial" w:cs="Arial"/>
          <w:sz w:val="20"/>
          <w:szCs w:val="20"/>
        </w:rPr>
        <w:t xml:space="preserve">Nach meinem 2. Semester an der HSG im September 2026 bietet mir das Praktikum </w:t>
      </w:r>
      <w:r w:rsidR="00F07228">
        <w:rPr>
          <w:rFonts w:ascii="Arial" w:hAnsi="Arial" w:cs="Arial"/>
          <w:sz w:val="20"/>
          <w:szCs w:val="20"/>
        </w:rPr>
        <w:t xml:space="preserve">bei Ihnen </w:t>
      </w:r>
      <w:r w:rsidRPr="001C49D4">
        <w:rPr>
          <w:rFonts w:ascii="Arial" w:hAnsi="Arial" w:cs="Arial"/>
          <w:sz w:val="20"/>
          <w:szCs w:val="20"/>
        </w:rPr>
        <w:t>die ideale Möglichkeit, mein analytisches Fundament systematisch zu erweitern.</w:t>
      </w:r>
    </w:p>
    <w:p w14:paraId="246C65AC" w14:textId="77777777" w:rsidR="005D085B" w:rsidRPr="006C5B9E" w:rsidRDefault="005D085B" w:rsidP="005D085B">
      <w:pPr>
        <w:spacing w:after="0"/>
        <w:jc w:val="both"/>
        <w:rPr>
          <w:rFonts w:ascii="Arial" w:hAnsi="Arial" w:cs="Arial"/>
          <w:sz w:val="20"/>
          <w:szCs w:val="20"/>
        </w:rPr>
      </w:pPr>
    </w:p>
    <w:p w14:paraId="55EA40BD" w14:textId="25AC4F97" w:rsidR="00EE5C80"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w:t>
      </w:r>
      <w:r w:rsidR="00F36768">
        <w:rPr>
          <w:rFonts w:ascii="Arial" w:hAnsi="Arial" w:cs="Arial"/>
          <w:sz w:val="20"/>
          <w:szCs w:val="20"/>
        </w:rPr>
        <w:t xml:space="preserve">M&amp;A </w:t>
      </w:r>
      <w:r w:rsidRPr="006C5B9E">
        <w:rPr>
          <w:rFonts w:ascii="Arial" w:hAnsi="Arial" w:cs="Arial"/>
          <w:sz w:val="20"/>
          <w:szCs w:val="20"/>
        </w:rPr>
        <w:t>aber so faszinierend begeistert</w:t>
      </w:r>
      <w:r w:rsidR="004A3E8C">
        <w:rPr>
          <w:rFonts w:ascii="Arial" w:hAnsi="Arial" w:cs="Arial"/>
          <w:sz w:val="20"/>
          <w:szCs w:val="20"/>
        </w:rPr>
        <w:t>,</w:t>
      </w:r>
      <w:r w:rsidR="00A8560A">
        <w:rPr>
          <w:rFonts w:ascii="Arial" w:hAnsi="Arial" w:cs="Arial"/>
          <w:sz w:val="20"/>
          <w:szCs w:val="20"/>
        </w:rPr>
        <w:t xml:space="preserve"> </w:t>
      </w:r>
      <w:r w:rsidR="004A3E8C">
        <w:rPr>
          <w:rFonts w:ascii="Arial" w:hAnsi="Arial" w:cs="Arial"/>
          <w:sz w:val="20"/>
          <w:szCs w:val="20"/>
        </w:rPr>
        <w:t>ist</w:t>
      </w:r>
      <w:r w:rsidR="00A8560A">
        <w:rPr>
          <w:rFonts w:ascii="Arial" w:hAnsi="Arial" w:cs="Arial"/>
          <w:sz w:val="20"/>
          <w:szCs w:val="20"/>
        </w:rPr>
        <w:t xml:space="preserve"> die Kombination aus anspruchsvollen Transaktionen</w:t>
      </w:r>
      <w:r w:rsidR="00151946">
        <w:rPr>
          <w:rFonts w:ascii="Arial" w:hAnsi="Arial" w:cs="Arial"/>
          <w:sz w:val="20"/>
          <w:szCs w:val="20"/>
        </w:rPr>
        <w:t>, strukturierten Prozessen und die Nähe zu unternehmerischen Entscheidern. Mit f</w:t>
      </w:r>
      <w:r w:rsidRPr="006C5B9E">
        <w:rPr>
          <w:rFonts w:ascii="Arial" w:hAnsi="Arial" w:cs="Arial"/>
          <w:sz w:val="20"/>
          <w:szCs w:val="20"/>
        </w:rPr>
        <w:t>undierte</w:t>
      </w:r>
      <w:r w:rsidR="00151946">
        <w:rPr>
          <w:rFonts w:ascii="Arial" w:hAnsi="Arial" w:cs="Arial"/>
          <w:sz w:val="20"/>
          <w:szCs w:val="20"/>
        </w:rPr>
        <w:t xml:space="preserve">n </w:t>
      </w:r>
      <w:r w:rsidRPr="006C5B9E">
        <w:rPr>
          <w:rFonts w:ascii="Arial" w:hAnsi="Arial" w:cs="Arial"/>
          <w:sz w:val="20"/>
          <w:szCs w:val="20"/>
        </w:rPr>
        <w:t>Bewertungen und durchdachte</w:t>
      </w:r>
      <w:r w:rsidR="00151946">
        <w:rPr>
          <w:rFonts w:ascii="Arial" w:hAnsi="Arial" w:cs="Arial"/>
          <w:sz w:val="20"/>
          <w:szCs w:val="20"/>
        </w:rPr>
        <w:t>n</w:t>
      </w:r>
      <w:r w:rsidRPr="006C5B9E">
        <w:rPr>
          <w:rFonts w:ascii="Arial" w:hAnsi="Arial" w:cs="Arial"/>
          <w:sz w:val="20"/>
          <w:szCs w:val="20"/>
        </w:rPr>
        <w:t xml:space="preserve"> Transaktionen entstehen</w:t>
      </w:r>
      <w:r w:rsidR="00151946">
        <w:rPr>
          <w:rFonts w:ascii="Arial" w:hAnsi="Arial" w:cs="Arial"/>
          <w:sz w:val="20"/>
          <w:szCs w:val="20"/>
        </w:rPr>
        <w:t xml:space="preserve"> reibungslose Prozesse für mittelständische Unternehmen, wenn keine Nachfolge</w:t>
      </w:r>
      <w:r w:rsidR="0003481A">
        <w:rPr>
          <w:rFonts w:ascii="Arial" w:hAnsi="Arial" w:cs="Arial"/>
          <w:sz w:val="20"/>
          <w:szCs w:val="20"/>
        </w:rPr>
        <w:t xml:space="preserve"> gefunden wurde. Andererseits </w:t>
      </w:r>
      <w:r w:rsidR="004A3E8C">
        <w:rPr>
          <w:rFonts w:ascii="Arial" w:hAnsi="Arial" w:cs="Arial"/>
          <w:sz w:val="20"/>
          <w:szCs w:val="20"/>
        </w:rPr>
        <w:t>wird</w:t>
      </w:r>
      <w:r w:rsidR="0003481A">
        <w:rPr>
          <w:rFonts w:ascii="Arial" w:hAnsi="Arial" w:cs="Arial"/>
          <w:sz w:val="20"/>
          <w:szCs w:val="20"/>
        </w:rPr>
        <w:t xml:space="preserve"> für etwas größere </w:t>
      </w:r>
      <w:r w:rsidR="00C94539">
        <w:rPr>
          <w:rFonts w:ascii="Arial" w:hAnsi="Arial" w:cs="Arial"/>
          <w:sz w:val="20"/>
          <w:szCs w:val="20"/>
        </w:rPr>
        <w:t>Firmen</w:t>
      </w:r>
      <w:r w:rsidR="0003481A">
        <w:rPr>
          <w:rFonts w:ascii="Arial" w:hAnsi="Arial" w:cs="Arial"/>
          <w:sz w:val="20"/>
          <w:szCs w:val="20"/>
        </w:rPr>
        <w:t xml:space="preserve"> die Möglichkeit geboten, einen strategischen Zusammenschluss zu absolvieren, was unweigerlich zu zukünftigen Skalierungen, Synergieprozessen und neuen Strategien führt. </w:t>
      </w:r>
      <w:r w:rsidRPr="006C5B9E">
        <w:rPr>
          <w:rFonts w:ascii="Arial" w:hAnsi="Arial" w:cs="Arial"/>
          <w:sz w:val="20"/>
          <w:szCs w:val="20"/>
        </w:rPr>
        <w:t xml:space="preserve">Dass man als Analyst nicht nur Zahlen aufbereitet, sondern Entscheidungen analytisch mitgestaltet, macht diesen Bereich für mich so besonders. </w:t>
      </w:r>
      <w:r w:rsidR="00151946" w:rsidRPr="001C49D4">
        <w:rPr>
          <w:rFonts w:ascii="Arial" w:hAnsi="Arial" w:cs="Arial"/>
          <w:sz w:val="20"/>
          <w:szCs w:val="20"/>
        </w:rPr>
        <w:t>Deshalb habe ich mich nun dazu entschlossen, mich im Bereich des Investmentbankings zu spezialisieren</w:t>
      </w:r>
      <w:r w:rsidRPr="006C5B9E">
        <w:rPr>
          <w:rFonts w:ascii="Arial" w:hAnsi="Arial" w:cs="Arial"/>
          <w:sz w:val="20"/>
          <w:szCs w:val="20"/>
        </w:rPr>
        <w:t xml:space="preserve"> </w:t>
      </w:r>
      <w:r w:rsidR="0003481A" w:rsidRPr="006C5B9E">
        <w:rPr>
          <w:rFonts w:ascii="Arial" w:hAnsi="Arial" w:cs="Arial"/>
          <w:sz w:val="20"/>
          <w:szCs w:val="20"/>
        </w:rPr>
        <w:t xml:space="preserve">– </w:t>
      </w:r>
      <w:r w:rsidRPr="006C5B9E">
        <w:rPr>
          <w:rFonts w:ascii="Arial" w:hAnsi="Arial" w:cs="Arial"/>
          <w:sz w:val="20"/>
          <w:szCs w:val="20"/>
        </w:rPr>
        <w:t>mein angestrebtes Ziel</w:t>
      </w:r>
      <w:r w:rsidR="00EE5C80">
        <w:rPr>
          <w:rFonts w:ascii="Arial" w:hAnsi="Arial" w:cs="Arial"/>
          <w:sz w:val="20"/>
          <w:szCs w:val="20"/>
        </w:rPr>
        <w:t xml:space="preserve"> für die nächsten Jahre.</w:t>
      </w:r>
    </w:p>
    <w:p w14:paraId="2C9F4512" w14:textId="77777777" w:rsidR="005D085B" w:rsidRPr="006C5B9E" w:rsidRDefault="005D085B" w:rsidP="005D085B">
      <w:pPr>
        <w:spacing w:after="0"/>
        <w:jc w:val="both"/>
        <w:rPr>
          <w:rFonts w:ascii="Arial" w:hAnsi="Arial" w:cs="Arial"/>
          <w:sz w:val="20"/>
          <w:szCs w:val="20"/>
        </w:rPr>
      </w:pPr>
    </w:p>
    <w:p w14:paraId="58790AC5" w14:textId="072064F2" w:rsidR="00D82C65" w:rsidRPr="00D82C65" w:rsidRDefault="00D82C65" w:rsidP="00D82C65">
      <w:pPr>
        <w:spacing w:after="0"/>
        <w:jc w:val="both"/>
        <w:rPr>
          <w:rFonts w:ascii="Arial" w:hAnsi="Arial" w:cs="Arial"/>
          <w:sz w:val="20"/>
          <w:szCs w:val="20"/>
        </w:rPr>
      </w:pPr>
      <w:r w:rsidRPr="00D82C65">
        <w:rPr>
          <w:rFonts w:ascii="Arial" w:hAnsi="Arial" w:cs="Arial"/>
          <w:sz w:val="20"/>
          <w:szCs w:val="20"/>
        </w:rPr>
        <w:t xml:space="preserve">Value Management scheint mir hierfür hervorragend geeignet zu sein, da Sie einen starken Fokus auf Industrie und Handel legen – zwei Bereiche, die von realwirtschaftlicher Relevanz, strategischer Tiefe und langfristigem Wertschöpfungspotenzial geprägt sind. Genau ein solches Umfeld spricht mich besonders an, weil ich mich in klar </w:t>
      </w:r>
      <w:proofErr w:type="gramStart"/>
      <w:r w:rsidRPr="00D82C65">
        <w:rPr>
          <w:rFonts w:ascii="Arial" w:hAnsi="Arial" w:cs="Arial"/>
          <w:sz w:val="20"/>
          <w:szCs w:val="20"/>
        </w:rPr>
        <w:t>strukturierten</w:t>
      </w:r>
      <w:proofErr w:type="gramEnd"/>
      <w:r w:rsidRPr="00D82C65">
        <w:rPr>
          <w:rFonts w:ascii="Arial" w:hAnsi="Arial" w:cs="Arial"/>
          <w:sz w:val="20"/>
          <w:szCs w:val="20"/>
        </w:rPr>
        <w:t>, professionellen Branchen wohlfühle und dort meine Fähigkeiten gezielt weiterentwickeln möchte</w:t>
      </w:r>
      <w:r w:rsidR="001262E0">
        <w:rPr>
          <w:rFonts w:ascii="Arial" w:hAnsi="Arial" w:cs="Arial"/>
          <w:sz w:val="20"/>
          <w:szCs w:val="20"/>
        </w:rPr>
        <w:t xml:space="preserve">. </w:t>
      </w:r>
      <w:r w:rsidRPr="00D82C65">
        <w:rPr>
          <w:rFonts w:ascii="Arial" w:hAnsi="Arial" w:cs="Arial"/>
          <w:sz w:val="20"/>
          <w:szCs w:val="20"/>
        </w:rPr>
        <w:t>Durch meine bisherigen Erfahrungen habe ich gelernt, wie wichtig es ist, in einem Umfeld zu arbeiten, das sowohl Stabilität als auch strategischen Anspruch vereint, weshalb mich Ihre Ausrichtung in besonderem Maße anspricht</w:t>
      </w:r>
      <w:r w:rsidR="001262E0">
        <w:rPr>
          <w:rFonts w:ascii="Arial" w:hAnsi="Arial" w:cs="Arial"/>
          <w:sz w:val="20"/>
          <w:szCs w:val="20"/>
        </w:rPr>
        <w:t xml:space="preserve">. </w:t>
      </w:r>
      <w:r w:rsidRPr="00D82C65">
        <w:rPr>
          <w:rFonts w:ascii="Arial" w:hAnsi="Arial" w:cs="Arial"/>
          <w:sz w:val="20"/>
          <w:szCs w:val="20"/>
        </w:rPr>
        <w:t>Besonders erwähnenswert finde ich den beeindruckenden Lebenslauf Ihres Managing Directors Jochen Vogel, der über enorme M&amp;A-Expertise verfügt und zuvor leitende Funktionen unter anderem bei Roland Berger und Lehman Brothers innehatte. Eine solche Karriere zeigt, wohin Konsequenz und Fachkompetenz führen können und stellt für mich eine klare Inspiration dar – etwas, worauf ich ebenfalls hinarbeiten möchte und wozu Ihr Unternehmen die optimale Adresse bietet.</w:t>
      </w:r>
    </w:p>
    <w:p w14:paraId="55798716" w14:textId="77777777" w:rsidR="005D085B" w:rsidRPr="00975BCB" w:rsidRDefault="005D085B" w:rsidP="005D085B">
      <w:pPr>
        <w:spacing w:after="0"/>
        <w:jc w:val="both"/>
        <w:rPr>
          <w:rFonts w:ascii="Arial" w:hAnsi="Arial" w:cs="Arial"/>
          <w:sz w:val="20"/>
          <w:szCs w:val="20"/>
        </w:rPr>
      </w:pPr>
    </w:p>
    <w:p w14:paraId="324038ED" w14:textId="556DF02E" w:rsidR="005D085B" w:rsidRPr="006C5B9E" w:rsidRDefault="005D085B" w:rsidP="005D085B">
      <w:pPr>
        <w:spacing w:after="0"/>
        <w:jc w:val="both"/>
        <w:rPr>
          <w:rFonts w:ascii="Arial" w:hAnsi="Arial" w:cs="Arial"/>
          <w:sz w:val="20"/>
          <w:szCs w:val="20"/>
        </w:rPr>
      </w:pPr>
      <w:bookmarkStart w:id="15"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w:t>
      </w:r>
      <w:r w:rsidR="0015344A" w:rsidRPr="006C5B9E">
        <w:rPr>
          <w:rFonts w:ascii="Arial" w:hAnsi="Arial" w:cs="Arial"/>
          <w:sz w:val="20"/>
          <w:szCs w:val="20"/>
        </w:rPr>
        <w:t>durch mein analytisches Verständnis</w:t>
      </w:r>
      <w:r w:rsidRPr="006C5B9E">
        <w:rPr>
          <w:rFonts w:ascii="Arial" w:hAnsi="Arial" w:cs="Arial"/>
          <w:sz w:val="20"/>
          <w:szCs w:val="20"/>
        </w:rPr>
        <w:t xml:space="preserve">, mein Durchhaltevermögen sowie meine </w:t>
      </w:r>
      <w:r w:rsidR="00633174">
        <w:rPr>
          <w:rFonts w:ascii="Arial" w:hAnsi="Arial" w:cs="Arial"/>
          <w:sz w:val="20"/>
          <w:szCs w:val="20"/>
        </w:rPr>
        <w:t>hohe Sorgfalt</w:t>
      </w:r>
      <w:r w:rsidRPr="006C5B9E">
        <w:rPr>
          <w:rFonts w:ascii="Arial" w:hAnsi="Arial" w:cs="Arial"/>
          <w:sz w:val="20"/>
          <w:szCs w:val="20"/>
        </w:rPr>
        <w:t xml:space="preserve">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15"/>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09BBC517">
            <wp:extent cx="1171616" cy="619125"/>
            <wp:effectExtent l="0" t="0" r="9525"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216177" cy="642672"/>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210FC"/>
    <w:rsid w:val="00034707"/>
    <w:rsid w:val="0003481A"/>
    <w:rsid w:val="00034B68"/>
    <w:rsid w:val="0004591A"/>
    <w:rsid w:val="00046459"/>
    <w:rsid w:val="00052240"/>
    <w:rsid w:val="000555E4"/>
    <w:rsid w:val="0005670D"/>
    <w:rsid w:val="000710B0"/>
    <w:rsid w:val="00073719"/>
    <w:rsid w:val="00073C82"/>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522"/>
    <w:rsid w:val="001C17FC"/>
    <w:rsid w:val="001C3D1D"/>
    <w:rsid w:val="001C49D4"/>
    <w:rsid w:val="001C56B7"/>
    <w:rsid w:val="001D079A"/>
    <w:rsid w:val="001D6EE9"/>
    <w:rsid w:val="001E0088"/>
    <w:rsid w:val="001E0903"/>
    <w:rsid w:val="001E1EE7"/>
    <w:rsid w:val="001E4A93"/>
    <w:rsid w:val="001F6374"/>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CC1"/>
    <w:rsid w:val="00264191"/>
    <w:rsid w:val="0027047C"/>
    <w:rsid w:val="002708C2"/>
    <w:rsid w:val="00274324"/>
    <w:rsid w:val="0027545D"/>
    <w:rsid w:val="002825D0"/>
    <w:rsid w:val="0028570F"/>
    <w:rsid w:val="002879F7"/>
    <w:rsid w:val="002913AF"/>
    <w:rsid w:val="002A5B9F"/>
    <w:rsid w:val="002B1AB3"/>
    <w:rsid w:val="002C4BF0"/>
    <w:rsid w:val="002C5FF9"/>
    <w:rsid w:val="002D309E"/>
    <w:rsid w:val="002D594E"/>
    <w:rsid w:val="002E39B8"/>
    <w:rsid w:val="002E568A"/>
    <w:rsid w:val="002F51FA"/>
    <w:rsid w:val="003062E4"/>
    <w:rsid w:val="00311A15"/>
    <w:rsid w:val="003250EA"/>
    <w:rsid w:val="00340304"/>
    <w:rsid w:val="003421B1"/>
    <w:rsid w:val="003453E4"/>
    <w:rsid w:val="00354994"/>
    <w:rsid w:val="003741F2"/>
    <w:rsid w:val="00375D2D"/>
    <w:rsid w:val="003811BC"/>
    <w:rsid w:val="00382E97"/>
    <w:rsid w:val="0038671F"/>
    <w:rsid w:val="003947A8"/>
    <w:rsid w:val="003B3699"/>
    <w:rsid w:val="003C06A0"/>
    <w:rsid w:val="003C53A7"/>
    <w:rsid w:val="003C6082"/>
    <w:rsid w:val="003D464F"/>
    <w:rsid w:val="003D5D1E"/>
    <w:rsid w:val="003E0F7E"/>
    <w:rsid w:val="003F3290"/>
    <w:rsid w:val="003F688C"/>
    <w:rsid w:val="00410B5C"/>
    <w:rsid w:val="00415608"/>
    <w:rsid w:val="00424CAF"/>
    <w:rsid w:val="00425665"/>
    <w:rsid w:val="00430FEC"/>
    <w:rsid w:val="00434D23"/>
    <w:rsid w:val="0043734B"/>
    <w:rsid w:val="004403CB"/>
    <w:rsid w:val="00447B94"/>
    <w:rsid w:val="00453C2F"/>
    <w:rsid w:val="00454C0B"/>
    <w:rsid w:val="0046226E"/>
    <w:rsid w:val="0046367A"/>
    <w:rsid w:val="004664BB"/>
    <w:rsid w:val="00474FC2"/>
    <w:rsid w:val="00482428"/>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21734"/>
    <w:rsid w:val="005407D6"/>
    <w:rsid w:val="00542F06"/>
    <w:rsid w:val="00552B78"/>
    <w:rsid w:val="00552EB4"/>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23B"/>
    <w:rsid w:val="0063786E"/>
    <w:rsid w:val="00641C3D"/>
    <w:rsid w:val="00643340"/>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40D57"/>
    <w:rsid w:val="00A44493"/>
    <w:rsid w:val="00A447DD"/>
    <w:rsid w:val="00A53760"/>
    <w:rsid w:val="00A55BAD"/>
    <w:rsid w:val="00A615CE"/>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ECA"/>
    <w:rsid w:val="00CA0B94"/>
    <w:rsid w:val="00CA1160"/>
    <w:rsid w:val="00CA702E"/>
    <w:rsid w:val="00CA7350"/>
    <w:rsid w:val="00CB639D"/>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815E1"/>
    <w:rsid w:val="00F871CC"/>
    <w:rsid w:val="00F92A04"/>
    <w:rsid w:val="00FA3A76"/>
    <w:rsid w:val="00FA4972"/>
    <w:rsid w:val="00FA5291"/>
    <w:rsid w:val="00FB419B"/>
    <w:rsid w:val="00FC093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 w:type="paragraph" w:styleId="berarbeitung">
    <w:name w:val="Revision"/>
    <w:hidden/>
    <w:uiPriority w:val="99"/>
    <w:semiHidden/>
    <w:rsid w:val="000210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4003</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16</cp:revision>
  <dcterms:created xsi:type="dcterms:W3CDTF">2025-12-03T20:37:00Z</dcterms:created>
  <dcterms:modified xsi:type="dcterms:W3CDTF">2026-05-12T18:06:00Z</dcterms:modified>
</cp:coreProperties>
</file>