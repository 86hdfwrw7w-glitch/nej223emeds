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82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4356"/>
        <w:gridCol w:w="34"/>
        <w:gridCol w:w="878"/>
        <w:gridCol w:w="294"/>
        <w:gridCol w:w="685"/>
        <w:gridCol w:w="193"/>
        <w:gridCol w:w="291"/>
        <w:gridCol w:w="440"/>
        <w:gridCol w:w="1903"/>
      </w:tblGrid>
      <w:tr w:rsidR="00E55D90" w:rsidRPr="00840931" w14:paraId="487AC9CE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0CBC6997" w14:textId="31D751B7" w:rsidR="00E55D90" w:rsidRPr="00840931" w:rsidRDefault="00C31C51" w:rsidP="00935D6F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1CB1640B" w:rsidR="00F44F5F" w:rsidRPr="00840931" w:rsidRDefault="00C31C51" w:rsidP="00935D6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CA1AE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ric.</w:t>
            </w:r>
            <w:r w:rsidR="00DB7872">
              <w:rPr>
                <w:rFonts w:ascii="Times New Roman" w:hAnsi="Times New Roman" w:cs="Times New Roman"/>
                <w:bCs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stud.hshl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1631789540 | </w:t>
            </w:r>
            <w:hyperlink r:id="rId8" w:history="1">
              <w:r w:rsidR="006F0676" w:rsidRPr="006F0676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LinkedIn</w:t>
              </w:r>
            </w:hyperlink>
          </w:p>
        </w:tc>
      </w:tr>
      <w:tr w:rsidR="002508C2" w:rsidRPr="00840931" w14:paraId="0FCADE56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D1492F" w:rsidRPr="00840931" w14:paraId="7D1DEBF7" w14:textId="77777777" w:rsidTr="00055B1A">
        <w:trPr>
          <w:trHeight w:val="340"/>
        </w:trPr>
        <w:tc>
          <w:tcPr>
            <w:tcW w:w="7308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9209435" w:rsidR="00D1492F" w:rsidRPr="00840931" w:rsidRDefault="00C31C51" w:rsidP="000F057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1569F96" w:rsidR="00D1492F" w:rsidRPr="00793F4B" w:rsidRDefault="00C31C51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935D6F">
        <w:trPr>
          <w:trHeight w:val="20"/>
        </w:trPr>
        <w:tc>
          <w:tcPr>
            <w:tcW w:w="7308" w:type="dxa"/>
            <w:gridSpan w:val="5"/>
            <w:vAlign w:val="bottom"/>
          </w:tcPr>
          <w:p w14:paraId="11CB9A0F" w14:textId="773087BB" w:rsidR="00D1492F" w:rsidRPr="00840931" w:rsidRDefault="00D1492F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aktueller 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Schnitt: 1,</w:t>
            </w:r>
            <w:r w:rsidR="008E2B5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12" w:type="dxa"/>
            <w:gridSpan w:val="5"/>
            <w:vAlign w:val="bottom"/>
          </w:tcPr>
          <w:p w14:paraId="419A9228" w14:textId="50FA1666" w:rsidR="00D1492F" w:rsidRPr="00840931" w:rsidRDefault="00D1492F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del w:id="0" w:author="Eric Schulz" w:date="2025-09-14T19:47:00Z" w16du:dateUtc="2025-09-14T17:47:00Z">
              <w:r w:rsidR="00D5280E" w:rsidRPr="00840931" w:rsidDel="00953C66">
                <w:rPr>
                  <w:rFonts w:ascii="Times New Roman" w:hAnsi="Times New Roman" w:cs="Times New Roman"/>
                  <w:sz w:val="20"/>
                  <w:szCs w:val="20"/>
                </w:rPr>
                <w:delText>heute</w:delText>
              </w:r>
            </w:del>
            <w:ins w:id="1" w:author="Eric Schulz" w:date="2025-09-14T19:47:00Z" w16du:dateUtc="2025-09-14T17:47:00Z">
              <w:r w:rsidR="00953C66">
                <w:rPr>
                  <w:rFonts w:ascii="Times New Roman" w:hAnsi="Times New Roman" w:cs="Times New Roman"/>
                  <w:sz w:val="20"/>
                  <w:szCs w:val="20"/>
                </w:rPr>
                <w:t>09/2025</w:t>
              </w:r>
            </w:ins>
          </w:p>
        </w:tc>
      </w:tr>
      <w:tr w:rsidR="00D5280E" w:rsidRPr="00840931" w14:paraId="7EABE9F1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15EB2B89" w14:textId="7905D372" w:rsidR="00112F6D" w:rsidRPr="006F7492" w:rsidRDefault="008E013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162C0FA2" w14:textId="5C57AB86" w:rsidR="003458E3" w:rsidRPr="00935D6F" w:rsidRDefault="003458E3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Anwendung von statistischen und quantita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ti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ven Methoden wie Regression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modelle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13A00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und Hypothesentests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sowie deren Auswertung und Interpretation</w:t>
            </w:r>
          </w:p>
          <w:p w14:paraId="7A71E6B0" w14:textId="7B7AEF0E" w:rsidR="003E5ED5" w:rsidRPr="00935D6F" w:rsidRDefault="000755E1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Organisation der NudgeNight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2024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mit Vorstellung 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d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</w:t>
            </w:r>
            <w:r w:rsidR="00712F28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on uns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E0526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entwickelten Nudges zu</w:t>
            </w:r>
            <w:r w:rsidR="00055B1A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m </w:t>
            </w:r>
            <w:r w:rsidR="00CE0526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Thema Arbeitssicherheit </w:t>
            </w:r>
            <w:r w:rsidR="00055B1A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vor 98 Personen</w:t>
            </w:r>
          </w:p>
        </w:tc>
      </w:tr>
      <w:tr w:rsidR="00D5280E" w:rsidRPr="00840931" w14:paraId="1C51E2FF" w14:textId="77777777" w:rsidTr="00055B1A">
        <w:trPr>
          <w:trHeight w:val="340"/>
        </w:trPr>
        <w:tc>
          <w:tcPr>
            <w:tcW w:w="6136" w:type="dxa"/>
            <w:gridSpan w:val="3"/>
            <w:vAlign w:val="bottom"/>
          </w:tcPr>
          <w:p w14:paraId="4BAC65D2" w14:textId="3FF63DB0" w:rsidR="00665BF3" w:rsidRPr="00840931" w:rsidRDefault="0091331D" w:rsidP="000F057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684" w:type="dxa"/>
            <w:gridSpan w:val="7"/>
            <w:vAlign w:val="bottom"/>
          </w:tcPr>
          <w:p w14:paraId="2FCB10D7" w14:textId="3DE6D3B9" w:rsidR="00665BF3" w:rsidRPr="00793F4B" w:rsidRDefault="003E5ED5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935D6F">
        <w:trPr>
          <w:trHeight w:val="20"/>
        </w:trPr>
        <w:tc>
          <w:tcPr>
            <w:tcW w:w="6136" w:type="dxa"/>
            <w:gridSpan w:val="3"/>
            <w:vAlign w:val="bottom"/>
          </w:tcPr>
          <w:p w14:paraId="1CEE182B" w14:textId="5BB2596B" w:rsidR="0091331D" w:rsidRPr="00840931" w:rsidRDefault="0091331D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Allgemeine Hochschulreife (Note: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684" w:type="dxa"/>
            <w:gridSpan w:val="7"/>
            <w:vAlign w:val="bottom"/>
          </w:tcPr>
          <w:p w14:paraId="7521EA6E" w14:textId="3CC1A4D2" w:rsidR="0091331D" w:rsidRPr="00840931" w:rsidRDefault="003E5ED5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840931" w14:paraId="69F47C1D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23575F6C" w14:textId="3E7CB279" w:rsidR="004F3FA0" w:rsidRPr="0041660A" w:rsidRDefault="006F0676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Relevante Fächer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Englisch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="0091331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Deutsch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(12 Punkte)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4F3FA0"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Sozialwissenschaften (12 Punkte)</w:t>
            </w:r>
          </w:p>
        </w:tc>
      </w:tr>
      <w:tr w:rsidR="00E55D90" w:rsidRPr="00840931" w14:paraId="3A2665B3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0F057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12385B" w:rsidRPr="00793F4B" w14:paraId="70D0A0EB" w14:textId="77777777" w:rsidTr="00055B1A">
        <w:trPr>
          <w:trHeight w:val="340"/>
        </w:trPr>
        <w:tc>
          <w:tcPr>
            <w:tcW w:w="7014" w:type="dxa"/>
            <w:gridSpan w:val="4"/>
            <w:tcBorders>
              <w:top w:val="single" w:sz="4" w:space="0" w:color="auto"/>
            </w:tcBorders>
            <w:vAlign w:val="bottom"/>
          </w:tcPr>
          <w:p w14:paraId="7DCA6DE1" w14:textId="64911740" w:rsidR="0012385B" w:rsidRPr="0012385B" w:rsidRDefault="0012385B" w:rsidP="000F057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3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Deutsche Post</w:t>
            </w:r>
            <w:ins w:id="2" w:author="Eric Schulz" w:date="2025-09-14T19:46:00Z" w16du:dateUtc="2025-09-14T17:46:00Z">
              <w:r w:rsidR="00953C66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 AG</w:t>
              </w:r>
            </w:ins>
            <w:del w:id="3" w:author="Eric Schulz" w:date="2025-09-14T19:46:00Z" w16du:dateUtc="2025-09-14T17:46:00Z">
              <w:r w:rsidRPr="0012385B" w:rsidDel="00953C66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 xml:space="preserve"> </w:delText>
              </w:r>
              <w:r w:rsidR="00A17C6B" w:rsidDel="00953C66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delText>und Paket GmbH</w:delText>
              </w:r>
            </w:del>
          </w:p>
        </w:tc>
        <w:tc>
          <w:tcPr>
            <w:tcW w:w="3806" w:type="dxa"/>
            <w:gridSpan w:val="6"/>
            <w:tcBorders>
              <w:top w:val="single" w:sz="4" w:space="0" w:color="auto"/>
            </w:tcBorders>
            <w:vAlign w:val="bottom"/>
          </w:tcPr>
          <w:p w14:paraId="59E63D75" w14:textId="5F081B4F" w:rsidR="0012385B" w:rsidRPr="00793F4B" w:rsidRDefault="0012385B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Bonn</w:t>
            </w:r>
          </w:p>
        </w:tc>
      </w:tr>
      <w:tr w:rsidR="0012385B" w:rsidRPr="00840931" w14:paraId="2684AE75" w14:textId="77777777" w:rsidTr="00055B1A">
        <w:trPr>
          <w:trHeight w:val="113"/>
        </w:trPr>
        <w:tc>
          <w:tcPr>
            <w:tcW w:w="8917" w:type="dxa"/>
            <w:gridSpan w:val="9"/>
            <w:vAlign w:val="bottom"/>
          </w:tcPr>
          <w:p w14:paraId="0EBA5B66" w14:textId="75B21E94" w:rsidR="0012385B" w:rsidRPr="00A17C6B" w:rsidRDefault="0012385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im</w:t>
            </w:r>
            <w:r w:rsidR="00E86B61"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Product Management und</w:t>
            </w:r>
            <w:r w:rsidRPr="00A17C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</w:t>
            </w:r>
          </w:p>
        </w:tc>
        <w:tc>
          <w:tcPr>
            <w:tcW w:w="1903" w:type="dxa"/>
          </w:tcPr>
          <w:p w14:paraId="1E510DA1" w14:textId="0704024E" w:rsidR="0012385B" w:rsidRPr="00840931" w:rsidRDefault="0012385B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86B6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12385B" w:rsidRPr="0012385B" w14:paraId="7A0CEAC2" w14:textId="77777777" w:rsidTr="00672104">
        <w:trPr>
          <w:trHeight w:val="268"/>
        </w:trPr>
        <w:tc>
          <w:tcPr>
            <w:tcW w:w="10820" w:type="dxa"/>
            <w:gridSpan w:val="10"/>
            <w:vAlign w:val="bottom"/>
          </w:tcPr>
          <w:p w14:paraId="2B6842EA" w14:textId="35A45D0F" w:rsidR="0012385B" w:rsidRDefault="0062366C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ins w:id="4" w:author="Eric Schulz" w:date="2025-08-19T17:10:00Z" w16du:dateUtc="2025-08-19T15:10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Analyse von Laufzeit</w:t>
              </w:r>
            </w:ins>
            <w:ins w:id="5" w:author="Eric Schulz" w:date="2025-08-19T17:18:00Z" w16du:dateUtc="2025-08-19T15:18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d</w:t>
              </w:r>
            </w:ins>
            <w:ins w:id="6" w:author="Eric Schulz" w:date="2025-08-19T17:10:00Z" w16du:dateUtc="2025-08-19T15:10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aten</w:t>
              </w:r>
            </w:ins>
            <w:ins w:id="7" w:author="Eric Schulz" w:date="2025-08-19T17:11:00Z" w16du:dateUtc="2025-08-19T15:11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 xml:space="preserve"> mit dem Ziel </w:t>
              </w:r>
            </w:ins>
            <w:ins w:id="8" w:author="Eric Schulz" w:date="2025-08-19T17:12:00Z" w16du:dateUtc="2025-08-19T15:12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 xml:space="preserve">einen </w:t>
              </w:r>
            </w:ins>
            <w:ins w:id="9" w:author="Eric Schulz" w:date="2025-08-19T17:13:00Z" w16du:dateUtc="2025-08-19T15:13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 xml:space="preserve">Laufzeitstandard zu </w:t>
              </w:r>
            </w:ins>
            <w:ins w:id="10" w:author="Eric Schulz" w:date="2025-08-19T17:18:00Z" w16du:dateUtc="2025-08-19T15:18:00Z">
              <w:r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etablieren</w:t>
              </w:r>
            </w:ins>
            <w:del w:id="11" w:author="Eric Schulz" w:date="2025-08-19T17:14:00Z" w16du:dateUtc="2025-08-19T15:14:00Z"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Entwick</w:delText>
              </w:r>
              <w:r w:rsidR="00055B1A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lung</w:delText>
              </w:r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</w:delText>
              </w:r>
              <w:r w:rsidR="00672104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p</w:delText>
              </w:r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roduktbezogene</w:delText>
              </w:r>
              <w:r w:rsidR="00055B1A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r</w:delText>
              </w:r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Lösungen für Geschäftskunden sowie Kommunikation der Änderungen an den Vertrieb</w:delText>
              </w:r>
            </w:del>
          </w:p>
          <w:p w14:paraId="1D8A2A6D" w14:textId="354B9DC1" w:rsidR="005125D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ins w:id="12" w:author="Eric Schulz" w:date="2025-08-19T17:21:00Z" w16du:dateUtc="2025-08-19T15:21:00Z">
              <w:r w:rsidRPr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Aufbereitung von Vertriebsunterlagen, die für die Kommunikation mit 170.000 Geschäftskunden eingesetzt wurden</w:t>
              </w:r>
            </w:ins>
            <w:del w:id="13" w:author="Eric Schulz" w:date="2025-08-19T17:21:00Z" w16du:dateUtc="2025-08-19T15:21:00Z">
              <w:r w:rsidR="005125DF" w:rsidDel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Erstell</w:delText>
              </w:r>
              <w:r w:rsidR="00055B1A" w:rsidDel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ung</w:delText>
              </w:r>
              <w:r w:rsidR="005125DF" w:rsidDel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von Kundenpräsentat</w:delText>
              </w:r>
            </w:del>
            <w:del w:id="14" w:author="Eric Schulz" w:date="2025-08-19T17:14:00Z" w16du:dateUtc="2025-08-19T15:14:00Z"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ionen</w:delText>
              </w:r>
            </w:del>
            <w:del w:id="15" w:author="Eric Schulz" w:date="2025-08-19T17:21:00Z" w16du:dateUtc="2025-08-19T15:21:00Z">
              <w:r w:rsidR="005125DF" w:rsidDel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für den Vertrieb</w:delText>
              </w:r>
            </w:del>
          </w:p>
          <w:p w14:paraId="14614D33" w14:textId="193BC009" w:rsidR="005125DF" w:rsidRDefault="000F0578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Durchführung q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ualitative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r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Marktforschung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512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 Gruppendiskussionen mit ausgewählten Geschäftskunden</w:t>
            </w:r>
          </w:p>
          <w:p w14:paraId="087B3780" w14:textId="050BD35F" w:rsidR="005125DF" w:rsidRPr="00935D6F" w:rsidRDefault="005A12DD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ins w:id="16" w:author="Eric Schulz" w:date="2025-08-19T17:24:00Z" w16du:dateUtc="2025-08-19T15:24:00Z">
              <w:r w:rsidRPr="005A12DD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t>Abstimmung mit Stakeholdern aus dem Vertrieb zur Potenzialanalyse von Recycling-Sendungen im Rahmen eines strategischen Wachstumsprojekts</w:t>
              </w:r>
            </w:ins>
            <w:del w:id="17" w:author="Eric Schulz" w:date="2025-08-19T17:16:00Z" w16du:dateUtc="2025-08-19T15:16:00Z">
              <w:r w:rsidR="005125D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Analyse von Absatz- und Kundendaten sowie Durchführung von Markt- </w:delText>
              </w:r>
              <w:r w:rsidR="005125DF" w:rsidRPr="00935D6F" w:rsidDel="0062366C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und Wettbewerbsanalysen zur Ableitung von Managementempfehlungen</w:delText>
              </w:r>
            </w:del>
          </w:p>
        </w:tc>
      </w:tr>
      <w:tr w:rsidR="00E55D90" w:rsidRPr="00840931" w14:paraId="127C64E2" w14:textId="77777777" w:rsidTr="00055B1A">
        <w:trPr>
          <w:trHeight w:val="340"/>
        </w:trPr>
        <w:tc>
          <w:tcPr>
            <w:tcW w:w="7014" w:type="dxa"/>
            <w:gridSpan w:val="4"/>
            <w:vAlign w:val="bottom"/>
          </w:tcPr>
          <w:p w14:paraId="38F27285" w14:textId="291A706D" w:rsidR="00E55D90" w:rsidRPr="00840931" w:rsidRDefault="008D1659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1659">
              <w:rPr>
                <w:rFonts w:ascii="Times New Roman" w:hAnsi="Times New Roman" w:cs="Times New Roman"/>
                <w:b/>
                <w:sz w:val="20"/>
                <w:szCs w:val="20"/>
              </w:rPr>
              <w:t>Barmenia.Gothaer Finanzholding AG</w:t>
            </w:r>
          </w:p>
        </w:tc>
        <w:tc>
          <w:tcPr>
            <w:tcW w:w="3806" w:type="dxa"/>
            <w:gridSpan w:val="6"/>
            <w:vAlign w:val="bottom"/>
          </w:tcPr>
          <w:p w14:paraId="4820196E" w14:textId="0F47CB21" w:rsidR="00E55D90" w:rsidRPr="00793F4B" w:rsidRDefault="00CD1566" w:rsidP="000F0578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055B1A">
        <w:trPr>
          <w:trHeight w:val="20"/>
        </w:trPr>
        <w:tc>
          <w:tcPr>
            <w:tcW w:w="8917" w:type="dxa"/>
            <w:gridSpan w:val="9"/>
            <w:vAlign w:val="bottom"/>
          </w:tcPr>
          <w:p w14:paraId="20B1570F" w14:textId="0544D554" w:rsidR="00E55D90" w:rsidRPr="00935D6F" w:rsidRDefault="003E5ED5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sz w:val="20"/>
                <w:szCs w:val="20"/>
              </w:rPr>
              <w:t>Werkstudent i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 Strategie- </w:t>
            </w:r>
            <w:r w:rsidR="000F0578" w:rsidRPr="00935D6F">
              <w:rPr>
                <w:rFonts w:ascii="Times New Roman" w:hAnsi="Times New Roman" w:cs="Times New Roman"/>
                <w:sz w:val="20"/>
                <w:szCs w:val="20"/>
              </w:rPr>
              <w:t xml:space="preserve">und </w:t>
            </w:r>
            <w:r w:rsidR="008D1659" w:rsidRPr="00935D6F">
              <w:rPr>
                <w:rFonts w:ascii="Times New Roman" w:hAnsi="Times New Roman" w:cs="Times New Roman"/>
                <w:sz w:val="20"/>
                <w:szCs w:val="20"/>
              </w:rPr>
              <w:t>Kundenmarketing</w:t>
            </w:r>
          </w:p>
        </w:tc>
        <w:tc>
          <w:tcPr>
            <w:tcW w:w="1903" w:type="dxa"/>
            <w:vAlign w:val="bottom"/>
          </w:tcPr>
          <w:p w14:paraId="0475B997" w14:textId="15917415" w:rsidR="00E55D90" w:rsidRPr="00840931" w:rsidRDefault="00CD1566" w:rsidP="000F05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86B6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03/2025</w:t>
            </w:r>
          </w:p>
        </w:tc>
      </w:tr>
      <w:tr w:rsidR="000F0578" w:rsidRPr="00840931" w14:paraId="54C3D64C" w14:textId="77777777" w:rsidTr="000F0578">
        <w:trPr>
          <w:trHeight w:val="397"/>
        </w:trPr>
        <w:tc>
          <w:tcPr>
            <w:tcW w:w="10820" w:type="dxa"/>
            <w:gridSpan w:val="10"/>
            <w:vAlign w:val="bottom"/>
          </w:tcPr>
          <w:p w14:paraId="32EB0269" w14:textId="75EB2D5D" w:rsidR="0074529F" w:rsidRPr="0074529F" w:rsidRDefault="0074529F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Vorherige Beschäftigung bei Barmenia Allgemeine Versicherungs-AG</w:t>
            </w:r>
          </w:p>
          <w:p w14:paraId="7C931D04" w14:textId="3F22BE4A" w:rsidR="002150FB" w:rsidRDefault="002150FB" w:rsidP="000F0578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Verbesserung der Brand Governance durch Aktualisierung des Markenhandbuchs auf Frontify</w:t>
            </w:r>
          </w:p>
          <w:p w14:paraId="2AE2B9DB" w14:textId="2582734F" w:rsidR="00F77C5E" w:rsidRPr="00840931" w:rsidRDefault="008E4587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Tracking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und </w:t>
            </w:r>
            <w:r w:rsidR="000B043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Visualisierung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Marken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-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KPIs 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zur strategischen Entscheidungstreffung</w:t>
            </w:r>
            <w:r w:rsidR="00055B1A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auf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dieser Daten </w:t>
            </w:r>
          </w:p>
          <w:p w14:paraId="73F7E2DE" w14:textId="188E55E6" w:rsidR="00A26DB5" w:rsidRPr="0041660A" w:rsidRDefault="002E2341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Koordinierung des Rebrandings des Touchpoints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„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Telefonie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“</w:t>
            </w:r>
            <w:r w:rsidRPr="002E234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sodass über 80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021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% der Telefonie an Day 1 umgestellt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waren</w:t>
            </w:r>
          </w:p>
          <w:p w14:paraId="235C033B" w14:textId="543EB641" w:rsidR="0093081C" w:rsidRPr="0041660A" w:rsidRDefault="000F0578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Vorantreib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</w:t>
            </w:r>
            <w:r w:rsidR="00E8424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Implementierung des neuen Brandwatch-Trackings für die neue Marke parallel zur bestehenden Marke, um einen direkten Vergleich zwischen beiden zu ermögliche</w:t>
            </w:r>
            <w:r w:rsidR="007129C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</w:p>
          <w:p w14:paraId="12B94A0E" w14:textId="077A9EC6" w:rsidR="0093081C" w:rsidRPr="00935D6F" w:rsidRDefault="000F0578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Durchführung von </w:t>
            </w:r>
            <w:r w:rsidR="0093081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Marktforschung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</w:t>
            </w:r>
            <w:r w:rsidR="0093081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zur Identifizierung von Chancen und Möglichkeiten, um eine Content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-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Strategie zu entwickeln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die</w:t>
            </w:r>
            <w:r w:rsidR="0093081C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 Marke bestmöglich stärkt</w:t>
            </w:r>
          </w:p>
          <w:p w14:paraId="6DD9BA0F" w14:textId="0629CF60" w:rsidR="0093081C" w:rsidRPr="00935D6F" w:rsidRDefault="0093081C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Unterstützung des Projektleiters bei der Organisation von Teilprojekten und der Vor- und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Nachbereitung von Jour Fixes</w:t>
            </w:r>
            <w:r w:rsidR="0030216B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auf Abteilungs- und Hauptabteilungsleiterebene</w:t>
            </w:r>
          </w:p>
        </w:tc>
      </w:tr>
      <w:tr w:rsidR="00AE4ED3" w:rsidRPr="00840931" w14:paraId="45404236" w14:textId="77777777" w:rsidTr="00672104">
        <w:trPr>
          <w:trHeight w:val="333"/>
        </w:trPr>
        <w:tc>
          <w:tcPr>
            <w:tcW w:w="6102" w:type="dxa"/>
            <w:gridSpan w:val="2"/>
            <w:vAlign w:val="bottom"/>
          </w:tcPr>
          <w:p w14:paraId="3CF978EE" w14:textId="2E7A374F" w:rsidR="00AE4ED3" w:rsidRPr="00840931" w:rsidRDefault="003E5ED5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Dr. SAM Germany GmbH</w:t>
            </w:r>
          </w:p>
        </w:tc>
        <w:tc>
          <w:tcPr>
            <w:tcW w:w="4718" w:type="dxa"/>
            <w:gridSpan w:val="8"/>
            <w:vAlign w:val="bottom"/>
          </w:tcPr>
          <w:p w14:paraId="49A11F72" w14:textId="4C82FC26" w:rsidR="00AE4ED3" w:rsidRPr="00793F4B" w:rsidRDefault="00CD1566" w:rsidP="000F057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Düsseldorf</w:t>
            </w:r>
          </w:p>
        </w:tc>
      </w:tr>
      <w:tr w:rsidR="00AE4ED3" w:rsidRPr="00840931" w14:paraId="16C6F7AD" w14:textId="77777777" w:rsidTr="00055B1A">
        <w:trPr>
          <w:trHeight w:val="20"/>
        </w:trPr>
        <w:tc>
          <w:tcPr>
            <w:tcW w:w="8186" w:type="dxa"/>
            <w:gridSpan w:val="7"/>
            <w:vAlign w:val="bottom"/>
          </w:tcPr>
          <w:p w14:paraId="5D8760E9" w14:textId="0D054742" w:rsidR="00AE4ED3" w:rsidRPr="00840931" w:rsidRDefault="00AE4ED3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bei einem Telemedizin Start-</w:t>
            </w:r>
            <w:r w:rsidR="000F0578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2634" w:type="dxa"/>
            <w:gridSpan w:val="3"/>
          </w:tcPr>
          <w:p w14:paraId="2D9DB8CA" w14:textId="3A98BF1C" w:rsidR="00AE4ED3" w:rsidRPr="00840931" w:rsidRDefault="003E5ED5" w:rsidP="000F057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840931" w14:paraId="7660C4BA" w14:textId="77777777" w:rsidTr="00672104">
        <w:trPr>
          <w:trHeight w:val="55"/>
        </w:trPr>
        <w:tc>
          <w:tcPr>
            <w:tcW w:w="10820" w:type="dxa"/>
            <w:gridSpan w:val="10"/>
            <w:vAlign w:val="bottom"/>
          </w:tcPr>
          <w:p w14:paraId="3FDAB250" w14:textId="62950199" w:rsidR="002150FB" w:rsidRPr="002150FB" w:rsidRDefault="002150FB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Aktualisierung des OKRs und 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Präsentation</w:t>
            </w:r>
            <w:r w:rsidR="00DB7872"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der wöchentlichen Verkaufsergebnisse</w:t>
            </w:r>
          </w:p>
          <w:p w14:paraId="2695E33D" w14:textId="10F83D13" w:rsidR="002150FB" w:rsidRPr="002150FB" w:rsidRDefault="00B93DF3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Optimierung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roduct Listings in dem Onlineshop „Faire“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wodurch </w:t>
            </w:r>
            <w:r w:rsidR="00D5391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der fünffache Umsatz erzielt werden konnte</w:t>
            </w:r>
          </w:p>
          <w:p w14:paraId="132465C4" w14:textId="171BA3F3" w:rsidR="00493C45" w:rsidRPr="002150FB" w:rsidRDefault="00CE2BD0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Segmentierung von 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</w:t>
            </w: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</w:t>
            </w:r>
            <w:r w:rsidR="005E1916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Erstell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ung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kundenrelevante</w:t>
            </w:r>
            <w:r w:rsidR="00DB787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Newslette</w:t>
            </w:r>
            <w:r w:rsidR="007129C9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</w:tr>
      <w:tr w:rsidR="00E55D90" w:rsidRPr="00840931" w14:paraId="414B4085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FC6F" w:rsidR="00E55D90" w:rsidRPr="00840931" w:rsidRDefault="0093081C" w:rsidP="000F057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AUSSERUNIVERSITÄRES ENGAGEMENT</w:t>
            </w:r>
          </w:p>
        </w:tc>
      </w:tr>
      <w:tr w:rsidR="00884DDC" w:rsidRPr="00840931" w14:paraId="74251178" w14:textId="77777777" w:rsidTr="00055B1A">
        <w:trPr>
          <w:trHeight w:val="340"/>
        </w:trPr>
        <w:tc>
          <w:tcPr>
            <w:tcW w:w="610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AC919F" w:rsidR="00884DDC" w:rsidRPr="00840931" w:rsidRDefault="00884DDC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  <w:lang w:val="en-US"/>
              </w:rPr>
            </w:pP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Investment Association Düsseldorf e.</w:t>
            </w:r>
            <w:r w:rsidR="000F057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1660A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V.</w:t>
            </w:r>
            <w:r w:rsidRPr="0041660A" w:rsidDel="0093081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718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40F791B" w:rsidR="00884DDC" w:rsidRPr="00793F4B" w:rsidRDefault="00884DDC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884DDC" w:rsidRPr="00840931" w14:paraId="4F59C612" w14:textId="77777777" w:rsidTr="00935D6F">
        <w:trPr>
          <w:trHeight w:val="113"/>
        </w:trPr>
        <w:tc>
          <w:tcPr>
            <w:tcW w:w="8477" w:type="dxa"/>
            <w:gridSpan w:val="8"/>
            <w:vAlign w:val="bottom"/>
          </w:tcPr>
          <w:p w14:paraId="32F07601" w14:textId="37EBF6FA" w:rsidR="00884DDC" w:rsidRPr="00840931" w:rsidRDefault="000F0578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Aktives </w:t>
            </w:r>
            <w:r w:rsidR="00884DDC">
              <w:rPr>
                <w:rFonts w:ascii="Times New Roman" w:hAnsi="Times New Roman" w:cs="Times New Roman"/>
                <w:sz w:val="20"/>
                <w:szCs w:val="20"/>
              </w:rPr>
              <w:t>Mitglied im Verein</w:t>
            </w:r>
          </w:p>
        </w:tc>
        <w:tc>
          <w:tcPr>
            <w:tcW w:w="2343" w:type="dxa"/>
            <w:gridSpan w:val="2"/>
          </w:tcPr>
          <w:p w14:paraId="45DD2178" w14:textId="044A57C7" w:rsidR="00884DDC" w:rsidRPr="00840931" w:rsidRDefault="00884DDC" w:rsidP="000F0578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/2024 – heute</w:t>
            </w:r>
          </w:p>
        </w:tc>
      </w:tr>
      <w:tr w:rsidR="00884DDC" w:rsidRPr="00840931" w14:paraId="02437711" w14:textId="77777777" w:rsidTr="00935D6F">
        <w:trPr>
          <w:trHeight w:val="57"/>
        </w:trPr>
        <w:tc>
          <w:tcPr>
            <w:tcW w:w="10820" w:type="dxa"/>
            <w:gridSpan w:val="10"/>
            <w:vAlign w:val="bottom"/>
          </w:tcPr>
          <w:p w14:paraId="68CFAD97" w14:textId="30ED7C56" w:rsidR="00884DDC" w:rsidRPr="00D8506D" w:rsidRDefault="00884DDC" w:rsidP="00D8506D">
            <w:pPr>
              <w:pStyle w:val="Listenabsatz"/>
              <w:numPr>
                <w:ilvl w:val="0"/>
                <w:numId w:val="29"/>
              </w:numPr>
              <w:rPr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Teilnahme an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Workshops und Vorträgen 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über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Corporate Finance und M&amp;A sowie Absolvierung des</w:t>
            </w:r>
            <w:ins w:id="18" w:author="Eric Schulz" w:date="2025-08-31T16:10:00Z" w16du:dateUtc="2025-08-31T14:10:00Z">
              <w:r w:rsidR="005A662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br/>
              </w:r>
            </w:ins>
            <w:del w:id="19" w:author="Eric Schulz" w:date="2025-08-31T16:10:00Z" w16du:dateUtc="2025-08-31T14:10:00Z">
              <w:r w:rsidR="001C11EA" w:rsidDel="005A662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</w:delText>
              </w:r>
            </w:del>
            <w:r w:rsidR="001C11EA" w:rsidRPr="00D850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20" w:author="Eric Schulz" w:date="2025-08-13T22:51:00Z" w16du:dateUtc="2025-08-13T20:51:00Z">
                  <w:rPr/>
                </w:rPrChange>
              </w:rPr>
              <w:t>Börsenführerscheins</w:t>
            </w:r>
            <w:r w:rsidR="00D8506D" w:rsidRPr="00D850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21" w:author="Eric Schulz" w:date="2025-08-13T22:51:00Z" w16du:dateUtc="2025-08-13T20:51:00Z">
                  <w:rPr/>
                </w:rPrChange>
              </w:rPr>
              <w:t xml:space="preserve"> mit maximaler Punktzahl</w:t>
            </w:r>
          </w:p>
        </w:tc>
      </w:tr>
      <w:tr w:rsidR="00884DDC" w:rsidRPr="00840931" w14:paraId="669D5E89" w14:textId="77777777" w:rsidTr="00055B1A">
        <w:trPr>
          <w:trHeight w:val="340"/>
        </w:trPr>
        <w:tc>
          <w:tcPr>
            <w:tcW w:w="7993" w:type="dxa"/>
            <w:gridSpan w:val="6"/>
            <w:vAlign w:val="bottom"/>
          </w:tcPr>
          <w:p w14:paraId="0FA77B1E" w14:textId="0169AF5D" w:rsidR="00884DDC" w:rsidRPr="00884DDC" w:rsidRDefault="00884DDC" w:rsidP="000F057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Hochschule Hamm-Lippstadt</w:t>
            </w:r>
          </w:p>
        </w:tc>
        <w:tc>
          <w:tcPr>
            <w:tcW w:w="2827" w:type="dxa"/>
            <w:gridSpan w:val="4"/>
            <w:vAlign w:val="bottom"/>
          </w:tcPr>
          <w:p w14:paraId="5A360CFE" w14:textId="0E980BAB" w:rsidR="00884DDC" w:rsidRPr="00884DDC" w:rsidRDefault="00884DDC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Hamm</w:t>
            </w:r>
          </w:p>
        </w:tc>
      </w:tr>
      <w:tr w:rsidR="00884DDC" w:rsidRPr="00840931" w14:paraId="5261DB00" w14:textId="77777777" w:rsidTr="00935D6F">
        <w:trPr>
          <w:trHeight w:val="57"/>
        </w:trPr>
        <w:tc>
          <w:tcPr>
            <w:tcW w:w="7993" w:type="dxa"/>
            <w:gridSpan w:val="6"/>
            <w:vAlign w:val="bottom"/>
          </w:tcPr>
          <w:p w14:paraId="4AEE99F6" w14:textId="5C95304E" w:rsidR="00884DDC" w:rsidRPr="00884DDC" w:rsidRDefault="00884DDC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Buddy</w:t>
            </w:r>
          </w:p>
        </w:tc>
        <w:tc>
          <w:tcPr>
            <w:tcW w:w="2827" w:type="dxa"/>
            <w:gridSpan w:val="4"/>
            <w:vAlign w:val="bottom"/>
          </w:tcPr>
          <w:p w14:paraId="3E40AE0C" w14:textId="624432AB" w:rsidR="00884DDC" w:rsidRDefault="00884DDC" w:rsidP="000F0578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F7492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09/2024 </w:t>
            </w:r>
            <w:r w:rsidR="00735AE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–</w:t>
            </w:r>
            <w:r w:rsidRPr="006F7492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735AE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02/2025</w:t>
            </w:r>
          </w:p>
        </w:tc>
      </w:tr>
      <w:tr w:rsidR="00884DDC" w:rsidRPr="00840931" w14:paraId="28E279AB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0F1B6446" w14:textId="3BDD4AE1" w:rsidR="00884DDC" w:rsidRDefault="006F7492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Unterstütz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ung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der Austauschstudierenden bei dem </w:t>
            </w:r>
            <w:r w:rsidR="001C11E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Zurechtfinden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 Deutschland</w:t>
            </w:r>
          </w:p>
        </w:tc>
      </w:tr>
      <w:tr w:rsidR="0093081C" w:rsidRPr="000F781B" w14:paraId="6328D735" w14:textId="77777777" w:rsidTr="00055B1A">
        <w:trPr>
          <w:trHeight w:val="340"/>
        </w:trPr>
        <w:tc>
          <w:tcPr>
            <w:tcW w:w="7993" w:type="dxa"/>
            <w:gridSpan w:val="6"/>
            <w:vAlign w:val="bottom"/>
          </w:tcPr>
          <w:p w14:paraId="52443A19" w14:textId="2DC0F957" w:rsidR="0093081C" w:rsidRPr="0041660A" w:rsidDel="0093081C" w:rsidRDefault="000F781B" w:rsidP="000F057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GYM PUR Nettetal</w:t>
            </w:r>
          </w:p>
        </w:tc>
        <w:tc>
          <w:tcPr>
            <w:tcW w:w="2827" w:type="dxa"/>
            <w:gridSpan w:val="4"/>
            <w:vAlign w:val="bottom"/>
          </w:tcPr>
          <w:p w14:paraId="657F63E9" w14:textId="2ED9179F" w:rsidR="0093081C" w:rsidRPr="0041660A" w:rsidDel="0093081C" w:rsidRDefault="000F781B" w:rsidP="000F057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Nettetal</w:t>
            </w:r>
          </w:p>
        </w:tc>
      </w:tr>
      <w:tr w:rsidR="000F781B" w:rsidRPr="000F781B" w14:paraId="424999DE" w14:textId="77777777" w:rsidTr="00935D6F">
        <w:trPr>
          <w:trHeight w:val="20"/>
        </w:trPr>
        <w:tc>
          <w:tcPr>
            <w:tcW w:w="7993" w:type="dxa"/>
            <w:gridSpan w:val="6"/>
            <w:vAlign w:val="bottom"/>
          </w:tcPr>
          <w:p w14:paraId="046D7D6A" w14:textId="065F516F" w:rsidR="000F781B" w:rsidRPr="0041660A" w:rsidRDefault="000F781B" w:rsidP="000F057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Stellvertretender Thaibox-Trainer für Kinder</w:t>
            </w:r>
          </w:p>
        </w:tc>
        <w:tc>
          <w:tcPr>
            <w:tcW w:w="2827" w:type="dxa"/>
            <w:gridSpan w:val="4"/>
            <w:vAlign w:val="bottom"/>
          </w:tcPr>
          <w:p w14:paraId="7770ED39" w14:textId="14592F2B" w:rsidR="000F781B" w:rsidRPr="0041660A" w:rsidRDefault="000F781B" w:rsidP="000F0578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09/2021</w:t>
            </w:r>
          </w:p>
        </w:tc>
      </w:tr>
      <w:tr w:rsidR="000F781B" w:rsidRPr="000F781B" w14:paraId="15021EED" w14:textId="77777777" w:rsidTr="00935D6F">
        <w:trPr>
          <w:trHeight w:val="20"/>
        </w:trPr>
        <w:tc>
          <w:tcPr>
            <w:tcW w:w="10820" w:type="dxa"/>
            <w:gridSpan w:val="10"/>
            <w:vAlign w:val="bottom"/>
          </w:tcPr>
          <w:p w14:paraId="17EDB33E" w14:textId="60032905" w:rsidR="000F781B" w:rsidRPr="0041660A" w:rsidRDefault="000F781B" w:rsidP="000F05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 und</w:t>
            </w:r>
            <w:r w:rsidR="00FD665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Leitung des Thaibox-Trainings für Kinder zwischen acht und zwölf Jahren</w:t>
            </w:r>
          </w:p>
        </w:tc>
      </w:tr>
      <w:tr w:rsidR="00E55D90" w:rsidRPr="00840931" w14:paraId="482569A2" w14:textId="77777777" w:rsidTr="00935D6F">
        <w:trPr>
          <w:trHeight w:val="454"/>
        </w:trPr>
        <w:tc>
          <w:tcPr>
            <w:tcW w:w="1082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0F05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672104">
        <w:trPr>
          <w:trHeight w:val="333"/>
        </w:trPr>
        <w:tc>
          <w:tcPr>
            <w:tcW w:w="174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C2CD8C9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055B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B78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F0578" w14:paraId="45706C3F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57688BDA" w14:textId="350496FE" w:rsidR="00E55D90" w:rsidRPr="00840931" w:rsidRDefault="00E55D90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4" w:type="dxa"/>
            <w:gridSpan w:val="9"/>
            <w:vAlign w:val="bottom"/>
          </w:tcPr>
          <w:p w14:paraId="60CA2168" w14:textId="31796116" w:rsidR="00E55D90" w:rsidRPr="00935D6F" w:rsidRDefault="00E55D90" w:rsidP="000F057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IBM SPSS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287563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 Studio</w:t>
            </w:r>
            <w:r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0F0578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ndlagen</w:t>
            </w:r>
            <w:r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1A4E2D" w:rsidRPr="00935D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Hubspot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</w:t>
            </w:r>
            <w:r w:rsidR="000F05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Grundlagen</w:t>
            </w:r>
            <w:r w:rsidR="001A4E2D" w:rsidRPr="00935D6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2D1E4C" w14:paraId="70CB01B0" w14:textId="77777777" w:rsidTr="00935D6F">
        <w:trPr>
          <w:trHeight w:val="567"/>
        </w:trPr>
        <w:tc>
          <w:tcPr>
            <w:tcW w:w="1746" w:type="dxa"/>
            <w:vAlign w:val="bottom"/>
          </w:tcPr>
          <w:p w14:paraId="293EABAB" w14:textId="77777777" w:rsidR="00E55D90" w:rsidRDefault="00CD1566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4F58216" w14:textId="63AA93C6" w:rsidR="000F798F" w:rsidRPr="00840931" w:rsidRDefault="000F798F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74" w:type="dxa"/>
            <w:gridSpan w:val="9"/>
            <w:vAlign w:val="bottom"/>
          </w:tcPr>
          <w:p w14:paraId="598C2742" w14:textId="018EA080" w:rsidR="00E55D90" w:rsidRPr="00840931" w:rsidRDefault="00CD1566" w:rsidP="000F057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Marketing Foundations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SEO Foundations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F067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br/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McKinsey Forward Program </w:t>
            </w:r>
            <w:r w:rsidRPr="0041660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(McKinsey)</w:t>
            </w:r>
          </w:p>
        </w:tc>
      </w:tr>
      <w:tr w:rsidR="00CD1566" w:rsidRPr="00840931" w14:paraId="62C72E9D" w14:textId="77777777" w:rsidTr="00935D6F">
        <w:trPr>
          <w:trHeight w:val="340"/>
        </w:trPr>
        <w:tc>
          <w:tcPr>
            <w:tcW w:w="1746" w:type="dxa"/>
            <w:vAlign w:val="bottom"/>
          </w:tcPr>
          <w:p w14:paraId="39797A63" w14:textId="644C7717" w:rsidR="00CD1566" w:rsidRPr="00840931" w:rsidRDefault="00CD1566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9074" w:type="dxa"/>
            <w:gridSpan w:val="9"/>
            <w:vAlign w:val="bottom"/>
          </w:tcPr>
          <w:p w14:paraId="0458EEA0" w14:textId="188E62AF" w:rsidR="00CD1566" w:rsidRPr="00840931" w:rsidRDefault="00287563" w:rsidP="000F057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</w:t>
            </w:r>
            <w:r w:rsidR="00735AE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Politik und Börse</w:t>
            </w:r>
          </w:p>
        </w:tc>
      </w:tr>
      <w:tr w:rsidR="00CD1566" w:rsidRPr="00840931" w14:paraId="071AB173" w14:textId="77777777" w:rsidTr="00935D6F">
        <w:trPr>
          <w:trHeight w:val="850"/>
        </w:trPr>
        <w:tc>
          <w:tcPr>
            <w:tcW w:w="10820" w:type="dxa"/>
            <w:gridSpan w:val="10"/>
            <w:vAlign w:val="bottom"/>
          </w:tcPr>
          <w:p w14:paraId="78D233CF" w14:textId="020F16F0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B6B46C" w14:textId="77777777" w:rsidR="00C61C74" w:rsidRDefault="00C61C74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2C72763F" w:rsidR="00C13A00" w:rsidRPr="00840931" w:rsidRDefault="00287563" w:rsidP="000F05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C61C7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22" w:author="Eric Schulz" w:date="2025-10-01T22:04:00Z" w16du:dateUtc="2025-10-01T20:04:00Z">
              <w:r w:rsidR="002D1E4C">
                <w:rPr>
                  <w:rFonts w:ascii="Times New Roman" w:hAnsi="Times New Roman" w:cs="Times New Roman"/>
                  <w:sz w:val="20"/>
                  <w:szCs w:val="20"/>
                </w:rPr>
                <w:t>01</w:t>
              </w:r>
            </w:ins>
            <w:del w:id="23" w:author="Eric Schulz" w:date="2025-08-13T22:53:00Z" w16du:dateUtc="2025-08-13T20:53:00Z">
              <w:r w:rsidR="00055B1A" w:rsidDel="00D8506D">
                <w:rPr>
                  <w:rFonts w:ascii="Times New Roman" w:hAnsi="Times New Roman" w:cs="Times New Roman"/>
                  <w:sz w:val="20"/>
                  <w:szCs w:val="20"/>
                </w:rPr>
                <w:delText>0</w:delText>
              </w:r>
            </w:del>
            <w:del w:id="24" w:author="Eric Schulz" w:date="2025-08-15T08:27:00Z" w16du:dateUtc="2025-08-15T06:27:00Z">
              <w:r w:rsidR="00055B1A" w:rsidDel="00B8422E">
                <w:rPr>
                  <w:rFonts w:ascii="Times New Roman" w:hAnsi="Times New Roman" w:cs="Times New Roman"/>
                  <w:sz w:val="20"/>
                  <w:szCs w:val="20"/>
                </w:rPr>
                <w:delText>1</w:delText>
              </w:r>
            </w:del>
            <w:r w:rsidR="00055B1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ins w:id="25" w:author="Eric Schulz" w:date="2025-10-01T22:04:00Z" w16du:dateUtc="2025-10-01T20:04:00Z">
              <w:r w:rsidR="002D1E4C">
                <w:rPr>
                  <w:rFonts w:ascii="Times New Roman" w:hAnsi="Times New Roman" w:cs="Times New Roman"/>
                  <w:sz w:val="20"/>
                  <w:szCs w:val="20"/>
                </w:rPr>
                <w:t>10</w:t>
              </w:r>
            </w:ins>
            <w:del w:id="26" w:author="Eric Schulz" w:date="2025-10-01T22:04:00Z" w16du:dateUtc="2025-10-01T20:04:00Z">
              <w:r w:rsidR="00055B1A" w:rsidDel="002D1E4C">
                <w:rPr>
                  <w:rFonts w:ascii="Times New Roman" w:hAnsi="Times New Roman" w:cs="Times New Roman"/>
                  <w:sz w:val="20"/>
                  <w:szCs w:val="20"/>
                </w:rPr>
                <w:delText>0</w:delText>
              </w:r>
            </w:del>
            <w:del w:id="27" w:author="Eric Schulz" w:date="2025-09-07T17:27:00Z" w16du:dateUtc="2025-09-07T15:27:00Z">
              <w:r w:rsidR="00055B1A" w:rsidDel="00322208">
                <w:rPr>
                  <w:rFonts w:ascii="Times New Roman" w:hAnsi="Times New Roman" w:cs="Times New Roman"/>
                  <w:sz w:val="20"/>
                  <w:szCs w:val="20"/>
                </w:rPr>
                <w:delText>8</w:delText>
              </w:r>
            </w:del>
            <w:r w:rsidR="00055B1A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43E4BA88" w14:textId="17EFB361" w:rsidR="00B56CE9" w:rsidRPr="00935D6F" w:rsidRDefault="00B277D6" w:rsidP="00B56CE9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BE276B2" wp14:editId="236FC1CF">
            <wp:simplePos x="0" y="0"/>
            <wp:positionH relativeFrom="column">
              <wp:posOffset>-542290</wp:posOffset>
            </wp:positionH>
            <wp:positionV relativeFrom="paragraph">
              <wp:posOffset>-498475</wp:posOffset>
            </wp:positionV>
            <wp:extent cx="1377950" cy="335280"/>
            <wp:effectExtent l="0" t="0" r="0" b="7620"/>
            <wp:wrapNone/>
            <wp:docPr id="1368983620" name="Grafik 2" descr="Ein Bild, das Handschrift, Kalligrafie, Schrift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3620" name="Grafik 2" descr="Ein Bild, das Handschrift, Kalligrafie, Schrift, Typografie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6CE9" w:rsidRPr="00935D6F" w:rsidSect="00935D6F">
      <w:footerReference w:type="even" r:id="rId10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7C80E" w14:textId="77777777" w:rsidR="00AC4786" w:rsidRDefault="00AC4786" w:rsidP="00BE053D">
      <w:pPr>
        <w:spacing w:after="0" w:line="240" w:lineRule="auto"/>
      </w:pPr>
      <w:r>
        <w:separator/>
      </w:r>
    </w:p>
  </w:endnote>
  <w:endnote w:type="continuationSeparator" w:id="0">
    <w:p w14:paraId="53A50045" w14:textId="77777777" w:rsidR="00AC4786" w:rsidRDefault="00AC478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1874" w14:textId="77777777" w:rsidR="00AC4786" w:rsidRDefault="00AC4786" w:rsidP="00BE053D">
      <w:pPr>
        <w:spacing w:after="0" w:line="240" w:lineRule="auto"/>
      </w:pPr>
      <w:r>
        <w:separator/>
      </w:r>
    </w:p>
  </w:footnote>
  <w:footnote w:type="continuationSeparator" w:id="0">
    <w:p w14:paraId="5BF6141E" w14:textId="77777777" w:rsidR="00AC4786" w:rsidRDefault="00AC478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F83E23"/>
    <w:multiLevelType w:val="hybridMultilevel"/>
    <w:tmpl w:val="16DA2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1"/>
  </w:num>
  <w:num w:numId="26" w16cid:durableId="834301136">
    <w:abstractNumId w:val="21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  <w:num w:numId="34" w16cid:durableId="971515688">
    <w:abstractNumId w:val="24"/>
  </w:num>
  <w:num w:numId="35" w16cid:durableId="716509662">
    <w:abstractNumId w:val="24"/>
  </w:num>
  <w:num w:numId="36" w16cid:durableId="613093396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Schulz">
    <w15:presenceInfo w15:providerId="AD" w15:userId="S::Eric.Schulz@hshl.onmicrosoft.com::09ce2bcb-cb81-4238-addd-8a3efdd0bf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544AF"/>
    <w:rsid w:val="00055B1A"/>
    <w:rsid w:val="00061D33"/>
    <w:rsid w:val="00064643"/>
    <w:rsid w:val="000755E1"/>
    <w:rsid w:val="00080EE2"/>
    <w:rsid w:val="00087747"/>
    <w:rsid w:val="00090DD3"/>
    <w:rsid w:val="000939EB"/>
    <w:rsid w:val="00095D3F"/>
    <w:rsid w:val="00096F9F"/>
    <w:rsid w:val="000A12BF"/>
    <w:rsid w:val="000A1FDA"/>
    <w:rsid w:val="000B0439"/>
    <w:rsid w:val="000B63E2"/>
    <w:rsid w:val="000B6548"/>
    <w:rsid w:val="000C71ED"/>
    <w:rsid w:val="000D671A"/>
    <w:rsid w:val="000F0578"/>
    <w:rsid w:val="000F781B"/>
    <w:rsid w:val="000F798F"/>
    <w:rsid w:val="00103EC5"/>
    <w:rsid w:val="0010792E"/>
    <w:rsid w:val="001115D6"/>
    <w:rsid w:val="00112F6D"/>
    <w:rsid w:val="00116C6E"/>
    <w:rsid w:val="0012385B"/>
    <w:rsid w:val="00125CA6"/>
    <w:rsid w:val="00145CF2"/>
    <w:rsid w:val="00156FC9"/>
    <w:rsid w:val="00162A5A"/>
    <w:rsid w:val="00163E3A"/>
    <w:rsid w:val="001647AB"/>
    <w:rsid w:val="00172867"/>
    <w:rsid w:val="00175B6D"/>
    <w:rsid w:val="001901ED"/>
    <w:rsid w:val="0019483A"/>
    <w:rsid w:val="001A46BF"/>
    <w:rsid w:val="001A481B"/>
    <w:rsid w:val="001A4E2D"/>
    <w:rsid w:val="001B0186"/>
    <w:rsid w:val="001B62CA"/>
    <w:rsid w:val="001C0747"/>
    <w:rsid w:val="001C11EA"/>
    <w:rsid w:val="001D439E"/>
    <w:rsid w:val="001D4DCD"/>
    <w:rsid w:val="001F10E4"/>
    <w:rsid w:val="001F1A52"/>
    <w:rsid w:val="001F4175"/>
    <w:rsid w:val="002150FB"/>
    <w:rsid w:val="00223A4D"/>
    <w:rsid w:val="0023054D"/>
    <w:rsid w:val="002327A8"/>
    <w:rsid w:val="00232CB5"/>
    <w:rsid w:val="00234A7E"/>
    <w:rsid w:val="00235643"/>
    <w:rsid w:val="00236AC0"/>
    <w:rsid w:val="0024373D"/>
    <w:rsid w:val="0024674D"/>
    <w:rsid w:val="002508C2"/>
    <w:rsid w:val="00251F1D"/>
    <w:rsid w:val="00267252"/>
    <w:rsid w:val="00270552"/>
    <w:rsid w:val="00282DB0"/>
    <w:rsid w:val="00287563"/>
    <w:rsid w:val="0029571A"/>
    <w:rsid w:val="002A3A17"/>
    <w:rsid w:val="002A5518"/>
    <w:rsid w:val="002B2091"/>
    <w:rsid w:val="002C3409"/>
    <w:rsid w:val="002C6972"/>
    <w:rsid w:val="002D1E4C"/>
    <w:rsid w:val="002D2B32"/>
    <w:rsid w:val="002D4516"/>
    <w:rsid w:val="002E2341"/>
    <w:rsid w:val="002F46AD"/>
    <w:rsid w:val="0030216B"/>
    <w:rsid w:val="0030342D"/>
    <w:rsid w:val="003101F0"/>
    <w:rsid w:val="003104ED"/>
    <w:rsid w:val="00314B7A"/>
    <w:rsid w:val="00322208"/>
    <w:rsid w:val="00324BC5"/>
    <w:rsid w:val="00340BAB"/>
    <w:rsid w:val="003418E0"/>
    <w:rsid w:val="003458E3"/>
    <w:rsid w:val="00347F8D"/>
    <w:rsid w:val="003661BB"/>
    <w:rsid w:val="00372F7B"/>
    <w:rsid w:val="003733E5"/>
    <w:rsid w:val="00390EA6"/>
    <w:rsid w:val="00396A01"/>
    <w:rsid w:val="003B4F79"/>
    <w:rsid w:val="003D3014"/>
    <w:rsid w:val="003E27C3"/>
    <w:rsid w:val="003E5ED5"/>
    <w:rsid w:val="003F3E3F"/>
    <w:rsid w:val="003F651C"/>
    <w:rsid w:val="004067B8"/>
    <w:rsid w:val="00411C63"/>
    <w:rsid w:val="004154BE"/>
    <w:rsid w:val="0041660A"/>
    <w:rsid w:val="0042013D"/>
    <w:rsid w:val="00422F83"/>
    <w:rsid w:val="00426D7E"/>
    <w:rsid w:val="0043430C"/>
    <w:rsid w:val="00435E6D"/>
    <w:rsid w:val="00437B90"/>
    <w:rsid w:val="00440238"/>
    <w:rsid w:val="00443668"/>
    <w:rsid w:val="00456B0D"/>
    <w:rsid w:val="00456FDB"/>
    <w:rsid w:val="00476AF8"/>
    <w:rsid w:val="00476D5A"/>
    <w:rsid w:val="00484FD7"/>
    <w:rsid w:val="00486232"/>
    <w:rsid w:val="004929FB"/>
    <w:rsid w:val="00493C45"/>
    <w:rsid w:val="004A54BA"/>
    <w:rsid w:val="004B3C2F"/>
    <w:rsid w:val="004B6A5E"/>
    <w:rsid w:val="004C70F8"/>
    <w:rsid w:val="004E042D"/>
    <w:rsid w:val="004E40E9"/>
    <w:rsid w:val="004E41C4"/>
    <w:rsid w:val="004F3FA0"/>
    <w:rsid w:val="004F7EFC"/>
    <w:rsid w:val="0050438F"/>
    <w:rsid w:val="00507EA7"/>
    <w:rsid w:val="005125DF"/>
    <w:rsid w:val="00516B30"/>
    <w:rsid w:val="00525B7C"/>
    <w:rsid w:val="00526089"/>
    <w:rsid w:val="00527A28"/>
    <w:rsid w:val="00527DCA"/>
    <w:rsid w:val="00533867"/>
    <w:rsid w:val="00544BD6"/>
    <w:rsid w:val="005716D4"/>
    <w:rsid w:val="00571B60"/>
    <w:rsid w:val="00572876"/>
    <w:rsid w:val="00585A4D"/>
    <w:rsid w:val="005907BC"/>
    <w:rsid w:val="005A12DD"/>
    <w:rsid w:val="005A3DFA"/>
    <w:rsid w:val="005A662A"/>
    <w:rsid w:val="005C5B09"/>
    <w:rsid w:val="005D6329"/>
    <w:rsid w:val="005E1916"/>
    <w:rsid w:val="005E40E4"/>
    <w:rsid w:val="005E57F6"/>
    <w:rsid w:val="00601ACD"/>
    <w:rsid w:val="006058D8"/>
    <w:rsid w:val="00610200"/>
    <w:rsid w:val="00615B7D"/>
    <w:rsid w:val="0062366C"/>
    <w:rsid w:val="00623699"/>
    <w:rsid w:val="0063230E"/>
    <w:rsid w:val="00632D5A"/>
    <w:rsid w:val="00635515"/>
    <w:rsid w:val="006440BE"/>
    <w:rsid w:val="006546FD"/>
    <w:rsid w:val="00665BF3"/>
    <w:rsid w:val="00672104"/>
    <w:rsid w:val="006732D6"/>
    <w:rsid w:val="00693E09"/>
    <w:rsid w:val="006A287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7061"/>
    <w:rsid w:val="006F0039"/>
    <w:rsid w:val="006F0676"/>
    <w:rsid w:val="006F7492"/>
    <w:rsid w:val="006F7D46"/>
    <w:rsid w:val="00711CEF"/>
    <w:rsid w:val="007129C9"/>
    <w:rsid w:val="00712F28"/>
    <w:rsid w:val="00720173"/>
    <w:rsid w:val="00720320"/>
    <w:rsid w:val="00723643"/>
    <w:rsid w:val="007243C8"/>
    <w:rsid w:val="00725D3C"/>
    <w:rsid w:val="00733DA1"/>
    <w:rsid w:val="00735AE3"/>
    <w:rsid w:val="00737822"/>
    <w:rsid w:val="0074111D"/>
    <w:rsid w:val="0074529F"/>
    <w:rsid w:val="00753D4A"/>
    <w:rsid w:val="00755D70"/>
    <w:rsid w:val="00756912"/>
    <w:rsid w:val="00761609"/>
    <w:rsid w:val="00763DCE"/>
    <w:rsid w:val="00773687"/>
    <w:rsid w:val="00773C69"/>
    <w:rsid w:val="00776C46"/>
    <w:rsid w:val="0078260B"/>
    <w:rsid w:val="007838D1"/>
    <w:rsid w:val="007839AD"/>
    <w:rsid w:val="00785254"/>
    <w:rsid w:val="00785853"/>
    <w:rsid w:val="00793F4B"/>
    <w:rsid w:val="007960B3"/>
    <w:rsid w:val="007966F0"/>
    <w:rsid w:val="00797BFC"/>
    <w:rsid w:val="007A6690"/>
    <w:rsid w:val="007A720F"/>
    <w:rsid w:val="007C6A3C"/>
    <w:rsid w:val="007C763D"/>
    <w:rsid w:val="007D4BEE"/>
    <w:rsid w:val="007D5BE9"/>
    <w:rsid w:val="007F4429"/>
    <w:rsid w:val="00802398"/>
    <w:rsid w:val="008050E4"/>
    <w:rsid w:val="0082257D"/>
    <w:rsid w:val="00840931"/>
    <w:rsid w:val="00853438"/>
    <w:rsid w:val="00866846"/>
    <w:rsid w:val="00875DA9"/>
    <w:rsid w:val="00883303"/>
    <w:rsid w:val="00884DDC"/>
    <w:rsid w:val="00895E38"/>
    <w:rsid w:val="00896816"/>
    <w:rsid w:val="008A109D"/>
    <w:rsid w:val="008A782B"/>
    <w:rsid w:val="008B0FC0"/>
    <w:rsid w:val="008C429A"/>
    <w:rsid w:val="008D10FD"/>
    <w:rsid w:val="008D1659"/>
    <w:rsid w:val="008E013C"/>
    <w:rsid w:val="008E1F3D"/>
    <w:rsid w:val="008E2B51"/>
    <w:rsid w:val="008E4587"/>
    <w:rsid w:val="008F6E56"/>
    <w:rsid w:val="009004D6"/>
    <w:rsid w:val="009053D7"/>
    <w:rsid w:val="00907EA4"/>
    <w:rsid w:val="0091331D"/>
    <w:rsid w:val="009250BA"/>
    <w:rsid w:val="0093081C"/>
    <w:rsid w:val="0093223C"/>
    <w:rsid w:val="00935D6F"/>
    <w:rsid w:val="00941A87"/>
    <w:rsid w:val="009501C2"/>
    <w:rsid w:val="00953C66"/>
    <w:rsid w:val="009668B9"/>
    <w:rsid w:val="00976371"/>
    <w:rsid w:val="00976577"/>
    <w:rsid w:val="00996356"/>
    <w:rsid w:val="00997D9A"/>
    <w:rsid w:val="009D7C49"/>
    <w:rsid w:val="009E01D3"/>
    <w:rsid w:val="009E7297"/>
    <w:rsid w:val="009F04AB"/>
    <w:rsid w:val="00A0257D"/>
    <w:rsid w:val="00A12EDC"/>
    <w:rsid w:val="00A17C6B"/>
    <w:rsid w:val="00A26D0D"/>
    <w:rsid w:val="00A26DB5"/>
    <w:rsid w:val="00A33BDE"/>
    <w:rsid w:val="00A34885"/>
    <w:rsid w:val="00A4244D"/>
    <w:rsid w:val="00A43BC1"/>
    <w:rsid w:val="00A51117"/>
    <w:rsid w:val="00A74225"/>
    <w:rsid w:val="00A80B89"/>
    <w:rsid w:val="00A936D5"/>
    <w:rsid w:val="00AA1EB0"/>
    <w:rsid w:val="00AA2DA3"/>
    <w:rsid w:val="00AA5A9C"/>
    <w:rsid w:val="00AB016A"/>
    <w:rsid w:val="00AB2A5A"/>
    <w:rsid w:val="00AC3E80"/>
    <w:rsid w:val="00AC4786"/>
    <w:rsid w:val="00AD28F8"/>
    <w:rsid w:val="00AD5EF6"/>
    <w:rsid w:val="00AE4ED3"/>
    <w:rsid w:val="00B0230B"/>
    <w:rsid w:val="00B17D95"/>
    <w:rsid w:val="00B23509"/>
    <w:rsid w:val="00B277D6"/>
    <w:rsid w:val="00B359DB"/>
    <w:rsid w:val="00B3632B"/>
    <w:rsid w:val="00B409D8"/>
    <w:rsid w:val="00B5178D"/>
    <w:rsid w:val="00B56CE9"/>
    <w:rsid w:val="00B646E7"/>
    <w:rsid w:val="00B67F1F"/>
    <w:rsid w:val="00B701D7"/>
    <w:rsid w:val="00B749CB"/>
    <w:rsid w:val="00B8422E"/>
    <w:rsid w:val="00B90595"/>
    <w:rsid w:val="00B92BDC"/>
    <w:rsid w:val="00B93DF3"/>
    <w:rsid w:val="00BA127D"/>
    <w:rsid w:val="00BA215A"/>
    <w:rsid w:val="00BA5AA3"/>
    <w:rsid w:val="00BB3039"/>
    <w:rsid w:val="00BB5F09"/>
    <w:rsid w:val="00BC0D9F"/>
    <w:rsid w:val="00BE053D"/>
    <w:rsid w:val="00BF1A7A"/>
    <w:rsid w:val="00BF1FA3"/>
    <w:rsid w:val="00C00974"/>
    <w:rsid w:val="00C018E4"/>
    <w:rsid w:val="00C066FA"/>
    <w:rsid w:val="00C13A00"/>
    <w:rsid w:val="00C22D46"/>
    <w:rsid w:val="00C25387"/>
    <w:rsid w:val="00C26071"/>
    <w:rsid w:val="00C31C51"/>
    <w:rsid w:val="00C53550"/>
    <w:rsid w:val="00C54BE3"/>
    <w:rsid w:val="00C5571C"/>
    <w:rsid w:val="00C57F80"/>
    <w:rsid w:val="00C61C74"/>
    <w:rsid w:val="00C734F0"/>
    <w:rsid w:val="00C768ED"/>
    <w:rsid w:val="00C76CF3"/>
    <w:rsid w:val="00C82A8F"/>
    <w:rsid w:val="00C85F4D"/>
    <w:rsid w:val="00C863A4"/>
    <w:rsid w:val="00C916C2"/>
    <w:rsid w:val="00C95219"/>
    <w:rsid w:val="00CA1AEF"/>
    <w:rsid w:val="00CA61C5"/>
    <w:rsid w:val="00CA6465"/>
    <w:rsid w:val="00CB6AFD"/>
    <w:rsid w:val="00CC1ECA"/>
    <w:rsid w:val="00CC7F56"/>
    <w:rsid w:val="00CD1566"/>
    <w:rsid w:val="00CD1B12"/>
    <w:rsid w:val="00CD55DC"/>
    <w:rsid w:val="00CE0526"/>
    <w:rsid w:val="00CE1BBC"/>
    <w:rsid w:val="00CE2595"/>
    <w:rsid w:val="00CE28CC"/>
    <w:rsid w:val="00CE2BD0"/>
    <w:rsid w:val="00CE43A8"/>
    <w:rsid w:val="00CE72FC"/>
    <w:rsid w:val="00CF16B4"/>
    <w:rsid w:val="00CF31EE"/>
    <w:rsid w:val="00CF51BF"/>
    <w:rsid w:val="00D07540"/>
    <w:rsid w:val="00D12601"/>
    <w:rsid w:val="00D1492F"/>
    <w:rsid w:val="00D17B69"/>
    <w:rsid w:val="00D268FE"/>
    <w:rsid w:val="00D3003C"/>
    <w:rsid w:val="00D30435"/>
    <w:rsid w:val="00D331F4"/>
    <w:rsid w:val="00D470E4"/>
    <w:rsid w:val="00D52142"/>
    <w:rsid w:val="00D5280E"/>
    <w:rsid w:val="00D53919"/>
    <w:rsid w:val="00D61F14"/>
    <w:rsid w:val="00D63912"/>
    <w:rsid w:val="00D672CD"/>
    <w:rsid w:val="00D80D6B"/>
    <w:rsid w:val="00D8506D"/>
    <w:rsid w:val="00D85D41"/>
    <w:rsid w:val="00D90950"/>
    <w:rsid w:val="00DA69DF"/>
    <w:rsid w:val="00DB33F8"/>
    <w:rsid w:val="00DB7872"/>
    <w:rsid w:val="00DC3966"/>
    <w:rsid w:val="00DD1D5C"/>
    <w:rsid w:val="00DD38E2"/>
    <w:rsid w:val="00DF5DBA"/>
    <w:rsid w:val="00E00140"/>
    <w:rsid w:val="00E04F8A"/>
    <w:rsid w:val="00E13110"/>
    <w:rsid w:val="00E21A49"/>
    <w:rsid w:val="00E24DF1"/>
    <w:rsid w:val="00E26CF8"/>
    <w:rsid w:val="00E2749A"/>
    <w:rsid w:val="00E40B9A"/>
    <w:rsid w:val="00E431ED"/>
    <w:rsid w:val="00E523FB"/>
    <w:rsid w:val="00E55D90"/>
    <w:rsid w:val="00E64FF5"/>
    <w:rsid w:val="00E84249"/>
    <w:rsid w:val="00E86B61"/>
    <w:rsid w:val="00E87D0C"/>
    <w:rsid w:val="00E907EC"/>
    <w:rsid w:val="00E928C2"/>
    <w:rsid w:val="00E96E99"/>
    <w:rsid w:val="00EA5421"/>
    <w:rsid w:val="00EB18BA"/>
    <w:rsid w:val="00EB1DDC"/>
    <w:rsid w:val="00EB317D"/>
    <w:rsid w:val="00EB34FC"/>
    <w:rsid w:val="00EB5816"/>
    <w:rsid w:val="00ED0EA9"/>
    <w:rsid w:val="00ED24C8"/>
    <w:rsid w:val="00ED4FD0"/>
    <w:rsid w:val="00EE2156"/>
    <w:rsid w:val="00EE424C"/>
    <w:rsid w:val="00EF77DF"/>
    <w:rsid w:val="00F11BEF"/>
    <w:rsid w:val="00F165E1"/>
    <w:rsid w:val="00F213D7"/>
    <w:rsid w:val="00F258E7"/>
    <w:rsid w:val="00F30CAB"/>
    <w:rsid w:val="00F31B84"/>
    <w:rsid w:val="00F44F5F"/>
    <w:rsid w:val="00F453AB"/>
    <w:rsid w:val="00F57BA5"/>
    <w:rsid w:val="00F62461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91C01"/>
    <w:rsid w:val="00F91DC4"/>
    <w:rsid w:val="00FA02C7"/>
    <w:rsid w:val="00FA4186"/>
    <w:rsid w:val="00FC0531"/>
    <w:rsid w:val="00FC13F0"/>
    <w:rsid w:val="00FD0FB7"/>
    <w:rsid w:val="00FD6657"/>
    <w:rsid w:val="00FE0496"/>
    <w:rsid w:val="00FE2785"/>
    <w:rsid w:val="00FE79A2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F0676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55B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5B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5B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5B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5B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eric-leo-schulz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3526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Eric Schulz</cp:lastModifiedBy>
  <cp:revision>17</cp:revision>
  <cp:lastPrinted>2024-10-03T10:29:00Z</cp:lastPrinted>
  <dcterms:created xsi:type="dcterms:W3CDTF">2025-08-02T12:34:00Z</dcterms:created>
  <dcterms:modified xsi:type="dcterms:W3CDTF">2025-10-01T20:05:00Z</dcterms:modified>
</cp:coreProperties>
</file>