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998"/>
        <w:gridCol w:w="283"/>
        <w:gridCol w:w="142"/>
        <w:gridCol w:w="1276"/>
        <w:gridCol w:w="1984"/>
        <w:tblGridChange w:id="0">
          <w:tblGrid>
            <w:gridCol w:w="1418"/>
            <w:gridCol w:w="3969"/>
            <w:gridCol w:w="136"/>
            <w:gridCol w:w="998"/>
            <w:gridCol w:w="283"/>
            <w:gridCol w:w="142"/>
            <w:gridCol w:w="1276"/>
            <w:gridCol w:w="1984"/>
          </w:tblGrid>
        </w:tblGridChange>
      </w:tblGrid>
      <w:tr w:rsidR="00E55D90" w:rsidRPr="006439EE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4BDAE21F" w:rsidR="00E55D90" w:rsidRPr="00F44F5F" w:rsidRDefault="00DB1439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Mariano Burzlaff</w:t>
            </w:r>
          </w:p>
          <w:p w14:paraId="2D363F9A" w14:textId="43B1487E" w:rsidR="00F44F5F" w:rsidRPr="00F44F5F" w:rsidDel="00484B18" w:rsidRDefault="00DB1439" w:rsidP="00E55D90">
            <w:pPr>
              <w:spacing w:line="276" w:lineRule="auto"/>
              <w:jc w:val="center"/>
              <w:rPr>
                <w:del w:id="1" w:author="David Döbele" w:date="2026-08-11T11:16:00Z" w16du:dateUtc="2026-08-11T09:16:00Z"/>
                <w:rFonts w:ascii="Times New Roman" w:hAnsi="Times New Roman" w:cs="Times New Roman"/>
                <w:bCs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bCs/>
                <w:sz w:val="20"/>
                <w:szCs w:val="20"/>
              </w:rPr>
              <w:t>Neptunstrasse 3, 9000 St. Gallen, Schweiz</w:t>
            </w:r>
            <w:ins w:id="2" w:author="David Döbele" w:date="2026-08-11T11:16:00Z" w16du:dateUtc="2026-08-11T09:16:00Z">
              <w:r w:rsidR="00484B18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 xml:space="preserve"> | </w:t>
              </w:r>
            </w:ins>
          </w:p>
          <w:p w14:paraId="135895E2" w14:textId="6101AE8E" w:rsidR="00F44F5F" w:rsidRPr="00DB5473" w:rsidRDefault="00DB1439" w:rsidP="00484B1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mariano.burzlaff</w:t>
            </w:r>
            <w:r w:rsidR="00F44F5F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@gmx.c</w:t>
            </w:r>
            <w:r w:rsidR="00152505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 w:rsidR="00F44F5F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</w:t>
            </w:r>
            <w:r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1 78 698 87 66</w:t>
            </w:r>
            <w:r w:rsidR="006439EE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Nation</w:t>
            </w:r>
            <w:r w:rsidR="00DB5473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alit</w:t>
            </w:r>
            <w:r w:rsidR="00DB5473">
              <w:rPr>
                <w:rFonts w:ascii="Times New Roman" w:hAnsi="Times New Roman" w:cs="Times New Roman"/>
                <w:bCs/>
                <w:sz w:val="20"/>
                <w:szCs w:val="20"/>
              </w:rPr>
              <w:t>ät</w:t>
            </w:r>
            <w:r w:rsidR="006439EE" w:rsidRPr="00DB5473">
              <w:rPr>
                <w:rFonts w:ascii="Times New Roman" w:hAnsi="Times New Roman" w:cs="Times New Roman"/>
                <w:bCs/>
                <w:sz w:val="20"/>
                <w:szCs w:val="20"/>
              </w:rPr>
              <w:t>: Deutsch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1A75C061" w:rsidR="00D1492F" w:rsidRPr="00F44F5F" w:rsidRDefault="00DB1439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b/>
                <w:sz w:val="21"/>
                <w:szCs w:val="21"/>
              </w:rPr>
              <w:t>Universität St. Gallen (HSG)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31948DBF" w:rsidR="00D1492F" w:rsidRPr="00F44F5F" w:rsidRDefault="00B313BB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33FD536E" w:rsidR="00D1492F" w:rsidRPr="00F44F5F" w:rsidRDefault="00DB143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B143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B.A. in Volkswirtschaftslehre</w:t>
            </w:r>
          </w:p>
        </w:tc>
        <w:tc>
          <w:tcPr>
            <w:tcW w:w="4683" w:type="dxa"/>
            <w:gridSpan w:val="5"/>
          </w:tcPr>
          <w:p w14:paraId="419A9228" w14:textId="36C2EF97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09/2025 – heute</w:t>
            </w:r>
          </w:p>
        </w:tc>
      </w:tr>
      <w:tr w:rsidR="00D5280E" w:rsidRPr="006E190D" w14:paraId="7EABE9F1" w14:textId="77777777" w:rsidTr="00FE0496">
        <w:tc>
          <w:tcPr>
            <w:tcW w:w="10206" w:type="dxa"/>
            <w:gridSpan w:val="8"/>
          </w:tcPr>
          <w:p w14:paraId="776A8259" w14:textId="2DD474B6" w:rsidR="00B313BB" w:rsidRPr="00B313BB" w:rsidRDefault="00B313BB" w:rsidP="00B313B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Notendurchschnitt: 5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5</w:t>
            </w:r>
            <w:r w:rsidR="00CF2BE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6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/6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(Skala 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–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0, 6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</w:t>
            </w:r>
            <w:r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0 = beste Note)</w:t>
            </w:r>
          </w:p>
          <w:p w14:paraId="4C17964E" w14:textId="0ADBE325" w:rsidR="00B313BB" w:rsidRPr="008D1052" w:rsidRDefault="00B313BB" w:rsidP="008D105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Relevante Kurse: </w:t>
            </w:r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Corporate Finance; Financial Statement Analysis and Corporate Valuation</w:t>
            </w:r>
            <w:r w:rsid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Accounting</w:t>
            </w:r>
            <w:r w:rsidR="006439EE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;</w:t>
            </w:r>
            <w:r w:rsidR="006439EE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Controlling &amp; Auditing;</w:t>
            </w:r>
            <w:r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Finanzielle Führung</w:t>
            </w:r>
            <w:r w:rsidR="008D1052" w:rsidRPr="00B313BB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; </w:t>
            </w:r>
            <w:r w:rsidR="008D1052" w:rsidRPr="008D1052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Privatrecht</w:t>
            </w:r>
          </w:p>
          <w:p w14:paraId="426CFBEE" w14:textId="77777777" w:rsidR="006E190D" w:rsidRPr="006E190D" w:rsidRDefault="00B313BB" w:rsidP="008D105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Vertiefung: Business Economics</w:t>
            </w:r>
            <w:r w:rsidR="006E190D" w:rsidRPr="006E190D">
              <w:rPr>
                <w:lang w:val="en-GB"/>
              </w:rPr>
              <w:t xml:space="preserve"> </w:t>
            </w:r>
          </w:p>
          <w:p w14:paraId="7A71E6B0" w14:textId="3E567933" w:rsidR="006E190D" w:rsidRPr="006E190D" w:rsidRDefault="006E190D" w:rsidP="006E190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Mitglied im Helvetian Investment Club (HIC) sowie im Private Equity &amp; Venture Capital Club (PEVC)</w:t>
            </w:r>
            <w:ins w:id="3" w:author="David Döbele" w:date="2026-08-11T11:16:00Z" w16du:dateUtc="2026-08-11T09:16:00Z">
              <w:r w:rsidR="00484B18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GB"/>
                </w:rPr>
                <w:t>:</w:t>
              </w:r>
            </w:ins>
            <w:del w:id="4" w:author="David Döbele" w:date="2026-08-11T11:16:00Z" w16du:dateUtc="2026-08-11T09:16:00Z">
              <w:r w:rsidRPr="006E190D" w:rsidDel="00484B18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GB"/>
                </w:rPr>
                <w:delText>;</w:delText>
              </w:r>
            </w:del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ins w:id="5" w:author="David Döbele" w:date="2026-08-11T11:16:00Z" w16du:dateUtc="2026-08-11T09:16:00Z">
              <w:r w:rsidR="00484B18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en-GB"/>
                </w:rPr>
                <w:br/>
              </w:r>
            </w:ins>
            <w:r w:rsidRPr="006E190D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Teilnahme an Workshops und Networking-Formaten zu Investment Banking, Private Equity und Venture Capital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6"/>
            <w:vAlign w:val="bottom"/>
          </w:tcPr>
          <w:p w14:paraId="197620E3" w14:textId="78CADA3E" w:rsidR="00D1492F" w:rsidRPr="00F44F5F" w:rsidRDefault="00B313BB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Gymnasium Leonhard</w:t>
            </w:r>
          </w:p>
        </w:tc>
        <w:tc>
          <w:tcPr>
            <w:tcW w:w="3260" w:type="dxa"/>
            <w:gridSpan w:val="2"/>
            <w:vAlign w:val="bottom"/>
          </w:tcPr>
          <w:p w14:paraId="63D86F51" w14:textId="7996A55E" w:rsidR="00D1492F" w:rsidRPr="00F44F5F" w:rsidRDefault="00B313BB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Basel, Schweiz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09180DD0" w:rsidR="00D1492F" w:rsidRPr="00F44F5F" w:rsidRDefault="00B313B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Schweizer Matura</w:t>
            </w:r>
          </w:p>
        </w:tc>
        <w:tc>
          <w:tcPr>
            <w:tcW w:w="4819" w:type="dxa"/>
            <w:gridSpan w:val="6"/>
          </w:tcPr>
          <w:p w14:paraId="51FC9814" w14:textId="235793CE" w:rsidR="00D1492F" w:rsidRPr="00F44F5F" w:rsidRDefault="00B313BB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08/2020 – 06/2024</w:t>
            </w:r>
          </w:p>
        </w:tc>
      </w:tr>
      <w:tr w:rsidR="00D5280E" w:rsidRPr="00F44F5F" w14:paraId="4D68BFE7" w14:textId="77777777" w:rsidTr="00CF2BEA">
        <w:tc>
          <w:tcPr>
            <w:tcW w:w="10206" w:type="dxa"/>
            <w:gridSpan w:val="8"/>
          </w:tcPr>
          <w:p w14:paraId="5498BA60" w14:textId="67106676" w:rsidR="00B313BB" w:rsidRPr="00B313BB" w:rsidDel="00484B18" w:rsidRDefault="00B313BB" w:rsidP="00B313BB">
            <w:pPr>
              <w:pStyle w:val="Listenabsatz"/>
              <w:numPr>
                <w:ilvl w:val="0"/>
                <w:numId w:val="2"/>
              </w:numPr>
              <w:rPr>
                <w:del w:id="6" w:author="David Döbele" w:date="2026-08-11T11:17:00Z" w16du:dateUtc="2026-08-11T09:17:00Z"/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Schwerpunktfach: Spanisch</w:t>
            </w:r>
            <w:ins w:id="7" w:author="David Döbele" w:date="2026-08-11T11:17:00Z" w16du:dateUtc="2026-08-11T09:17:00Z">
              <w:r w:rsidR="00484B18">
                <w:rPr>
                  <w:rFonts w:ascii="Times New Roman" w:hAnsi="Times New Roman" w:cs="Times New Roman"/>
                  <w:sz w:val="20"/>
                  <w:szCs w:val="20"/>
                </w:rPr>
                <w:t xml:space="preserve">; </w:t>
              </w:r>
            </w:ins>
          </w:p>
          <w:p w14:paraId="0232C86D" w14:textId="72750324" w:rsidR="00B313BB" w:rsidRPr="00484B18" w:rsidRDefault="00B313BB" w:rsidP="00484B18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rPrChange w:id="8" w:author="David Döbele" w:date="2026-08-11T11:17:00Z" w16du:dateUtc="2026-08-11T09:17:00Z">
                  <w:rPr/>
                </w:rPrChange>
              </w:rPr>
            </w:pPr>
            <w:r w:rsidRPr="00484B18">
              <w:rPr>
                <w:rFonts w:ascii="Times New Roman" w:hAnsi="Times New Roman" w:cs="Times New Roman"/>
                <w:sz w:val="20"/>
                <w:szCs w:val="20"/>
                <w:rPrChange w:id="9" w:author="David Döbele" w:date="2026-08-11T11:17:00Z" w16du:dateUtc="2026-08-11T09:17:00Z">
                  <w:rPr/>
                </w:rPrChange>
              </w:rPr>
              <w:t>Ergänzungsfach: Biologie und Sport</w:t>
            </w:r>
          </w:p>
          <w:p w14:paraId="352EFF12" w14:textId="77777777" w:rsidR="0091331D" w:rsidRPr="00484B18" w:rsidRDefault="00B313BB" w:rsidP="00B313BB">
            <w:pPr>
              <w:pStyle w:val="Listenabsatz"/>
              <w:numPr>
                <w:ilvl w:val="0"/>
                <w:numId w:val="2"/>
              </w:numPr>
              <w:rPr>
                <w:ins w:id="10" w:author="David Döbele" w:date="2026-08-11T11:17:00Z" w16du:dateUtc="2026-08-11T09:17:00Z"/>
                <w:rFonts w:ascii="Times New Roman" w:hAnsi="Times New Roman" w:cs="Times New Roman"/>
                <w:sz w:val="20"/>
                <w:szCs w:val="20"/>
                <w:lang w:val="de-AT"/>
                <w:rPrChange w:id="11" w:author="David Döbele" w:date="2026-08-11T11:17:00Z" w16du:dateUtc="2026-08-11T09:17:00Z">
                  <w:rPr>
                    <w:ins w:id="12" w:author="David Döbele" w:date="2026-08-11T11:17:00Z" w16du:dateUtc="2026-08-11T09:17:00Z"/>
                    <w:rFonts w:ascii="Times New Roman" w:hAnsi="Times New Roman" w:cs="Times New Roman"/>
                    <w:sz w:val="20"/>
                    <w:szCs w:val="20"/>
                  </w:rPr>
                </w:rPrChange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</w:rPr>
              <w:t>Maturaarbeit: „Der Zusammenhang zwischen Sport und mentaler Gesundheit“</w:t>
            </w:r>
          </w:p>
          <w:p w14:paraId="54BF63E9" w14:textId="21CC5C0A" w:rsidR="00484B18" w:rsidRPr="00FE0496" w:rsidRDefault="00484B18" w:rsidP="00B313B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ins w:id="13" w:author="David Döbele" w:date="2026-08-11T11:17:00Z" w16du:dateUtc="2026-08-11T09:17:00Z">
              <w:r>
                <w:rPr>
                  <w:rFonts w:ascii="Times New Roman" w:hAnsi="Times New Roman" w:cs="Times New Roman"/>
                  <w:sz w:val="20"/>
                  <w:szCs w:val="20"/>
                </w:rPr>
                <w:t>HIER NOCH DEN NACHHILFELEHRER AUFNEHMEN</w:t>
              </w:r>
            </w:ins>
          </w:p>
        </w:tc>
      </w:tr>
      <w:tr w:rsidR="00E55D90" w:rsidRPr="00F44F5F" w14:paraId="3A2665B3" w14:textId="77777777" w:rsidTr="00CF2BEA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F2BEA" w:rsidRPr="00F44F5F" w14:paraId="2B220956" w14:textId="77777777" w:rsidTr="00CF2BEA">
        <w:trPr>
          <w:trHeight w:val="283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1266BD18" w14:textId="321B07C9" w:rsidR="00CF2BEA" w:rsidRPr="00B313BB" w:rsidRDefault="00CF2BEA" w:rsidP="00CF2BE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commentRangeStart w:id="14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Walther Transaction GmbH</w:t>
            </w:r>
            <w:commentRangeEnd w:id="14"/>
            <w:r w:rsidR="004128DA" w:rsidRPr="00B313BB">
              <w:rPr>
                <w:rStyle w:val="Kommentarzeichen"/>
                <w:rFonts w:ascii="Times New Roman" w:hAnsi="Times New Roman" w:cs="Times New Roman"/>
                <w:b/>
                <w:sz w:val="21"/>
                <w:szCs w:val="21"/>
              </w:rPr>
              <w:commentReference w:id="14"/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0A70F98B" w14:textId="7E59396C" w:rsidR="00CF2BEA" w:rsidRPr="00B313BB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CF2BEA" w:rsidRPr="00F44F5F" w14:paraId="6D970DB8" w14:textId="77777777" w:rsidTr="004774A8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5" w:author="David Döbele" w:date="2026-08-11T11:17:00Z" w16du:dateUtc="2026-08-11T09:17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16" w:author="David Döbele" w:date="2026-08-11T11:17:00Z" w16du:dateUtc="2026-08-11T09:17:00Z">
            <w:trPr>
              <w:trHeight w:val="283"/>
            </w:trPr>
          </w:trPrChange>
        </w:trPr>
        <w:tc>
          <w:tcPr>
            <w:tcW w:w="6521" w:type="dxa"/>
            <w:gridSpan w:val="4"/>
            <w:tcPrChange w:id="17" w:author="David Döbele" w:date="2026-08-11T11:17:00Z" w16du:dateUtc="2026-08-11T09:17:00Z">
              <w:tcPr>
                <w:tcW w:w="6521" w:type="dxa"/>
                <w:gridSpan w:val="4"/>
              </w:tcPr>
            </w:tcPrChange>
          </w:tcPr>
          <w:p w14:paraId="2896E0BC" w14:textId="7C94B31E" w:rsidR="00CF2BEA" w:rsidRPr="00B313BB" w:rsidRDefault="00CF2BEA" w:rsidP="00CF2BEA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im M&amp;A (geplant, Vertrag bereits unterzeichnet)</w:t>
            </w:r>
          </w:p>
        </w:tc>
        <w:tc>
          <w:tcPr>
            <w:tcW w:w="3685" w:type="dxa"/>
            <w:gridSpan w:val="4"/>
            <w:tcPrChange w:id="18" w:author="David Döbele" w:date="2026-08-11T11:17:00Z" w16du:dateUtc="2026-08-11T09:17:00Z">
              <w:tcPr>
                <w:tcW w:w="3685" w:type="dxa"/>
                <w:gridSpan w:val="4"/>
              </w:tcPr>
            </w:tcPrChange>
          </w:tcPr>
          <w:p w14:paraId="3F384AB6" w14:textId="6413DC14" w:rsidR="00CF2BEA" w:rsidRPr="00B313BB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04/2027</w:t>
            </w:r>
          </w:p>
        </w:tc>
      </w:tr>
      <w:tr w:rsidR="00886779" w:rsidRPr="00F44F5F" w14:paraId="76F68F28" w14:textId="77777777" w:rsidTr="005C4BAA">
        <w:trPr>
          <w:trHeight w:val="283"/>
        </w:trPr>
        <w:tc>
          <w:tcPr>
            <w:tcW w:w="10206" w:type="dxa"/>
            <w:gridSpan w:val="8"/>
          </w:tcPr>
          <w:p w14:paraId="735DC9AA" w14:textId="2124B89D" w:rsidR="00886779" w:rsidRPr="00886779" w:rsidRDefault="00886779" w:rsidP="0088677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</w:t>
            </w: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tzung bei M&amp;A-Mandaten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</w:t>
            </w: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ber verschiedene Phasen des Transaktionsprozesses hinweg, insbesondere bei Unternehmens-, Markt- und Finanzanalysen sowie der Erstellung von Transaktionsunterlagen</w:t>
            </w:r>
          </w:p>
          <w:p w14:paraId="71C6E971" w14:textId="18CB17FC" w:rsidR="00886779" w:rsidRPr="00886779" w:rsidRDefault="00886779" w:rsidP="00886779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8677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projektbezogenen Aufgaben in den Bereichen Investor-Targeting, Datenraummanagement und Due Diligence sowie bei der strukturierten Aufbereitung entscheidungsrelevanter Informationen</w:t>
            </w:r>
          </w:p>
        </w:tc>
      </w:tr>
      <w:tr w:rsidR="00CF2BEA" w:rsidRPr="00F44F5F" w14:paraId="127C64E2" w14:textId="77777777" w:rsidTr="00CF2BEA">
        <w:trPr>
          <w:trHeight w:val="283"/>
        </w:trPr>
        <w:tc>
          <w:tcPr>
            <w:tcW w:w="6521" w:type="dxa"/>
            <w:gridSpan w:val="4"/>
            <w:vAlign w:val="bottom"/>
          </w:tcPr>
          <w:p w14:paraId="38F27285" w14:textId="1EE35D6A" w:rsidR="00CF2BEA" w:rsidRPr="00F44F5F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sz w:val="21"/>
                <w:szCs w:val="21"/>
              </w:rPr>
              <w:t>Online Reselling Business</w:t>
            </w:r>
          </w:p>
        </w:tc>
        <w:tc>
          <w:tcPr>
            <w:tcW w:w="3685" w:type="dxa"/>
            <w:gridSpan w:val="4"/>
            <w:vAlign w:val="bottom"/>
          </w:tcPr>
          <w:p w14:paraId="4820196E" w14:textId="0BE99638" w:rsidR="00CF2BEA" w:rsidRPr="00F44F5F" w:rsidRDefault="00CF2BEA" w:rsidP="00CF2BE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CF2BEA" w:rsidRPr="00F44F5F" w14:paraId="335D84E9" w14:textId="77777777" w:rsidTr="00DB5473">
        <w:tc>
          <w:tcPr>
            <w:tcW w:w="8222" w:type="dxa"/>
            <w:gridSpan w:val="7"/>
          </w:tcPr>
          <w:p w14:paraId="20B1570F" w14:textId="72E0ABC4" w:rsidR="00CF2BEA" w:rsidRPr="00DB5473" w:rsidRDefault="00CF2BEA" w:rsidP="00CF2BE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DB54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Gründer eines E-Commerce Reselling Unternehmens mit Fokus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auf </w:t>
            </w:r>
            <w:r w:rsidRPr="00DB547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Videospiele und Spielkonsolen</w:t>
            </w:r>
          </w:p>
        </w:tc>
        <w:tc>
          <w:tcPr>
            <w:tcW w:w="1984" w:type="dxa"/>
          </w:tcPr>
          <w:p w14:paraId="0475B997" w14:textId="0658A7FA" w:rsidR="00CF2BEA" w:rsidRPr="00F44F5F" w:rsidRDefault="00CF2BEA" w:rsidP="00CF2BE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07/2022 – heute</w:t>
            </w:r>
          </w:p>
        </w:tc>
      </w:tr>
      <w:tr w:rsidR="00CF2BEA" w:rsidRPr="00F44F5F" w14:paraId="54C3D64C" w14:textId="77777777" w:rsidTr="00FE0496">
        <w:tc>
          <w:tcPr>
            <w:tcW w:w="10206" w:type="dxa"/>
            <w:gridSpan w:val="8"/>
          </w:tcPr>
          <w:p w14:paraId="450FA2D6" w14:textId="77777777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Skalierung des Geschäfts von Grund auf zu einem konstanten Jahresumsatz von über CHF 120'000 und insgesamt</w:t>
            </w:r>
          </w:p>
          <w:p w14:paraId="03E6B5DA" w14:textId="77777777" w:rsidR="00CF2BEA" w:rsidRPr="00B313BB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mehr als 5'000 abgewickelten Verkäufen seit Geschäftsbeginn</w:t>
            </w:r>
          </w:p>
          <w:p w14:paraId="234CD2D3" w14:textId="68E357DA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C5BB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Entwicklung eines eigenständigen Bewertungssystems auf Basis fundierter Marktkenntnisse und systematischer Preisvergleichsanalysen zur gezielten Optimierung von Einkaufs- und Verkaufspreisen sowie nachhaltigen Gewinnmargen</w:t>
            </w:r>
          </w:p>
          <w:p w14:paraId="2E69E4DB" w14:textId="7E6FFEEA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Aufbau eines Lieferantennetzwerks durch gezielte Beziehungspflege mit Unternehmern und Händlern, wodurch bevorzugter Zugang zu gefragter, limitierter Ware sowie eigenständig abgewickelte Transaktionen von über CHF 10</w:t>
            </w: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'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000 ermöglicht wurde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</w:p>
          <w:p w14:paraId="06D64A52" w14:textId="77777777" w:rsidR="00CF2BEA" w:rsidRPr="007F0A0F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Etablierung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6946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eines loyalen Kundenstamms durch hohe Servicestandards, schnelle Auftragsabwicklung und transparente Preisgestaltung, was zu stetigem Umsatzwachstum durch wiederkehrende Verkäufe führte</w:t>
            </w:r>
          </w:p>
          <w:p w14:paraId="6DD9BA0F" w14:textId="2002BB32" w:rsidR="00CF2BEA" w:rsidRPr="00FE0496" w:rsidRDefault="00CF2BEA" w:rsidP="00CF2BE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832F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Eigenständige Steuerung sämtlicher finanzieller und administrativer Geschäftsprozesse, einschliesslich Buchhaltung, Inventarkontrolle sowie laufendem Umsatz-, Kosten- und Margencontrolling, unter Einhaltung der MWST-Vorgaben und Sicherstellung einer vollständigen, prüfbaren Finanzdokumentation</w:t>
            </w:r>
          </w:p>
        </w:tc>
      </w:tr>
      <w:tr w:rsidR="00CF2BEA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2A96863C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Global Security Group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4683" w:type="dxa"/>
            <w:gridSpan w:val="5"/>
            <w:vAlign w:val="bottom"/>
          </w:tcPr>
          <w:p w14:paraId="49A11F72" w14:textId="0A78E564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CF2BEA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1A9A05CC" w:rsidR="00CF2BEA" w:rsidRPr="00AE4ED3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Sicherheitsmitarbeiter</w:t>
            </w:r>
          </w:p>
        </w:tc>
        <w:tc>
          <w:tcPr>
            <w:tcW w:w="4683" w:type="dxa"/>
            <w:gridSpan w:val="5"/>
          </w:tcPr>
          <w:p w14:paraId="2D9DB8CA" w14:textId="44629209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06/2023 – heute</w:t>
            </w:r>
          </w:p>
        </w:tc>
      </w:tr>
      <w:tr w:rsidR="00CF2BEA" w:rsidRPr="00F44F5F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1F570835" w14:textId="77777777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Gewährleistung der Sicherheit und Koordination der Besucherströme bei Grossveranstaltungen mit hoher</w:t>
            </w:r>
          </w:p>
          <w:p w14:paraId="68E2944C" w14:textId="77777777" w:rsidR="00CF2BEA" w:rsidRPr="00B313BB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Besucherfrequenz, unter Einhaltung regulatorischer Sicherheitsstandards</w:t>
            </w:r>
          </w:p>
          <w:p w14:paraId="5760068B" w14:textId="7A4597FB" w:rsidR="00CF2BEA" w:rsidRPr="00B313BB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Wahrung von Ruhe und Professionalität in einem dynamischen Umfeld mit hohem Personenaufkommen, bei</w:t>
            </w:r>
          </w:p>
          <w:p w14:paraId="132465C4" w14:textId="1676410A" w:rsidR="00CF2BEA" w:rsidRPr="00FE0496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313B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klarer und effektiver Kommunikation mit Gästen, Veranstaltern und Kolleg:innen</w:t>
            </w:r>
            <w:r w:rsidRPr="00FE049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CF2BEA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5366C121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313BB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Netrics AG</w:t>
            </w:r>
          </w:p>
        </w:tc>
        <w:tc>
          <w:tcPr>
            <w:tcW w:w="4683" w:type="dxa"/>
            <w:gridSpan w:val="5"/>
            <w:vAlign w:val="bottom"/>
          </w:tcPr>
          <w:p w14:paraId="38592414" w14:textId="77B68DEA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Basel, Schweiz</w:t>
            </w:r>
          </w:p>
        </w:tc>
      </w:tr>
      <w:tr w:rsidR="00CF2BEA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20D95101" w:rsidR="00CF2BEA" w:rsidRPr="00FE0496" w:rsidRDefault="00CF2BEA" w:rsidP="00CF2BE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B313B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 Business Technology</w:t>
            </w:r>
          </w:p>
        </w:tc>
        <w:tc>
          <w:tcPr>
            <w:tcW w:w="4683" w:type="dxa"/>
            <w:gridSpan w:val="5"/>
          </w:tcPr>
          <w:p w14:paraId="7444AF8F" w14:textId="39B9CF90" w:rsidR="00CF2BEA" w:rsidRPr="00F44F5F" w:rsidRDefault="00CF2BEA" w:rsidP="00CF2BE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CF2BEA" w:rsidRPr="00F44F5F" w14:paraId="4C00CD42" w14:textId="77777777" w:rsidTr="000346D2">
        <w:trPr>
          <w:trHeight w:val="113"/>
        </w:trPr>
        <w:tc>
          <w:tcPr>
            <w:tcW w:w="10206" w:type="dxa"/>
            <w:gridSpan w:val="8"/>
          </w:tcPr>
          <w:p w14:paraId="736C3A39" w14:textId="77777777" w:rsidR="00CF2BEA" w:rsidRPr="00175F53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und Strukturierung von PowerPoint-Präsentationen und internen Unterlagen für kunden- und interne</w:t>
            </w:r>
          </w:p>
          <w:p w14:paraId="1A029EDC" w14:textId="77777777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Meetings, unter Sicherstellung professioneller und einheitlicher Formatierung über alle Materialien hinweg</w:t>
            </w:r>
          </w:p>
          <w:p w14:paraId="71952507" w14:textId="016A50F0" w:rsidR="00CF2BEA" w:rsidRPr="00175F53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Kundenrechnungsstellung durch Vorbereitung, Prüfung und Organisation rechnungsbezogener</w:t>
            </w:r>
          </w:p>
          <w:p w14:paraId="01BA65D9" w14:textId="77777777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Dokumente, mit Beitrag zu einer präzisen Finanzbuchhaltung und effizienten administrativen Abläufen</w:t>
            </w:r>
          </w:p>
          <w:p w14:paraId="66E1E350" w14:textId="6F001539" w:rsidR="00CF2BEA" w:rsidRPr="00175F53" w:rsidRDefault="00CF2BEA" w:rsidP="00CF2B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Übernahme diverser administrativer Aufgaben in einem schnell wachsenden Schweizer IT- und Cloud-Services-</w:t>
            </w:r>
          </w:p>
          <w:p w14:paraId="02DA57B9" w14:textId="77777777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Unternehmen, mit praktischem Einblick in operative und finanzielle Prozesse eines professionellen</w:t>
            </w:r>
          </w:p>
          <w:p w14:paraId="746118C9" w14:textId="29B24BEB" w:rsidR="00CF2BEA" w:rsidRPr="00175F53" w:rsidRDefault="00CF2BEA" w:rsidP="00CF2BEA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Geschäftsumfelds</w:t>
            </w:r>
          </w:p>
        </w:tc>
      </w:tr>
      <w:tr w:rsidR="00CF2BEA" w:rsidRPr="00F44F5F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CF2BEA" w:rsidRPr="001647AB" w:rsidRDefault="00CF2BEA" w:rsidP="00CF2BEA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CF2BEA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712CE7AC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Deutsch (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Muttersprache</w:t>
            </w: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), Englisch (C1), Spanisch (C1), Französisch (B2)</w:t>
            </w:r>
          </w:p>
        </w:tc>
      </w:tr>
      <w:tr w:rsidR="00CF2BEA" w:rsidRPr="00DB1439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21D06ADA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IT-Kenntnisse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2D63C958" w:rsidR="00CF2BEA" w:rsidRPr="001647AB" w:rsidRDefault="00CF2BEA" w:rsidP="00CF2BE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Excel (inkl. Finanzmodellierung), Microsoft PowerPoint, Microsoft Word</w:t>
            </w:r>
          </w:p>
        </w:tc>
      </w:tr>
      <w:tr w:rsidR="00CF2BEA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CF2BEA" w:rsidRPr="001647AB" w:rsidRDefault="00CF2BEA" w:rsidP="00CF2BE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14:paraId="598C2742" w14:textId="43D32347" w:rsidR="00CF2BEA" w:rsidRPr="001647AB" w:rsidRDefault="00CF2BEA" w:rsidP="00CF2BE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75F5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Unternehmertum, Fitness, Reisen, Schach</w:t>
            </w:r>
          </w:p>
        </w:tc>
      </w:tr>
    </w:tbl>
    <w:p w14:paraId="0747D2BF" w14:textId="285D40F3" w:rsidR="00723643" w:rsidRPr="0074111D" w:rsidRDefault="00723643" w:rsidP="006C5BBD">
      <w:pPr>
        <w:tabs>
          <w:tab w:val="left" w:pos="2034"/>
        </w:tabs>
        <w:rPr>
          <w:sz w:val="18"/>
        </w:rPr>
      </w:pPr>
    </w:p>
    <w:sectPr w:rsidR="00723643" w:rsidRPr="0074111D" w:rsidSect="00491BD5">
      <w:footerReference w:type="even" r:id="rId12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4" w:author="Burzlaff, Mariano" w:date="2026-08-07T19:04:00Z" w:initials="BM">
    <w:p w14:paraId="1CDC5506" w14:textId="77777777" w:rsidR="00886779" w:rsidRDefault="004128DA" w:rsidP="00886779">
      <w:r>
        <w:rPr>
          <w:rStyle w:val="Kommentarzeichen"/>
        </w:rPr>
        <w:annotationRef/>
      </w:r>
      <w:r w:rsidR="00886779">
        <w:rPr>
          <w:sz w:val="20"/>
          <w:szCs w:val="20"/>
        </w:rPr>
        <w:t>Alternative spezifischer:</w:t>
      </w:r>
    </w:p>
    <w:p w14:paraId="4BB69687" w14:textId="77777777" w:rsidR="00886779" w:rsidRDefault="00886779" w:rsidP="00886779">
      <w:r>
        <w:rPr>
          <w:sz w:val="20"/>
          <w:szCs w:val="20"/>
        </w:rPr>
        <w:t>- Mitwirkung bei umfassenden Unternehmensanalysen, einschliesslich Markt- und Wettbewerbsumfeld, Geschäftsmodell und Finanzkennzahlen, sowie bei der Entwicklung von M&amp;A-Strategien und Erstellung von Transaktionsunterlagen</w:t>
      </w:r>
    </w:p>
    <w:p w14:paraId="36B9A098" w14:textId="77777777" w:rsidR="00886779" w:rsidRDefault="00886779" w:rsidP="00886779"/>
    <w:p w14:paraId="636A28F1" w14:textId="77777777" w:rsidR="00886779" w:rsidRDefault="00886779" w:rsidP="00886779">
      <w:r>
        <w:rPr>
          <w:sz w:val="20"/>
          <w:szCs w:val="20"/>
        </w:rPr>
        <w:t>- Unterstützung beim internationalen Investor-Targeting durch Identifikation, Ansprache und Qualifizierung potenzieller Investoren sowie beim Aufbau virtueller Datenräume, der Aufbereitung von Due-Diligence-Unterlagen und der Begleitung des gesamten M&amp;A-Prozesses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36A28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CB027BD" w16cex:dateUtc="2026-08-07T17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36A28F1" w16cid:durableId="3CB027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6C83FB" w14:textId="77777777" w:rsidR="00E70E9D" w:rsidRDefault="00E70E9D" w:rsidP="00BE053D">
      <w:pPr>
        <w:spacing w:after="0" w:line="240" w:lineRule="auto"/>
      </w:pPr>
      <w:r>
        <w:separator/>
      </w:r>
    </w:p>
  </w:endnote>
  <w:endnote w:type="continuationSeparator" w:id="0">
    <w:p w14:paraId="533E7F1C" w14:textId="77777777" w:rsidR="00E70E9D" w:rsidRDefault="00E70E9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6D6AB2" w14:textId="77777777" w:rsidR="00E70E9D" w:rsidRDefault="00E70E9D" w:rsidP="00BE053D">
      <w:pPr>
        <w:spacing w:after="0" w:line="240" w:lineRule="auto"/>
      </w:pPr>
      <w:r>
        <w:separator/>
      </w:r>
    </w:p>
  </w:footnote>
  <w:footnote w:type="continuationSeparator" w:id="0">
    <w:p w14:paraId="48FA5500" w14:textId="77777777" w:rsidR="00E70E9D" w:rsidRDefault="00E70E9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  <w15:person w15:author="Burzlaff, Mariano">
    <w15:presenceInfo w15:providerId="AD" w15:userId="S::mariano.burzlaff@student.unisg.ch::41e621c7-dbcf-4e9d-adb2-55d09a4cb2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B6B1E"/>
    <w:rsid w:val="000D671A"/>
    <w:rsid w:val="00103EC5"/>
    <w:rsid w:val="00116C6E"/>
    <w:rsid w:val="00125CA6"/>
    <w:rsid w:val="00152505"/>
    <w:rsid w:val="00156FC9"/>
    <w:rsid w:val="00162A5A"/>
    <w:rsid w:val="001647AB"/>
    <w:rsid w:val="00172867"/>
    <w:rsid w:val="00175B6D"/>
    <w:rsid w:val="00175F53"/>
    <w:rsid w:val="001901ED"/>
    <w:rsid w:val="0019483A"/>
    <w:rsid w:val="001A46BF"/>
    <w:rsid w:val="001A481B"/>
    <w:rsid w:val="001A6DE4"/>
    <w:rsid w:val="001B0186"/>
    <w:rsid w:val="001B62CA"/>
    <w:rsid w:val="001C0B36"/>
    <w:rsid w:val="001D0FF2"/>
    <w:rsid w:val="001D3EEE"/>
    <w:rsid w:val="001D4DCD"/>
    <w:rsid w:val="001F4175"/>
    <w:rsid w:val="00223A4D"/>
    <w:rsid w:val="00232CB5"/>
    <w:rsid w:val="00234A7E"/>
    <w:rsid w:val="0024373D"/>
    <w:rsid w:val="002508C2"/>
    <w:rsid w:val="00255F69"/>
    <w:rsid w:val="00267252"/>
    <w:rsid w:val="00282DB0"/>
    <w:rsid w:val="002935B8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28DA"/>
    <w:rsid w:val="004154BE"/>
    <w:rsid w:val="0042013D"/>
    <w:rsid w:val="00422F83"/>
    <w:rsid w:val="00426D7E"/>
    <w:rsid w:val="0043430C"/>
    <w:rsid w:val="004354CC"/>
    <w:rsid w:val="00435E6D"/>
    <w:rsid w:val="00443668"/>
    <w:rsid w:val="00453FFA"/>
    <w:rsid w:val="00456B0D"/>
    <w:rsid w:val="00476AF8"/>
    <w:rsid w:val="004774A8"/>
    <w:rsid w:val="00484B18"/>
    <w:rsid w:val="00484FD7"/>
    <w:rsid w:val="00491BD5"/>
    <w:rsid w:val="004929FB"/>
    <w:rsid w:val="004A5228"/>
    <w:rsid w:val="004A54BA"/>
    <w:rsid w:val="004B0ED9"/>
    <w:rsid w:val="004B6A5E"/>
    <w:rsid w:val="004B6BAE"/>
    <w:rsid w:val="004C61FA"/>
    <w:rsid w:val="00507EA7"/>
    <w:rsid w:val="00526089"/>
    <w:rsid w:val="00527A28"/>
    <w:rsid w:val="00527DCA"/>
    <w:rsid w:val="005716D4"/>
    <w:rsid w:val="00571B60"/>
    <w:rsid w:val="00572876"/>
    <w:rsid w:val="0058381A"/>
    <w:rsid w:val="00585A4D"/>
    <w:rsid w:val="005D2560"/>
    <w:rsid w:val="005D6329"/>
    <w:rsid w:val="005E57F6"/>
    <w:rsid w:val="006016C0"/>
    <w:rsid w:val="006058D8"/>
    <w:rsid w:val="00610200"/>
    <w:rsid w:val="00612D52"/>
    <w:rsid w:val="00623699"/>
    <w:rsid w:val="00632D5A"/>
    <w:rsid w:val="00635515"/>
    <w:rsid w:val="006439EE"/>
    <w:rsid w:val="006546FD"/>
    <w:rsid w:val="00665BF3"/>
    <w:rsid w:val="006732D6"/>
    <w:rsid w:val="00693E09"/>
    <w:rsid w:val="00694669"/>
    <w:rsid w:val="006A2DE9"/>
    <w:rsid w:val="006A7230"/>
    <w:rsid w:val="006B4E32"/>
    <w:rsid w:val="006B72C7"/>
    <w:rsid w:val="006B7F78"/>
    <w:rsid w:val="006C2252"/>
    <w:rsid w:val="006C5BBD"/>
    <w:rsid w:val="006D7F7F"/>
    <w:rsid w:val="006E190D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0A0F"/>
    <w:rsid w:val="00804543"/>
    <w:rsid w:val="008050E4"/>
    <w:rsid w:val="0082257D"/>
    <w:rsid w:val="00832F57"/>
    <w:rsid w:val="00853438"/>
    <w:rsid w:val="00861CBF"/>
    <w:rsid w:val="00866846"/>
    <w:rsid w:val="00875DA9"/>
    <w:rsid w:val="00886779"/>
    <w:rsid w:val="00895E38"/>
    <w:rsid w:val="0089784C"/>
    <w:rsid w:val="008A782B"/>
    <w:rsid w:val="008B0FC0"/>
    <w:rsid w:val="008C429A"/>
    <w:rsid w:val="008D1052"/>
    <w:rsid w:val="008E1F3D"/>
    <w:rsid w:val="008E4269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04F7F"/>
    <w:rsid w:val="00B17D95"/>
    <w:rsid w:val="00B23509"/>
    <w:rsid w:val="00B313BB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2BEA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1439"/>
    <w:rsid w:val="00DB33F8"/>
    <w:rsid w:val="00DB5473"/>
    <w:rsid w:val="00DC4715"/>
    <w:rsid w:val="00DD38E2"/>
    <w:rsid w:val="00DE33B5"/>
    <w:rsid w:val="00E00140"/>
    <w:rsid w:val="00E13110"/>
    <w:rsid w:val="00E24DF1"/>
    <w:rsid w:val="00E40B9A"/>
    <w:rsid w:val="00E431ED"/>
    <w:rsid w:val="00E4764C"/>
    <w:rsid w:val="00E55D90"/>
    <w:rsid w:val="00E64FF5"/>
    <w:rsid w:val="00E70E9D"/>
    <w:rsid w:val="00E755E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A6D4E"/>
    <w:rsid w:val="00FC0531"/>
    <w:rsid w:val="00FC13F0"/>
    <w:rsid w:val="00FD0FB7"/>
    <w:rsid w:val="00FE0496"/>
    <w:rsid w:val="00FE5C31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F0A0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0A0F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0A0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0A0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0A0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484B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3610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2026-08-07T14:30:00Z</cp:lastPrinted>
  <dcterms:created xsi:type="dcterms:W3CDTF">2026-08-11T08:36:00Z</dcterms:created>
  <dcterms:modified xsi:type="dcterms:W3CDTF">2026-08-11T09:17:00Z</dcterms:modified>
</cp:coreProperties>
</file>