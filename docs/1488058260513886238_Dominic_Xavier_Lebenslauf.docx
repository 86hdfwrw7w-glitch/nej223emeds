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3-30T08:10:00Z" w16du:dateUtc="2026-03-30T06:10:00Z">
          <w:tblPr>
            <w:tblStyle w:val="Tabellenraster"/>
            <w:tblW w:w="9646" w:type="dxa"/>
            <w:tblInd w:w="-8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258"/>
        <w:gridCol w:w="3691"/>
        <w:gridCol w:w="427"/>
        <w:gridCol w:w="284"/>
        <w:gridCol w:w="710"/>
        <w:gridCol w:w="283"/>
        <w:gridCol w:w="142"/>
        <w:gridCol w:w="2979"/>
        <w:tblGridChange w:id="1">
          <w:tblGrid>
            <w:gridCol w:w="2258"/>
            <w:gridCol w:w="3691"/>
            <w:gridCol w:w="427"/>
            <w:gridCol w:w="284"/>
            <w:gridCol w:w="710"/>
            <w:gridCol w:w="283"/>
            <w:gridCol w:w="142"/>
            <w:gridCol w:w="1851"/>
            <w:gridCol w:w="1128"/>
          </w:tblGrid>
        </w:tblGridChange>
      </w:tblGrid>
      <w:tr w:rsidR="00261A8C" w:rsidRPr="00DE096F" w14:paraId="5DF08F91" w14:textId="77777777" w:rsidTr="00261A8C">
        <w:trPr>
          <w:trHeight w:val="19"/>
          <w:trPrChange w:id="2" w:author="David Döbele" w:date="2026-03-30T08:10:00Z" w16du:dateUtc="2026-03-30T06:10:00Z">
            <w:trPr>
              <w:gridAfter w:val="0"/>
              <w:trHeight w:val="19"/>
            </w:trPr>
          </w:trPrChange>
        </w:trPr>
        <w:tc>
          <w:tcPr>
            <w:tcW w:w="10774" w:type="dxa"/>
            <w:gridSpan w:val="8"/>
            <w:vAlign w:val="bottom"/>
            <w:tcPrChange w:id="3" w:author="David Döbele" w:date="2026-03-30T08:10:00Z" w16du:dateUtc="2026-03-30T06:10:00Z">
              <w:tcPr>
                <w:tcW w:w="9646" w:type="dxa"/>
                <w:gridSpan w:val="8"/>
                <w:vAlign w:val="bottom"/>
              </w:tcPr>
            </w:tcPrChange>
          </w:tcPr>
          <w:p w14:paraId="11DD220E" w14:textId="266ABEA3" w:rsidR="002508C2" w:rsidRPr="00DE096F" w:rsidRDefault="00A26D0D" w:rsidP="007B67DA">
            <w:pPr>
              <w:jc w:val="center"/>
              <w:rPr>
                <w:rFonts w:ascii="Arial" w:hAnsi="Arial" w:cs="Arial"/>
              </w:rPr>
            </w:pPr>
            <w:r w:rsidRPr="00DE096F">
              <w:rPr>
                <w:rFonts w:ascii="Arial" w:hAnsi="Arial" w:cs="Arial"/>
                <w:b/>
                <w:smallCaps/>
                <w:sz w:val="48"/>
                <w:szCs w:val="32"/>
              </w:rPr>
              <w:t>Ma</w:t>
            </w:r>
            <w:r w:rsidR="00F10E96">
              <w:rPr>
                <w:rFonts w:ascii="Arial" w:hAnsi="Arial" w:cs="Arial"/>
                <w:b/>
                <w:smallCaps/>
                <w:sz w:val="48"/>
                <w:szCs w:val="32"/>
              </w:rPr>
              <w:t>nojen Dominic Xavier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r w:rsidR="0091331D" w:rsidRPr="00DE096F">
              <w:rPr>
                <w:rFonts w:ascii="Arial" w:hAnsi="Arial" w:cs="Arial"/>
                <w:sz w:val="20"/>
              </w:rPr>
              <w:t>M</w:t>
            </w:r>
            <w:r w:rsidR="00F10E96">
              <w:rPr>
                <w:rFonts w:ascii="Arial" w:hAnsi="Arial" w:cs="Arial"/>
                <w:sz w:val="20"/>
              </w:rPr>
              <w:t>ax-Horkheimer-Str.</w:t>
            </w:r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 w:rsidR="00BA215A" w:rsidRPr="00DE096F">
              <w:rPr>
                <w:rFonts w:ascii="Arial" w:hAnsi="Arial" w:cs="Arial"/>
                <w:sz w:val="20"/>
              </w:rPr>
              <w:t>1</w:t>
            </w:r>
            <w:r w:rsidR="00F10E96">
              <w:rPr>
                <w:rFonts w:ascii="Arial" w:hAnsi="Arial" w:cs="Arial"/>
                <w:sz w:val="20"/>
              </w:rPr>
              <w:t>4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 w:rsidR="00F10E96">
              <w:rPr>
                <w:rFonts w:ascii="Arial" w:hAnsi="Arial" w:cs="Arial"/>
                <w:sz w:val="20"/>
              </w:rPr>
              <w:t>42119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 w:rsidR="00F10E96">
              <w:rPr>
                <w:rFonts w:ascii="Arial" w:hAnsi="Arial" w:cs="Arial"/>
                <w:sz w:val="20"/>
              </w:rPr>
              <w:t>Wuppertal</w:t>
            </w:r>
          </w:p>
          <w:p w14:paraId="722A5AF6" w14:textId="3D603B37" w:rsidR="008050E4" w:rsidRPr="00DE096F" w:rsidRDefault="002B2091" w:rsidP="007B67DA">
            <w:pPr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157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86543851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m.dominicxavier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19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2000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Neuss</w:t>
            </w:r>
          </w:p>
        </w:tc>
      </w:tr>
      <w:tr w:rsidR="00261A8C" w:rsidRPr="00DE096F" w14:paraId="0FCADE56" w14:textId="77777777" w:rsidTr="00261A8C">
        <w:trPr>
          <w:trHeight w:val="452"/>
          <w:trPrChange w:id="4" w:author="David Döbele" w:date="2026-03-30T08:10:00Z" w16du:dateUtc="2026-03-30T06:10:00Z">
            <w:trPr>
              <w:gridAfter w:val="0"/>
              <w:trHeight w:val="452"/>
            </w:trPr>
          </w:trPrChange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  <w:tcPrChange w:id="5" w:author="David Döbele" w:date="2026-03-30T08:10:00Z" w16du:dateUtc="2026-03-30T06:10:00Z">
              <w:tcPr>
                <w:tcW w:w="964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DE096F" w:rsidRDefault="006E2C9C" w:rsidP="00B51731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261A8C" w:rsidRPr="00DE096F" w14:paraId="7D1DEBF7" w14:textId="77777777" w:rsidTr="00261A8C">
        <w:trPr>
          <w:trHeight w:val="338"/>
          <w:trPrChange w:id="6" w:author="David Döbele" w:date="2026-03-30T08:10:00Z" w16du:dateUtc="2026-03-30T06:10:00Z">
            <w:trPr>
              <w:gridAfter w:val="0"/>
              <w:trHeight w:val="338"/>
            </w:trPr>
          </w:trPrChange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  <w:tcPrChange w:id="7" w:author="David Döbele" w:date="2026-03-30T08:10:00Z" w16du:dateUtc="2026-03-30T06:10:00Z">
              <w:tcPr>
                <w:tcW w:w="7795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37EAD985" w:rsidR="00D1492F" w:rsidRPr="00DE096F" w:rsidRDefault="00967E10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  <w:tcPrChange w:id="8" w:author="David Döbele" w:date="2026-03-30T08:10:00Z" w16du:dateUtc="2026-03-30T06:10:00Z">
              <w:tcPr>
                <w:tcW w:w="185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364412EB" w:rsidR="00D1492F" w:rsidRPr="00DE096F" w:rsidRDefault="00967E10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61E5D482" w14:textId="77777777" w:rsidTr="00261A8C">
        <w:trPr>
          <w:trHeight w:val="207"/>
          <w:trPrChange w:id="9" w:author="David Döbele" w:date="2026-03-30T08:10:00Z" w16du:dateUtc="2026-03-30T06:10:00Z">
            <w:trPr>
              <w:gridAfter w:val="0"/>
              <w:trHeight w:val="207"/>
            </w:trPr>
          </w:trPrChange>
        </w:trPr>
        <w:tc>
          <w:tcPr>
            <w:tcW w:w="6376" w:type="dxa"/>
            <w:gridSpan w:val="3"/>
            <w:vAlign w:val="bottom"/>
            <w:tcPrChange w:id="10" w:author="David Döbele" w:date="2026-03-30T08:10:00Z" w16du:dateUtc="2026-03-30T06:10:00Z">
              <w:tcPr>
                <w:tcW w:w="6376" w:type="dxa"/>
                <w:gridSpan w:val="3"/>
                <w:vAlign w:val="bottom"/>
              </w:tcPr>
            </w:tcPrChange>
          </w:tcPr>
          <w:p w14:paraId="11CB9A0F" w14:textId="58D0B188" w:rsidR="00D1492F" w:rsidRPr="00DE096F" w:rsidRDefault="00D1492F" w:rsidP="00B51731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</w:t>
            </w:r>
            <w:r w:rsidR="00D81D86">
              <w:rPr>
                <w:rFonts w:ascii="Arial" w:hAnsi="Arial" w:cs="Arial"/>
                <w:sz w:val="18"/>
              </w:rPr>
              <w:t>8</w:t>
            </w:r>
            <w:r w:rsidR="00B17D95" w:rsidRPr="00DE096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4398" w:type="dxa"/>
            <w:gridSpan w:val="5"/>
            <w:vAlign w:val="bottom"/>
            <w:tcPrChange w:id="11" w:author="David Döbele" w:date="2026-03-30T08:10:00Z" w16du:dateUtc="2026-03-30T06:10:00Z">
              <w:tcPr>
                <w:tcW w:w="3270" w:type="dxa"/>
                <w:gridSpan w:val="5"/>
                <w:vAlign w:val="bottom"/>
              </w:tcPr>
            </w:tcPrChange>
          </w:tcPr>
          <w:p w14:paraId="419A9228" w14:textId="0E1A4E25" w:rsidR="00D1492F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261A8C" w:rsidRPr="00DE096F" w14:paraId="7EABE9F1" w14:textId="77777777" w:rsidTr="00261A8C">
        <w:trPr>
          <w:trHeight w:val="56"/>
          <w:trPrChange w:id="12" w:author="David Döbele" w:date="2026-03-30T08:10:00Z" w16du:dateUtc="2026-03-30T06:10:00Z">
            <w:trPr>
              <w:gridAfter w:val="0"/>
              <w:trHeight w:val="56"/>
            </w:trPr>
          </w:trPrChange>
        </w:trPr>
        <w:tc>
          <w:tcPr>
            <w:tcW w:w="10774" w:type="dxa"/>
            <w:gridSpan w:val="8"/>
            <w:vAlign w:val="bottom"/>
            <w:tcPrChange w:id="13" w:author="David Döbele" w:date="2026-03-30T08:10:00Z" w16du:dateUtc="2026-03-30T06:10:00Z">
              <w:tcPr>
                <w:tcW w:w="9646" w:type="dxa"/>
                <w:gridSpan w:val="8"/>
                <w:vAlign w:val="bottom"/>
              </w:tcPr>
            </w:tcPrChange>
          </w:tcPr>
          <w:p w14:paraId="575E8ABA" w14:textId="011A4CB2" w:rsidR="0044058A" w:rsidRDefault="0044058A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Rechnungswesen (Note: 1,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0), Management Accounting in English (Note</w:t>
            </w:r>
            <w:r w:rsidR="005F1432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1,0), </w:t>
            </w:r>
          </w:p>
          <w:p w14:paraId="7DF8A908" w14:textId="6080DFB0" w:rsidR="005B65E1" w:rsidRDefault="0044058A" w:rsidP="00B51731">
            <w:pPr>
              <w:pStyle w:val="Listenabsatz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Statistik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1,3),</w:t>
            </w:r>
            <w:r w:rsidR="00D81D8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Statistik 2 (Note: 2,0)</w:t>
            </w:r>
          </w:p>
          <w:p w14:paraId="7A71E6B0" w14:textId="50C12DAF" w:rsidR="005B65E1" w:rsidRPr="005B65E1" w:rsidRDefault="005B65E1" w:rsidP="00B51731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Deutschlandstipendiat der Bergischen Universität Wuppertal (Förderung durch das Bundesministerium für Bildung und Forschung für besondere Studienleistungen und Engagement)</w:t>
            </w:r>
          </w:p>
        </w:tc>
      </w:tr>
      <w:tr w:rsidR="00261A8C" w:rsidRPr="00DE096F" w14:paraId="1C51E2FF" w14:textId="77777777" w:rsidTr="00261A8C">
        <w:trPr>
          <w:trHeight w:val="338"/>
          <w:trPrChange w:id="14" w:author="David Döbele" w:date="2026-03-30T08:10:00Z" w16du:dateUtc="2026-03-30T06:10:00Z">
            <w:trPr>
              <w:gridAfter w:val="0"/>
              <w:trHeight w:val="338"/>
            </w:trPr>
          </w:trPrChange>
        </w:trPr>
        <w:tc>
          <w:tcPr>
            <w:tcW w:w="5949" w:type="dxa"/>
            <w:gridSpan w:val="2"/>
            <w:vAlign w:val="bottom"/>
            <w:tcPrChange w:id="15" w:author="David Döbele" w:date="2026-03-30T08:10:00Z" w16du:dateUtc="2026-03-30T06:10:00Z">
              <w:tcPr>
                <w:tcW w:w="5949" w:type="dxa"/>
                <w:gridSpan w:val="2"/>
                <w:vAlign w:val="bottom"/>
              </w:tcPr>
            </w:tcPrChange>
          </w:tcPr>
          <w:p w14:paraId="4BAC65D2" w14:textId="2332BED2" w:rsidR="00665BF3" w:rsidRPr="00DE096F" w:rsidRDefault="00967E10" w:rsidP="00B5173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Santander Consumer Bank</w:t>
            </w:r>
            <w:r w:rsidR="001D5BF4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386D79">
              <w:rPr>
                <w:rFonts w:ascii="Arial" w:hAnsi="Arial" w:cs="Arial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4825" w:type="dxa"/>
            <w:gridSpan w:val="6"/>
            <w:vAlign w:val="bottom"/>
            <w:tcPrChange w:id="16" w:author="David Döbele" w:date="2026-03-30T08:10:00Z" w16du:dateUtc="2026-03-30T06:10:00Z">
              <w:tcPr>
                <w:tcW w:w="3697" w:type="dxa"/>
                <w:gridSpan w:val="6"/>
                <w:vAlign w:val="bottom"/>
              </w:tcPr>
            </w:tcPrChange>
          </w:tcPr>
          <w:p w14:paraId="2FCB10D7" w14:textId="1389668D" w:rsidR="00665BF3" w:rsidRPr="00DE096F" w:rsidRDefault="00967E10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12B82BC" w14:textId="77777777" w:rsidTr="00261A8C">
        <w:trPr>
          <w:trHeight w:val="207"/>
          <w:trPrChange w:id="17" w:author="David Döbele" w:date="2026-03-30T08:10:00Z" w16du:dateUtc="2026-03-30T06:10:00Z">
            <w:trPr>
              <w:gridAfter w:val="0"/>
              <w:trHeight w:val="207"/>
            </w:trPr>
          </w:trPrChange>
        </w:trPr>
        <w:tc>
          <w:tcPr>
            <w:tcW w:w="5949" w:type="dxa"/>
            <w:gridSpan w:val="2"/>
            <w:vAlign w:val="bottom"/>
            <w:tcPrChange w:id="18" w:author="David Döbele" w:date="2026-03-30T08:10:00Z" w16du:dateUtc="2026-03-30T06:10:00Z">
              <w:tcPr>
                <w:tcW w:w="5949" w:type="dxa"/>
                <w:gridSpan w:val="2"/>
                <w:vAlign w:val="bottom"/>
              </w:tcPr>
            </w:tcPrChange>
          </w:tcPr>
          <w:p w14:paraId="1CEE182B" w14:textId="713AF8B4" w:rsidR="0091331D" w:rsidRPr="00DE096F" w:rsidRDefault="0091331D" w:rsidP="00B51731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 w:rsidR="00967E10">
              <w:rPr>
                <w:rFonts w:ascii="Arial" w:hAnsi="Arial" w:cs="Arial"/>
                <w:sz w:val="18"/>
                <w:lang w:val="de-AT"/>
              </w:rPr>
              <w:t>usbildung zum Bankkaufmann</w:t>
            </w:r>
            <w:r w:rsidR="0024348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4825" w:type="dxa"/>
            <w:gridSpan w:val="6"/>
            <w:vAlign w:val="bottom"/>
            <w:tcPrChange w:id="19" w:author="David Döbele" w:date="2026-03-30T08:10:00Z" w16du:dateUtc="2026-03-30T06:10:00Z">
              <w:tcPr>
                <w:tcW w:w="3697" w:type="dxa"/>
                <w:gridSpan w:val="6"/>
                <w:vAlign w:val="bottom"/>
              </w:tcPr>
            </w:tcPrChange>
          </w:tcPr>
          <w:p w14:paraId="7521EA6E" w14:textId="5FE5680A" w:rsidR="0091331D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21</w:t>
            </w:r>
            <w:r w:rsidR="0091331D"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01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  <w:tr w:rsidR="00261A8C" w:rsidRPr="00DE096F" w14:paraId="69F47C1D" w14:textId="77777777" w:rsidTr="00261A8C">
        <w:trPr>
          <w:trHeight w:val="56"/>
          <w:trPrChange w:id="20" w:author="David Döbele" w:date="2026-03-30T08:10:00Z" w16du:dateUtc="2026-03-30T06:10:00Z">
            <w:trPr>
              <w:gridAfter w:val="0"/>
              <w:trHeight w:val="56"/>
            </w:trPr>
          </w:trPrChange>
        </w:trPr>
        <w:tc>
          <w:tcPr>
            <w:tcW w:w="10774" w:type="dxa"/>
            <w:gridSpan w:val="8"/>
            <w:vAlign w:val="bottom"/>
            <w:tcPrChange w:id="21" w:author="David Döbele" w:date="2026-03-30T08:10:00Z" w16du:dateUtc="2026-03-30T06:10:00Z">
              <w:tcPr>
                <w:tcW w:w="9646" w:type="dxa"/>
                <w:gridSpan w:val="8"/>
                <w:vAlign w:val="bottom"/>
              </w:tcPr>
            </w:tcPrChange>
          </w:tcPr>
          <w:p w14:paraId="5154E9E2" w14:textId="68FCF16C" w:rsidR="0091331D" w:rsidRPr="00DE096F" w:rsidRDefault="00703D47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Durchlauf verschiedener Fachabteilungen (u.</w:t>
            </w:r>
            <w:r w:rsidR="005F1432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8"/>
              </w:rPr>
              <w:t>a. Privatkundengeschäft, Kreditgeschäft, Zahlungsverkehr) mit Fokus auf ganzheitlicher Beratung und effizienter Abwicklung von Bankprozessen</w:t>
            </w:r>
          </w:p>
          <w:p w14:paraId="5789BAAC" w14:textId="61A19499" w:rsidR="00D5280E" w:rsidRDefault="00703D47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Beratung von Privatkunden zu Konten, Zahlungsverkehrs- und Konsumentenkreditprodukten</w:t>
            </w:r>
            <w:r w:rsidR="00B51731">
              <w:rPr>
                <w:rFonts w:ascii="Arial" w:hAnsi="Arial" w:cs="Arial"/>
                <w:i/>
                <w:iCs/>
                <w:sz w:val="18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18"/>
              </w:rPr>
              <w:t>inklusive Bedarfsermittlung, Angebotserstellung und Erstellung der Vertragsunterlagen</w:t>
            </w:r>
          </w:p>
          <w:p w14:paraId="23575F6C" w14:textId="06C3F4FE" w:rsidR="00703D47" w:rsidRPr="00DE096F" w:rsidRDefault="00703D47" w:rsidP="00B5173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Bearbeitung von Kredit- und Finanzierungsanfragen, Prüfung von Unterlagen und Mitarbeit bei der Bewertung von Risiken und Sicherheiten nach internen Richtlinien</w:t>
            </w:r>
          </w:p>
        </w:tc>
      </w:tr>
      <w:tr w:rsidR="00261A8C" w:rsidRPr="00DE096F" w14:paraId="3A2665B3" w14:textId="77777777" w:rsidTr="00261A8C">
        <w:trPr>
          <w:trHeight w:val="459"/>
          <w:trPrChange w:id="22" w:author="David Döbele" w:date="2026-03-30T08:10:00Z" w16du:dateUtc="2026-03-30T06:10:00Z">
            <w:trPr>
              <w:gridAfter w:val="0"/>
              <w:trHeight w:val="459"/>
            </w:trPr>
          </w:trPrChange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  <w:tcPrChange w:id="23" w:author="David Döbele" w:date="2026-03-30T08:10:00Z" w16du:dateUtc="2026-03-30T06:10:00Z">
              <w:tcPr>
                <w:tcW w:w="964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65DA26" w:rsidR="00665BF3" w:rsidRPr="00DE096F" w:rsidRDefault="006E2C9C" w:rsidP="00B51731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261A8C" w:rsidRPr="00DE096F" w14:paraId="78F26651" w14:textId="77777777" w:rsidTr="00261A8C">
        <w:trPr>
          <w:trHeight w:val="338"/>
          <w:trPrChange w:id="24" w:author="David Döbele" w:date="2026-03-30T08:10:00Z" w16du:dateUtc="2026-03-30T06:10:00Z">
            <w:trPr>
              <w:gridAfter w:val="0"/>
              <w:trHeight w:val="338"/>
            </w:trPr>
          </w:trPrChange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  <w:tcPrChange w:id="25" w:author="David Döbele" w:date="2026-03-30T08:10:00Z" w16du:dateUtc="2026-03-30T06:10:00Z">
              <w:tcPr>
                <w:tcW w:w="7795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DF9ADA2" w14:textId="56869D5A" w:rsidR="0082384E" w:rsidRDefault="0082384E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CVM Capital Value Management GmbH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  <w:tcPrChange w:id="26" w:author="David Döbele" w:date="2026-03-30T08:10:00Z" w16du:dateUtc="2026-03-30T06:10:00Z">
              <w:tcPr>
                <w:tcW w:w="185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E86EB01" w14:textId="1BBFF779" w:rsidR="0082384E" w:rsidRDefault="0082384E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Dortmund</w:t>
            </w:r>
          </w:p>
        </w:tc>
      </w:tr>
      <w:tr w:rsidR="00261A8C" w:rsidRPr="00DE096F" w14:paraId="42A70EDE" w14:textId="77777777" w:rsidTr="00261A8C">
        <w:trPr>
          <w:trHeight w:val="158"/>
          <w:trPrChange w:id="27" w:author="David Döbele" w:date="2026-03-30T08:10:00Z" w16du:dateUtc="2026-03-30T06:10:00Z">
            <w:trPr>
              <w:gridAfter w:val="0"/>
              <w:trHeight w:val="158"/>
            </w:trPr>
          </w:trPrChange>
        </w:trPr>
        <w:tc>
          <w:tcPr>
            <w:tcW w:w="7795" w:type="dxa"/>
            <w:gridSpan w:val="7"/>
            <w:vAlign w:val="bottom"/>
            <w:tcPrChange w:id="28" w:author="David Döbele" w:date="2026-03-30T08:10:00Z" w16du:dateUtc="2026-03-30T06:10:00Z">
              <w:tcPr>
                <w:tcW w:w="7795" w:type="dxa"/>
                <w:gridSpan w:val="7"/>
                <w:vAlign w:val="bottom"/>
              </w:tcPr>
            </w:tcPrChange>
          </w:tcPr>
          <w:p w14:paraId="68933A25" w14:textId="39AEECDA" w:rsidR="0082384E" w:rsidRDefault="0082384E" w:rsidP="009B5507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BE26CA">
              <w:rPr>
                <w:rFonts w:ascii="Arial" w:hAnsi="Arial" w:cs="Arial"/>
                <w:sz w:val="18"/>
                <w:lang w:val="en-US"/>
              </w:rPr>
              <w:t xml:space="preserve">M&amp;A </w:t>
            </w:r>
            <w:r>
              <w:rPr>
                <w:rFonts w:ascii="Arial" w:hAnsi="Arial" w:cs="Arial"/>
                <w:sz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geplant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Vertrag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bereits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unterzeichnet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2979" w:type="dxa"/>
            <w:vAlign w:val="bottom"/>
            <w:tcPrChange w:id="29" w:author="David Döbele" w:date="2026-03-30T08:10:00Z" w16du:dateUtc="2026-03-30T06:10:00Z">
              <w:tcPr>
                <w:tcW w:w="1851" w:type="dxa"/>
                <w:vAlign w:val="bottom"/>
              </w:tcPr>
            </w:tcPrChange>
          </w:tcPr>
          <w:p w14:paraId="732A8E6E" w14:textId="51E7CD0D" w:rsidR="0082384E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11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261A8C" w:rsidRPr="00DE096F" w14:paraId="127C64E2" w14:textId="77777777" w:rsidTr="00261A8C">
        <w:trPr>
          <w:trHeight w:val="338"/>
          <w:trPrChange w:id="30" w:author="David Döbele" w:date="2026-03-30T08:10:00Z" w16du:dateUtc="2026-03-30T06:10:00Z">
            <w:trPr>
              <w:gridAfter w:val="0"/>
              <w:trHeight w:val="338"/>
            </w:trPr>
          </w:trPrChange>
        </w:trPr>
        <w:tc>
          <w:tcPr>
            <w:tcW w:w="7795" w:type="dxa"/>
            <w:gridSpan w:val="7"/>
            <w:vAlign w:val="bottom"/>
            <w:tcPrChange w:id="31" w:author="David Döbele" w:date="2026-03-30T08:10:00Z" w16du:dateUtc="2026-03-30T06:10:00Z">
              <w:tcPr>
                <w:tcW w:w="7795" w:type="dxa"/>
                <w:gridSpan w:val="7"/>
                <w:vAlign w:val="bottom"/>
              </w:tcPr>
            </w:tcPrChange>
          </w:tcPr>
          <w:p w14:paraId="38F27285" w14:textId="3A03AE23" w:rsidR="0082384E" w:rsidRPr="00DE096F" w:rsidRDefault="0082384E" w:rsidP="0082384E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BDO AG Wirtschaftsprüfungsgesellschaft </w:t>
            </w:r>
          </w:p>
        </w:tc>
        <w:tc>
          <w:tcPr>
            <w:tcW w:w="2979" w:type="dxa"/>
            <w:vAlign w:val="bottom"/>
            <w:tcPrChange w:id="32" w:author="David Döbele" w:date="2026-03-30T08:10:00Z" w16du:dateUtc="2026-03-30T06:10:00Z">
              <w:tcPr>
                <w:tcW w:w="1851" w:type="dxa"/>
                <w:vAlign w:val="bottom"/>
              </w:tcPr>
            </w:tcPrChange>
          </w:tcPr>
          <w:p w14:paraId="4820196E" w14:textId="76102EFD" w:rsidR="0082384E" w:rsidRPr="00DE096F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35D84E9" w14:textId="77777777" w:rsidTr="00261A8C">
        <w:trPr>
          <w:trHeight w:val="207"/>
          <w:trPrChange w:id="33" w:author="David Döbele" w:date="2026-03-30T08:10:00Z" w16du:dateUtc="2026-03-30T06:10:00Z">
            <w:trPr>
              <w:gridAfter w:val="0"/>
              <w:trHeight w:val="207"/>
            </w:trPr>
          </w:trPrChange>
        </w:trPr>
        <w:tc>
          <w:tcPr>
            <w:tcW w:w="7370" w:type="dxa"/>
            <w:gridSpan w:val="5"/>
            <w:tcPrChange w:id="34" w:author="David Döbele" w:date="2026-03-30T08:10:00Z" w16du:dateUtc="2026-03-30T06:10:00Z">
              <w:tcPr>
                <w:tcW w:w="7370" w:type="dxa"/>
                <w:gridSpan w:val="5"/>
              </w:tcPr>
            </w:tcPrChange>
          </w:tcPr>
          <w:p w14:paraId="20B1570F" w14:textId="1C57901F" w:rsidR="0082384E" w:rsidRPr="00DE096F" w:rsidRDefault="0082384E" w:rsidP="0082384E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Deal Advisory – Financial Services</w:t>
            </w:r>
          </w:p>
        </w:tc>
        <w:tc>
          <w:tcPr>
            <w:tcW w:w="3404" w:type="dxa"/>
            <w:gridSpan w:val="3"/>
            <w:vAlign w:val="bottom"/>
            <w:tcPrChange w:id="35" w:author="David Döbele" w:date="2026-03-30T08:10:00Z" w16du:dateUtc="2026-03-30T06:10:00Z">
              <w:tcPr>
                <w:tcW w:w="2276" w:type="dxa"/>
                <w:gridSpan w:val="3"/>
                <w:vAlign w:val="bottom"/>
              </w:tcPr>
            </w:tcPrChange>
          </w:tcPr>
          <w:p w14:paraId="0475B997" w14:textId="148EDB57" w:rsidR="0082384E" w:rsidRPr="00DE096F" w:rsidRDefault="0082384E" w:rsidP="0082384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03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05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261A8C" w:rsidRPr="00DE096F" w14:paraId="744A9914" w14:textId="77777777" w:rsidTr="00261A8C">
        <w:trPr>
          <w:trHeight w:val="207"/>
          <w:trPrChange w:id="36" w:author="David Döbele" w:date="2026-03-30T08:10:00Z" w16du:dateUtc="2026-03-30T06:10:00Z">
            <w:trPr>
              <w:gridAfter w:val="0"/>
              <w:trHeight w:val="207"/>
            </w:trPr>
          </w:trPrChange>
        </w:trPr>
        <w:tc>
          <w:tcPr>
            <w:tcW w:w="10774" w:type="dxa"/>
            <w:gridSpan w:val="8"/>
            <w:vAlign w:val="bottom"/>
            <w:tcPrChange w:id="37" w:author="David Döbele" w:date="2026-03-30T08:10:00Z" w16du:dateUtc="2026-03-30T06:10:00Z">
              <w:tcPr>
                <w:tcW w:w="9646" w:type="dxa"/>
                <w:gridSpan w:val="8"/>
                <w:vAlign w:val="bottom"/>
              </w:tcPr>
            </w:tcPrChange>
          </w:tcPr>
          <w:p w14:paraId="33BF2CCD" w14:textId="30B2345A" w:rsidR="005F6AEE" w:rsidRPr="00DE096F" w:rsidRDefault="00B41A77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Identifikation und Selektion relevanter Vergleichsunternehmen (Peer Group) für eine Unternehmensbewertung im Mid-Cap-Segment (</w:t>
            </w:r>
            <w:ins w:id="38" w:author="David Döbele" w:date="2026-03-30T08:11:00Z" w16du:dateUtc="2026-03-30T06:11:00Z">
              <w:r w:rsidR="001305BA">
                <w:rPr>
                  <w:rFonts w:ascii="Arial" w:hAnsi="Arial" w:cs="Arial"/>
                  <w:sz w:val="18"/>
                  <w:lang w:val="de-AT"/>
                </w:rPr>
                <w:t xml:space="preserve">EV: </w:t>
              </w:r>
            </w:ins>
            <w:r w:rsidR="00024633">
              <w:rPr>
                <w:rFonts w:ascii="Arial" w:hAnsi="Arial" w:cs="Arial"/>
                <w:sz w:val="18"/>
                <w:lang w:val="de-AT"/>
              </w:rPr>
              <w:t>~</w:t>
            </w:r>
            <w:r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024633">
              <w:rPr>
                <w:rFonts w:ascii="Arial" w:hAnsi="Arial" w:cs="Arial"/>
                <w:sz w:val="18"/>
                <w:lang w:val="de-AT"/>
              </w:rPr>
              <w:t>€</w:t>
            </w:r>
            <w:r>
              <w:rPr>
                <w:rFonts w:ascii="Arial" w:hAnsi="Arial" w:cs="Arial"/>
                <w:sz w:val="18"/>
                <w:lang w:val="de-AT"/>
              </w:rPr>
              <w:t>500 Mio</w:t>
            </w:r>
            <w:r w:rsidR="00024633">
              <w:rPr>
                <w:rFonts w:ascii="Arial" w:hAnsi="Arial" w:cs="Arial"/>
                <w:sz w:val="18"/>
                <w:lang w:val="de-AT"/>
              </w:rPr>
              <w:t>.</w:t>
            </w:r>
            <w:r>
              <w:rPr>
                <w:rFonts w:ascii="Arial" w:hAnsi="Arial" w:cs="Arial"/>
                <w:sz w:val="18"/>
                <w:lang w:val="de-AT"/>
              </w:rPr>
              <w:t>)</w:t>
            </w:r>
            <w:ins w:id="39" w:author="David Döbele" w:date="2026-03-30T08:11:00Z" w16du:dateUtc="2026-03-30T06:11:00Z">
              <w:r w:rsidR="00C33E65">
                <w:rPr>
                  <w:rFonts w:ascii="Arial" w:hAnsi="Arial" w:cs="Arial"/>
                  <w:sz w:val="18"/>
                  <w:lang w:val="de-AT"/>
                </w:rPr>
                <w:t xml:space="preserve"> sowie Mitarbeit an vielen weiteren Deal-bezogenen Themen</w:t>
              </w:r>
            </w:ins>
          </w:p>
          <w:p w14:paraId="7E420296" w14:textId="05B36425" w:rsidR="005F6AEE" w:rsidRDefault="00B41A77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Quantitative Ableitung des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levered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unlevered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Beta-Faktors als Grundlage der Kapitalkostenbestimmung</w:t>
            </w:r>
          </w:p>
          <w:p w14:paraId="41299BCB" w14:textId="1B7FBC2E" w:rsidR="005F6AEE" w:rsidRPr="005F6AEE" w:rsidRDefault="00B41A77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Durchführung der Multiples-Analyse (Trading &amp; Transaction) zur Ableitung implizierter Unternehmensbewertung</w:t>
            </w:r>
          </w:p>
        </w:tc>
      </w:tr>
      <w:tr w:rsidR="00261A8C" w:rsidRPr="00DE096F" w14:paraId="50AFEA03" w14:textId="77777777" w:rsidTr="00261A8C">
        <w:trPr>
          <w:trHeight w:val="338"/>
          <w:trPrChange w:id="40" w:author="David Döbele" w:date="2026-03-30T08:10:00Z" w16du:dateUtc="2026-03-30T06:10:00Z">
            <w:trPr>
              <w:gridAfter w:val="0"/>
              <w:trHeight w:val="338"/>
            </w:trPr>
          </w:trPrChange>
        </w:trPr>
        <w:tc>
          <w:tcPr>
            <w:tcW w:w="6376" w:type="dxa"/>
            <w:gridSpan w:val="3"/>
            <w:vAlign w:val="bottom"/>
            <w:tcPrChange w:id="41" w:author="David Döbele" w:date="2026-03-30T08:10:00Z" w16du:dateUtc="2026-03-30T06:10:00Z">
              <w:tcPr>
                <w:tcW w:w="6376" w:type="dxa"/>
                <w:gridSpan w:val="3"/>
                <w:vAlign w:val="bottom"/>
              </w:tcPr>
            </w:tcPrChange>
          </w:tcPr>
          <w:p w14:paraId="42FB0D26" w14:textId="21C8169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WTG Wirtschaftstreuhand Dr. Grüber PartG mbB</w:t>
            </w:r>
          </w:p>
        </w:tc>
        <w:tc>
          <w:tcPr>
            <w:tcW w:w="4398" w:type="dxa"/>
            <w:gridSpan w:val="5"/>
            <w:vAlign w:val="bottom"/>
            <w:tcPrChange w:id="42" w:author="David Döbele" w:date="2026-03-30T08:10:00Z" w16du:dateUtc="2026-03-30T06:10:00Z">
              <w:tcPr>
                <w:tcW w:w="3270" w:type="dxa"/>
                <w:gridSpan w:val="5"/>
                <w:vAlign w:val="bottom"/>
              </w:tcPr>
            </w:tcPrChange>
          </w:tcPr>
          <w:p w14:paraId="11E31BD8" w14:textId="31903406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48328CB9" w14:textId="77777777" w:rsidTr="00261A8C">
        <w:trPr>
          <w:trHeight w:val="207"/>
          <w:trPrChange w:id="43" w:author="David Döbele" w:date="2026-03-30T08:10:00Z" w16du:dateUtc="2026-03-30T06:10:00Z">
            <w:trPr>
              <w:gridAfter w:val="0"/>
              <w:trHeight w:val="207"/>
            </w:trPr>
          </w:trPrChange>
        </w:trPr>
        <w:tc>
          <w:tcPr>
            <w:tcW w:w="6660" w:type="dxa"/>
            <w:gridSpan w:val="4"/>
            <w:tcPrChange w:id="44" w:author="David Döbele" w:date="2026-03-30T08:10:00Z" w16du:dateUtc="2026-03-30T06:10:00Z">
              <w:tcPr>
                <w:tcW w:w="6660" w:type="dxa"/>
                <w:gridSpan w:val="4"/>
              </w:tcPr>
            </w:tcPrChange>
          </w:tcPr>
          <w:p w14:paraId="74B74B41" w14:textId="0E9A2EC8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n der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Wirtschaftsberatung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Steuerberatung</w:t>
            </w:r>
            <w:proofErr w:type="spellEnd"/>
          </w:p>
        </w:tc>
        <w:tc>
          <w:tcPr>
            <w:tcW w:w="4114" w:type="dxa"/>
            <w:gridSpan w:val="4"/>
            <w:vAlign w:val="bottom"/>
            <w:tcPrChange w:id="45" w:author="David Döbele" w:date="2026-03-30T08:10:00Z" w16du:dateUtc="2026-03-30T06:10:00Z">
              <w:tcPr>
                <w:tcW w:w="2986" w:type="dxa"/>
                <w:gridSpan w:val="4"/>
                <w:vAlign w:val="bottom"/>
              </w:tcPr>
            </w:tcPrChange>
          </w:tcPr>
          <w:p w14:paraId="2CB21DEB" w14:textId="0E80B1B9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08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261A8C" w:rsidRPr="00DE096F" w14:paraId="7C4155D6" w14:textId="77777777" w:rsidTr="00261A8C">
        <w:trPr>
          <w:trHeight w:val="56"/>
          <w:trPrChange w:id="46" w:author="David Döbele" w:date="2026-03-30T08:10:00Z" w16du:dateUtc="2026-03-30T06:10:00Z">
            <w:trPr>
              <w:gridAfter w:val="0"/>
              <w:trHeight w:val="56"/>
            </w:trPr>
          </w:trPrChange>
        </w:trPr>
        <w:tc>
          <w:tcPr>
            <w:tcW w:w="10774" w:type="dxa"/>
            <w:gridSpan w:val="8"/>
            <w:vAlign w:val="bottom"/>
            <w:tcPrChange w:id="47" w:author="David Döbele" w:date="2026-03-30T08:10:00Z" w16du:dateUtc="2026-03-30T06:10:00Z">
              <w:tcPr>
                <w:tcW w:w="9646" w:type="dxa"/>
                <w:gridSpan w:val="8"/>
                <w:vAlign w:val="bottom"/>
              </w:tcPr>
            </w:tcPrChange>
          </w:tcPr>
          <w:p w14:paraId="1A135F1D" w14:textId="157D04AD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Unterstützung von Jahres- und Zwischenabschlussprüfungen mittelständischer Mandanten mit Umsätzen im ein- bis zweistelligen Millionenbereich, einschließlich Mitwirkung bei der Planung der Prüfungshandlungen, Kontenabstimmungen sowie Dokumentation der Prüfungsergebnisse</w:t>
            </w:r>
          </w:p>
          <w:p w14:paraId="7C7DA6E8" w14:textId="0A854D2F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Durchführung prüferischer Durchsichten kleinerer Unternehmen (bis ca. 50 Mitarbeitende) einschließlich Prüfung von Bilanzpositionen wie Rückstellungen auf Angemessenheit, Vollständigkeit und periodengerechte Abgrenzung</w:t>
            </w:r>
          </w:p>
          <w:p w14:paraId="3658805E" w14:textId="36EEA9C4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Erstellung von Steuererklärungen (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KSt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, GewSt,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USt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>) für Kapital- und Personengesellschaften, Überprüfung der Steuerbescheide und Klärung von Rückfragen in Abstimmung mit Mandanten und verantwortlichen Berufsträgern</w:t>
            </w:r>
          </w:p>
        </w:tc>
      </w:tr>
      <w:tr w:rsidR="00261A8C" w:rsidRPr="00DE096F" w14:paraId="0D4DF1FA" w14:textId="77777777" w:rsidTr="00261A8C">
        <w:trPr>
          <w:trHeight w:val="338"/>
          <w:trPrChange w:id="48" w:author="David Döbele" w:date="2026-03-30T08:10:00Z" w16du:dateUtc="2026-03-30T06:10:00Z">
            <w:trPr>
              <w:gridAfter w:val="0"/>
              <w:trHeight w:val="338"/>
            </w:trPr>
          </w:trPrChange>
        </w:trPr>
        <w:tc>
          <w:tcPr>
            <w:tcW w:w="6660" w:type="dxa"/>
            <w:gridSpan w:val="4"/>
            <w:vAlign w:val="bottom"/>
            <w:tcPrChange w:id="49" w:author="David Döbele" w:date="2026-03-30T08:10:00Z" w16du:dateUtc="2026-03-30T06:10:00Z">
              <w:tcPr>
                <w:tcW w:w="6660" w:type="dxa"/>
                <w:gridSpan w:val="4"/>
                <w:vAlign w:val="bottom"/>
              </w:tcPr>
            </w:tcPrChange>
          </w:tcPr>
          <w:p w14:paraId="52DCB940" w14:textId="7359D7F5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Santander Consumer Bank AG</w:t>
            </w:r>
          </w:p>
        </w:tc>
        <w:tc>
          <w:tcPr>
            <w:tcW w:w="4114" w:type="dxa"/>
            <w:gridSpan w:val="4"/>
            <w:vAlign w:val="bottom"/>
            <w:tcPrChange w:id="50" w:author="David Döbele" w:date="2026-03-30T08:10:00Z" w16du:dateUtc="2026-03-30T06:10:00Z">
              <w:tcPr>
                <w:tcW w:w="2986" w:type="dxa"/>
                <w:gridSpan w:val="4"/>
                <w:vAlign w:val="bottom"/>
              </w:tcPr>
            </w:tcPrChange>
          </w:tcPr>
          <w:p w14:paraId="00F3353C" w14:textId="0EBBA5C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261A8C" w:rsidRPr="00DE096F" w14:paraId="7A1EBBAB" w14:textId="77777777" w:rsidTr="00261A8C">
        <w:trPr>
          <w:trHeight w:val="207"/>
          <w:trPrChange w:id="51" w:author="David Döbele" w:date="2026-03-30T08:10:00Z" w16du:dateUtc="2026-03-30T06:10:00Z">
            <w:trPr>
              <w:gridAfter w:val="0"/>
              <w:trHeight w:val="207"/>
            </w:trPr>
          </w:trPrChange>
        </w:trPr>
        <w:tc>
          <w:tcPr>
            <w:tcW w:w="6376" w:type="dxa"/>
            <w:gridSpan w:val="3"/>
            <w:tcPrChange w:id="52" w:author="David Döbele" w:date="2026-03-30T08:10:00Z" w16du:dateUtc="2026-03-30T06:10:00Z">
              <w:tcPr>
                <w:tcW w:w="6376" w:type="dxa"/>
                <w:gridSpan w:val="3"/>
              </w:tcPr>
            </w:tcPrChange>
          </w:tcPr>
          <w:p w14:paraId="06A0ABEE" w14:textId="18139021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Berater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in Anlage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Vermögen</w:t>
            </w:r>
            <w:proofErr w:type="spellEnd"/>
          </w:p>
        </w:tc>
        <w:tc>
          <w:tcPr>
            <w:tcW w:w="4398" w:type="dxa"/>
            <w:gridSpan w:val="5"/>
            <w:vAlign w:val="bottom"/>
            <w:tcPrChange w:id="53" w:author="David Döbele" w:date="2026-03-30T08:10:00Z" w16du:dateUtc="2026-03-30T06:10:00Z">
              <w:tcPr>
                <w:tcW w:w="3270" w:type="dxa"/>
                <w:gridSpan w:val="5"/>
                <w:vAlign w:val="bottom"/>
              </w:tcPr>
            </w:tcPrChange>
          </w:tcPr>
          <w:p w14:paraId="59E67B8D" w14:textId="2466747F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02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261A8C" w:rsidRPr="00DE096F" w14:paraId="76B55717" w14:textId="77777777" w:rsidTr="00261A8C">
        <w:trPr>
          <w:trHeight w:val="19"/>
        </w:trPr>
        <w:tc>
          <w:tcPr>
            <w:tcW w:w="10774" w:type="dxa"/>
            <w:gridSpan w:val="8"/>
            <w:vAlign w:val="bottom"/>
          </w:tcPr>
          <w:p w14:paraId="39519817" w14:textId="77125613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Entwicklung individueller Portfolio- und Anlagestrategien unter Berücksichtigung von Risikoprofil, Anlagehorizont und persönlicher Lebenssituation, inklusive strukturierter Bedarfsermittlung im Gespräch</w:t>
            </w:r>
          </w:p>
          <w:p w14:paraId="2CBDD47D" w14:textId="342520AA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Systematische Identifikation von Cross- und Upselling-Potenzialen im Bestandskundenstamm und aktive Ansprache geeigneter Produkte, wodurch wiederkehrend überdurchschnittliche Abschlussquoten erzielt wurden</w:t>
            </w:r>
          </w:p>
          <w:p w14:paraId="5E301C2A" w14:textId="3F7C4811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Erzielung konstanter Top-3-Platzierungen in der Region bei Abschlussquoten und Vertriebsergebnissen</w:t>
            </w:r>
          </w:p>
        </w:tc>
      </w:tr>
      <w:tr w:rsidR="00261A8C" w:rsidRPr="00DE096F" w14:paraId="414B4085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5F6AEE" w:rsidRPr="00DE096F" w:rsidRDefault="005F6AEE" w:rsidP="005F6AE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261A8C" w:rsidRPr="00DE096F" w14:paraId="74251178" w14:textId="77777777" w:rsidTr="00261A8C">
        <w:trPr>
          <w:trHeight w:val="338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7B8F2B" w:rsidR="005F6AEE" w:rsidRPr="00DE096F" w:rsidRDefault="005F6AEE" w:rsidP="005F6AE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Schumpeter School Alumni e. V.</w:t>
            </w:r>
          </w:p>
        </w:tc>
        <w:tc>
          <w:tcPr>
            <w:tcW w:w="439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AF9BEF1" w:rsidR="005F6AEE" w:rsidRPr="00DE096F" w:rsidRDefault="005F6AEE" w:rsidP="005F6AE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Wuppertal</w:t>
            </w:r>
          </w:p>
        </w:tc>
      </w:tr>
      <w:tr w:rsidR="00261A8C" w:rsidRPr="00DE096F" w14:paraId="4F59C612" w14:textId="77777777" w:rsidTr="00261A8C">
        <w:trPr>
          <w:trHeight w:val="158"/>
        </w:trPr>
        <w:tc>
          <w:tcPr>
            <w:tcW w:w="7795" w:type="dxa"/>
            <w:gridSpan w:val="7"/>
            <w:vAlign w:val="bottom"/>
          </w:tcPr>
          <w:p w14:paraId="32F07601" w14:textId="25F1250D" w:rsidR="005F6AEE" w:rsidRPr="00DE096F" w:rsidRDefault="005F6AEE" w:rsidP="005F6AE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Junior-Vorstand des Alumni-Verein der Schumpeter School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of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Business and Economics</w:t>
            </w:r>
          </w:p>
        </w:tc>
        <w:tc>
          <w:tcPr>
            <w:tcW w:w="2979" w:type="dxa"/>
            <w:vAlign w:val="bottom"/>
          </w:tcPr>
          <w:p w14:paraId="45DD2178" w14:textId="71809723" w:rsidR="005F6AEE" w:rsidRPr="00DE096F" w:rsidRDefault="005F6AEE" w:rsidP="005F6AE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04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261A8C" w:rsidRPr="00DE096F" w14:paraId="02437711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7CA4D9D0" w14:textId="12423A13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Steuerung der Kommunikation mit Alumni und externen Partnern sowie Koordination gemeinsamer Initiativen zur stärkeren Vernetzung von Studierenden, Alumni und Unternehmen</w:t>
            </w:r>
          </w:p>
          <w:p w14:paraId="68CFAD97" w14:textId="64B061BC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Organisation und Leitung von Praxisworkshops und Networking-Events, u. a. Konzeption und Durchführung eines M&amp;A-Workshops mit Unternehmensvertretern</w:t>
            </w:r>
          </w:p>
        </w:tc>
      </w:tr>
      <w:tr w:rsidR="00261A8C" w:rsidRPr="00DE096F" w14:paraId="4AF19DD1" w14:textId="77777777" w:rsidTr="00261A8C">
        <w:trPr>
          <w:trHeight w:val="338"/>
        </w:trPr>
        <w:tc>
          <w:tcPr>
            <w:tcW w:w="7370" w:type="dxa"/>
            <w:gridSpan w:val="5"/>
            <w:vAlign w:val="bottom"/>
          </w:tcPr>
          <w:p w14:paraId="7756FD9A" w14:textId="30DEB7F9" w:rsidR="005F6AEE" w:rsidRPr="0024348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>ValleyPreneur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Consulting e. V.</w:t>
            </w:r>
          </w:p>
        </w:tc>
        <w:tc>
          <w:tcPr>
            <w:tcW w:w="3404" w:type="dxa"/>
            <w:gridSpan w:val="3"/>
            <w:vAlign w:val="bottom"/>
          </w:tcPr>
          <w:p w14:paraId="30626CB8" w14:textId="4C4C765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56372BDE" w14:textId="77777777" w:rsidTr="00261A8C">
        <w:trPr>
          <w:trHeight w:val="19"/>
        </w:trPr>
        <w:tc>
          <w:tcPr>
            <w:tcW w:w="7653" w:type="dxa"/>
            <w:gridSpan w:val="6"/>
            <w:vAlign w:val="bottom"/>
          </w:tcPr>
          <w:p w14:paraId="3C87D247" w14:textId="05ECB9E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Aktives Mitglied der studentischen Unternehmensberatung der Bergischen Universität</w:t>
            </w:r>
          </w:p>
        </w:tc>
        <w:tc>
          <w:tcPr>
            <w:tcW w:w="3121" w:type="dxa"/>
            <w:gridSpan w:val="2"/>
            <w:vAlign w:val="bottom"/>
          </w:tcPr>
          <w:p w14:paraId="288A2195" w14:textId="3363F9EC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24 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261A8C" w:rsidRPr="00DE096F" w14:paraId="7ECB507F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4AC594E3" w14:textId="35DC5D0B" w:rsidR="005F6AEE" w:rsidRPr="00703D47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Regelmäßige Teilnahme an Unternehmensworkshops, u. a. am „Turnaround &amp; M&amp;A“-Workshop von PwC</w:t>
            </w:r>
          </w:p>
          <w:p w14:paraId="2CC438FF" w14:textId="0ECE96AA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sz w:val="18"/>
                <w:lang w:val="de-AT"/>
              </w:rPr>
              <w:t xml:space="preserve">Erstellung von Projektplänen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Management Präsentationen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sowie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Ansprache von potenziellen Partnern</w:t>
            </w:r>
          </w:p>
        </w:tc>
      </w:tr>
      <w:tr w:rsidR="00261A8C" w:rsidRPr="00DE096F" w14:paraId="482569A2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F6AEE" w:rsidRPr="00DE096F" w:rsidRDefault="005F6AEE" w:rsidP="005F6AE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261A8C" w:rsidRPr="00DE096F" w14:paraId="2B257790" w14:textId="77777777" w:rsidTr="00261A8C">
        <w:trPr>
          <w:trHeight w:val="338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56F73C25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51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147A22C" w:rsidR="005F6AEE" w:rsidRPr="00DE096F" w:rsidRDefault="005F6AEE" w:rsidP="005F6AEE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Tamilisch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261A8C" w:rsidRPr="00DE096F" w14:paraId="45706C3F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57688BDA" w14:textId="350496FE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516" w:type="dxa"/>
            <w:gridSpan w:val="7"/>
            <w:vAlign w:val="bottom"/>
          </w:tcPr>
          <w:p w14:paraId="60CA2168" w14:textId="0DDA7872" w:rsidR="005F6AEE" w:rsidRPr="00DE096F" w:rsidRDefault="005F6AEE" w:rsidP="005F6AEE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insbesondere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 in Excel und PowerPoint</w:t>
            </w:r>
            <w:r w:rsidRPr="00261A8C">
              <w:rPr>
                <w:rFonts w:ascii="Arial" w:hAnsi="Arial" w:cs="Arial"/>
                <w:color w:val="000000"/>
                <w:sz w:val="18"/>
                <w:lang w:val="en-US"/>
                <w:rPrChange w:id="54" w:author="David Döbele" w:date="2026-03-30T08:11:00Z" w16du:dateUtc="2026-03-30T06:11:00Z">
                  <w:rPr>
                    <w:rFonts w:ascii="Arial" w:hAnsi="Arial" w:cs="Arial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)</w:t>
            </w:r>
            <w:r w:rsidR="00B41A77" w:rsidRPr="00261A8C">
              <w:rPr>
                <w:rFonts w:ascii="Arial" w:hAnsi="Arial" w:cs="Arial"/>
                <w:color w:val="000000"/>
                <w:sz w:val="18"/>
                <w:lang w:val="en-US"/>
                <w:rPrChange w:id="55" w:author="David Döbele" w:date="2026-03-30T08:11:00Z" w16du:dateUtc="2026-03-30T06:11:00Z">
                  <w:rPr>
                    <w:rFonts w:ascii="Arial" w:hAnsi="Arial" w:cs="Arial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, Capital IQ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261A8C" w:rsidRPr="00DE096F" w14:paraId="70CB01B0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04F58216" w14:textId="6D413C27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8516" w:type="dxa"/>
            <w:gridSpan w:val="7"/>
            <w:vAlign w:val="bottom"/>
          </w:tcPr>
          <w:p w14:paraId="598C2742" w14:textId="1B8B0BE2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und Kickboxen</w:t>
            </w:r>
          </w:p>
        </w:tc>
      </w:tr>
      <w:tr w:rsidR="00261A8C" w:rsidRPr="00DE096F" w14:paraId="071AB173" w14:textId="77777777" w:rsidTr="00261A8C">
        <w:tblPrEx>
          <w:tblPrExChange w:id="56" w:author="David Döbele" w:date="2026-03-30T08:11:00Z" w16du:dateUtc="2026-03-30T06:11:00Z">
            <w:tblPrEx>
              <w:tblW w:w="10774" w:type="dxa"/>
            </w:tblPrEx>
          </w:tblPrExChange>
        </w:tblPrEx>
        <w:trPr>
          <w:trHeight w:val="794"/>
          <w:trPrChange w:id="57" w:author="David Döbele" w:date="2026-03-30T08:11:00Z" w16du:dateUtc="2026-03-30T06:11:00Z">
            <w:trPr>
              <w:trHeight w:val="893"/>
            </w:trPr>
          </w:trPrChange>
        </w:trPr>
        <w:tc>
          <w:tcPr>
            <w:tcW w:w="2258" w:type="dxa"/>
            <w:vAlign w:val="bottom"/>
            <w:tcPrChange w:id="58" w:author="David Döbele" w:date="2026-03-30T08:11:00Z" w16du:dateUtc="2026-03-30T06:11:00Z">
              <w:tcPr>
                <w:tcW w:w="2258" w:type="dxa"/>
                <w:vAlign w:val="bottom"/>
              </w:tcPr>
            </w:tcPrChange>
          </w:tcPr>
          <w:p w14:paraId="406B03AC" w14:textId="6CBB3E04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Wuppertal</w:t>
            </w:r>
            <w:r w:rsidRPr="00DE096F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25</w:t>
            </w:r>
            <w:r w:rsidRPr="00DE096F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02</w:t>
            </w:r>
            <w:r w:rsidRPr="00DE096F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26</w:t>
            </w:r>
          </w:p>
        </w:tc>
        <w:tc>
          <w:tcPr>
            <w:tcW w:w="8516" w:type="dxa"/>
            <w:gridSpan w:val="7"/>
            <w:vAlign w:val="bottom"/>
            <w:tcPrChange w:id="59" w:author="David Döbele" w:date="2026-03-30T08:11:00Z" w16du:dateUtc="2026-03-30T06:11:00Z">
              <w:tcPr>
                <w:tcW w:w="8516" w:type="dxa"/>
                <w:gridSpan w:val="8"/>
                <w:vAlign w:val="bottom"/>
              </w:tcPr>
            </w:tcPrChange>
          </w:tcPr>
          <w:p w14:paraId="6478BDEA" w14:textId="77777777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8160871" w14:textId="77777777" w:rsidR="0082384E" w:rsidRPr="00DE096F" w:rsidRDefault="0082384E" w:rsidP="008D3694">
      <w:pPr>
        <w:spacing w:line="240" w:lineRule="auto"/>
        <w:rPr>
          <w:rFonts w:ascii="Arial" w:hAnsi="Arial" w:cs="Arial"/>
          <w:sz w:val="18"/>
        </w:rPr>
      </w:pPr>
    </w:p>
    <w:sectPr w:rsidR="0082384E" w:rsidRPr="00DE096F" w:rsidSect="00261A8C">
      <w:footerReference w:type="even" r:id="rId8"/>
      <w:pgSz w:w="11906" w:h="16838"/>
      <w:pgMar w:top="454" w:right="1412" w:bottom="346" w:left="1412" w:header="709" w:footer="709" w:gutter="0"/>
      <w:cols w:space="708"/>
      <w:docGrid w:linePitch="360"/>
      <w:sectPrChange w:id="60" w:author="David Döbele" w:date="2026-03-30T08:10:00Z" w16du:dateUtc="2026-03-30T06:10:00Z">
        <w:sectPr w:rsidR="0082384E" w:rsidRPr="00DE096F" w:rsidSect="00261A8C">
          <w:pgMar w:top="792" w:right="1411" w:bottom="346" w:left="1411" w:header="706" w:footer="706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C069F" w14:textId="77777777" w:rsidR="00CA6EE6" w:rsidRDefault="00CA6EE6" w:rsidP="00BE053D">
      <w:pPr>
        <w:spacing w:after="0" w:line="240" w:lineRule="auto"/>
      </w:pPr>
      <w:r>
        <w:separator/>
      </w:r>
    </w:p>
  </w:endnote>
  <w:endnote w:type="continuationSeparator" w:id="0">
    <w:p w14:paraId="157DBF48" w14:textId="77777777" w:rsidR="00CA6EE6" w:rsidRDefault="00CA6EE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03CA" w14:textId="77777777" w:rsidR="00CA6EE6" w:rsidRDefault="00CA6EE6" w:rsidP="00BE053D">
      <w:pPr>
        <w:spacing w:after="0" w:line="240" w:lineRule="auto"/>
      </w:pPr>
      <w:r>
        <w:separator/>
      </w:r>
    </w:p>
  </w:footnote>
  <w:footnote w:type="continuationSeparator" w:id="0">
    <w:p w14:paraId="6CC18223" w14:textId="77777777" w:rsidR="00CA6EE6" w:rsidRDefault="00CA6EE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2305B"/>
    <w:multiLevelType w:val="hybridMultilevel"/>
    <w:tmpl w:val="952C4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94575"/>
    <w:multiLevelType w:val="hybridMultilevel"/>
    <w:tmpl w:val="C420A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C47C0C"/>
    <w:multiLevelType w:val="hybridMultilevel"/>
    <w:tmpl w:val="6388DC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4"/>
  </w:num>
  <w:num w:numId="9" w16cid:durableId="898982785">
    <w:abstractNumId w:val="13"/>
  </w:num>
  <w:num w:numId="10" w16cid:durableId="185335975">
    <w:abstractNumId w:val="25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3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7"/>
  </w:num>
  <w:num w:numId="24" w16cid:durableId="1732848252">
    <w:abstractNumId w:val="22"/>
  </w:num>
  <w:num w:numId="25" w16cid:durableId="1846555408">
    <w:abstractNumId w:val="8"/>
  </w:num>
  <w:num w:numId="26" w16cid:durableId="1466846751">
    <w:abstractNumId w:val="21"/>
  </w:num>
  <w:num w:numId="27" w16cid:durableId="179661920">
    <w:abstractNumId w:val="26"/>
  </w:num>
  <w:num w:numId="28" w16cid:durableId="158487455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458"/>
    <w:rsid w:val="00024633"/>
    <w:rsid w:val="00036807"/>
    <w:rsid w:val="000428F0"/>
    <w:rsid w:val="00046E78"/>
    <w:rsid w:val="00061D33"/>
    <w:rsid w:val="00064643"/>
    <w:rsid w:val="00072F00"/>
    <w:rsid w:val="00081514"/>
    <w:rsid w:val="00087747"/>
    <w:rsid w:val="00092A2C"/>
    <w:rsid w:val="0009633C"/>
    <w:rsid w:val="000A1FDA"/>
    <w:rsid w:val="000A37C5"/>
    <w:rsid w:val="000B63E2"/>
    <w:rsid w:val="000B6548"/>
    <w:rsid w:val="000D671A"/>
    <w:rsid w:val="000E7B8D"/>
    <w:rsid w:val="0010174D"/>
    <w:rsid w:val="00103509"/>
    <w:rsid w:val="00103EC5"/>
    <w:rsid w:val="00116C6E"/>
    <w:rsid w:val="00123F81"/>
    <w:rsid w:val="00125CA6"/>
    <w:rsid w:val="001305BA"/>
    <w:rsid w:val="0013576D"/>
    <w:rsid w:val="00135EA7"/>
    <w:rsid w:val="00156FC9"/>
    <w:rsid w:val="00162A5A"/>
    <w:rsid w:val="00172867"/>
    <w:rsid w:val="00175B6D"/>
    <w:rsid w:val="001901ED"/>
    <w:rsid w:val="0019483A"/>
    <w:rsid w:val="001A46BF"/>
    <w:rsid w:val="001A481B"/>
    <w:rsid w:val="001A665B"/>
    <w:rsid w:val="001B0186"/>
    <w:rsid w:val="001B62CA"/>
    <w:rsid w:val="001D25E1"/>
    <w:rsid w:val="001D4DCD"/>
    <w:rsid w:val="001D5BF4"/>
    <w:rsid w:val="001E4CF7"/>
    <w:rsid w:val="001F4175"/>
    <w:rsid w:val="001F7098"/>
    <w:rsid w:val="00211BBC"/>
    <w:rsid w:val="00223A4D"/>
    <w:rsid w:val="0023054D"/>
    <w:rsid w:val="00232CB5"/>
    <w:rsid w:val="00234A7E"/>
    <w:rsid w:val="0024348F"/>
    <w:rsid w:val="0024373D"/>
    <w:rsid w:val="002508C2"/>
    <w:rsid w:val="002512B1"/>
    <w:rsid w:val="0025266C"/>
    <w:rsid w:val="00261A8C"/>
    <w:rsid w:val="00267252"/>
    <w:rsid w:val="00282DB0"/>
    <w:rsid w:val="002B2091"/>
    <w:rsid w:val="002C6972"/>
    <w:rsid w:val="002D2B32"/>
    <w:rsid w:val="002D4516"/>
    <w:rsid w:val="002F46AD"/>
    <w:rsid w:val="00302BFD"/>
    <w:rsid w:val="003101F0"/>
    <w:rsid w:val="00314B7A"/>
    <w:rsid w:val="00324BC5"/>
    <w:rsid w:val="00340BAB"/>
    <w:rsid w:val="003418E0"/>
    <w:rsid w:val="00346E1D"/>
    <w:rsid w:val="00347F8D"/>
    <w:rsid w:val="00372F7B"/>
    <w:rsid w:val="003733E5"/>
    <w:rsid w:val="00381AB7"/>
    <w:rsid w:val="00386D79"/>
    <w:rsid w:val="00390EA6"/>
    <w:rsid w:val="00395FA3"/>
    <w:rsid w:val="003D52E2"/>
    <w:rsid w:val="003E27C3"/>
    <w:rsid w:val="003F3E3F"/>
    <w:rsid w:val="00401115"/>
    <w:rsid w:val="004067B8"/>
    <w:rsid w:val="004154BE"/>
    <w:rsid w:val="00416C9F"/>
    <w:rsid w:val="0042013D"/>
    <w:rsid w:val="00422F83"/>
    <w:rsid w:val="00426D7E"/>
    <w:rsid w:val="004319D4"/>
    <w:rsid w:val="0043430C"/>
    <w:rsid w:val="00435E6D"/>
    <w:rsid w:val="00437925"/>
    <w:rsid w:val="0044058A"/>
    <w:rsid w:val="00443668"/>
    <w:rsid w:val="00456B0D"/>
    <w:rsid w:val="00464AA1"/>
    <w:rsid w:val="00476AF8"/>
    <w:rsid w:val="00484FD7"/>
    <w:rsid w:val="004929FB"/>
    <w:rsid w:val="004A54BA"/>
    <w:rsid w:val="004B6A5E"/>
    <w:rsid w:val="004D1D55"/>
    <w:rsid w:val="004D72DE"/>
    <w:rsid w:val="00507EA7"/>
    <w:rsid w:val="00515350"/>
    <w:rsid w:val="00526089"/>
    <w:rsid w:val="00527A28"/>
    <w:rsid w:val="00527DCA"/>
    <w:rsid w:val="005716D4"/>
    <w:rsid w:val="00571B60"/>
    <w:rsid w:val="00585A4D"/>
    <w:rsid w:val="005B65E1"/>
    <w:rsid w:val="005D6329"/>
    <w:rsid w:val="005E57F6"/>
    <w:rsid w:val="005F1432"/>
    <w:rsid w:val="005F1C36"/>
    <w:rsid w:val="005F6AEE"/>
    <w:rsid w:val="006058D8"/>
    <w:rsid w:val="00610200"/>
    <w:rsid w:val="00621F15"/>
    <w:rsid w:val="00623699"/>
    <w:rsid w:val="00632D5A"/>
    <w:rsid w:val="00635515"/>
    <w:rsid w:val="00636F69"/>
    <w:rsid w:val="006546FD"/>
    <w:rsid w:val="00665BF3"/>
    <w:rsid w:val="006732D6"/>
    <w:rsid w:val="00685132"/>
    <w:rsid w:val="00693E09"/>
    <w:rsid w:val="00694CD7"/>
    <w:rsid w:val="006A1519"/>
    <w:rsid w:val="006A2DE9"/>
    <w:rsid w:val="006A7230"/>
    <w:rsid w:val="006B4E32"/>
    <w:rsid w:val="006B72C7"/>
    <w:rsid w:val="006B7F78"/>
    <w:rsid w:val="006C2252"/>
    <w:rsid w:val="006C6DF8"/>
    <w:rsid w:val="006D7F7F"/>
    <w:rsid w:val="006E2C9C"/>
    <w:rsid w:val="006E40EF"/>
    <w:rsid w:val="006F0039"/>
    <w:rsid w:val="00701F41"/>
    <w:rsid w:val="00703D47"/>
    <w:rsid w:val="00711CEF"/>
    <w:rsid w:val="00720320"/>
    <w:rsid w:val="00723643"/>
    <w:rsid w:val="00725D3C"/>
    <w:rsid w:val="00733DA1"/>
    <w:rsid w:val="00737822"/>
    <w:rsid w:val="0073799E"/>
    <w:rsid w:val="0074111D"/>
    <w:rsid w:val="0074341C"/>
    <w:rsid w:val="00753D4A"/>
    <w:rsid w:val="00756912"/>
    <w:rsid w:val="00761609"/>
    <w:rsid w:val="00762D5A"/>
    <w:rsid w:val="00763DCE"/>
    <w:rsid w:val="00776C46"/>
    <w:rsid w:val="0078260B"/>
    <w:rsid w:val="007838D1"/>
    <w:rsid w:val="00785254"/>
    <w:rsid w:val="00785853"/>
    <w:rsid w:val="00791E54"/>
    <w:rsid w:val="007966F0"/>
    <w:rsid w:val="00797BFC"/>
    <w:rsid w:val="007A720F"/>
    <w:rsid w:val="007B67DA"/>
    <w:rsid w:val="007C6A3C"/>
    <w:rsid w:val="007D4BEE"/>
    <w:rsid w:val="007D5BE9"/>
    <w:rsid w:val="007F1590"/>
    <w:rsid w:val="007F4F3F"/>
    <w:rsid w:val="008050E4"/>
    <w:rsid w:val="00810911"/>
    <w:rsid w:val="0082257D"/>
    <w:rsid w:val="0082384E"/>
    <w:rsid w:val="00830E13"/>
    <w:rsid w:val="00853438"/>
    <w:rsid w:val="0086318D"/>
    <w:rsid w:val="00866846"/>
    <w:rsid w:val="008728D5"/>
    <w:rsid w:val="00875DA9"/>
    <w:rsid w:val="008851BE"/>
    <w:rsid w:val="00895E38"/>
    <w:rsid w:val="008A782B"/>
    <w:rsid w:val="008B0FC0"/>
    <w:rsid w:val="008C429A"/>
    <w:rsid w:val="008D3694"/>
    <w:rsid w:val="008E1F3D"/>
    <w:rsid w:val="008F7859"/>
    <w:rsid w:val="009053D7"/>
    <w:rsid w:val="0091331D"/>
    <w:rsid w:val="00926F46"/>
    <w:rsid w:val="0093223C"/>
    <w:rsid w:val="00941A87"/>
    <w:rsid w:val="009458E7"/>
    <w:rsid w:val="0095000B"/>
    <w:rsid w:val="009501C2"/>
    <w:rsid w:val="00950CCB"/>
    <w:rsid w:val="009668B9"/>
    <w:rsid w:val="00967E10"/>
    <w:rsid w:val="00976577"/>
    <w:rsid w:val="00996356"/>
    <w:rsid w:val="00997D9A"/>
    <w:rsid w:val="009A164F"/>
    <w:rsid w:val="009B5507"/>
    <w:rsid w:val="009B5D01"/>
    <w:rsid w:val="009D7C49"/>
    <w:rsid w:val="009E7297"/>
    <w:rsid w:val="00A0257D"/>
    <w:rsid w:val="00A036FE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4BD3"/>
    <w:rsid w:val="00AD28F8"/>
    <w:rsid w:val="00AF1877"/>
    <w:rsid w:val="00B0230B"/>
    <w:rsid w:val="00B17D95"/>
    <w:rsid w:val="00B23509"/>
    <w:rsid w:val="00B359DB"/>
    <w:rsid w:val="00B3632B"/>
    <w:rsid w:val="00B409D8"/>
    <w:rsid w:val="00B41A77"/>
    <w:rsid w:val="00B45404"/>
    <w:rsid w:val="00B51731"/>
    <w:rsid w:val="00B5178D"/>
    <w:rsid w:val="00B67F1F"/>
    <w:rsid w:val="00B701D7"/>
    <w:rsid w:val="00B7544A"/>
    <w:rsid w:val="00B75CB9"/>
    <w:rsid w:val="00B90595"/>
    <w:rsid w:val="00BA215A"/>
    <w:rsid w:val="00BB0A46"/>
    <w:rsid w:val="00BB5F09"/>
    <w:rsid w:val="00BC0D9F"/>
    <w:rsid w:val="00BE053D"/>
    <w:rsid w:val="00BE26CA"/>
    <w:rsid w:val="00BF1A7A"/>
    <w:rsid w:val="00BF1FA3"/>
    <w:rsid w:val="00C00974"/>
    <w:rsid w:val="00C018E4"/>
    <w:rsid w:val="00C066FA"/>
    <w:rsid w:val="00C12404"/>
    <w:rsid w:val="00C25387"/>
    <w:rsid w:val="00C27D87"/>
    <w:rsid w:val="00C33E65"/>
    <w:rsid w:val="00C43702"/>
    <w:rsid w:val="00C4732A"/>
    <w:rsid w:val="00C54BE3"/>
    <w:rsid w:val="00C57F80"/>
    <w:rsid w:val="00C612AC"/>
    <w:rsid w:val="00C75D77"/>
    <w:rsid w:val="00C768ED"/>
    <w:rsid w:val="00C82A8F"/>
    <w:rsid w:val="00C85DC1"/>
    <w:rsid w:val="00C916C2"/>
    <w:rsid w:val="00CA6EE6"/>
    <w:rsid w:val="00CC7F56"/>
    <w:rsid w:val="00CD1B12"/>
    <w:rsid w:val="00CD55DC"/>
    <w:rsid w:val="00CE1BBC"/>
    <w:rsid w:val="00CE2595"/>
    <w:rsid w:val="00CE28CC"/>
    <w:rsid w:val="00CE72FC"/>
    <w:rsid w:val="00CF31EE"/>
    <w:rsid w:val="00D148FA"/>
    <w:rsid w:val="00D1492F"/>
    <w:rsid w:val="00D17B69"/>
    <w:rsid w:val="00D24FCE"/>
    <w:rsid w:val="00D3003C"/>
    <w:rsid w:val="00D331F4"/>
    <w:rsid w:val="00D35478"/>
    <w:rsid w:val="00D35FC1"/>
    <w:rsid w:val="00D470E4"/>
    <w:rsid w:val="00D52142"/>
    <w:rsid w:val="00D5280E"/>
    <w:rsid w:val="00D61F14"/>
    <w:rsid w:val="00D66839"/>
    <w:rsid w:val="00D80D6B"/>
    <w:rsid w:val="00D81D86"/>
    <w:rsid w:val="00D90950"/>
    <w:rsid w:val="00DA69DF"/>
    <w:rsid w:val="00DB33F8"/>
    <w:rsid w:val="00DC1059"/>
    <w:rsid w:val="00DC16C4"/>
    <w:rsid w:val="00DD06F2"/>
    <w:rsid w:val="00DD38E2"/>
    <w:rsid w:val="00DE096F"/>
    <w:rsid w:val="00DF49F3"/>
    <w:rsid w:val="00E00C0E"/>
    <w:rsid w:val="00E13110"/>
    <w:rsid w:val="00E2170D"/>
    <w:rsid w:val="00E24DF1"/>
    <w:rsid w:val="00E431ED"/>
    <w:rsid w:val="00E64FF5"/>
    <w:rsid w:val="00E67D74"/>
    <w:rsid w:val="00E743E0"/>
    <w:rsid w:val="00E907EC"/>
    <w:rsid w:val="00EA5421"/>
    <w:rsid w:val="00EB0459"/>
    <w:rsid w:val="00EB34FC"/>
    <w:rsid w:val="00EB5816"/>
    <w:rsid w:val="00ED0EA9"/>
    <w:rsid w:val="00EE2E90"/>
    <w:rsid w:val="00EF0DDA"/>
    <w:rsid w:val="00EF77DF"/>
    <w:rsid w:val="00F10E96"/>
    <w:rsid w:val="00F11BEF"/>
    <w:rsid w:val="00F258E7"/>
    <w:rsid w:val="00F31B84"/>
    <w:rsid w:val="00F631EC"/>
    <w:rsid w:val="00F64C22"/>
    <w:rsid w:val="00F64FA7"/>
    <w:rsid w:val="00F74D19"/>
    <w:rsid w:val="00F76089"/>
    <w:rsid w:val="00F80053"/>
    <w:rsid w:val="00FA02C7"/>
    <w:rsid w:val="00FA36F6"/>
    <w:rsid w:val="00FA4186"/>
    <w:rsid w:val="00FC0531"/>
    <w:rsid w:val="00FC0CE8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517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5173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5173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5173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5173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51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613</Words>
  <Characters>3867</Characters>
  <Application>Microsoft Office Word</Application>
  <DocSecurity>0</DocSecurity>
  <Lines>32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cp:lastPrinted>2026-02-20T16:20:00Z</cp:lastPrinted>
  <dcterms:created xsi:type="dcterms:W3CDTF">2026-02-25T14:15:00Z</dcterms:created>
  <dcterms:modified xsi:type="dcterms:W3CDTF">2026-03-30T06:11:00Z</dcterms:modified>
</cp:coreProperties>
</file>