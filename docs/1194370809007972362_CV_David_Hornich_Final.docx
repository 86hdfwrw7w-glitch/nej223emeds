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1276"/>
        <w:gridCol w:w="2126"/>
        <w:gridCol w:w="136"/>
        <w:gridCol w:w="431"/>
        <w:gridCol w:w="425"/>
        <w:gridCol w:w="142"/>
        <w:gridCol w:w="283"/>
        <w:gridCol w:w="142"/>
        <w:gridCol w:w="284"/>
        <w:gridCol w:w="141"/>
        <w:gridCol w:w="2127"/>
        <w:tblGridChange w:id="0">
          <w:tblGrid>
            <w:gridCol w:w="2411"/>
            <w:gridCol w:w="1276"/>
            <w:gridCol w:w="2126"/>
            <w:gridCol w:w="136"/>
            <w:gridCol w:w="431"/>
            <w:gridCol w:w="425"/>
            <w:gridCol w:w="142"/>
            <w:gridCol w:w="283"/>
            <w:gridCol w:w="142"/>
            <w:gridCol w:w="425"/>
            <w:gridCol w:w="2127"/>
          </w:tblGrid>
        </w:tblGridChange>
      </w:tblGrid>
      <w:tr w:rsidR="002508C2" w:rsidRPr="00BA215A" w14:paraId="5DF08F91" w14:textId="77777777" w:rsidTr="00D23B9A">
        <w:trPr>
          <w:trHeight w:val="227"/>
        </w:trPr>
        <w:tc>
          <w:tcPr>
            <w:tcW w:w="9924" w:type="dxa"/>
            <w:gridSpan w:val="12"/>
          </w:tcPr>
          <w:p w14:paraId="093D0F1F" w14:textId="72BBBB80" w:rsidR="00C4677C" w:rsidRPr="00C4677C" w:rsidRDefault="006E1416" w:rsidP="00D23B9A">
            <w:pPr>
              <w:jc w:val="center"/>
              <w:rPr>
                <w:rFonts w:ascii="Georgia" w:hAnsi="Georgia"/>
              </w:rPr>
            </w:pPr>
            <w:r w:rsidRPr="00C4677C">
              <w:rPr>
                <w:rFonts w:ascii="Georgia" w:hAnsi="Georgia"/>
                <w:b/>
                <w:smallCaps/>
                <w:sz w:val="44"/>
                <w:szCs w:val="28"/>
              </w:rPr>
              <w:t>David</w:t>
            </w:r>
            <w:r w:rsidR="00A26D0D" w:rsidRPr="00C4677C">
              <w:rPr>
                <w:rFonts w:ascii="Georgia" w:hAnsi="Georgia"/>
                <w:b/>
                <w:smallCaps/>
                <w:sz w:val="44"/>
                <w:szCs w:val="28"/>
              </w:rPr>
              <w:t xml:space="preserve"> </w:t>
            </w:r>
            <w:r w:rsidRPr="00C4677C">
              <w:rPr>
                <w:rFonts w:ascii="Georgia" w:hAnsi="Georgia"/>
                <w:b/>
                <w:smallCaps/>
                <w:sz w:val="44"/>
                <w:szCs w:val="28"/>
              </w:rPr>
              <w:t>Hornich</w:t>
            </w:r>
          </w:p>
          <w:p w14:paraId="722A5AF6" w14:textId="121B5DB0" w:rsidR="008050E4" w:rsidRPr="00BA215A" w:rsidRDefault="00854730" w:rsidP="00D23B9A">
            <w:pPr>
              <w:jc w:val="both"/>
              <w:rPr>
                <w:rFonts w:ascii="Georgia" w:hAnsi="Georgia"/>
                <w:lang w:val="de-AT"/>
              </w:rPr>
            </w:pPr>
            <w:proofErr w:type="spellStart"/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Nokkstraße</w:t>
            </w:r>
            <w:proofErr w:type="spellEnd"/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22, 76137 Karlsruhe </w:t>
            </w:r>
            <w:r w:rsidR="00C00797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7720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B2091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1416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160 4186238</w:t>
            </w:r>
            <w:r w:rsidR="00AB016A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1416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David.Hornich</w:t>
            </w:r>
            <w:r w:rsidR="002B2091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6E1416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gmx</w:t>
            </w:r>
            <w:r w:rsidR="002B2091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1416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05.03.2001</w:t>
            </w:r>
            <w:r w:rsidR="00853438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1416" w:rsidRPr="00C4677C">
              <w:rPr>
                <w:rFonts w:ascii="Georgia" w:hAnsi="Georgia" w:cs="Georgia"/>
                <w:color w:val="000000"/>
                <w:sz w:val="20"/>
                <w:lang w:val="de-AT"/>
              </w:rPr>
              <w:t>Würzburg</w:t>
            </w:r>
          </w:p>
        </w:tc>
      </w:tr>
      <w:tr w:rsidR="002508C2" w:rsidRPr="009D7C49" w14:paraId="0FCADE56" w14:textId="77777777" w:rsidTr="00D23B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E7720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23B9A">
        <w:trPr>
          <w:trHeight w:val="340"/>
        </w:trPr>
        <w:tc>
          <w:tcPr>
            <w:tcW w:w="7230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CA60784" w:rsidR="00D1492F" w:rsidRPr="008050E4" w:rsidRDefault="006E1416" w:rsidP="00E7720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Karlsruher Institut für Technologie</w:t>
            </w:r>
          </w:p>
        </w:tc>
        <w:tc>
          <w:tcPr>
            <w:tcW w:w="269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4EF0BD34" w:rsidR="00D1492F" w:rsidRPr="008050E4" w:rsidRDefault="006E1416" w:rsidP="00E7720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Karlsruhe</w:t>
            </w:r>
          </w:p>
        </w:tc>
      </w:tr>
      <w:tr w:rsidR="00D1492F" w:rsidRPr="00D1492F" w14:paraId="61E5D482" w14:textId="77777777" w:rsidTr="00D23B9A">
        <w:trPr>
          <w:trHeight w:val="20"/>
        </w:trPr>
        <w:tc>
          <w:tcPr>
            <w:tcW w:w="5949" w:type="dxa"/>
            <w:gridSpan w:val="4"/>
          </w:tcPr>
          <w:p w14:paraId="11CB9A0F" w14:textId="0144CEAA" w:rsidR="00D1492F" w:rsidRPr="002B2091" w:rsidRDefault="00D1492F" w:rsidP="00E77203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6E1416">
              <w:rPr>
                <w:rFonts w:ascii="Georgia" w:hAnsi="Georgia"/>
                <w:sz w:val="18"/>
              </w:rPr>
              <w:t>Wirtschaftsingenieurwesen</w:t>
            </w:r>
            <w:r w:rsidR="00AF6325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975" w:type="dxa"/>
            <w:gridSpan w:val="8"/>
          </w:tcPr>
          <w:p w14:paraId="419A9228" w14:textId="7D7689B8" w:rsidR="00D1492F" w:rsidRPr="00D1492F" w:rsidRDefault="006E1416" w:rsidP="00E7720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10/2022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23B9A">
        <w:tc>
          <w:tcPr>
            <w:tcW w:w="9924" w:type="dxa"/>
            <w:gridSpan w:val="12"/>
          </w:tcPr>
          <w:p w14:paraId="3A27131B" w14:textId="77777777" w:rsidR="00426D7E" w:rsidRDefault="006E1416" w:rsidP="00E7720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Aktueller Schnitt: 2,</w:t>
            </w:r>
            <w:r w:rsidR="00E32D6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</w:p>
          <w:p w14:paraId="7A71E6B0" w14:textId="00B6EC27" w:rsidR="007A3CA0" w:rsidRPr="00DD67EE" w:rsidRDefault="007A3CA0" w:rsidP="00E7720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Belegte Module: Mathematik, Finanzierung und Rechnungswesen, Marketing und Management, Statistik </w:t>
            </w:r>
            <w:r w:rsidR="00FD655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</w:t>
            </w:r>
            <w:r w:rsidR="00F27F0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Mikroökonomie, Programmieren</w:t>
            </w:r>
            <w:r w:rsidR="003B1B5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FD655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I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Java, Programmieren kommerzieller Systeme, Technische Mechanik</w:t>
            </w:r>
            <w:r w:rsidR="00FD655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</w:t>
            </w:r>
            <w:r w:rsidR="00F27F0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Werkstoffkunde</w:t>
            </w:r>
            <w:r w:rsidR="00FD655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</w:t>
            </w:r>
          </w:p>
        </w:tc>
      </w:tr>
      <w:tr w:rsidR="00D5280E" w:rsidRPr="009D7C49" w14:paraId="013361E1" w14:textId="77777777" w:rsidTr="00D23B9A">
        <w:trPr>
          <w:trHeight w:val="340"/>
        </w:trPr>
        <w:tc>
          <w:tcPr>
            <w:tcW w:w="7372" w:type="dxa"/>
            <w:gridSpan w:val="9"/>
            <w:vAlign w:val="bottom"/>
          </w:tcPr>
          <w:p w14:paraId="197620E3" w14:textId="3C2B0B94" w:rsidR="00D1492F" w:rsidRPr="008050E4" w:rsidRDefault="006E1416" w:rsidP="00E7720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Berufsoberschule Aschaffenburg</w:t>
            </w:r>
          </w:p>
        </w:tc>
        <w:tc>
          <w:tcPr>
            <w:tcW w:w="2552" w:type="dxa"/>
            <w:gridSpan w:val="3"/>
            <w:vAlign w:val="bottom"/>
          </w:tcPr>
          <w:p w14:paraId="63D86F51" w14:textId="38242AE3" w:rsidR="00D1492F" w:rsidRPr="008050E4" w:rsidRDefault="006E1416" w:rsidP="00E77203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Aschaffenburg</w:t>
            </w:r>
          </w:p>
        </w:tc>
      </w:tr>
      <w:tr w:rsidR="00D5280E" w:rsidRPr="002B2091" w14:paraId="62632213" w14:textId="77777777" w:rsidTr="00D23B9A">
        <w:tc>
          <w:tcPr>
            <w:tcW w:w="5813" w:type="dxa"/>
            <w:gridSpan w:val="3"/>
          </w:tcPr>
          <w:p w14:paraId="5F71027E" w14:textId="6BA7D5F0" w:rsidR="00D1492F" w:rsidRPr="00D5280E" w:rsidRDefault="006E1416" w:rsidP="00E7720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Fachabitur </w:t>
            </w:r>
          </w:p>
        </w:tc>
        <w:tc>
          <w:tcPr>
            <w:tcW w:w="4111" w:type="dxa"/>
            <w:gridSpan w:val="9"/>
          </w:tcPr>
          <w:p w14:paraId="51FC9814" w14:textId="3CB593A9" w:rsidR="00D1492F" w:rsidRPr="00610200" w:rsidRDefault="00426D7E" w:rsidP="00E7720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</w:t>
            </w:r>
            <w:r w:rsidR="006E1416">
              <w:rPr>
                <w:rFonts w:ascii="Georgia" w:hAnsi="Georgia"/>
                <w:sz w:val="18"/>
              </w:rPr>
              <w:t>2021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6E1416">
              <w:rPr>
                <w:rFonts w:ascii="Georgia" w:hAnsi="Georgia"/>
                <w:sz w:val="18"/>
              </w:rPr>
              <w:t>07</w:t>
            </w:r>
            <w:r>
              <w:rPr>
                <w:rFonts w:ascii="Georgia" w:hAnsi="Georgia"/>
                <w:sz w:val="18"/>
              </w:rPr>
              <w:t>/</w:t>
            </w:r>
            <w:r w:rsidR="006E1416">
              <w:rPr>
                <w:rFonts w:ascii="Georgia" w:hAnsi="Georgia"/>
                <w:sz w:val="18"/>
              </w:rPr>
              <w:t>2022</w:t>
            </w:r>
          </w:p>
        </w:tc>
      </w:tr>
      <w:tr w:rsidR="00D5280E" w:rsidRPr="00D5280E" w14:paraId="4D68BFE7" w14:textId="77777777" w:rsidTr="00D23B9A">
        <w:tc>
          <w:tcPr>
            <w:tcW w:w="9924" w:type="dxa"/>
            <w:gridSpan w:val="12"/>
          </w:tcPr>
          <w:p w14:paraId="5A1AD320" w14:textId="070156A8" w:rsidR="00426D7E" w:rsidRPr="00E77203" w:rsidRDefault="006E1416" w:rsidP="00E7720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E77203">
              <w:rPr>
                <w:rFonts w:ascii="Georgia" w:hAnsi="Georgia"/>
                <w:i/>
                <w:iCs/>
                <w:sz w:val="18"/>
              </w:rPr>
              <w:t>Notenschnitt: 1,3</w:t>
            </w:r>
          </w:p>
          <w:p w14:paraId="54BF63E9" w14:textId="08FA1CF9" w:rsidR="0091331D" w:rsidRPr="00D5280E" w:rsidRDefault="006E1416" w:rsidP="00E7720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23B9A">
              <w:rPr>
                <w:rFonts w:ascii="Georgia" w:hAnsi="Georgia"/>
                <w:i/>
                <w:iCs/>
                <w:sz w:val="18"/>
                <w:lang w:val="de-AT"/>
              </w:rPr>
              <w:t>Fachrichtung: Wirtschaft und Verwaltung</w:t>
            </w:r>
          </w:p>
        </w:tc>
      </w:tr>
      <w:tr w:rsidR="00D5280E" w:rsidRPr="009D7C49" w14:paraId="3A2665B3" w14:textId="77777777" w:rsidTr="00D23B9A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E7720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3627EE" w:rsidRPr="009D7C49" w14:paraId="77AE9ECE" w14:textId="77777777" w:rsidTr="00D23B9A">
        <w:trPr>
          <w:trHeight w:val="340"/>
        </w:trPr>
        <w:tc>
          <w:tcPr>
            <w:tcW w:w="6947" w:type="dxa"/>
            <w:gridSpan w:val="7"/>
            <w:tcBorders>
              <w:top w:val="single" w:sz="4" w:space="0" w:color="auto"/>
            </w:tcBorders>
            <w:vAlign w:val="bottom"/>
          </w:tcPr>
          <w:p w14:paraId="5F9A2760" w14:textId="711953BF" w:rsidR="003627EE" w:rsidRDefault="00356423" w:rsidP="00E7720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delta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Karlsruhe </w:t>
            </w:r>
            <w:r w:rsidR="0006594E">
              <w:rPr>
                <w:rFonts w:ascii="Georgia" w:hAnsi="Georgia"/>
                <w:b/>
                <w:smallCaps/>
                <w:sz w:val="23"/>
                <w:szCs w:val="23"/>
              </w:rPr>
              <w:t>G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mb</w:t>
            </w:r>
            <w:r w:rsidR="00C447E9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</w:tcBorders>
            <w:vAlign w:val="bottom"/>
          </w:tcPr>
          <w:p w14:paraId="37E56DB6" w14:textId="31AB3A3E" w:rsidR="003627EE" w:rsidRDefault="004B5758" w:rsidP="00E7720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BD4427" w:rsidRPr="00CE1BBC" w14:paraId="335D84E9" w14:textId="77777777" w:rsidTr="007D3D02">
        <w:tblPrEx>
          <w:tblW w:w="0" w:type="auto"/>
          <w:tblInd w:w="-42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1-09T21:01:00Z">
            <w:tblPrEx>
              <w:tblW w:w="0" w:type="auto"/>
              <w:tblInd w:w="-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2" w:author="David Döbele" w:date="2024-01-09T21:01:00Z">
            <w:trPr>
              <w:trHeight w:val="20"/>
            </w:trPr>
          </w:trPrChange>
        </w:trPr>
        <w:tc>
          <w:tcPr>
            <w:tcW w:w="7656" w:type="dxa"/>
            <w:gridSpan w:val="10"/>
            <w:tcPrChange w:id="3" w:author="David Döbele" w:date="2024-01-09T21:01:00Z">
              <w:tcPr>
                <w:tcW w:w="6380" w:type="dxa"/>
                <w:gridSpan w:val="5"/>
              </w:tcPr>
            </w:tcPrChange>
          </w:tcPr>
          <w:p w14:paraId="20B1570F" w14:textId="6CA3B4C9" w:rsidR="00BD4427" w:rsidRPr="00832537" w:rsidRDefault="008C671D" w:rsidP="00E7720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Selbstständiger Unternehmensberater </w:t>
            </w:r>
            <w:ins w:id="4" w:author="David Döbele" w:date="2024-01-09T21:01:00Z">
              <w:r w:rsidR="007D3D02">
                <w:rPr>
                  <w:rFonts w:ascii="Georgia" w:hAnsi="Georgia"/>
                  <w:sz w:val="18"/>
                </w:rPr>
                <w:t>in unserer studentischen Unternehmensberatung</w:t>
              </w:r>
            </w:ins>
          </w:p>
        </w:tc>
        <w:tc>
          <w:tcPr>
            <w:tcW w:w="2268" w:type="dxa"/>
            <w:gridSpan w:val="2"/>
            <w:tcPrChange w:id="5" w:author="David Döbele" w:date="2024-01-09T21:01:00Z">
              <w:tcPr>
                <w:tcW w:w="3544" w:type="dxa"/>
                <w:gridSpan w:val="6"/>
              </w:tcPr>
            </w:tcPrChange>
          </w:tcPr>
          <w:p w14:paraId="0475B997" w14:textId="59951058" w:rsidR="00BD4427" w:rsidRPr="00A74225" w:rsidRDefault="0006594E" w:rsidP="00E7720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12</w:t>
            </w:r>
            <w:r w:rsidR="00BD4427">
              <w:rPr>
                <w:rFonts w:ascii="Georgia" w:hAnsi="Georgia"/>
                <w:sz w:val="18"/>
                <w:lang w:val="en-US"/>
              </w:rPr>
              <w:t>/2023</w:t>
            </w:r>
            <w:r w:rsidR="00E77203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BD4427">
              <w:rPr>
                <w:rFonts w:ascii="Georgia" w:hAnsi="Georgia"/>
                <w:sz w:val="18"/>
                <w:lang w:val="en-US"/>
              </w:rPr>
              <w:t xml:space="preserve">– </w:t>
            </w:r>
            <w:proofErr w:type="spellStart"/>
            <w:r w:rsidR="00BD4427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BD4427" w:rsidRPr="00D5280E" w14:paraId="54C3D64C" w14:textId="77777777" w:rsidTr="00D23B9A">
        <w:tc>
          <w:tcPr>
            <w:tcW w:w="9924" w:type="dxa"/>
            <w:gridSpan w:val="12"/>
          </w:tcPr>
          <w:p w14:paraId="27C582EF" w14:textId="002A8667" w:rsidR="00AB2B41" w:rsidRDefault="00AA13FF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</w:t>
            </w:r>
            <w:r w:rsidR="00C447E9">
              <w:rPr>
                <w:sz w:val="18"/>
                <w:lang w:val="de-AT"/>
              </w:rPr>
              <w:t>ung</w:t>
            </w:r>
            <w:r>
              <w:rPr>
                <w:sz w:val="18"/>
                <w:lang w:val="de-AT"/>
              </w:rPr>
              <w:t xml:space="preserve"> einer Marktanalyse für einen</w:t>
            </w:r>
            <w:r w:rsidR="00363A57">
              <w:rPr>
                <w:sz w:val="18"/>
                <w:lang w:val="de-AT"/>
              </w:rPr>
              <w:t xml:space="preserve"> deutschen</w:t>
            </w:r>
            <w:r>
              <w:rPr>
                <w:sz w:val="18"/>
                <w:lang w:val="de-AT"/>
              </w:rPr>
              <w:t xml:space="preserve"> Kosmetikhersteller</w:t>
            </w:r>
            <w:r w:rsidR="00363A57">
              <w:rPr>
                <w:sz w:val="18"/>
                <w:lang w:val="de-AT"/>
              </w:rPr>
              <w:t xml:space="preserve"> </w:t>
            </w:r>
            <w:r w:rsidR="00D619CD">
              <w:rPr>
                <w:sz w:val="18"/>
                <w:lang w:val="de-AT"/>
              </w:rPr>
              <w:t xml:space="preserve">zum </w:t>
            </w:r>
            <w:r w:rsidR="00E1264D">
              <w:rPr>
                <w:sz w:val="18"/>
                <w:lang w:val="de-AT"/>
              </w:rPr>
              <w:t>Markt</w:t>
            </w:r>
            <w:r w:rsidR="00D619CD">
              <w:rPr>
                <w:sz w:val="18"/>
                <w:lang w:val="de-AT"/>
              </w:rPr>
              <w:t xml:space="preserve"> </w:t>
            </w:r>
            <w:r w:rsidR="00AB2B41">
              <w:rPr>
                <w:sz w:val="18"/>
                <w:lang w:val="de-AT"/>
              </w:rPr>
              <w:t xml:space="preserve">in den USA </w:t>
            </w:r>
            <w:r w:rsidR="00452110">
              <w:rPr>
                <w:sz w:val="18"/>
                <w:lang w:val="de-AT"/>
              </w:rPr>
              <w:t xml:space="preserve">zur Evaluierung eines </w:t>
            </w:r>
            <w:r w:rsidR="00C447E9">
              <w:rPr>
                <w:sz w:val="18"/>
                <w:lang w:val="de-AT"/>
              </w:rPr>
              <w:t>potenziellen</w:t>
            </w:r>
            <w:r w:rsidR="00452110">
              <w:rPr>
                <w:sz w:val="18"/>
                <w:lang w:val="de-AT"/>
              </w:rPr>
              <w:t xml:space="preserve"> Markteintrittes </w:t>
            </w:r>
          </w:p>
          <w:p w14:paraId="6DD9BA0F" w14:textId="47C0304E" w:rsidR="00BD4427" w:rsidRPr="00CE28CC" w:rsidRDefault="0064776D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Selbstständige und</w:t>
            </w:r>
            <w:r w:rsidR="00AB2B41">
              <w:rPr>
                <w:sz w:val="18"/>
                <w:lang w:val="de-AT"/>
              </w:rPr>
              <w:t xml:space="preserve"> </w:t>
            </w:r>
            <w:del w:id="6" w:author="David Döbele" w:date="2024-01-09T21:01:00Z">
              <w:r w:rsidR="00AB2B41" w:rsidDel="007D3D02">
                <w:rPr>
                  <w:sz w:val="18"/>
                  <w:lang w:val="de-AT"/>
                </w:rPr>
                <w:delText xml:space="preserve">Eigenverantwortliche </w:delText>
              </w:r>
            </w:del>
            <w:ins w:id="7" w:author="David Döbele" w:date="2024-01-09T21:01:00Z">
              <w:r w:rsidR="007D3D02">
                <w:rPr>
                  <w:sz w:val="18"/>
                  <w:lang w:val="de-AT"/>
                </w:rPr>
                <w:t>e</w:t>
              </w:r>
              <w:r w:rsidR="007D3D02">
                <w:rPr>
                  <w:sz w:val="18"/>
                  <w:lang w:val="de-AT"/>
                </w:rPr>
                <w:t xml:space="preserve">igenverantwortliche </w:t>
              </w:r>
            </w:ins>
            <w:r w:rsidR="00AB2B41">
              <w:rPr>
                <w:sz w:val="18"/>
                <w:lang w:val="de-AT"/>
              </w:rPr>
              <w:t>Durchführung des Projekts in einem Team aus drei studentischen Beratern</w:t>
            </w:r>
          </w:p>
        </w:tc>
      </w:tr>
      <w:tr w:rsidR="00495BA8" w:rsidRPr="009D7C49" w14:paraId="6C8786EA" w14:textId="77777777" w:rsidTr="00D23B9A">
        <w:trPr>
          <w:trHeight w:val="340"/>
        </w:trPr>
        <w:tc>
          <w:tcPr>
            <w:tcW w:w="6947" w:type="dxa"/>
            <w:gridSpan w:val="7"/>
            <w:vAlign w:val="bottom"/>
          </w:tcPr>
          <w:p w14:paraId="7739C219" w14:textId="51996166" w:rsidR="00495BA8" w:rsidRPr="008050E4" w:rsidRDefault="00495BA8" w:rsidP="00E7720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Pebco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C447E9">
              <w:rPr>
                <w:rFonts w:ascii="Georgia" w:hAnsi="Georgia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2977" w:type="dxa"/>
            <w:gridSpan w:val="5"/>
            <w:vAlign w:val="bottom"/>
          </w:tcPr>
          <w:p w14:paraId="7DD842CC" w14:textId="67EF7BAC" w:rsidR="00495BA8" w:rsidRPr="008050E4" w:rsidRDefault="00495BA8" w:rsidP="00E7720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Karlsruhe (Ettlingen)</w:t>
            </w:r>
          </w:p>
        </w:tc>
      </w:tr>
      <w:tr w:rsidR="008C671D" w:rsidRPr="00CE1BBC" w14:paraId="5E88EDFD" w14:textId="77777777" w:rsidTr="00D23B9A">
        <w:tc>
          <w:tcPr>
            <w:tcW w:w="6380" w:type="dxa"/>
            <w:gridSpan w:val="5"/>
          </w:tcPr>
          <w:p w14:paraId="7E72E23A" w14:textId="7A796E14" w:rsidR="008C671D" w:rsidRPr="00A74225" w:rsidRDefault="008C671D" w:rsidP="00E77203">
            <w:pPr>
              <w:rPr>
                <w:rFonts w:ascii="Georgia" w:hAnsi="Georgia"/>
                <w:sz w:val="18"/>
                <w:lang w:val="en-US"/>
              </w:rPr>
            </w:pPr>
            <w:r w:rsidRPr="00832537">
              <w:rPr>
                <w:rFonts w:ascii="Georgia" w:hAnsi="Georgia"/>
                <w:sz w:val="18"/>
              </w:rPr>
              <w:t>Praktikant in der Unternehmensberatung</w:t>
            </w:r>
          </w:p>
        </w:tc>
        <w:tc>
          <w:tcPr>
            <w:tcW w:w="3544" w:type="dxa"/>
            <w:gridSpan w:val="7"/>
          </w:tcPr>
          <w:p w14:paraId="185DB8D8" w14:textId="047F6D46" w:rsidR="008C671D" w:rsidRPr="00A74225" w:rsidRDefault="008C671D" w:rsidP="00E7720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09/2023 – 11/2023</w:t>
            </w:r>
          </w:p>
        </w:tc>
      </w:tr>
      <w:tr w:rsidR="00356423" w:rsidRPr="009D7C49" w14:paraId="7A87CD1C" w14:textId="77777777" w:rsidTr="00D23B9A">
        <w:trPr>
          <w:trHeight w:val="340"/>
        </w:trPr>
        <w:tc>
          <w:tcPr>
            <w:tcW w:w="9924" w:type="dxa"/>
            <w:gridSpan w:val="12"/>
            <w:vAlign w:val="bottom"/>
          </w:tcPr>
          <w:p w14:paraId="3E792B53" w14:textId="09FAEC71" w:rsidR="00980A5C" w:rsidRPr="00980A5C" w:rsidRDefault="00C907A0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</w:rPr>
              <w:t xml:space="preserve">Analyse </w:t>
            </w:r>
            <w:r w:rsidR="00582F24">
              <w:rPr>
                <w:sz w:val="18"/>
              </w:rPr>
              <w:t>von</w:t>
            </w:r>
            <w:r w:rsidR="005A1F26">
              <w:rPr>
                <w:sz w:val="18"/>
              </w:rPr>
              <w:t xml:space="preserve"> Finanz und </w:t>
            </w:r>
            <w:r w:rsidR="004726C2">
              <w:rPr>
                <w:sz w:val="18"/>
              </w:rPr>
              <w:t>Controlling Daten</w:t>
            </w:r>
            <w:r w:rsidR="005A1F26">
              <w:rPr>
                <w:sz w:val="18"/>
              </w:rPr>
              <w:t xml:space="preserve"> </w:t>
            </w:r>
            <w:r w:rsidR="00BF5B10">
              <w:rPr>
                <w:sz w:val="18"/>
              </w:rPr>
              <w:t>zu unter anderem</w:t>
            </w:r>
            <w:r w:rsidR="005A1F26">
              <w:rPr>
                <w:sz w:val="18"/>
              </w:rPr>
              <w:t xml:space="preserve"> GuV, Cashflow, Personalstruktur</w:t>
            </w:r>
            <w:r w:rsidR="00117022">
              <w:rPr>
                <w:sz w:val="18"/>
              </w:rPr>
              <w:t xml:space="preserve"> und</w:t>
            </w:r>
            <w:r w:rsidR="005A1F26">
              <w:rPr>
                <w:sz w:val="18"/>
              </w:rPr>
              <w:t xml:space="preserve"> Vertriebsaktivitäten</w:t>
            </w:r>
            <w:r w:rsidR="00BF5B10">
              <w:rPr>
                <w:sz w:val="18"/>
              </w:rPr>
              <w:t xml:space="preserve"> eines Maschinenherstellers im Zuge eines </w:t>
            </w:r>
            <w:r w:rsidR="00C6237C">
              <w:rPr>
                <w:sz w:val="18"/>
              </w:rPr>
              <w:t xml:space="preserve">Turnaround-Projekts sowie </w:t>
            </w:r>
            <w:r w:rsidR="00980A5C">
              <w:rPr>
                <w:sz w:val="18"/>
              </w:rPr>
              <w:t>Auswerten und Aufbereiten der Ergebnisse in einer Präsentation für die Geschäftsführung</w:t>
            </w:r>
          </w:p>
          <w:p w14:paraId="05FB971C" w14:textId="00196C65" w:rsidR="00356423" w:rsidRPr="00EE1DE9" w:rsidRDefault="00356423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Intensive Recherche und Erstell</w:t>
            </w:r>
            <w:r w:rsidR="00C447E9">
              <w:rPr>
                <w:sz w:val="18"/>
                <w:lang w:val="de-AT"/>
              </w:rPr>
              <w:t>ung</w:t>
            </w:r>
            <w:r>
              <w:rPr>
                <w:sz w:val="18"/>
                <w:lang w:val="de-AT"/>
              </w:rPr>
              <w:t xml:space="preserve"> eines Pitch-Decks für</w:t>
            </w:r>
            <w:r w:rsidR="00036633">
              <w:rPr>
                <w:sz w:val="18"/>
                <w:lang w:val="de-AT"/>
              </w:rPr>
              <w:t xml:space="preserve"> potenzielle</w:t>
            </w:r>
            <w:r w:rsidR="000335AF">
              <w:rPr>
                <w:sz w:val="18"/>
                <w:lang w:val="de-AT"/>
              </w:rPr>
              <w:t xml:space="preserve"> internationale Investoren</w:t>
            </w:r>
            <w:r>
              <w:rPr>
                <w:sz w:val="18"/>
                <w:lang w:val="de-AT"/>
              </w:rPr>
              <w:t xml:space="preserve"> eine</w:t>
            </w:r>
            <w:r w:rsidR="000335AF">
              <w:rPr>
                <w:sz w:val="18"/>
                <w:lang w:val="de-AT"/>
              </w:rPr>
              <w:t>s</w:t>
            </w:r>
            <w:r>
              <w:rPr>
                <w:sz w:val="18"/>
                <w:lang w:val="de-AT"/>
              </w:rPr>
              <w:t xml:space="preserve"> neu </w:t>
            </w:r>
            <w:r w:rsidRPr="00856046">
              <w:rPr>
                <w:sz w:val="18"/>
                <w:lang w:val="de-AT"/>
              </w:rPr>
              <w:t xml:space="preserve">aufgesetzten </w:t>
            </w:r>
            <w:r w:rsidRPr="00EE1DE9">
              <w:rPr>
                <w:sz w:val="18"/>
                <w:lang w:val="de-AT"/>
              </w:rPr>
              <w:t xml:space="preserve">Private </w:t>
            </w:r>
            <w:proofErr w:type="spellStart"/>
            <w:r w:rsidRPr="00EE1DE9">
              <w:rPr>
                <w:sz w:val="18"/>
                <w:lang w:val="de-AT"/>
              </w:rPr>
              <w:t>Debt</w:t>
            </w:r>
            <w:proofErr w:type="spellEnd"/>
            <w:r w:rsidRPr="00EE1DE9">
              <w:rPr>
                <w:sz w:val="18"/>
                <w:lang w:val="de-AT"/>
              </w:rPr>
              <w:t xml:space="preserve"> Fonds</w:t>
            </w:r>
          </w:p>
          <w:p w14:paraId="1FE0C452" w14:textId="36B16AD8" w:rsidR="00356423" w:rsidRDefault="00356423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</w:t>
            </w:r>
            <w:r w:rsidR="00C447E9">
              <w:rPr>
                <w:sz w:val="18"/>
                <w:lang w:val="de-AT"/>
              </w:rPr>
              <w:t>ung</w:t>
            </w:r>
            <w:r>
              <w:rPr>
                <w:sz w:val="18"/>
                <w:lang w:val="de-AT"/>
              </w:rPr>
              <w:t xml:space="preserve"> eines Excel-Modells zur Bewertung von Kreditangeboten inkl. Sensitivitätsanalyse </w:t>
            </w:r>
          </w:p>
          <w:p w14:paraId="0CD84BA5" w14:textId="77777777" w:rsidR="00356423" w:rsidRDefault="00356423" w:rsidP="00E7720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EE1DE9">
              <w:rPr>
                <w:sz w:val="18"/>
                <w:lang w:val="de-AT"/>
              </w:rPr>
              <w:t>und Tilgungsplanung</w:t>
            </w:r>
          </w:p>
          <w:p w14:paraId="3E8008C7" w14:textId="25CE78B7" w:rsidR="00356423" w:rsidRDefault="00356423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</w:t>
            </w:r>
            <w:r w:rsidR="00C447E9">
              <w:rPr>
                <w:sz w:val="18"/>
                <w:lang w:val="de-AT"/>
              </w:rPr>
              <w:t>ung</w:t>
            </w:r>
            <w:r>
              <w:rPr>
                <w:sz w:val="18"/>
                <w:lang w:val="de-AT"/>
              </w:rPr>
              <w:t xml:space="preserve"> von Inhalten für die Unternehmenseigene Website zu den Themen: M&amp;A, </w:t>
            </w:r>
          </w:p>
          <w:p w14:paraId="1976B844" w14:textId="01B61F14" w:rsidR="00356423" w:rsidRPr="001C0E15" w:rsidRDefault="00356423" w:rsidP="00E7720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Nachfolgeregelung, Turnaround-Management, Kostenmanagement, Portfolioanalyse</w:t>
            </w:r>
          </w:p>
        </w:tc>
      </w:tr>
      <w:tr w:rsidR="00495BA8" w:rsidRPr="009D7C49" w14:paraId="6312541B" w14:textId="77777777" w:rsidTr="00D23B9A">
        <w:trPr>
          <w:trHeight w:val="340"/>
        </w:trPr>
        <w:tc>
          <w:tcPr>
            <w:tcW w:w="6947" w:type="dxa"/>
            <w:gridSpan w:val="7"/>
            <w:vAlign w:val="bottom"/>
          </w:tcPr>
          <w:p w14:paraId="6504C5BC" w14:textId="626E746D" w:rsidR="00495BA8" w:rsidRDefault="00495BA8" w:rsidP="00E7720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Rauchmöbelwerke Gmb</w:t>
            </w:r>
            <w:r w:rsidR="00E77203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</w:p>
        </w:tc>
        <w:tc>
          <w:tcPr>
            <w:tcW w:w="2977" w:type="dxa"/>
            <w:gridSpan w:val="5"/>
            <w:vAlign w:val="bottom"/>
          </w:tcPr>
          <w:p w14:paraId="0322A4A1" w14:textId="1712747F" w:rsidR="00495BA8" w:rsidRDefault="00495BA8" w:rsidP="00E7720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Freudenberg am Main</w:t>
            </w:r>
          </w:p>
        </w:tc>
      </w:tr>
      <w:tr w:rsidR="00495BA8" w:rsidRPr="00CE1BBC" w14:paraId="1B8725DF" w14:textId="77777777" w:rsidTr="00D23B9A">
        <w:tc>
          <w:tcPr>
            <w:tcW w:w="6380" w:type="dxa"/>
            <w:gridSpan w:val="5"/>
          </w:tcPr>
          <w:p w14:paraId="31DC7D1A" w14:textId="77777777" w:rsidR="00495BA8" w:rsidRPr="00A74225" w:rsidRDefault="00495BA8" w:rsidP="00E7720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Sachbearbeiter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Kundendienst</w:t>
            </w:r>
            <w:proofErr w:type="spellEnd"/>
          </w:p>
        </w:tc>
        <w:tc>
          <w:tcPr>
            <w:tcW w:w="3544" w:type="dxa"/>
            <w:gridSpan w:val="7"/>
          </w:tcPr>
          <w:p w14:paraId="72B8183F" w14:textId="77777777" w:rsidR="00495BA8" w:rsidRPr="00A74225" w:rsidRDefault="00495BA8" w:rsidP="00E7720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07/2020 – 08/2021</w:t>
            </w:r>
          </w:p>
        </w:tc>
      </w:tr>
      <w:tr w:rsidR="00495BA8" w:rsidRPr="00D5280E" w14:paraId="43C8F7FF" w14:textId="77777777" w:rsidTr="00D23B9A">
        <w:tc>
          <w:tcPr>
            <w:tcW w:w="9924" w:type="dxa"/>
            <w:gridSpan w:val="12"/>
          </w:tcPr>
          <w:p w14:paraId="6880CBF3" w14:textId="77777777" w:rsidR="00495BA8" w:rsidRPr="003418E0" w:rsidRDefault="00495BA8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Selbstständiges Bearbeiten von Kundenanfragen und Reklamationen </w:t>
            </w:r>
          </w:p>
          <w:p w14:paraId="301D13AD" w14:textId="77777777" w:rsidR="00495BA8" w:rsidRPr="00D5280E" w:rsidRDefault="00495BA8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Verantwortung und Durchführung von schriftlicher und telefonischer Korrespondenz</w:t>
            </w:r>
          </w:p>
          <w:p w14:paraId="24148F44" w14:textId="04581EED" w:rsidR="00495BA8" w:rsidRPr="001C0E15" w:rsidRDefault="00495BA8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Lösen von verschiedensten Kundenproblemen ab nach dem Kauf</w:t>
            </w:r>
          </w:p>
        </w:tc>
      </w:tr>
      <w:tr w:rsidR="00495BA8" w:rsidRPr="006546FD" w14:paraId="48328CB9" w14:textId="77777777" w:rsidTr="00D23B9A">
        <w:trPr>
          <w:trHeight w:val="283"/>
        </w:trPr>
        <w:tc>
          <w:tcPr>
            <w:tcW w:w="6805" w:type="dxa"/>
            <w:gridSpan w:val="6"/>
            <w:vAlign w:val="bottom"/>
          </w:tcPr>
          <w:p w14:paraId="74B74B41" w14:textId="2016A8D3" w:rsidR="00495BA8" w:rsidRPr="00A74225" w:rsidRDefault="00495BA8" w:rsidP="00E7720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zum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Industriekaufmann</w:t>
            </w:r>
            <w:proofErr w:type="spellEnd"/>
          </w:p>
        </w:tc>
        <w:tc>
          <w:tcPr>
            <w:tcW w:w="3119" w:type="dxa"/>
            <w:gridSpan w:val="6"/>
            <w:vAlign w:val="bottom"/>
          </w:tcPr>
          <w:p w14:paraId="2CB21DEB" w14:textId="38B446F9" w:rsidR="00495BA8" w:rsidRPr="00A74225" w:rsidRDefault="00495BA8" w:rsidP="00E7720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09/2017 – 06/2020</w:t>
            </w:r>
          </w:p>
        </w:tc>
      </w:tr>
      <w:tr w:rsidR="00495BA8" w:rsidRPr="00D5280E" w14:paraId="7C4155D6" w14:textId="77777777" w:rsidTr="00D23B9A">
        <w:tc>
          <w:tcPr>
            <w:tcW w:w="9924" w:type="dxa"/>
            <w:gridSpan w:val="12"/>
          </w:tcPr>
          <w:p w14:paraId="1A135F1D" w14:textId="5C8BC8C9" w:rsidR="00495BA8" w:rsidRDefault="00495BA8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Notenschnitt: 2,0</w:t>
            </w:r>
          </w:p>
          <w:p w14:paraId="3658805E" w14:textId="621D35CF" w:rsidR="00495BA8" w:rsidRPr="004D1355" w:rsidRDefault="00495BA8" w:rsidP="00E7720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Sammeln von praktischer Erfahrung in allen Bereichen eines mittelständischen Industrieunternehmens mit ca. 1</w:t>
            </w:r>
            <w:r w:rsidR="00C447E9">
              <w:rPr>
                <w:sz w:val="18"/>
                <w:lang w:val="de-AT"/>
              </w:rPr>
              <w:t>.</w:t>
            </w:r>
            <w:r>
              <w:rPr>
                <w:sz w:val="18"/>
                <w:lang w:val="de-AT"/>
              </w:rPr>
              <w:t>600 Mitarbeiten</w:t>
            </w:r>
          </w:p>
        </w:tc>
      </w:tr>
      <w:tr w:rsidR="00495BA8" w:rsidRPr="009D7C49" w14:paraId="414B4085" w14:textId="77777777" w:rsidTr="00D23B9A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495BA8" w:rsidRPr="009D7C49" w:rsidRDefault="00495BA8" w:rsidP="00E7720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495BA8" w:rsidRPr="009D7C49" w14:paraId="74251178" w14:textId="77777777" w:rsidTr="00D23B9A">
        <w:trPr>
          <w:trHeight w:val="340"/>
        </w:trPr>
        <w:tc>
          <w:tcPr>
            <w:tcW w:w="594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79F2343E" w:rsidR="00495BA8" w:rsidRPr="00AA5A9C" w:rsidRDefault="00495BA8" w:rsidP="00E7720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delta </w:t>
            </w:r>
            <w:proofErr w:type="spellStart"/>
            <w:r w:rsidR="00E77203">
              <w:rPr>
                <w:b/>
                <w:i w:val="0"/>
                <w:iCs/>
                <w:sz w:val="23"/>
                <w:szCs w:val="23"/>
                <w:lang w:val="en-US"/>
              </w:rPr>
              <w:t>e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.</w:t>
            </w:r>
            <w:r w:rsidR="00C447E9">
              <w:rPr>
                <w:b/>
                <w:i w:val="0"/>
                <w:iCs/>
                <w:sz w:val="23"/>
                <w:szCs w:val="23"/>
                <w:lang w:val="en-US"/>
              </w:rPr>
              <w:t>V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.</w:t>
            </w:r>
            <w:proofErr w:type="spellEnd"/>
          </w:p>
        </w:tc>
        <w:tc>
          <w:tcPr>
            <w:tcW w:w="397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B1328BE" w:rsidR="00495BA8" w:rsidRPr="007D5BE9" w:rsidRDefault="00495BA8" w:rsidP="00E7720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Karlsruhe</w:t>
            </w:r>
          </w:p>
        </w:tc>
      </w:tr>
      <w:tr w:rsidR="00495BA8" w:rsidRPr="006546FD" w14:paraId="4F59C612" w14:textId="77777777" w:rsidTr="00D23B9A">
        <w:trPr>
          <w:trHeight w:val="20"/>
        </w:trPr>
        <w:tc>
          <w:tcPr>
            <w:tcW w:w="7230" w:type="dxa"/>
            <w:gridSpan w:val="8"/>
          </w:tcPr>
          <w:p w14:paraId="32F07601" w14:textId="500CC0FB" w:rsidR="00495BA8" w:rsidRPr="00D5280E" w:rsidRDefault="00495BA8" w:rsidP="00E7720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Junior-Consultant der studentischen Unternehmensberatung in Karlsruhe</w:t>
            </w:r>
          </w:p>
        </w:tc>
        <w:tc>
          <w:tcPr>
            <w:tcW w:w="2694" w:type="dxa"/>
            <w:gridSpan w:val="4"/>
          </w:tcPr>
          <w:p w14:paraId="45DD2178" w14:textId="0131BF33" w:rsidR="00495BA8" w:rsidRDefault="00495BA8" w:rsidP="00E7720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10/2022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495BA8" w:rsidRPr="00D5280E" w14:paraId="02437711" w14:textId="77777777" w:rsidTr="00D23B9A">
        <w:trPr>
          <w:trHeight w:val="193"/>
        </w:trPr>
        <w:tc>
          <w:tcPr>
            <w:tcW w:w="9924" w:type="dxa"/>
            <w:gridSpan w:val="12"/>
          </w:tcPr>
          <w:p w14:paraId="7CA4D9D0" w14:textId="7077BF8D" w:rsidR="00495BA8" w:rsidRPr="00F64C22" w:rsidRDefault="00495BA8" w:rsidP="00E7720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Abgeschlossenes Internes-Projekt: Analys</w:t>
            </w:r>
            <w:r w:rsidR="00C447E9">
              <w:rPr>
                <w:i/>
                <w:sz w:val="18"/>
                <w:lang w:val="de-AT"/>
              </w:rPr>
              <w:t>e</w:t>
            </w:r>
            <w:r>
              <w:rPr>
                <w:i/>
                <w:sz w:val="18"/>
                <w:lang w:val="de-AT"/>
              </w:rPr>
              <w:t xml:space="preserve"> der Vereinswebsite bezüglich Verbesserungsmöglichkeiten im Bereich </w:t>
            </w:r>
            <w:proofErr w:type="spellStart"/>
            <w:r>
              <w:rPr>
                <w:i/>
                <w:sz w:val="18"/>
                <w:lang w:val="de-AT"/>
              </w:rPr>
              <w:t>SearchEngineOptimization</w:t>
            </w:r>
            <w:proofErr w:type="spellEnd"/>
            <w:r>
              <w:rPr>
                <w:i/>
                <w:sz w:val="18"/>
                <w:lang w:val="de-AT"/>
              </w:rPr>
              <w:t xml:space="preserve"> sowie Implementier</w:t>
            </w:r>
            <w:r w:rsidR="00C447E9">
              <w:rPr>
                <w:i/>
                <w:sz w:val="18"/>
                <w:lang w:val="de-AT"/>
              </w:rPr>
              <w:t>ung</w:t>
            </w:r>
            <w:r>
              <w:rPr>
                <w:i/>
                <w:sz w:val="18"/>
                <w:lang w:val="de-AT"/>
              </w:rPr>
              <w:t xml:space="preserve"> dieser</w:t>
            </w:r>
          </w:p>
          <w:p w14:paraId="6ABEF61E" w14:textId="77777777" w:rsidR="00495BA8" w:rsidRPr="00A45BE1" w:rsidRDefault="00495BA8" w:rsidP="00E7720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Erfolgreiches Absolvieren von internen Schulungen in den Bereichen: PowerPoint, Sicheres Präsentieren, Kundenkommunikation und Projektmanagement</w:t>
            </w:r>
          </w:p>
          <w:p w14:paraId="68CFAD97" w14:textId="54B84594" w:rsidR="00495BA8" w:rsidRPr="00E13110" w:rsidRDefault="00681C34" w:rsidP="00E7720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Vorstandsassistent </w:t>
            </w:r>
            <w:r w:rsidR="00495BA8">
              <w:rPr>
                <w:i/>
                <w:sz w:val="18"/>
                <w:lang w:val="de-AT"/>
              </w:rPr>
              <w:t>im Ressort Akquise &amp; Kundenbetreuung: Gemeinsames Erarbeiten von Akquise</w:t>
            </w:r>
            <w:r w:rsidR="00C447E9">
              <w:rPr>
                <w:i/>
                <w:sz w:val="18"/>
                <w:lang w:val="de-AT"/>
              </w:rPr>
              <w:t>-</w:t>
            </w:r>
            <w:r w:rsidR="00495BA8">
              <w:rPr>
                <w:i/>
                <w:sz w:val="18"/>
                <w:lang w:val="de-AT"/>
              </w:rPr>
              <w:t xml:space="preserve">Maßnahmen sowie Verantwortung </w:t>
            </w:r>
            <w:r w:rsidR="00C447E9">
              <w:rPr>
                <w:i/>
                <w:sz w:val="18"/>
                <w:lang w:val="de-AT"/>
              </w:rPr>
              <w:t>fü</w:t>
            </w:r>
            <w:r w:rsidR="00495BA8">
              <w:rPr>
                <w:i/>
                <w:sz w:val="18"/>
                <w:lang w:val="de-AT"/>
              </w:rPr>
              <w:t>r den LinkedIn-Auftritt</w:t>
            </w:r>
          </w:p>
        </w:tc>
      </w:tr>
      <w:tr w:rsidR="00495BA8" w:rsidRPr="009D7C49" w14:paraId="4AF19DD1" w14:textId="77777777" w:rsidTr="00D23B9A">
        <w:trPr>
          <w:trHeight w:val="346"/>
        </w:trPr>
        <w:tc>
          <w:tcPr>
            <w:tcW w:w="6380" w:type="dxa"/>
            <w:gridSpan w:val="5"/>
            <w:vAlign w:val="bottom"/>
          </w:tcPr>
          <w:p w14:paraId="7756FD9A" w14:textId="004F675E" w:rsidR="00495BA8" w:rsidRPr="007D5BE9" w:rsidRDefault="00495BA8" w:rsidP="00E7720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Pfarreiengemeinschaft am Engelberg</w:t>
            </w:r>
          </w:p>
        </w:tc>
        <w:tc>
          <w:tcPr>
            <w:tcW w:w="3544" w:type="dxa"/>
            <w:gridSpan w:val="7"/>
            <w:vAlign w:val="bottom"/>
          </w:tcPr>
          <w:p w14:paraId="30626CB8" w14:textId="4A9FDB89" w:rsidR="00495BA8" w:rsidRPr="000B6548" w:rsidRDefault="00495BA8" w:rsidP="00E7720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Kleinheubach</w:t>
            </w:r>
          </w:p>
        </w:tc>
      </w:tr>
      <w:tr w:rsidR="00495BA8" w:rsidRPr="006546FD" w14:paraId="56372BDE" w14:textId="77777777" w:rsidTr="00D23B9A">
        <w:trPr>
          <w:trHeight w:val="57"/>
        </w:trPr>
        <w:tc>
          <w:tcPr>
            <w:tcW w:w="7797" w:type="dxa"/>
            <w:gridSpan w:val="11"/>
          </w:tcPr>
          <w:p w14:paraId="3C87D247" w14:textId="1692A92F" w:rsidR="00495BA8" w:rsidRPr="00F64FA7" w:rsidRDefault="00495BA8" w:rsidP="00E7720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Gruppenleiter und Ministrant </w:t>
            </w:r>
          </w:p>
        </w:tc>
        <w:tc>
          <w:tcPr>
            <w:tcW w:w="2127" w:type="dxa"/>
          </w:tcPr>
          <w:p w14:paraId="288A2195" w14:textId="123CD26D" w:rsidR="00495BA8" w:rsidRPr="00F64FA7" w:rsidRDefault="00495BA8" w:rsidP="00E7720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04/2015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495BA8" w:rsidRPr="006546FD" w14:paraId="7ECB507F" w14:textId="77777777" w:rsidTr="00D23B9A">
        <w:trPr>
          <w:trHeight w:val="193"/>
        </w:trPr>
        <w:tc>
          <w:tcPr>
            <w:tcW w:w="9924" w:type="dxa"/>
            <w:gridSpan w:val="12"/>
          </w:tcPr>
          <w:p w14:paraId="1A6A237B" w14:textId="0E85A275" w:rsidR="00495BA8" w:rsidRPr="004067B8" w:rsidRDefault="00495BA8" w:rsidP="00E7720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Eigenständige Organis</w:t>
            </w:r>
            <w:r w:rsidR="00C447E9">
              <w:rPr>
                <w:i/>
                <w:sz w:val="18"/>
                <w:lang w:val="de-AT"/>
              </w:rPr>
              <w:t>ation</w:t>
            </w:r>
            <w:r>
              <w:rPr>
                <w:i/>
                <w:sz w:val="18"/>
                <w:lang w:val="de-AT"/>
              </w:rPr>
              <w:t xml:space="preserve"> und Abwickel</w:t>
            </w:r>
            <w:r w:rsidR="00C447E9">
              <w:rPr>
                <w:i/>
                <w:sz w:val="18"/>
                <w:lang w:val="de-AT"/>
              </w:rPr>
              <w:t>ung</w:t>
            </w:r>
            <w:r>
              <w:rPr>
                <w:i/>
                <w:sz w:val="18"/>
                <w:lang w:val="de-AT"/>
              </w:rPr>
              <w:t xml:space="preserve"> der Jugendarbeit in der Pfarrei </w:t>
            </w:r>
          </w:p>
          <w:p w14:paraId="2CC438FF" w14:textId="0E781531" w:rsidR="00495BA8" w:rsidRPr="00CE28CC" w:rsidRDefault="00495BA8" w:rsidP="00E7720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Geschulter Gruppenleiter: Plan</w:t>
            </w:r>
            <w:r w:rsidR="00C447E9">
              <w:rPr>
                <w:i/>
                <w:sz w:val="18"/>
                <w:lang w:val="de-AT"/>
              </w:rPr>
              <w:t>ung</w:t>
            </w:r>
            <w:r>
              <w:rPr>
                <w:i/>
                <w:sz w:val="18"/>
                <w:lang w:val="de-AT"/>
              </w:rPr>
              <w:t xml:space="preserve"> von Events und Aktivitäten in der Jugendarbeit </w:t>
            </w:r>
          </w:p>
        </w:tc>
      </w:tr>
      <w:tr w:rsidR="00495BA8" w:rsidRPr="009D7C49" w14:paraId="482569A2" w14:textId="77777777" w:rsidTr="00D23B9A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495BA8" w:rsidRPr="009D7C49" w:rsidRDefault="00495BA8" w:rsidP="00E7720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95BA8" w:rsidRPr="00D5280E" w14:paraId="2B257790" w14:textId="77777777" w:rsidTr="00D23B9A">
        <w:trPr>
          <w:trHeight w:val="340"/>
        </w:trPr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15B2C431" w14:textId="56F73C25" w:rsidR="00495BA8" w:rsidRPr="009D7C49" w:rsidRDefault="00495BA8" w:rsidP="00E7720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513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38811F6" w:rsidR="00495BA8" w:rsidRPr="00D5280E" w:rsidRDefault="00495BA8" w:rsidP="00E77203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Spanisch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95BA8" w:rsidRPr="005E57F6" w14:paraId="45706C3F" w14:textId="77777777" w:rsidTr="00D23B9A">
        <w:trPr>
          <w:trHeight w:val="340"/>
        </w:trPr>
        <w:tc>
          <w:tcPr>
            <w:tcW w:w="2411" w:type="dxa"/>
            <w:vAlign w:val="bottom"/>
          </w:tcPr>
          <w:p w14:paraId="57688BDA" w14:textId="350496FE" w:rsidR="00495BA8" w:rsidRPr="009D7C49" w:rsidRDefault="00495BA8" w:rsidP="00E7720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513" w:type="dxa"/>
            <w:gridSpan w:val="11"/>
            <w:vAlign w:val="bottom"/>
          </w:tcPr>
          <w:p w14:paraId="60CA2168" w14:textId="27198680" w:rsidR="00495BA8" w:rsidRPr="00825412" w:rsidRDefault="00495BA8" w:rsidP="00E77203">
            <w:pPr>
              <w:rPr>
                <w:rFonts w:ascii="Georgia" w:hAnsi="Georgia" w:cs="Georgia"/>
                <w:color w:val="000000"/>
                <w:sz w:val="18"/>
              </w:rPr>
            </w:pPr>
            <w:r w:rsidRPr="00892C17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892C17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D23B9A">
              <w:rPr>
                <w:rFonts w:ascii="Georgia" w:hAnsi="Georgia" w:cs="Georgia"/>
                <w:color w:val="000000"/>
                <w:sz w:val="18"/>
              </w:rPr>
              <w:t xml:space="preserve">, SAP R3 </w:t>
            </w:r>
            <w:r w:rsidRPr="00892C17">
              <w:rPr>
                <w:rFonts w:ascii="Georgia" w:hAnsi="Georgia" w:cs="Georgia"/>
                <w:i/>
                <w:iCs/>
                <w:color w:val="000000"/>
                <w:sz w:val="18"/>
              </w:rPr>
              <w:t>(Anwendung)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Pr="00892C1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825412">
              <w:rPr>
                <w:rFonts w:ascii="Georgia" w:hAnsi="Georgia" w:cs="Georgia"/>
                <w:color w:val="000000"/>
                <w:sz w:val="18"/>
              </w:rPr>
              <w:t>Java (</w:t>
            </w:r>
            <w:r w:rsidRPr="00825412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825412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495BA8" w:rsidRPr="00BA215A" w14:paraId="70CB01B0" w14:textId="77777777" w:rsidTr="00D23B9A">
        <w:trPr>
          <w:trHeight w:val="340"/>
        </w:trPr>
        <w:tc>
          <w:tcPr>
            <w:tcW w:w="2411" w:type="dxa"/>
            <w:vAlign w:val="bottom"/>
          </w:tcPr>
          <w:p w14:paraId="04F58216" w14:textId="6D413C27" w:rsidR="00495BA8" w:rsidRPr="009D7C49" w:rsidRDefault="00495BA8" w:rsidP="00E7720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513" w:type="dxa"/>
            <w:gridSpan w:val="11"/>
            <w:vAlign w:val="bottom"/>
          </w:tcPr>
          <w:p w14:paraId="598C2742" w14:textId="4DF46EB5" w:rsidR="00495BA8" w:rsidRPr="0074111D" w:rsidRDefault="00495BA8" w:rsidP="00E7720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Fußball </w:t>
            </w:r>
            <w:r w:rsidRPr="00D23B9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(aktives Spielen im Verein seit </w:t>
            </w:r>
            <w:r w:rsidR="00E7720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zehn</w:t>
            </w:r>
            <w:r w:rsidRPr="00D23B9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Jahren)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Kraftsport, Joggen </w:t>
            </w:r>
          </w:p>
        </w:tc>
      </w:tr>
      <w:tr w:rsidR="00495BA8" w:rsidRPr="00BA215A" w14:paraId="071AB173" w14:textId="77777777" w:rsidTr="00D23B9A">
        <w:trPr>
          <w:trHeight w:val="850"/>
        </w:trPr>
        <w:tc>
          <w:tcPr>
            <w:tcW w:w="3687" w:type="dxa"/>
            <w:gridSpan w:val="2"/>
            <w:vAlign w:val="bottom"/>
          </w:tcPr>
          <w:p w14:paraId="406B03AC" w14:textId="1ABDC556" w:rsidR="00495BA8" w:rsidRDefault="00D23B9A" w:rsidP="00E7720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b/>
                <w:smallCaps/>
                <w:noProof/>
                <w:sz w:val="48"/>
                <w:szCs w:val="32"/>
              </w:rPr>
              <w:drawing>
                <wp:anchor distT="0" distB="0" distL="114300" distR="114300" simplePos="0" relativeHeight="251658240" behindDoc="1" locked="0" layoutInCell="1" allowOverlap="1" wp14:anchorId="76198DBE" wp14:editId="34BF5385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-316865</wp:posOffset>
                  </wp:positionV>
                  <wp:extent cx="694690" cy="381000"/>
                  <wp:effectExtent l="0" t="0" r="0" b="0"/>
                  <wp:wrapNone/>
                  <wp:docPr id="482356083" name="Grafik 115316120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9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5BA8">
              <w:rPr>
                <w:rFonts w:ascii="Georgia" w:hAnsi="Georgia"/>
                <w:sz w:val="18"/>
              </w:rPr>
              <w:t xml:space="preserve">Karlsruhe, </w:t>
            </w:r>
            <w:r w:rsidR="004D1355">
              <w:rPr>
                <w:rFonts w:ascii="Georgia" w:hAnsi="Georgia"/>
                <w:sz w:val="18"/>
              </w:rPr>
              <w:t>03</w:t>
            </w:r>
            <w:r w:rsidR="00495BA8">
              <w:rPr>
                <w:rFonts w:ascii="Georgia" w:hAnsi="Georgia"/>
                <w:sz w:val="18"/>
              </w:rPr>
              <w:t>.</w:t>
            </w:r>
            <w:r w:rsidR="004D1355">
              <w:rPr>
                <w:rFonts w:ascii="Georgia" w:hAnsi="Georgia"/>
                <w:sz w:val="18"/>
              </w:rPr>
              <w:t>01</w:t>
            </w:r>
            <w:r w:rsidR="00495BA8">
              <w:rPr>
                <w:rFonts w:ascii="Georgia" w:hAnsi="Georgia"/>
                <w:sz w:val="18"/>
              </w:rPr>
              <w:t>.202</w:t>
            </w:r>
            <w:r w:rsidR="004D1355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6237" w:type="dxa"/>
            <w:gridSpan w:val="10"/>
            <w:vAlign w:val="bottom"/>
          </w:tcPr>
          <w:p w14:paraId="6478BDEA" w14:textId="77777777" w:rsidR="00495BA8" w:rsidRPr="00C768ED" w:rsidRDefault="00495BA8" w:rsidP="00E7720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342E1CC3" w:rsidR="00723643" w:rsidRPr="0074111D" w:rsidRDefault="00723643" w:rsidP="005B160D">
      <w:pPr>
        <w:rPr>
          <w:sz w:val="18"/>
        </w:rPr>
      </w:pPr>
    </w:p>
    <w:sectPr w:rsidR="00723643" w:rsidRPr="0074111D" w:rsidSect="00B17695">
      <w:footerReference w:type="even" r:id="rId9"/>
      <w:pgSz w:w="11906" w:h="16838"/>
      <w:pgMar w:top="454" w:right="851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0505B" w14:textId="77777777" w:rsidR="00B17695" w:rsidRDefault="00B17695" w:rsidP="00BE053D">
      <w:pPr>
        <w:spacing w:after="0" w:line="240" w:lineRule="auto"/>
      </w:pPr>
      <w:r>
        <w:separator/>
      </w:r>
    </w:p>
  </w:endnote>
  <w:endnote w:type="continuationSeparator" w:id="0">
    <w:p w14:paraId="07B1EE57" w14:textId="77777777" w:rsidR="00B17695" w:rsidRDefault="00B1769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7E0A0" w14:textId="77777777" w:rsidR="00B17695" w:rsidRDefault="00B17695" w:rsidP="00BE053D">
      <w:pPr>
        <w:spacing w:after="0" w:line="240" w:lineRule="auto"/>
      </w:pPr>
      <w:r>
        <w:separator/>
      </w:r>
    </w:p>
  </w:footnote>
  <w:footnote w:type="continuationSeparator" w:id="0">
    <w:p w14:paraId="50AE3E79" w14:textId="77777777" w:rsidR="00B17695" w:rsidRDefault="00B1769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424DE"/>
    <w:multiLevelType w:val="hybridMultilevel"/>
    <w:tmpl w:val="0072819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0E73BA"/>
    <w:multiLevelType w:val="hybridMultilevel"/>
    <w:tmpl w:val="F7200A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5009817">
    <w:abstractNumId w:val="14"/>
  </w:num>
  <w:num w:numId="2" w16cid:durableId="126512508">
    <w:abstractNumId w:val="17"/>
  </w:num>
  <w:num w:numId="3" w16cid:durableId="228345844">
    <w:abstractNumId w:val="19"/>
  </w:num>
  <w:num w:numId="4" w16cid:durableId="207452294">
    <w:abstractNumId w:val="0"/>
  </w:num>
  <w:num w:numId="5" w16cid:durableId="2140561981">
    <w:abstractNumId w:val="1"/>
  </w:num>
  <w:num w:numId="6" w16cid:durableId="1965845509">
    <w:abstractNumId w:val="2"/>
  </w:num>
  <w:num w:numId="7" w16cid:durableId="1094982699">
    <w:abstractNumId w:val="13"/>
  </w:num>
  <w:num w:numId="8" w16cid:durableId="902057682">
    <w:abstractNumId w:val="23"/>
  </w:num>
  <w:num w:numId="9" w16cid:durableId="1115364141">
    <w:abstractNumId w:val="12"/>
  </w:num>
  <w:num w:numId="10" w16cid:durableId="80103651">
    <w:abstractNumId w:val="25"/>
  </w:num>
  <w:num w:numId="11" w16cid:durableId="1535655904">
    <w:abstractNumId w:val="5"/>
  </w:num>
  <w:num w:numId="12" w16cid:durableId="1973561587">
    <w:abstractNumId w:val="6"/>
  </w:num>
  <w:num w:numId="13" w16cid:durableId="1702586048">
    <w:abstractNumId w:val="8"/>
  </w:num>
  <w:num w:numId="14" w16cid:durableId="1944608590">
    <w:abstractNumId w:val="9"/>
  </w:num>
  <w:num w:numId="15" w16cid:durableId="1667973491">
    <w:abstractNumId w:val="22"/>
  </w:num>
  <w:num w:numId="16" w16cid:durableId="1005523504">
    <w:abstractNumId w:val="4"/>
  </w:num>
  <w:num w:numId="17" w16cid:durableId="1729573114">
    <w:abstractNumId w:val="16"/>
  </w:num>
  <w:num w:numId="18" w16cid:durableId="1443188448">
    <w:abstractNumId w:val="3"/>
  </w:num>
  <w:num w:numId="19" w16cid:durableId="472409039">
    <w:abstractNumId w:val="18"/>
  </w:num>
  <w:num w:numId="20" w16cid:durableId="574899332">
    <w:abstractNumId w:val="10"/>
  </w:num>
  <w:num w:numId="21" w16cid:durableId="1524171529">
    <w:abstractNumId w:val="11"/>
  </w:num>
  <w:num w:numId="22" w16cid:durableId="1814828825">
    <w:abstractNumId w:val="15"/>
  </w:num>
  <w:num w:numId="23" w16cid:durableId="129251591">
    <w:abstractNumId w:val="7"/>
  </w:num>
  <w:num w:numId="24" w16cid:durableId="1465465029">
    <w:abstractNumId w:val="21"/>
  </w:num>
  <w:num w:numId="25" w16cid:durableId="1976521719">
    <w:abstractNumId w:val="24"/>
  </w:num>
  <w:num w:numId="26" w16cid:durableId="187356873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24F"/>
    <w:rsid w:val="000335AF"/>
    <w:rsid w:val="00036633"/>
    <w:rsid w:val="000402F0"/>
    <w:rsid w:val="00061D33"/>
    <w:rsid w:val="00064643"/>
    <w:rsid w:val="0006594E"/>
    <w:rsid w:val="00087747"/>
    <w:rsid w:val="00092A2C"/>
    <w:rsid w:val="000A1FDA"/>
    <w:rsid w:val="000B37E1"/>
    <w:rsid w:val="000B63E2"/>
    <w:rsid w:val="000B6548"/>
    <w:rsid w:val="000D604A"/>
    <w:rsid w:val="000D671A"/>
    <w:rsid w:val="00103EC5"/>
    <w:rsid w:val="00116C6E"/>
    <w:rsid w:val="00117022"/>
    <w:rsid w:val="00125CA6"/>
    <w:rsid w:val="00156FC9"/>
    <w:rsid w:val="0016053A"/>
    <w:rsid w:val="00162A5A"/>
    <w:rsid w:val="00172867"/>
    <w:rsid w:val="00175B6D"/>
    <w:rsid w:val="001901ED"/>
    <w:rsid w:val="0019483A"/>
    <w:rsid w:val="001A2A0E"/>
    <w:rsid w:val="001A46BF"/>
    <w:rsid w:val="001A481B"/>
    <w:rsid w:val="001B0186"/>
    <w:rsid w:val="001B62CA"/>
    <w:rsid w:val="001C0E15"/>
    <w:rsid w:val="001D4DCD"/>
    <w:rsid w:val="001F3004"/>
    <w:rsid w:val="001F4175"/>
    <w:rsid w:val="001F5946"/>
    <w:rsid w:val="00223A4D"/>
    <w:rsid w:val="00232CB5"/>
    <w:rsid w:val="00234A7E"/>
    <w:rsid w:val="0024373D"/>
    <w:rsid w:val="00244EC6"/>
    <w:rsid w:val="002508C2"/>
    <w:rsid w:val="00267252"/>
    <w:rsid w:val="00282DB0"/>
    <w:rsid w:val="00285F56"/>
    <w:rsid w:val="002A2B2D"/>
    <w:rsid w:val="002B2091"/>
    <w:rsid w:val="002C6972"/>
    <w:rsid w:val="002D2B32"/>
    <w:rsid w:val="002D4516"/>
    <w:rsid w:val="002F46AD"/>
    <w:rsid w:val="0030045A"/>
    <w:rsid w:val="003101F0"/>
    <w:rsid w:val="00314B7A"/>
    <w:rsid w:val="00317C86"/>
    <w:rsid w:val="0032211F"/>
    <w:rsid w:val="00324BC5"/>
    <w:rsid w:val="00336F6E"/>
    <w:rsid w:val="00340BAB"/>
    <w:rsid w:val="003418E0"/>
    <w:rsid w:val="00347F8D"/>
    <w:rsid w:val="00356423"/>
    <w:rsid w:val="003627EE"/>
    <w:rsid w:val="00363A57"/>
    <w:rsid w:val="00372F7B"/>
    <w:rsid w:val="003733E5"/>
    <w:rsid w:val="00384902"/>
    <w:rsid w:val="003875FF"/>
    <w:rsid w:val="00390EA6"/>
    <w:rsid w:val="00391AAD"/>
    <w:rsid w:val="003B1B5F"/>
    <w:rsid w:val="003C3212"/>
    <w:rsid w:val="003C79B2"/>
    <w:rsid w:val="003C7A07"/>
    <w:rsid w:val="003E27C3"/>
    <w:rsid w:val="003F1735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EE8"/>
    <w:rsid w:val="00452110"/>
    <w:rsid w:val="00456B0D"/>
    <w:rsid w:val="004726C2"/>
    <w:rsid w:val="00476AF8"/>
    <w:rsid w:val="00476D50"/>
    <w:rsid w:val="00484FD7"/>
    <w:rsid w:val="004929FB"/>
    <w:rsid w:val="0049362C"/>
    <w:rsid w:val="00495BA8"/>
    <w:rsid w:val="004A54BA"/>
    <w:rsid w:val="004B5758"/>
    <w:rsid w:val="004B6A5E"/>
    <w:rsid w:val="004D1355"/>
    <w:rsid w:val="004D2BA8"/>
    <w:rsid w:val="00500B2B"/>
    <w:rsid w:val="00507EA7"/>
    <w:rsid w:val="00526089"/>
    <w:rsid w:val="00527A28"/>
    <w:rsid w:val="00527DCA"/>
    <w:rsid w:val="00541AA2"/>
    <w:rsid w:val="00565A07"/>
    <w:rsid w:val="0057099F"/>
    <w:rsid w:val="005716D4"/>
    <w:rsid w:val="00571B60"/>
    <w:rsid w:val="00582F24"/>
    <w:rsid w:val="00585A4D"/>
    <w:rsid w:val="005A1F26"/>
    <w:rsid w:val="005A74B7"/>
    <w:rsid w:val="005B160D"/>
    <w:rsid w:val="005D6329"/>
    <w:rsid w:val="005E57F6"/>
    <w:rsid w:val="00601703"/>
    <w:rsid w:val="00602A42"/>
    <w:rsid w:val="006058D8"/>
    <w:rsid w:val="00610200"/>
    <w:rsid w:val="00617F59"/>
    <w:rsid w:val="00623699"/>
    <w:rsid w:val="00632D5A"/>
    <w:rsid w:val="00635515"/>
    <w:rsid w:val="0064776D"/>
    <w:rsid w:val="006546FD"/>
    <w:rsid w:val="00665BF3"/>
    <w:rsid w:val="006732D6"/>
    <w:rsid w:val="00681C34"/>
    <w:rsid w:val="00693E09"/>
    <w:rsid w:val="006A2DE9"/>
    <w:rsid w:val="006A7230"/>
    <w:rsid w:val="006B4E32"/>
    <w:rsid w:val="006B72C7"/>
    <w:rsid w:val="006B7F78"/>
    <w:rsid w:val="006C2252"/>
    <w:rsid w:val="006D7F7F"/>
    <w:rsid w:val="006E1416"/>
    <w:rsid w:val="006E2C9C"/>
    <w:rsid w:val="006E40EF"/>
    <w:rsid w:val="006F0039"/>
    <w:rsid w:val="00700FDC"/>
    <w:rsid w:val="00711CEF"/>
    <w:rsid w:val="00720320"/>
    <w:rsid w:val="00723643"/>
    <w:rsid w:val="00725D3C"/>
    <w:rsid w:val="00733DA1"/>
    <w:rsid w:val="00737822"/>
    <w:rsid w:val="00737CAF"/>
    <w:rsid w:val="0074111D"/>
    <w:rsid w:val="00753D4A"/>
    <w:rsid w:val="0075551E"/>
    <w:rsid w:val="00756912"/>
    <w:rsid w:val="00761609"/>
    <w:rsid w:val="00763DCE"/>
    <w:rsid w:val="00776C46"/>
    <w:rsid w:val="00781BC9"/>
    <w:rsid w:val="0078260B"/>
    <w:rsid w:val="007838D1"/>
    <w:rsid w:val="00783EB6"/>
    <w:rsid w:val="00785254"/>
    <w:rsid w:val="00785853"/>
    <w:rsid w:val="007966F0"/>
    <w:rsid w:val="00797BFC"/>
    <w:rsid w:val="007A1A46"/>
    <w:rsid w:val="007A3CA0"/>
    <w:rsid w:val="007A5990"/>
    <w:rsid w:val="007A720F"/>
    <w:rsid w:val="007B11A3"/>
    <w:rsid w:val="007B7D86"/>
    <w:rsid w:val="007C6A3C"/>
    <w:rsid w:val="007D3D02"/>
    <w:rsid w:val="007D4BEE"/>
    <w:rsid w:val="007D5BE9"/>
    <w:rsid w:val="007F0184"/>
    <w:rsid w:val="008050E4"/>
    <w:rsid w:val="0082257D"/>
    <w:rsid w:val="0082538F"/>
    <w:rsid w:val="00825412"/>
    <w:rsid w:val="00831FE9"/>
    <w:rsid w:val="00832537"/>
    <w:rsid w:val="00853438"/>
    <w:rsid w:val="00854730"/>
    <w:rsid w:val="00856046"/>
    <w:rsid w:val="00864133"/>
    <w:rsid w:val="00866846"/>
    <w:rsid w:val="0087409F"/>
    <w:rsid w:val="00875DA9"/>
    <w:rsid w:val="008825D2"/>
    <w:rsid w:val="00892C17"/>
    <w:rsid w:val="00895E38"/>
    <w:rsid w:val="008A782B"/>
    <w:rsid w:val="008B0FC0"/>
    <w:rsid w:val="008B17FA"/>
    <w:rsid w:val="008C429A"/>
    <w:rsid w:val="008C671D"/>
    <w:rsid w:val="008E1F3D"/>
    <w:rsid w:val="009001D1"/>
    <w:rsid w:val="009053D7"/>
    <w:rsid w:val="0091331D"/>
    <w:rsid w:val="00930DE7"/>
    <w:rsid w:val="0093223C"/>
    <w:rsid w:val="00936B92"/>
    <w:rsid w:val="00941A87"/>
    <w:rsid w:val="009501C2"/>
    <w:rsid w:val="009668B9"/>
    <w:rsid w:val="00967107"/>
    <w:rsid w:val="0097025A"/>
    <w:rsid w:val="00976577"/>
    <w:rsid w:val="00980A5C"/>
    <w:rsid w:val="00996356"/>
    <w:rsid w:val="00997D9A"/>
    <w:rsid w:val="009C0C0B"/>
    <w:rsid w:val="009D7C49"/>
    <w:rsid w:val="009E7297"/>
    <w:rsid w:val="00A0257D"/>
    <w:rsid w:val="00A12EDC"/>
    <w:rsid w:val="00A26D0D"/>
    <w:rsid w:val="00A33BDE"/>
    <w:rsid w:val="00A34885"/>
    <w:rsid w:val="00A43BC1"/>
    <w:rsid w:val="00A45BE1"/>
    <w:rsid w:val="00A74225"/>
    <w:rsid w:val="00A936D5"/>
    <w:rsid w:val="00AA13FF"/>
    <w:rsid w:val="00AA1EB0"/>
    <w:rsid w:val="00AA2DA3"/>
    <w:rsid w:val="00AA5A9C"/>
    <w:rsid w:val="00AB016A"/>
    <w:rsid w:val="00AB2A5A"/>
    <w:rsid w:val="00AB2B41"/>
    <w:rsid w:val="00AC16A5"/>
    <w:rsid w:val="00AD28F8"/>
    <w:rsid w:val="00AE43BB"/>
    <w:rsid w:val="00AF6325"/>
    <w:rsid w:val="00B0230B"/>
    <w:rsid w:val="00B17695"/>
    <w:rsid w:val="00B17D95"/>
    <w:rsid w:val="00B2142D"/>
    <w:rsid w:val="00B23509"/>
    <w:rsid w:val="00B2696F"/>
    <w:rsid w:val="00B359DB"/>
    <w:rsid w:val="00B3632B"/>
    <w:rsid w:val="00B409D8"/>
    <w:rsid w:val="00B5178D"/>
    <w:rsid w:val="00B67F1F"/>
    <w:rsid w:val="00B701D7"/>
    <w:rsid w:val="00B8158A"/>
    <w:rsid w:val="00B90595"/>
    <w:rsid w:val="00BA215A"/>
    <w:rsid w:val="00BA2A26"/>
    <w:rsid w:val="00BB5F09"/>
    <w:rsid w:val="00BC0D9F"/>
    <w:rsid w:val="00BD4135"/>
    <w:rsid w:val="00BD4427"/>
    <w:rsid w:val="00BE053D"/>
    <w:rsid w:val="00BF1A7A"/>
    <w:rsid w:val="00BF1FA3"/>
    <w:rsid w:val="00BF377E"/>
    <w:rsid w:val="00BF5B10"/>
    <w:rsid w:val="00C00797"/>
    <w:rsid w:val="00C00974"/>
    <w:rsid w:val="00C018E4"/>
    <w:rsid w:val="00C066FA"/>
    <w:rsid w:val="00C25387"/>
    <w:rsid w:val="00C447E9"/>
    <w:rsid w:val="00C4677C"/>
    <w:rsid w:val="00C54BE3"/>
    <w:rsid w:val="00C57F80"/>
    <w:rsid w:val="00C6237C"/>
    <w:rsid w:val="00C768ED"/>
    <w:rsid w:val="00C82A8F"/>
    <w:rsid w:val="00C907A0"/>
    <w:rsid w:val="00C916C2"/>
    <w:rsid w:val="00CB32BD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B9A"/>
    <w:rsid w:val="00D3003C"/>
    <w:rsid w:val="00D331F4"/>
    <w:rsid w:val="00D470E4"/>
    <w:rsid w:val="00D52142"/>
    <w:rsid w:val="00D5280E"/>
    <w:rsid w:val="00D619CD"/>
    <w:rsid w:val="00D61F14"/>
    <w:rsid w:val="00D80D6B"/>
    <w:rsid w:val="00D823C1"/>
    <w:rsid w:val="00D90950"/>
    <w:rsid w:val="00DA69DF"/>
    <w:rsid w:val="00DB33F8"/>
    <w:rsid w:val="00DD0C80"/>
    <w:rsid w:val="00DD38E2"/>
    <w:rsid w:val="00DD67EE"/>
    <w:rsid w:val="00E1264D"/>
    <w:rsid w:val="00E13110"/>
    <w:rsid w:val="00E23FF6"/>
    <w:rsid w:val="00E24DF1"/>
    <w:rsid w:val="00E32D66"/>
    <w:rsid w:val="00E431ED"/>
    <w:rsid w:val="00E46C75"/>
    <w:rsid w:val="00E64FF5"/>
    <w:rsid w:val="00E77203"/>
    <w:rsid w:val="00E907EC"/>
    <w:rsid w:val="00E97CE8"/>
    <w:rsid w:val="00EA12EC"/>
    <w:rsid w:val="00EA5421"/>
    <w:rsid w:val="00EA5EFA"/>
    <w:rsid w:val="00EB34FC"/>
    <w:rsid w:val="00EB5816"/>
    <w:rsid w:val="00ED0EA9"/>
    <w:rsid w:val="00EE0184"/>
    <w:rsid w:val="00EE1DE9"/>
    <w:rsid w:val="00EF77DF"/>
    <w:rsid w:val="00F11BEF"/>
    <w:rsid w:val="00F258E7"/>
    <w:rsid w:val="00F27F04"/>
    <w:rsid w:val="00F31B84"/>
    <w:rsid w:val="00F631EC"/>
    <w:rsid w:val="00F63C12"/>
    <w:rsid w:val="00F64C22"/>
    <w:rsid w:val="00F64FA7"/>
    <w:rsid w:val="00F74D19"/>
    <w:rsid w:val="00F80053"/>
    <w:rsid w:val="00F847CA"/>
    <w:rsid w:val="00FA02C7"/>
    <w:rsid w:val="00FA4186"/>
    <w:rsid w:val="00FA4864"/>
    <w:rsid w:val="00FA7251"/>
    <w:rsid w:val="00FC0531"/>
    <w:rsid w:val="00FC13F0"/>
    <w:rsid w:val="00FC150E"/>
    <w:rsid w:val="00FD0FB7"/>
    <w:rsid w:val="00FD655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7720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447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447E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447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447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447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2974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dcterms:created xsi:type="dcterms:W3CDTF">2024-01-07T21:23:00Z</dcterms:created>
  <dcterms:modified xsi:type="dcterms:W3CDTF">2024-01-09T20:02:00Z</dcterms:modified>
</cp:coreProperties>
</file>