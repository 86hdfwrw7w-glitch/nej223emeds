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CA511" w14:textId="74599C29" w:rsidR="00610F3D" w:rsidRPr="004A2A3E" w:rsidRDefault="00393252">
      <w:pPr>
        <w:pStyle w:val="Text"/>
        <w:widowControl w:val="0"/>
        <w:rPr>
          <w:rFonts w:ascii="Aptos" w:eastAsia="Lato Regular" w:hAnsi="Aptos" w:cs="Times New Roman"/>
          <w:sz w:val="4"/>
          <w:szCs w:val="4"/>
        </w:rPr>
      </w:pPr>
      <w:r w:rsidRPr="004A2A3E">
        <w:rPr>
          <w:rFonts w:ascii="Aptos" w:eastAsia="Lato Regular" w:hAnsi="Aptos" w:cs="Times New Roman"/>
          <w:noProof/>
          <w:sz w:val="4"/>
          <w:szCs w:val="4"/>
          <w14:textOutline w14:w="0" w14:cap="rnd" w14:cmpd="sng" w14:algn="ctr">
            <w14:noFill/>
            <w14:prstDash w14:val="solid"/>
            <w14:bevel/>
          </w14:textOutline>
        </w:rPr>
        <w:drawing>
          <wp:anchor distT="0" distB="0" distL="114300" distR="114300" simplePos="0" relativeHeight="251658240" behindDoc="1" locked="0" layoutInCell="1" allowOverlap="1" wp14:anchorId="03C69EEA" wp14:editId="2ECB40AD">
            <wp:simplePos x="0" y="0"/>
            <wp:positionH relativeFrom="character">
              <wp:posOffset>3657600</wp:posOffset>
            </wp:positionH>
            <wp:positionV relativeFrom="paragraph">
              <wp:posOffset>0</wp:posOffset>
            </wp:positionV>
            <wp:extent cx="2524125" cy="647700"/>
            <wp:effectExtent l="0" t="0" r="3175" b="0"/>
            <wp:wrapNone/>
            <wp:docPr id="1286115606" name="Grafik 2" descr="Ein Bild, das Schrift, Typografie, Kalligrafie,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15606" name="Grafik 2" descr="Ein Bild, das Schrift, Typografie, Kalligrafie, Text enthält.&#10;&#10;Automatisch generierte Beschreibu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601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019"/>
      </w:tblGrid>
      <w:tr w:rsidR="00140D71" w:rsidRPr="00504865" w14:paraId="0F1B8DEB" w14:textId="77777777" w:rsidTr="5A1B455C">
        <w:trPr>
          <w:trHeight w:val="827"/>
        </w:trPr>
        <w:tc>
          <w:tcPr>
            <w:tcW w:w="60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D99F6" w14:textId="467CF4C7" w:rsidR="00140D71" w:rsidRPr="00504865" w:rsidRDefault="002455C7">
            <w:pPr>
              <w:pStyle w:val="Text"/>
              <w:widowControl w:val="0"/>
              <w:spacing w:before="60"/>
              <w:rPr>
                <w:rFonts w:ascii="Aptos" w:eastAsia="Lato Regular" w:hAnsi="Aptos" w:cs="Times New Roman"/>
                <w:sz w:val="15"/>
                <w:szCs w:val="15"/>
                <w:u w:val="single"/>
                <w:rPrChange w:id="0" w:author="David Döbele" w:date="2024-05-24T22:54:00Z">
                  <w:rPr>
                    <w:rFonts w:ascii="Aptos" w:eastAsia="Lato Regular" w:hAnsi="Aptos" w:cs="Times New Roman"/>
                    <w:sz w:val="15"/>
                    <w:szCs w:val="15"/>
                    <w:u w:val="single"/>
                    <w:lang w:val="en-US"/>
                  </w:rPr>
                </w:rPrChange>
              </w:rPr>
            </w:pPr>
            <w:r w:rsidRPr="00504865">
              <w:rPr>
                <w:rFonts w:ascii="Aptos" w:hAnsi="Aptos" w:cs="Times New Roman"/>
                <w:sz w:val="15"/>
                <w:szCs w:val="15"/>
                <w:u w:val="single"/>
                <w:rPrChange w:id="1" w:author="David Döbele" w:date="2024-05-24T22:54:00Z">
                  <w:rPr>
                    <w:rFonts w:ascii="Aptos" w:hAnsi="Aptos" w:cs="Times New Roman"/>
                    <w:sz w:val="15"/>
                    <w:szCs w:val="15"/>
                    <w:u w:val="single"/>
                    <w:lang w:val="en-US"/>
                  </w:rPr>
                </w:rPrChange>
              </w:rPr>
              <w:t xml:space="preserve">SBCF &amp; Cie. GmbH, Ohmstraße 13 </w:t>
            </w:r>
            <w:r w:rsidR="00546ED7" w:rsidRPr="00504865">
              <w:rPr>
                <w:rFonts w:ascii="Aptos" w:hAnsi="Aptos" w:cs="Times New Roman"/>
                <w:sz w:val="15"/>
                <w:szCs w:val="15"/>
                <w:u w:val="single"/>
                <w:rPrChange w:id="2" w:author="David Döbele" w:date="2024-05-24T22:54:00Z">
                  <w:rPr>
                    <w:rFonts w:ascii="Aptos" w:hAnsi="Aptos" w:cs="Times New Roman"/>
                    <w:sz w:val="15"/>
                    <w:szCs w:val="15"/>
                    <w:u w:val="single"/>
                    <w:lang w:val="en-US"/>
                  </w:rPr>
                </w:rPrChange>
              </w:rPr>
              <w:t>80809 München</w:t>
            </w:r>
          </w:p>
          <w:p w14:paraId="4C708008" w14:textId="77777777" w:rsidR="00140D71" w:rsidRPr="00067CB4" w:rsidRDefault="00140D71">
            <w:pPr>
              <w:pStyle w:val="Text"/>
              <w:widowControl w:val="0"/>
              <w:rPr>
                <w:rFonts w:ascii="Aptos" w:eastAsia="Lato Regular" w:hAnsi="Aptos" w:cs="Times New Roman"/>
                <w:sz w:val="20"/>
                <w:szCs w:val="20"/>
                <w:shd w:val="clear" w:color="auto" w:fill="FF00FF"/>
              </w:rPr>
            </w:pPr>
          </w:p>
          <w:p w14:paraId="12EC9F7B" w14:textId="508AC107" w:rsidR="00140D71" w:rsidRPr="00067CB4" w:rsidRDefault="002455C7">
            <w:pPr>
              <w:pStyle w:val="Standard1"/>
              <w:spacing w:before="0" w:line="288" w:lineRule="auto"/>
              <w:rPr>
                <w:rFonts w:ascii="Aptos" w:eastAsia="Lato Regular" w:hAnsi="Aptos" w:cs="Times New Roman"/>
                <w:color w:val="2C2D2F"/>
                <w:sz w:val="20"/>
                <w:szCs w:val="20"/>
                <w:shd w:val="clear" w:color="auto" w:fill="FFFFFF"/>
              </w:rPr>
            </w:pPr>
            <w:r w:rsidRPr="00067CB4">
              <w:rPr>
                <w:rFonts w:ascii="Aptos" w:hAnsi="Aptos" w:cs="Times New Roman"/>
                <w:color w:val="2C2D2F"/>
                <w:sz w:val="20"/>
                <w:szCs w:val="20"/>
                <w:shd w:val="clear" w:color="auto" w:fill="FFFFFF"/>
              </w:rPr>
              <w:t>Simon Raffler</w:t>
            </w:r>
          </w:p>
          <w:p w14:paraId="1AAEECBB" w14:textId="67474B7F" w:rsidR="00140D71" w:rsidRPr="00504865" w:rsidRDefault="002455C7">
            <w:pPr>
              <w:pStyle w:val="Standard1"/>
              <w:spacing w:before="0" w:line="288" w:lineRule="auto"/>
              <w:rPr>
                <w:rFonts w:ascii="Aptos" w:eastAsia="Lato Regular" w:hAnsi="Aptos" w:cs="Times New Roman"/>
                <w:color w:val="2C2D2F"/>
                <w:sz w:val="20"/>
                <w:szCs w:val="20"/>
                <w:shd w:val="clear" w:color="auto" w:fill="FFFFFF"/>
                <w:rPrChange w:id="3" w:author="David Döbele" w:date="2024-05-24T22:54:00Z">
                  <w:rPr>
                    <w:rFonts w:ascii="Aptos" w:eastAsia="Lato Regular" w:hAnsi="Aptos" w:cs="Times New Roman"/>
                    <w:color w:val="2C2D2F"/>
                    <w:sz w:val="20"/>
                    <w:szCs w:val="20"/>
                    <w:shd w:val="clear" w:color="auto" w:fill="FFFFFF"/>
                    <w:lang w:val="en-US"/>
                  </w:rPr>
                </w:rPrChange>
              </w:rPr>
            </w:pPr>
            <w:r w:rsidRPr="00504865">
              <w:rPr>
                <w:rFonts w:ascii="Aptos" w:hAnsi="Aptos" w:cs="Times New Roman"/>
                <w:color w:val="2C2D2F"/>
                <w:sz w:val="20"/>
                <w:szCs w:val="20"/>
                <w:shd w:val="clear" w:color="auto" w:fill="FFFFFF"/>
                <w:rPrChange w:id="4" w:author="David Döbele" w:date="2024-05-24T22:54:00Z">
                  <w:rPr>
                    <w:rFonts w:ascii="Aptos" w:hAnsi="Aptos" w:cs="Times New Roman"/>
                    <w:color w:val="2C2D2F"/>
                    <w:sz w:val="20"/>
                    <w:szCs w:val="20"/>
                    <w:shd w:val="clear" w:color="auto" w:fill="FFFFFF"/>
                    <w:lang w:val="en-US"/>
                  </w:rPr>
                </w:rPrChange>
              </w:rPr>
              <w:t xml:space="preserve">Lorenz-Spies-Straße 16b </w:t>
            </w:r>
          </w:p>
          <w:p w14:paraId="7665DC70" w14:textId="7E6FC2CD" w:rsidR="00140D71" w:rsidRPr="00504865" w:rsidRDefault="002455C7" w:rsidP="00140D71">
            <w:pPr>
              <w:pStyle w:val="Standard1"/>
              <w:spacing w:before="0" w:line="288" w:lineRule="auto"/>
              <w:rPr>
                <w:rFonts w:ascii="Aptos" w:eastAsia="Lato Regular" w:hAnsi="Aptos" w:cs="Times New Roman"/>
                <w:color w:val="2C2D2F"/>
                <w:sz w:val="22"/>
                <w:szCs w:val="22"/>
                <w:shd w:val="clear" w:color="auto" w:fill="FFFFFF"/>
                <w:rPrChange w:id="5" w:author="David Döbele" w:date="2024-05-24T22:54:00Z">
                  <w:rPr>
                    <w:rFonts w:ascii="Aptos" w:eastAsia="Lato Regular" w:hAnsi="Aptos" w:cs="Times New Roman"/>
                    <w:color w:val="2C2D2F"/>
                    <w:sz w:val="22"/>
                    <w:szCs w:val="22"/>
                    <w:shd w:val="clear" w:color="auto" w:fill="FFFFFF"/>
                    <w:lang w:val="en-US"/>
                  </w:rPr>
                </w:rPrChange>
              </w:rPr>
            </w:pPr>
            <w:r w:rsidRPr="00504865">
              <w:rPr>
                <w:rFonts w:ascii="Aptos" w:hAnsi="Aptos" w:cs="Times New Roman"/>
                <w:color w:val="2C2D2F"/>
                <w:sz w:val="20"/>
                <w:szCs w:val="20"/>
                <w:shd w:val="clear" w:color="auto" w:fill="FFFFFF"/>
                <w:rPrChange w:id="6" w:author="David Döbele" w:date="2024-05-24T22:54:00Z">
                  <w:rPr>
                    <w:rFonts w:ascii="Aptos" w:hAnsi="Aptos" w:cs="Times New Roman"/>
                    <w:color w:val="2C2D2F"/>
                    <w:sz w:val="20"/>
                    <w:szCs w:val="20"/>
                    <w:shd w:val="clear" w:color="auto" w:fill="FFFFFF"/>
                    <w:lang w:val="en-US"/>
                  </w:rPr>
                </w:rPrChange>
              </w:rPr>
              <w:t>86807</w:t>
            </w:r>
            <w:r w:rsidR="00140D71" w:rsidRPr="00504865">
              <w:rPr>
                <w:rFonts w:ascii="Aptos" w:hAnsi="Aptos" w:cs="Times New Roman"/>
                <w:color w:val="2C2D2F"/>
                <w:sz w:val="20"/>
                <w:szCs w:val="20"/>
                <w:shd w:val="clear" w:color="auto" w:fill="FFFFFF"/>
                <w:rPrChange w:id="7" w:author="David Döbele" w:date="2024-05-24T22:54:00Z">
                  <w:rPr>
                    <w:rFonts w:ascii="Aptos" w:hAnsi="Aptos" w:cs="Times New Roman"/>
                    <w:color w:val="2C2D2F"/>
                    <w:sz w:val="20"/>
                    <w:szCs w:val="20"/>
                    <w:shd w:val="clear" w:color="auto" w:fill="FFFFFF"/>
                    <w:lang w:val="en-US"/>
                  </w:rPr>
                </w:rPrChange>
              </w:rPr>
              <w:t xml:space="preserve"> </w:t>
            </w:r>
            <w:r w:rsidRPr="00504865">
              <w:rPr>
                <w:rFonts w:ascii="Aptos" w:hAnsi="Aptos" w:cs="Times New Roman"/>
                <w:color w:val="2C2D2F"/>
                <w:sz w:val="20"/>
                <w:szCs w:val="20"/>
                <w:shd w:val="clear" w:color="auto" w:fill="FFFFFF"/>
                <w:rPrChange w:id="8" w:author="David Döbele" w:date="2024-05-24T22:54:00Z">
                  <w:rPr>
                    <w:rFonts w:ascii="Aptos" w:hAnsi="Aptos" w:cs="Times New Roman"/>
                    <w:color w:val="2C2D2F"/>
                    <w:sz w:val="20"/>
                    <w:szCs w:val="20"/>
                    <w:shd w:val="clear" w:color="auto" w:fill="FFFFFF"/>
                    <w:lang w:val="en-US"/>
                  </w:rPr>
                </w:rPrChange>
              </w:rPr>
              <w:t>Buchloe</w:t>
            </w:r>
          </w:p>
        </w:tc>
      </w:tr>
    </w:tbl>
    <w:p w14:paraId="736E2BC0" w14:textId="77777777" w:rsidR="00140D71" w:rsidRPr="004A2A3E" w:rsidRDefault="00140D71">
      <w:pPr>
        <w:pStyle w:val="Text"/>
        <w:widowControl w:val="0"/>
        <w:spacing w:after="100"/>
        <w:rPr>
          <w:rFonts w:ascii="Aptos" w:eastAsia="Lato Regular" w:hAnsi="Aptos" w:cs="Times New Roman"/>
          <w:b/>
          <w:bCs/>
          <w:sz w:val="28"/>
          <w:szCs w:val="28"/>
        </w:rPr>
      </w:pPr>
    </w:p>
    <w:p w14:paraId="797FDC6A" w14:textId="47F93923" w:rsidR="00610F3D" w:rsidRPr="00504865" w:rsidRDefault="00546ED7">
      <w:pPr>
        <w:pStyle w:val="Text"/>
        <w:widowControl w:val="0"/>
        <w:spacing w:after="100"/>
        <w:rPr>
          <w:rFonts w:ascii="Aptos" w:eastAsia="Lato Regular" w:hAnsi="Aptos" w:cs="Times New Roman"/>
          <w:b/>
          <w:rPrChange w:id="9" w:author="David Döbele" w:date="2024-05-24T22:54:00Z">
            <w:rPr>
              <w:rFonts w:ascii="Aptos" w:eastAsia="Lato Regular" w:hAnsi="Aptos" w:cs="Times New Roman"/>
              <w:b/>
              <w:lang w:val="en-US"/>
            </w:rPr>
          </w:rPrChange>
        </w:rPr>
      </w:pPr>
      <w:r w:rsidRPr="00504865">
        <w:rPr>
          <w:rFonts w:ascii="Aptos" w:eastAsia="Lato Regular" w:hAnsi="Aptos" w:cs="Times New Roman"/>
          <w:b/>
          <w:sz w:val="28"/>
          <w:szCs w:val="28"/>
          <w:rPrChange w:id="10" w:author="David Döbele" w:date="2024-05-24T22:54:00Z">
            <w:rPr>
              <w:rFonts w:ascii="Aptos" w:eastAsia="Lato Regular" w:hAnsi="Aptos" w:cs="Times New Roman"/>
              <w:b/>
              <w:sz w:val="28"/>
              <w:szCs w:val="28"/>
              <w:lang w:val="en-US"/>
            </w:rPr>
          </w:rPrChange>
        </w:rPr>
        <w:t xml:space="preserve">Praktikumszeugnis </w:t>
      </w:r>
      <w:r w:rsidR="00946C87">
        <w:tab/>
      </w:r>
      <w:r w:rsidR="00946C87">
        <w:tab/>
      </w:r>
      <w:r w:rsidR="00946C87">
        <w:tab/>
      </w:r>
      <w:r w:rsidR="00946C87">
        <w:tab/>
      </w:r>
      <w:r w:rsidR="00946C87">
        <w:tab/>
      </w:r>
    </w:p>
    <w:p w14:paraId="1E3CFC97" w14:textId="77777777" w:rsidR="00140D71" w:rsidRPr="004A2A3E" w:rsidRDefault="00140D71">
      <w:pPr>
        <w:pStyle w:val="Text"/>
        <w:rPr>
          <w:rFonts w:ascii="Aptos" w:eastAsia="Arial Unicode MS" w:hAnsi="Aptos" w:cs="Times New Roman"/>
        </w:rPr>
      </w:pPr>
    </w:p>
    <w:p w14:paraId="3937BE87" w14:textId="00D39F3A" w:rsidR="00610F3D" w:rsidRPr="004A2A3E" w:rsidRDefault="00946C87">
      <w:pPr>
        <w:pStyle w:val="Text"/>
        <w:rPr>
          <w:rFonts w:ascii="Aptos" w:eastAsia="Times New Roman" w:hAnsi="Aptos" w:cs="Times New Roman"/>
          <w:spacing w:val="-13"/>
          <w:sz w:val="20"/>
          <w:szCs w:val="20"/>
        </w:rPr>
      </w:pPr>
      <w:r w:rsidRPr="004A2A3E">
        <w:rPr>
          <w:rFonts w:ascii="Aptos" w:eastAsia="Arial Unicode MS" w:hAnsi="Aptos" w:cs="Times New Roman"/>
          <w:sz w:val="20"/>
          <w:szCs w:val="20"/>
        </w:rPr>
        <w:t>Herr</w:t>
      </w:r>
      <w:r w:rsidR="00546ED7" w:rsidRPr="004A2A3E">
        <w:rPr>
          <w:rFonts w:ascii="Aptos" w:eastAsia="Arial Unicode MS" w:hAnsi="Aptos" w:cs="Times New Roman"/>
          <w:sz w:val="20"/>
          <w:szCs w:val="20"/>
        </w:rPr>
        <w:t xml:space="preserve"> Raffler</w:t>
      </w:r>
      <w:r w:rsidR="00140D71" w:rsidRPr="004A2A3E">
        <w:rPr>
          <w:rFonts w:ascii="Aptos" w:eastAsia="Arial Unicode MS" w:hAnsi="Aptos" w:cs="Times New Roman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 xml:space="preserve">geboren am </w:t>
      </w:r>
      <w:r w:rsidR="00546ED7" w:rsidRPr="004A2A3E">
        <w:rPr>
          <w:rFonts w:ascii="Aptos" w:eastAsia="Arial Unicode MS" w:hAnsi="Aptos" w:cs="Times New Roman"/>
          <w:sz w:val="20"/>
          <w:szCs w:val="20"/>
        </w:rPr>
        <w:t>05</w:t>
      </w:r>
      <w:r w:rsidR="00140D71" w:rsidRPr="004A2A3E">
        <w:rPr>
          <w:rFonts w:ascii="Aptos" w:eastAsia="Arial Unicode MS" w:hAnsi="Aptos" w:cs="Times New Roman"/>
          <w:sz w:val="20"/>
          <w:szCs w:val="20"/>
        </w:rPr>
        <w:t>.</w:t>
      </w:r>
      <w:r w:rsidR="00546ED7" w:rsidRPr="004A2A3E">
        <w:rPr>
          <w:rFonts w:ascii="Aptos" w:eastAsia="Arial Unicode MS" w:hAnsi="Aptos" w:cs="Times New Roman"/>
          <w:sz w:val="20"/>
          <w:szCs w:val="20"/>
        </w:rPr>
        <w:t>09</w:t>
      </w:r>
      <w:r w:rsidR="00140D71" w:rsidRPr="004A2A3E">
        <w:rPr>
          <w:rFonts w:ascii="Aptos" w:eastAsia="Arial Unicode MS" w:hAnsi="Aptos" w:cs="Times New Roman"/>
          <w:sz w:val="20"/>
          <w:szCs w:val="20"/>
        </w:rPr>
        <w:t>.</w:t>
      </w:r>
      <w:r w:rsidR="00546ED7" w:rsidRPr="004A2A3E">
        <w:rPr>
          <w:rFonts w:ascii="Aptos" w:eastAsia="Arial Unicode MS" w:hAnsi="Aptos" w:cs="Times New Roman"/>
          <w:sz w:val="20"/>
          <w:szCs w:val="20"/>
        </w:rPr>
        <w:t>2004</w:t>
      </w:r>
      <w:r w:rsidRPr="004A2A3E">
        <w:rPr>
          <w:rFonts w:ascii="Aptos" w:eastAsia="Arial Unicode MS" w:hAnsi="Aptos" w:cs="Times New Roman"/>
          <w:sz w:val="20"/>
          <w:szCs w:val="20"/>
        </w:rPr>
        <w:t xml:space="preserve"> war in der Zeit vom </w:t>
      </w:r>
      <w:r w:rsidR="0098414C" w:rsidRPr="004A2A3E">
        <w:rPr>
          <w:rFonts w:ascii="Aptos" w:eastAsia="Arial Unicode MS" w:hAnsi="Aptos" w:cs="Times New Roman"/>
          <w:sz w:val="20"/>
          <w:szCs w:val="20"/>
        </w:rPr>
        <w:t>01</w:t>
      </w:r>
      <w:r w:rsidR="00140D71" w:rsidRPr="004A2A3E">
        <w:rPr>
          <w:rFonts w:ascii="Aptos" w:eastAsia="Arial Unicode MS" w:hAnsi="Aptos" w:cs="Times New Roman"/>
          <w:sz w:val="20"/>
          <w:szCs w:val="20"/>
        </w:rPr>
        <w:t>.</w:t>
      </w:r>
      <w:r w:rsidR="0098414C" w:rsidRPr="004A2A3E">
        <w:rPr>
          <w:rFonts w:ascii="Aptos" w:eastAsia="Arial Unicode MS" w:hAnsi="Aptos" w:cs="Times New Roman"/>
          <w:sz w:val="20"/>
          <w:szCs w:val="20"/>
        </w:rPr>
        <w:t>03</w:t>
      </w:r>
      <w:r w:rsidR="00140D71" w:rsidRPr="004A2A3E">
        <w:rPr>
          <w:rFonts w:ascii="Aptos" w:eastAsia="Arial Unicode MS" w:hAnsi="Aptos" w:cs="Times New Roman"/>
          <w:sz w:val="20"/>
          <w:szCs w:val="20"/>
        </w:rPr>
        <w:t>.</w:t>
      </w:r>
      <w:r w:rsidR="0098414C" w:rsidRPr="004A2A3E">
        <w:rPr>
          <w:rFonts w:ascii="Aptos" w:eastAsia="Arial Unicode MS" w:hAnsi="Aptos" w:cs="Times New Roman"/>
          <w:sz w:val="20"/>
          <w:szCs w:val="20"/>
        </w:rPr>
        <w:t>2024</w:t>
      </w:r>
      <w:r w:rsidR="00140D71" w:rsidRPr="004A2A3E">
        <w:rPr>
          <w:rFonts w:ascii="Aptos" w:eastAsia="Arial Unicode MS" w:hAnsi="Aptos" w:cs="Times New Roman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 xml:space="preserve">bis zum </w:t>
      </w:r>
      <w:r w:rsidR="0098414C" w:rsidRPr="004A2A3E">
        <w:rPr>
          <w:rFonts w:ascii="Aptos" w:eastAsia="Arial Unicode MS" w:hAnsi="Aptos" w:cs="Times New Roman"/>
          <w:sz w:val="20"/>
          <w:szCs w:val="20"/>
        </w:rPr>
        <w:t>29</w:t>
      </w:r>
      <w:r w:rsidR="00140D71" w:rsidRPr="004A2A3E">
        <w:rPr>
          <w:rFonts w:ascii="Aptos" w:eastAsia="Arial Unicode MS" w:hAnsi="Aptos" w:cs="Times New Roman"/>
          <w:sz w:val="20"/>
          <w:szCs w:val="20"/>
        </w:rPr>
        <w:t>.</w:t>
      </w:r>
      <w:r w:rsidR="00994327" w:rsidRPr="004A2A3E">
        <w:rPr>
          <w:rFonts w:ascii="Aptos" w:eastAsia="Arial Unicode MS" w:hAnsi="Aptos" w:cs="Times New Roman"/>
          <w:sz w:val="20"/>
          <w:szCs w:val="20"/>
        </w:rPr>
        <w:t>05</w:t>
      </w:r>
      <w:r w:rsidR="00140D71" w:rsidRPr="004A2A3E">
        <w:rPr>
          <w:rFonts w:ascii="Aptos" w:eastAsia="Arial Unicode MS" w:hAnsi="Aptos" w:cs="Times New Roman"/>
          <w:sz w:val="20"/>
          <w:szCs w:val="20"/>
        </w:rPr>
        <w:t>.</w:t>
      </w:r>
      <w:r w:rsidR="00994327" w:rsidRPr="004A2A3E">
        <w:rPr>
          <w:rFonts w:ascii="Aptos" w:eastAsia="Arial Unicode MS" w:hAnsi="Aptos" w:cs="Times New Roman"/>
          <w:sz w:val="20"/>
          <w:szCs w:val="20"/>
        </w:rPr>
        <w:t>2024</w:t>
      </w:r>
      <w:r w:rsidR="00140D71" w:rsidRPr="004A2A3E">
        <w:rPr>
          <w:rFonts w:ascii="Aptos" w:eastAsia="Arial Unicode MS" w:hAnsi="Aptos" w:cs="Times New Roman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in unserem</w:t>
      </w:r>
      <w:r w:rsidRPr="004A2A3E">
        <w:rPr>
          <w:rFonts w:ascii="Aptos" w:eastAsia="Arial Unicode MS" w:hAnsi="Aptos" w:cs="Times New Roman"/>
          <w:spacing w:val="1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Unternehmen</w:t>
      </w:r>
      <w:r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tätig.</w:t>
      </w:r>
      <w:r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Zu</w:t>
      </w:r>
      <w:r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seinen</w:t>
      </w:r>
      <w:r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Hauptaufgaben</w:t>
      </w:r>
      <w:r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geh</w:t>
      </w:r>
      <w:r w:rsidRPr="004A2A3E">
        <w:rPr>
          <w:rFonts w:ascii="Aptos" w:eastAsia="Arial Unicode MS" w:hAnsi="Aptos" w:cs="Times New Roman"/>
          <w:sz w:val="20"/>
          <w:szCs w:val="20"/>
          <w:lang w:val="sv-SE"/>
        </w:rPr>
        <w:t>ö</w:t>
      </w:r>
      <w:proofErr w:type="spellStart"/>
      <w:r w:rsidRPr="004A2A3E">
        <w:rPr>
          <w:rFonts w:ascii="Aptos" w:eastAsia="Arial Unicode MS" w:hAnsi="Aptos" w:cs="Times New Roman"/>
          <w:sz w:val="20"/>
          <w:szCs w:val="20"/>
        </w:rPr>
        <w:t>rten</w:t>
      </w:r>
      <w:proofErr w:type="spellEnd"/>
      <w:r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dabei</w:t>
      </w:r>
      <w:r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u.</w:t>
      </w:r>
      <w:r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  <w:lang w:val="it-IT"/>
        </w:rPr>
        <w:t>a.</w:t>
      </w:r>
    </w:p>
    <w:p w14:paraId="2A9509CD" w14:textId="77777777" w:rsidR="00610F3D" w:rsidRPr="004A2A3E" w:rsidRDefault="00610F3D">
      <w:pPr>
        <w:pStyle w:val="Text"/>
        <w:rPr>
          <w:rFonts w:ascii="Aptos" w:hAnsi="Aptos" w:cs="Times New Roman"/>
          <w:sz w:val="20"/>
          <w:szCs w:val="20"/>
        </w:rPr>
      </w:pPr>
    </w:p>
    <w:p w14:paraId="41E8769F" w14:textId="58484C9B" w:rsidR="008B6F77" w:rsidRPr="00504865" w:rsidRDefault="000F4BEC">
      <w:pPr>
        <w:pStyle w:val="Text"/>
        <w:rPr>
          <w:rFonts w:ascii="Aptos" w:hAnsi="Aptos" w:cs="Times New Roman"/>
          <w:sz w:val="20"/>
          <w:szCs w:val="20"/>
          <w:rPrChange w:id="11" w:author="David Döbele" w:date="2024-05-24T22:54:00Z">
            <w:rPr>
              <w:rFonts w:ascii="Aptos" w:hAnsi="Aptos" w:cs="Times New Roman"/>
              <w:sz w:val="20"/>
              <w:szCs w:val="20"/>
              <w:lang w:val="en-US"/>
            </w:rPr>
          </w:rPrChange>
        </w:rPr>
      </w:pPr>
      <w:r w:rsidRPr="00504865">
        <w:rPr>
          <w:rFonts w:ascii="Aptos" w:hAnsi="Aptos" w:cs="Times New Roman"/>
          <w:sz w:val="20"/>
          <w:szCs w:val="20"/>
          <w:rPrChange w:id="12" w:author="David Döbele" w:date="2024-05-24T22:54:00Z">
            <w:rPr>
              <w:rFonts w:ascii="Aptos" w:hAnsi="Aptos" w:cs="Times New Roman"/>
              <w:sz w:val="20"/>
              <w:szCs w:val="20"/>
              <w:lang w:val="en-US"/>
            </w:rPr>
          </w:rPrChange>
        </w:rPr>
        <w:t xml:space="preserve">- </w:t>
      </w:r>
      <w:r w:rsidR="008A5E22" w:rsidRPr="00504865">
        <w:rPr>
          <w:rFonts w:ascii="Aptos" w:hAnsi="Aptos" w:cs="Times New Roman"/>
          <w:sz w:val="20"/>
          <w:szCs w:val="20"/>
          <w:rPrChange w:id="13" w:author="David Döbele" w:date="2024-05-24T22:54:00Z">
            <w:rPr>
              <w:rFonts w:ascii="Aptos" w:hAnsi="Aptos" w:cs="Times New Roman"/>
              <w:sz w:val="20"/>
              <w:szCs w:val="20"/>
              <w:lang w:val="en-US"/>
            </w:rPr>
          </w:rPrChange>
        </w:rPr>
        <w:t>Kommunikation</w:t>
      </w:r>
      <w:r w:rsidR="00BE486A" w:rsidRPr="00504865">
        <w:rPr>
          <w:rFonts w:ascii="Aptos" w:hAnsi="Aptos" w:cs="Times New Roman"/>
          <w:sz w:val="20"/>
          <w:szCs w:val="20"/>
          <w:rPrChange w:id="14" w:author="David Döbele" w:date="2024-05-24T22:54:00Z">
            <w:rPr>
              <w:rFonts w:ascii="Aptos" w:hAnsi="Aptos" w:cs="Times New Roman"/>
              <w:sz w:val="20"/>
              <w:szCs w:val="20"/>
              <w:lang w:val="en-US"/>
            </w:rPr>
          </w:rPrChange>
        </w:rPr>
        <w:t xml:space="preserve"> und Abstimmung</w:t>
      </w:r>
      <w:r w:rsidR="008A5E22" w:rsidRPr="00504865">
        <w:rPr>
          <w:rFonts w:ascii="Aptos" w:hAnsi="Aptos" w:cs="Times New Roman"/>
          <w:sz w:val="20"/>
          <w:szCs w:val="20"/>
          <w:rPrChange w:id="15" w:author="David Döbele" w:date="2024-05-24T22:54:00Z">
            <w:rPr>
              <w:rFonts w:ascii="Aptos" w:hAnsi="Aptos" w:cs="Times New Roman"/>
              <w:sz w:val="20"/>
              <w:szCs w:val="20"/>
              <w:lang w:val="en-US"/>
            </w:rPr>
          </w:rPrChange>
        </w:rPr>
        <w:t xml:space="preserve"> mit</w:t>
      </w:r>
      <w:r w:rsidR="00BE486A" w:rsidRPr="00504865">
        <w:rPr>
          <w:rFonts w:ascii="Aptos" w:hAnsi="Aptos" w:cs="Times New Roman"/>
          <w:sz w:val="20"/>
          <w:szCs w:val="20"/>
          <w:rPrChange w:id="16" w:author="David Döbele" w:date="2024-05-24T22:54:00Z">
            <w:rPr>
              <w:rFonts w:ascii="Aptos" w:hAnsi="Aptos" w:cs="Times New Roman"/>
              <w:sz w:val="20"/>
              <w:szCs w:val="20"/>
              <w:lang w:val="en-US"/>
            </w:rPr>
          </w:rPrChange>
        </w:rPr>
        <w:t xml:space="preserve"> Investoren, sowie</w:t>
      </w:r>
      <w:r w:rsidR="008A5E22" w:rsidRPr="00504865">
        <w:rPr>
          <w:rFonts w:ascii="Aptos" w:hAnsi="Aptos" w:cs="Times New Roman"/>
          <w:sz w:val="20"/>
          <w:szCs w:val="20"/>
          <w:rPrChange w:id="17" w:author="David Döbele" w:date="2024-05-24T22:54:00Z">
            <w:rPr>
              <w:rFonts w:ascii="Aptos" w:hAnsi="Aptos" w:cs="Times New Roman"/>
              <w:sz w:val="20"/>
              <w:szCs w:val="20"/>
              <w:lang w:val="en-US"/>
            </w:rPr>
          </w:rPrChange>
        </w:rPr>
        <w:t xml:space="preserve"> Mandanten </w:t>
      </w:r>
    </w:p>
    <w:p w14:paraId="3C987C3C" w14:textId="41824D18" w:rsidR="002D0980" w:rsidRPr="00504865" w:rsidRDefault="002D0980">
      <w:pPr>
        <w:pStyle w:val="Text"/>
        <w:rPr>
          <w:rFonts w:ascii="Aptos" w:hAnsi="Aptos" w:cs="Times New Roman"/>
          <w:sz w:val="20"/>
          <w:szCs w:val="20"/>
          <w:rPrChange w:id="18" w:author="David Döbele" w:date="2024-05-24T22:54:00Z">
            <w:rPr>
              <w:rFonts w:ascii="Aptos" w:hAnsi="Aptos" w:cs="Times New Roman"/>
              <w:sz w:val="20"/>
              <w:szCs w:val="20"/>
              <w:lang w:val="en-US"/>
            </w:rPr>
          </w:rPrChange>
        </w:rPr>
      </w:pPr>
      <w:r w:rsidRPr="00504865">
        <w:rPr>
          <w:rFonts w:ascii="Aptos" w:hAnsi="Aptos" w:cs="Times New Roman"/>
          <w:sz w:val="20"/>
          <w:szCs w:val="20"/>
          <w:rPrChange w:id="19" w:author="David Döbele" w:date="2024-05-24T22:54:00Z">
            <w:rPr>
              <w:rFonts w:ascii="Aptos" w:hAnsi="Aptos" w:cs="Times New Roman"/>
              <w:sz w:val="20"/>
              <w:szCs w:val="20"/>
              <w:lang w:val="en-US"/>
            </w:rPr>
          </w:rPrChange>
        </w:rPr>
        <w:t>-</w:t>
      </w:r>
      <w:r w:rsidR="00BE486A" w:rsidRPr="00504865">
        <w:rPr>
          <w:rFonts w:ascii="Aptos" w:hAnsi="Aptos" w:cs="Times New Roman"/>
          <w:sz w:val="20"/>
          <w:szCs w:val="20"/>
          <w:rPrChange w:id="20" w:author="David Döbele" w:date="2024-05-24T22:54:00Z">
            <w:rPr>
              <w:rFonts w:ascii="Aptos" w:hAnsi="Aptos" w:cs="Times New Roman"/>
              <w:sz w:val="20"/>
              <w:szCs w:val="20"/>
              <w:lang w:val="en-US"/>
            </w:rPr>
          </w:rPrChange>
        </w:rPr>
        <w:t xml:space="preserve"> Unterstützung bei Mandantenterminen vor Ort </w:t>
      </w:r>
    </w:p>
    <w:p w14:paraId="356B9FC5" w14:textId="62A37B45" w:rsidR="00274074" w:rsidRPr="00504865" w:rsidRDefault="008A5E22">
      <w:pPr>
        <w:pStyle w:val="Text"/>
        <w:rPr>
          <w:rFonts w:ascii="Aptos" w:hAnsi="Aptos" w:cs="Times New Roman"/>
          <w:sz w:val="20"/>
          <w:szCs w:val="20"/>
          <w:rPrChange w:id="21" w:author="David Döbele" w:date="2024-05-24T22:54:00Z">
            <w:rPr>
              <w:rFonts w:ascii="Aptos" w:hAnsi="Aptos" w:cs="Times New Roman"/>
              <w:sz w:val="20"/>
              <w:szCs w:val="20"/>
              <w:lang w:val="en-US"/>
            </w:rPr>
          </w:rPrChange>
        </w:rPr>
      </w:pPr>
      <w:r w:rsidRPr="00504865">
        <w:rPr>
          <w:rFonts w:ascii="Aptos" w:hAnsi="Aptos" w:cs="Times New Roman"/>
          <w:sz w:val="20"/>
          <w:szCs w:val="20"/>
          <w:rPrChange w:id="22" w:author="David Döbele" w:date="2024-05-24T22:54:00Z">
            <w:rPr>
              <w:rFonts w:ascii="Aptos" w:hAnsi="Aptos" w:cs="Times New Roman"/>
              <w:sz w:val="20"/>
              <w:szCs w:val="20"/>
              <w:lang w:val="en-US"/>
            </w:rPr>
          </w:rPrChange>
        </w:rPr>
        <w:t xml:space="preserve">- </w:t>
      </w:r>
      <w:r w:rsidR="000F4BEC" w:rsidRPr="00504865">
        <w:rPr>
          <w:rFonts w:ascii="Aptos" w:hAnsi="Aptos" w:cs="Times New Roman"/>
          <w:sz w:val="20"/>
          <w:szCs w:val="20"/>
          <w:rPrChange w:id="23" w:author="David Döbele" w:date="2024-05-24T22:54:00Z">
            <w:rPr>
              <w:rFonts w:ascii="Aptos" w:hAnsi="Aptos" w:cs="Times New Roman"/>
              <w:sz w:val="20"/>
              <w:szCs w:val="20"/>
              <w:lang w:val="en-US"/>
            </w:rPr>
          </w:rPrChange>
        </w:rPr>
        <w:t xml:space="preserve">Unterstützung des Teams bei der laufenden Bearbeitung von Akquisitions- und Beratungsprojekten </w:t>
      </w:r>
    </w:p>
    <w:p w14:paraId="4B5DF75E" w14:textId="77777777" w:rsidR="00274074" w:rsidRPr="00504865" w:rsidRDefault="000F4BEC">
      <w:pPr>
        <w:pStyle w:val="Text"/>
        <w:rPr>
          <w:rFonts w:ascii="Aptos" w:hAnsi="Aptos" w:cs="Times New Roman"/>
          <w:sz w:val="20"/>
          <w:szCs w:val="20"/>
          <w:rPrChange w:id="24" w:author="David Döbele" w:date="2024-05-24T22:54:00Z">
            <w:rPr>
              <w:rFonts w:ascii="Aptos" w:hAnsi="Aptos" w:cs="Times New Roman"/>
              <w:sz w:val="20"/>
              <w:szCs w:val="20"/>
              <w:lang w:val="en-US"/>
            </w:rPr>
          </w:rPrChange>
        </w:rPr>
      </w:pPr>
      <w:r w:rsidRPr="00504865">
        <w:rPr>
          <w:rFonts w:ascii="Aptos" w:hAnsi="Aptos" w:cs="Times New Roman"/>
          <w:sz w:val="20"/>
          <w:szCs w:val="20"/>
          <w:rPrChange w:id="25" w:author="David Döbele" w:date="2024-05-24T22:54:00Z">
            <w:rPr>
              <w:rFonts w:ascii="Aptos" w:hAnsi="Aptos" w:cs="Times New Roman"/>
              <w:sz w:val="20"/>
              <w:szCs w:val="20"/>
              <w:lang w:val="en-US"/>
            </w:rPr>
          </w:rPrChange>
        </w:rPr>
        <w:t xml:space="preserve">- Research zu Unternehmen und Branchen, Erstellung von Long Lists </w:t>
      </w:r>
    </w:p>
    <w:p w14:paraId="715A98AA" w14:textId="77777777" w:rsidR="003371AD" w:rsidRPr="00504865" w:rsidRDefault="000F4BEC">
      <w:pPr>
        <w:pStyle w:val="Text"/>
        <w:rPr>
          <w:rFonts w:ascii="Aptos" w:hAnsi="Aptos" w:cs="Times New Roman"/>
          <w:sz w:val="20"/>
          <w:szCs w:val="20"/>
          <w:rPrChange w:id="26" w:author="David Döbele" w:date="2024-05-24T22:54:00Z">
            <w:rPr>
              <w:rFonts w:ascii="Aptos" w:hAnsi="Aptos" w:cs="Times New Roman"/>
              <w:sz w:val="20"/>
              <w:szCs w:val="20"/>
              <w:lang w:val="en-US"/>
            </w:rPr>
          </w:rPrChange>
        </w:rPr>
      </w:pPr>
      <w:r w:rsidRPr="00504865">
        <w:rPr>
          <w:rFonts w:ascii="Aptos" w:hAnsi="Aptos" w:cs="Times New Roman"/>
          <w:sz w:val="20"/>
          <w:szCs w:val="20"/>
          <w:rPrChange w:id="27" w:author="David Döbele" w:date="2024-05-24T22:54:00Z">
            <w:rPr>
              <w:rFonts w:ascii="Aptos" w:hAnsi="Aptos" w:cs="Times New Roman"/>
              <w:sz w:val="20"/>
              <w:szCs w:val="20"/>
              <w:lang w:val="en-US"/>
            </w:rPr>
          </w:rPrChange>
        </w:rPr>
        <w:t xml:space="preserve">- Mitwirkung bei der Erstellung von Markt- und Unternehmensanalysen </w:t>
      </w:r>
    </w:p>
    <w:p w14:paraId="76BD7015" w14:textId="5318A2AC" w:rsidR="003371AD" w:rsidRPr="00504865" w:rsidRDefault="000F4BEC">
      <w:pPr>
        <w:pStyle w:val="Text"/>
        <w:rPr>
          <w:rFonts w:ascii="Aptos" w:hAnsi="Aptos" w:cs="Times New Roman"/>
          <w:sz w:val="20"/>
          <w:szCs w:val="20"/>
          <w:rPrChange w:id="28" w:author="David Döbele" w:date="2024-05-24T22:54:00Z">
            <w:rPr>
              <w:rFonts w:ascii="Aptos" w:hAnsi="Aptos" w:cs="Times New Roman"/>
              <w:sz w:val="20"/>
              <w:szCs w:val="20"/>
              <w:lang w:val="en-US"/>
            </w:rPr>
          </w:rPrChange>
        </w:rPr>
      </w:pPr>
      <w:r w:rsidRPr="00504865">
        <w:rPr>
          <w:rFonts w:ascii="Aptos" w:hAnsi="Aptos" w:cs="Times New Roman"/>
          <w:sz w:val="20"/>
          <w:szCs w:val="20"/>
          <w:rPrChange w:id="29" w:author="David Döbele" w:date="2024-05-24T22:54:00Z">
            <w:rPr>
              <w:rFonts w:ascii="Aptos" w:hAnsi="Aptos" w:cs="Times New Roman"/>
              <w:sz w:val="20"/>
              <w:szCs w:val="20"/>
              <w:lang w:val="en-US"/>
            </w:rPr>
          </w:rPrChange>
        </w:rPr>
        <w:t xml:space="preserve">- Erstellung von Entscheidungsvorlagen </w:t>
      </w:r>
      <w:r w:rsidR="00D14631" w:rsidRPr="00504865">
        <w:rPr>
          <w:rFonts w:ascii="Aptos" w:hAnsi="Aptos" w:cs="Times New Roman"/>
          <w:sz w:val="20"/>
          <w:szCs w:val="20"/>
          <w:rPrChange w:id="30" w:author="David Döbele" w:date="2024-05-24T22:54:00Z">
            <w:rPr>
              <w:rFonts w:ascii="Aptos" w:hAnsi="Aptos" w:cs="Times New Roman"/>
              <w:sz w:val="20"/>
              <w:szCs w:val="20"/>
              <w:lang w:val="en-US"/>
            </w:rPr>
          </w:rPrChange>
        </w:rPr>
        <w:t xml:space="preserve">für das Management </w:t>
      </w:r>
      <w:r w:rsidRPr="00504865">
        <w:rPr>
          <w:rFonts w:ascii="Aptos" w:hAnsi="Aptos" w:cs="Times New Roman"/>
          <w:sz w:val="20"/>
          <w:szCs w:val="20"/>
          <w:rPrChange w:id="31" w:author="David Döbele" w:date="2024-05-24T22:54:00Z">
            <w:rPr>
              <w:rFonts w:ascii="Aptos" w:hAnsi="Aptos" w:cs="Times New Roman"/>
              <w:sz w:val="20"/>
              <w:szCs w:val="20"/>
              <w:lang w:val="en-US"/>
            </w:rPr>
          </w:rPrChange>
        </w:rPr>
        <w:t xml:space="preserve">und Präsentationen </w:t>
      </w:r>
    </w:p>
    <w:p w14:paraId="79E1561F" w14:textId="6BD77FB4" w:rsidR="003371AD" w:rsidRPr="00504865" w:rsidRDefault="000F4BEC">
      <w:pPr>
        <w:pStyle w:val="Text"/>
        <w:rPr>
          <w:rFonts w:ascii="Aptos" w:hAnsi="Aptos" w:cs="Times New Roman"/>
          <w:sz w:val="20"/>
          <w:szCs w:val="20"/>
          <w:rPrChange w:id="32" w:author="David Döbele" w:date="2024-05-24T22:54:00Z">
            <w:rPr>
              <w:rFonts w:ascii="Aptos" w:hAnsi="Aptos" w:cs="Times New Roman"/>
              <w:sz w:val="20"/>
              <w:szCs w:val="20"/>
              <w:lang w:val="en-US"/>
            </w:rPr>
          </w:rPrChange>
        </w:rPr>
      </w:pPr>
      <w:r w:rsidRPr="00504865">
        <w:rPr>
          <w:rFonts w:ascii="Aptos" w:hAnsi="Aptos" w:cs="Times New Roman"/>
          <w:sz w:val="20"/>
          <w:szCs w:val="20"/>
          <w:rPrChange w:id="33" w:author="David Döbele" w:date="2024-05-24T22:54:00Z">
            <w:rPr>
              <w:rFonts w:ascii="Aptos" w:hAnsi="Aptos" w:cs="Times New Roman"/>
              <w:sz w:val="20"/>
              <w:szCs w:val="20"/>
              <w:lang w:val="en-US"/>
            </w:rPr>
          </w:rPrChange>
        </w:rPr>
        <w:t xml:space="preserve">- Unterstützung bei der Erstellung von Verkaufsdokumentationen </w:t>
      </w:r>
      <w:r w:rsidR="00D14631" w:rsidRPr="00504865">
        <w:rPr>
          <w:rFonts w:ascii="Aptos" w:hAnsi="Aptos" w:cs="Times New Roman"/>
          <w:sz w:val="20"/>
          <w:szCs w:val="20"/>
          <w:rPrChange w:id="34" w:author="David Döbele" w:date="2024-05-24T22:54:00Z">
            <w:rPr>
              <w:rFonts w:ascii="Aptos" w:hAnsi="Aptos" w:cs="Times New Roman"/>
              <w:sz w:val="20"/>
              <w:szCs w:val="20"/>
              <w:lang w:val="en-US"/>
            </w:rPr>
          </w:rPrChange>
        </w:rPr>
        <w:t xml:space="preserve">und Verträgen </w:t>
      </w:r>
    </w:p>
    <w:p w14:paraId="7201D8F4" w14:textId="6D92B692" w:rsidR="008B6F77" w:rsidRPr="00504865" w:rsidRDefault="000F4BEC">
      <w:pPr>
        <w:pStyle w:val="Text"/>
        <w:rPr>
          <w:rFonts w:ascii="Aptos" w:hAnsi="Aptos" w:cs="Times New Roman"/>
          <w:sz w:val="20"/>
          <w:szCs w:val="20"/>
          <w:rPrChange w:id="35" w:author="David Döbele" w:date="2024-05-24T22:54:00Z">
            <w:rPr>
              <w:rFonts w:ascii="Aptos" w:hAnsi="Aptos" w:cs="Times New Roman"/>
              <w:sz w:val="20"/>
              <w:szCs w:val="20"/>
              <w:lang w:val="en-US"/>
            </w:rPr>
          </w:rPrChange>
        </w:rPr>
      </w:pPr>
      <w:r w:rsidRPr="00504865">
        <w:rPr>
          <w:rFonts w:ascii="Aptos" w:hAnsi="Aptos" w:cs="Times New Roman"/>
          <w:sz w:val="20"/>
          <w:szCs w:val="20"/>
          <w:rPrChange w:id="36" w:author="David Döbele" w:date="2024-05-24T22:54:00Z">
            <w:rPr>
              <w:rFonts w:ascii="Aptos" w:hAnsi="Aptos" w:cs="Times New Roman"/>
              <w:sz w:val="20"/>
              <w:szCs w:val="20"/>
              <w:lang w:val="en-US"/>
            </w:rPr>
          </w:rPrChange>
        </w:rPr>
        <w:t>- Unterstützung bei Erstellung und Pflege von Finanzmodellen und Unternehmensbewert</w:t>
      </w:r>
      <w:r w:rsidR="003371AD" w:rsidRPr="00504865">
        <w:rPr>
          <w:rFonts w:ascii="Aptos" w:hAnsi="Aptos" w:cs="Times New Roman"/>
          <w:sz w:val="20"/>
          <w:szCs w:val="20"/>
          <w:rPrChange w:id="37" w:author="David Döbele" w:date="2024-05-24T22:54:00Z">
            <w:rPr>
              <w:rFonts w:ascii="Aptos" w:hAnsi="Aptos" w:cs="Times New Roman"/>
              <w:sz w:val="20"/>
              <w:szCs w:val="20"/>
              <w:lang w:val="en-US"/>
            </w:rPr>
          </w:rPrChange>
        </w:rPr>
        <w:t>u</w:t>
      </w:r>
      <w:r w:rsidR="008B6F77" w:rsidRPr="00504865">
        <w:rPr>
          <w:rFonts w:ascii="Aptos" w:hAnsi="Aptos" w:cs="Times New Roman"/>
          <w:sz w:val="20"/>
          <w:szCs w:val="20"/>
          <w:rPrChange w:id="38" w:author="David Döbele" w:date="2024-05-24T22:54:00Z">
            <w:rPr>
              <w:rFonts w:ascii="Aptos" w:hAnsi="Aptos" w:cs="Times New Roman"/>
              <w:sz w:val="20"/>
              <w:szCs w:val="20"/>
              <w:lang w:val="en-US"/>
            </w:rPr>
          </w:rPrChange>
        </w:rPr>
        <w:t>n</w:t>
      </w:r>
      <w:r w:rsidRPr="00504865">
        <w:rPr>
          <w:rFonts w:ascii="Aptos" w:hAnsi="Aptos" w:cs="Times New Roman"/>
          <w:sz w:val="20"/>
          <w:szCs w:val="20"/>
          <w:rPrChange w:id="39" w:author="David Döbele" w:date="2024-05-24T22:54:00Z">
            <w:rPr>
              <w:rFonts w:ascii="Aptos" w:hAnsi="Aptos" w:cs="Times New Roman"/>
              <w:sz w:val="20"/>
              <w:szCs w:val="20"/>
              <w:lang w:val="en-US"/>
            </w:rPr>
          </w:rPrChange>
        </w:rPr>
        <w:t>gen</w:t>
      </w:r>
    </w:p>
    <w:p w14:paraId="7624E593" w14:textId="77777777" w:rsidR="00D67DB0" w:rsidRPr="004A2A3E" w:rsidRDefault="00D67DB0">
      <w:pPr>
        <w:pStyle w:val="Text"/>
        <w:rPr>
          <w:rFonts w:ascii="Aptos" w:hAnsi="Aptos" w:cs="Times New Roman"/>
          <w:sz w:val="20"/>
          <w:szCs w:val="20"/>
        </w:rPr>
      </w:pPr>
    </w:p>
    <w:p w14:paraId="375E66A7" w14:textId="3E8DDE13" w:rsidR="00610F3D" w:rsidRPr="004A2A3E" w:rsidRDefault="00140D71">
      <w:pPr>
        <w:pStyle w:val="Text"/>
        <w:rPr>
          <w:rFonts w:ascii="Aptos" w:hAnsi="Aptos" w:cs="Times New Roman"/>
          <w:sz w:val="20"/>
          <w:szCs w:val="20"/>
        </w:rPr>
      </w:pPr>
      <w:r w:rsidRPr="004A2A3E">
        <w:rPr>
          <w:rFonts w:ascii="Aptos" w:eastAsia="Arial Unicode MS" w:hAnsi="Aptos" w:cs="Times New Roman"/>
          <w:sz w:val="20"/>
          <w:szCs w:val="20"/>
        </w:rPr>
        <w:t xml:space="preserve">Herr </w:t>
      </w:r>
      <w:r w:rsidR="00546ED7" w:rsidRPr="004A2A3E">
        <w:rPr>
          <w:rFonts w:ascii="Aptos" w:eastAsia="Arial Unicode MS" w:hAnsi="Aptos" w:cs="Times New Roman"/>
          <w:sz w:val="20"/>
          <w:szCs w:val="20"/>
        </w:rPr>
        <w:t>Raffler</w:t>
      </w:r>
      <w:r w:rsidRPr="004A2A3E">
        <w:rPr>
          <w:rFonts w:ascii="Aptos" w:eastAsia="Arial Unicode MS" w:hAnsi="Aptos" w:cs="Times New Roman"/>
          <w:sz w:val="20"/>
          <w:szCs w:val="20"/>
        </w:rPr>
        <w:t xml:space="preserve"> </w:t>
      </w:r>
      <w:proofErr w:type="spellStart"/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verfü</w:t>
      </w:r>
      <w:proofErr w:type="spellEnd"/>
      <w:r w:rsidR="00946C87" w:rsidRPr="004A2A3E">
        <w:rPr>
          <w:rFonts w:ascii="Aptos" w:eastAsia="Arial Unicode MS" w:hAnsi="Aptos" w:cs="Times New Roman"/>
          <w:spacing w:val="-1"/>
          <w:sz w:val="20"/>
          <w:szCs w:val="20"/>
          <w:lang w:val="da-DK"/>
        </w:rPr>
        <w:t>gt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über</w:t>
      </w:r>
      <w:r w:rsidR="00946C87"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hervorragende</w:t>
      </w:r>
      <w:r w:rsidR="00946C87" w:rsidRPr="004A2A3E">
        <w:rPr>
          <w:rFonts w:ascii="Aptos" w:eastAsia="Arial Unicode MS" w:hAnsi="Aptos" w:cs="Times New Roman"/>
          <w:spacing w:val="-1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und</w:t>
      </w:r>
      <w:r w:rsidR="00946C87" w:rsidRPr="004A2A3E">
        <w:rPr>
          <w:rFonts w:ascii="Aptos" w:eastAsia="Arial Unicode MS" w:hAnsi="Aptos" w:cs="Times New Roman"/>
          <w:spacing w:val="-9"/>
          <w:sz w:val="20"/>
          <w:szCs w:val="20"/>
        </w:rPr>
        <w:t xml:space="preserve"> </w:t>
      </w:r>
      <w:del w:id="40" w:author="David Döbele" w:date="2024-05-24T22:54:00Z">
        <w:r w:rsidR="00946C87" w:rsidRPr="004A2A3E" w:rsidDel="00504865">
          <w:rPr>
            <w:rFonts w:ascii="Aptos" w:eastAsia="Arial Unicode MS" w:hAnsi="Aptos" w:cs="Times New Roman"/>
            <w:spacing w:val="-1"/>
            <w:sz w:val="20"/>
            <w:szCs w:val="20"/>
          </w:rPr>
          <w:delText>überaus</w:delText>
        </w:r>
        <w:r w:rsidR="00946C87" w:rsidRPr="004A2A3E" w:rsidDel="00504865">
          <w:rPr>
            <w:rFonts w:ascii="Aptos" w:eastAsia="Arial Unicode MS" w:hAnsi="Aptos" w:cs="Times New Roman"/>
            <w:spacing w:val="-12"/>
            <w:sz w:val="20"/>
            <w:szCs w:val="20"/>
          </w:rPr>
          <w:delText xml:space="preserve"> </w:delText>
        </w:r>
      </w:del>
      <w:r w:rsidR="00946C87" w:rsidRPr="004A2A3E">
        <w:rPr>
          <w:rFonts w:ascii="Aptos" w:eastAsia="Arial Unicode MS" w:hAnsi="Aptos" w:cs="Times New Roman"/>
          <w:sz w:val="20"/>
          <w:szCs w:val="20"/>
        </w:rPr>
        <w:t>vielseitige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Fachkenntnisse,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die</w:t>
      </w:r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er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jederzeit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sicher</w:t>
      </w:r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proofErr w:type="gramStart"/>
      <w:r w:rsidR="00946C87" w:rsidRPr="004A2A3E">
        <w:rPr>
          <w:rFonts w:ascii="Aptos" w:eastAsia="Arial Unicode MS" w:hAnsi="Aptos" w:cs="Times New Roman"/>
          <w:sz w:val="20"/>
          <w:szCs w:val="20"/>
        </w:rPr>
        <w:t xml:space="preserve">und </w:t>
      </w:r>
      <w:r w:rsidR="00946C87" w:rsidRPr="004A2A3E">
        <w:rPr>
          <w:rFonts w:ascii="Aptos" w:eastAsia="Arial Unicode MS" w:hAnsi="Aptos" w:cs="Times New Roman"/>
          <w:spacing w:val="-58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immer</w:t>
      </w:r>
      <w:proofErr w:type="gramEnd"/>
      <w:r w:rsidR="00946C87" w:rsidRPr="004A2A3E">
        <w:rPr>
          <w:rFonts w:ascii="Aptos" w:eastAsia="Arial Unicode MS" w:hAnsi="Aptos" w:cs="Times New Roman"/>
          <w:sz w:val="20"/>
          <w:szCs w:val="20"/>
        </w:rPr>
        <w:t xml:space="preserve"> zielgerichtet in der Praxis einsetzte.</w:t>
      </w:r>
      <w:r w:rsidR="007572DB" w:rsidRPr="004A2A3E">
        <w:rPr>
          <w:rFonts w:ascii="Aptos" w:eastAsia="Arial Unicode MS" w:hAnsi="Aptos" w:cs="Times New Roman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 xml:space="preserve">Herr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hat</w:t>
      </w:r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eine</w:t>
      </w:r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proofErr w:type="spellStart"/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außergew</w:t>
      </w:r>
      <w:proofErr w:type="spellEnd"/>
      <w:r w:rsidR="00946C87" w:rsidRPr="004A2A3E">
        <w:rPr>
          <w:rFonts w:ascii="Aptos" w:eastAsia="Arial Unicode MS" w:hAnsi="Aptos" w:cs="Times New Roman"/>
          <w:spacing w:val="-1"/>
          <w:sz w:val="20"/>
          <w:szCs w:val="20"/>
          <w:lang w:val="sv-SE"/>
        </w:rPr>
        <w:t>ö</w:t>
      </w:r>
      <w:proofErr w:type="spellStart"/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hnlich</w:t>
      </w:r>
      <w:proofErr w:type="spellEnd"/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gute</w:t>
      </w:r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Auffassungsgabe,</w:t>
      </w:r>
      <w:r w:rsidR="00946C87" w:rsidRPr="004A2A3E">
        <w:rPr>
          <w:rFonts w:ascii="Aptos" w:eastAsia="Arial Unicode MS" w:hAnsi="Aptos" w:cs="Times New Roman"/>
          <w:spacing w:val="-1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einen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sehr</w:t>
      </w:r>
      <w:r w:rsidR="00946C87" w:rsidRPr="004A2A3E">
        <w:rPr>
          <w:rFonts w:ascii="Aptos" w:eastAsia="Arial Unicode MS" w:hAnsi="Aptos" w:cs="Times New Roman"/>
          <w:spacing w:val="-9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breiten</w:t>
      </w:r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Erfahrungsschatz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7572DB" w:rsidRPr="004A2A3E">
        <w:rPr>
          <w:rFonts w:ascii="Aptos" w:eastAsia="Arial Unicode MS" w:hAnsi="Aptos" w:cs="Times New Roman"/>
          <w:sz w:val="20"/>
          <w:szCs w:val="20"/>
        </w:rPr>
        <w:t xml:space="preserve">und konnte sich bereits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ein</w:t>
      </w:r>
      <w:r w:rsidR="00946C87" w:rsidRPr="004A2A3E">
        <w:rPr>
          <w:rFonts w:ascii="Aptos" w:eastAsia="Arial Unicode MS" w:hAnsi="Aptos" w:cs="Times New Roman"/>
          <w:spacing w:val="1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 xml:space="preserve">exzellentes Fachwissen im Bereich </w:t>
      </w:r>
      <w:r w:rsidR="002E1363" w:rsidRPr="004A2A3E">
        <w:rPr>
          <w:rFonts w:ascii="Aptos" w:eastAsia="Arial Unicode MS" w:hAnsi="Aptos" w:cs="Times New Roman"/>
          <w:spacing w:val="-1"/>
          <w:sz w:val="20"/>
          <w:szCs w:val="20"/>
        </w:rPr>
        <w:t>M&amp;A / Corporate Finance</w:t>
      </w:r>
      <w:r w:rsidR="007572DB" w:rsidRPr="004A2A3E">
        <w:rPr>
          <w:rFonts w:ascii="Aptos" w:eastAsia="Arial Unicode MS" w:hAnsi="Aptos" w:cs="Times New Roman"/>
          <w:spacing w:val="-1"/>
          <w:sz w:val="20"/>
          <w:szCs w:val="20"/>
        </w:rPr>
        <w:t xml:space="preserve">.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 xml:space="preserve">Besonders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hervorzuheben ist dabei auch sein in h</w:t>
      </w:r>
      <w:r w:rsidR="00946C87" w:rsidRPr="004A2A3E">
        <w:rPr>
          <w:rFonts w:ascii="Aptos" w:eastAsia="Arial Unicode MS" w:hAnsi="Aptos" w:cs="Times New Roman"/>
          <w:sz w:val="20"/>
          <w:szCs w:val="20"/>
          <w:lang w:val="sv-SE"/>
        </w:rPr>
        <w:t>ö</w:t>
      </w:r>
      <w:proofErr w:type="spellStart"/>
      <w:r w:rsidR="00946C87" w:rsidRPr="004A2A3E">
        <w:rPr>
          <w:rFonts w:ascii="Aptos" w:eastAsia="Arial Unicode MS" w:hAnsi="Aptos" w:cs="Times New Roman"/>
          <w:sz w:val="20"/>
          <w:szCs w:val="20"/>
        </w:rPr>
        <w:t>chstem</w:t>
      </w:r>
      <w:proofErr w:type="spellEnd"/>
      <w:r w:rsidR="00946C87" w:rsidRPr="004A2A3E">
        <w:rPr>
          <w:rFonts w:ascii="Aptos" w:eastAsia="Arial Unicode MS" w:hAnsi="Aptos" w:cs="Times New Roman"/>
          <w:spacing w:val="1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 xml:space="preserve">Maße ausgeprägtes analytisches </w:t>
      </w:r>
      <w:proofErr w:type="spellStart"/>
      <w:r w:rsidR="00946C87" w:rsidRPr="004A2A3E">
        <w:rPr>
          <w:rFonts w:ascii="Aptos" w:eastAsia="Arial Unicode MS" w:hAnsi="Aptos" w:cs="Times New Roman"/>
          <w:sz w:val="20"/>
          <w:szCs w:val="20"/>
        </w:rPr>
        <w:t>Denkverm</w:t>
      </w:r>
      <w:proofErr w:type="spellEnd"/>
      <w:r w:rsidR="00946C87" w:rsidRPr="004A2A3E">
        <w:rPr>
          <w:rFonts w:ascii="Aptos" w:eastAsia="Arial Unicode MS" w:hAnsi="Aptos" w:cs="Times New Roman"/>
          <w:sz w:val="20"/>
          <w:szCs w:val="20"/>
          <w:lang w:val="sv-SE"/>
        </w:rPr>
        <w:t>ö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 xml:space="preserve">gen, wodurch </w:t>
      </w:r>
      <w:r w:rsidRPr="004A2A3E">
        <w:rPr>
          <w:rFonts w:ascii="Aptos" w:eastAsia="Arial Unicode MS" w:hAnsi="Aptos" w:cs="Times New Roman"/>
          <w:sz w:val="20"/>
          <w:szCs w:val="20"/>
        </w:rPr>
        <w:t xml:space="preserve">Herr </w:t>
      </w:r>
      <w:r w:rsidR="00546ED7" w:rsidRPr="004A2A3E">
        <w:rPr>
          <w:rFonts w:ascii="Aptos" w:eastAsia="Arial Unicode MS" w:hAnsi="Aptos" w:cs="Times New Roman"/>
          <w:sz w:val="20"/>
          <w:szCs w:val="20"/>
        </w:rPr>
        <w:t>Raffler</w:t>
      </w:r>
      <w:r w:rsidRPr="004A2A3E">
        <w:rPr>
          <w:rFonts w:ascii="Aptos" w:eastAsia="Arial Unicode MS" w:hAnsi="Aptos" w:cs="Times New Roman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auch in den schwierigsten</w:t>
      </w:r>
      <w:r w:rsidR="00946C87" w:rsidRPr="004A2A3E">
        <w:rPr>
          <w:rFonts w:ascii="Aptos" w:eastAsia="Arial Unicode MS" w:hAnsi="Aptos" w:cs="Times New Roman"/>
          <w:spacing w:val="1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Situationen</w:t>
      </w:r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ein</w:t>
      </w:r>
      <w:r w:rsidR="00946C87" w:rsidRPr="004A2A3E">
        <w:rPr>
          <w:rFonts w:ascii="Aptos" w:eastAsia="Arial Unicode MS" w:hAnsi="Aptos" w:cs="Times New Roman"/>
          <w:spacing w:val="-9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immer</w:t>
      </w:r>
      <w:r w:rsidR="00946C87" w:rsidRPr="004A2A3E">
        <w:rPr>
          <w:rFonts w:ascii="Aptos" w:eastAsia="Arial Unicode MS" w:hAnsi="Aptos" w:cs="Times New Roman"/>
          <w:spacing w:val="-9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  <w:lang w:val="nl-NL"/>
        </w:rPr>
        <w:t>eigenst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ä</w:t>
      </w:r>
      <w:proofErr w:type="spellStart"/>
      <w:r w:rsidR="00946C87" w:rsidRPr="004A2A3E">
        <w:rPr>
          <w:rFonts w:ascii="Aptos" w:eastAsia="Arial Unicode MS" w:hAnsi="Aptos" w:cs="Times New Roman"/>
          <w:sz w:val="20"/>
          <w:szCs w:val="20"/>
          <w:lang w:val="nl-NL"/>
        </w:rPr>
        <w:t>ndiger</w:t>
      </w:r>
      <w:proofErr w:type="spellEnd"/>
      <w:r w:rsidR="00946C87"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und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absolut</w:t>
      </w:r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ausgewogener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Mitarbeiter</w:t>
      </w:r>
      <w:r w:rsidR="00946C87" w:rsidRPr="004A2A3E">
        <w:rPr>
          <w:rFonts w:ascii="Aptos" w:eastAsia="Arial Unicode MS" w:hAnsi="Aptos" w:cs="Times New Roman"/>
          <w:spacing w:val="-9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war.</w:t>
      </w:r>
    </w:p>
    <w:p w14:paraId="3B94DA0D" w14:textId="77777777" w:rsidR="00610F3D" w:rsidRPr="004A2A3E" w:rsidRDefault="00610F3D">
      <w:pPr>
        <w:pStyle w:val="Text"/>
        <w:rPr>
          <w:rFonts w:ascii="Aptos" w:hAnsi="Aptos" w:cs="Times New Roman"/>
          <w:sz w:val="20"/>
          <w:szCs w:val="20"/>
        </w:rPr>
      </w:pPr>
    </w:p>
    <w:p w14:paraId="56839FEB" w14:textId="0744FE27" w:rsidR="00610F3D" w:rsidRPr="004A2A3E" w:rsidRDefault="00140D71">
      <w:pPr>
        <w:pStyle w:val="Text"/>
        <w:rPr>
          <w:rFonts w:ascii="Aptos" w:eastAsia="Times New Roman" w:hAnsi="Aptos" w:cs="Times New Roman"/>
          <w:sz w:val="20"/>
          <w:szCs w:val="20"/>
        </w:rPr>
      </w:pPr>
      <w:r w:rsidRPr="004A2A3E">
        <w:rPr>
          <w:rFonts w:ascii="Aptos" w:eastAsia="Arial Unicode MS" w:hAnsi="Aptos" w:cs="Times New Roman"/>
          <w:sz w:val="20"/>
          <w:szCs w:val="20"/>
        </w:rPr>
        <w:t>Herr</w:t>
      </w:r>
      <w:r w:rsidR="00891A2C" w:rsidRPr="004A2A3E">
        <w:rPr>
          <w:rFonts w:ascii="Aptos" w:eastAsia="Arial Unicode MS" w:hAnsi="Aptos" w:cs="Times New Roman"/>
          <w:sz w:val="20"/>
          <w:szCs w:val="20"/>
        </w:rPr>
        <w:t xml:space="preserve"> Raffler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überzeugte durch seinen jederzeit hohen Leistungswillen und seine allgegenwärtige</w:t>
      </w:r>
      <w:r w:rsidR="00946C87" w:rsidRPr="004A2A3E">
        <w:rPr>
          <w:rFonts w:ascii="Aptos" w:eastAsia="Arial Unicode MS" w:hAnsi="Aptos" w:cs="Times New Roman"/>
          <w:spacing w:val="1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Bereitschaft,</w:t>
      </w:r>
      <w:r w:rsidR="00946C87" w:rsidRPr="004A2A3E">
        <w:rPr>
          <w:rFonts w:ascii="Aptos" w:eastAsia="Arial Unicode MS" w:hAnsi="Aptos" w:cs="Times New Roman"/>
          <w:spacing w:val="-1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zusätzliche</w:t>
      </w:r>
      <w:r w:rsidR="00946C87" w:rsidRPr="004A2A3E">
        <w:rPr>
          <w:rFonts w:ascii="Aptos" w:eastAsia="Arial Unicode MS" w:hAnsi="Aptos" w:cs="Times New Roman"/>
          <w:spacing w:val="-1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Verantwortung</w:t>
      </w:r>
      <w:r w:rsidR="00946C87" w:rsidRPr="004A2A3E">
        <w:rPr>
          <w:rFonts w:ascii="Aptos" w:eastAsia="Arial Unicode MS" w:hAnsi="Aptos" w:cs="Times New Roman"/>
          <w:spacing w:val="-1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zu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übernehmen.</w:t>
      </w:r>
      <w:r w:rsidR="008F1168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Auch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überaus</w:t>
      </w:r>
      <w:r w:rsidR="00946C87" w:rsidRPr="004A2A3E">
        <w:rPr>
          <w:rFonts w:ascii="Aptos" w:eastAsia="Arial Unicode MS" w:hAnsi="Aptos" w:cs="Times New Roman"/>
          <w:spacing w:val="-1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starkem</w:t>
      </w:r>
      <w:r w:rsidR="00946C87" w:rsidRPr="004A2A3E">
        <w:rPr>
          <w:rFonts w:ascii="Aptos" w:eastAsia="Arial Unicode MS" w:hAnsi="Aptos" w:cs="Times New Roman"/>
          <w:spacing w:val="-1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Arbeitsanfall</w:t>
      </w:r>
      <w:r w:rsidR="00946C87" w:rsidRPr="004A2A3E">
        <w:rPr>
          <w:rFonts w:ascii="Aptos" w:eastAsia="Arial Unicode MS" w:hAnsi="Aptos" w:cs="Times New Roman"/>
          <w:spacing w:val="-1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war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er</w:t>
      </w:r>
      <w:r w:rsidR="00946C87" w:rsidRPr="004A2A3E">
        <w:rPr>
          <w:rFonts w:ascii="Aptos" w:eastAsia="Arial Unicode MS" w:hAnsi="Aptos" w:cs="Times New Roman"/>
          <w:spacing w:val="-1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jederzeit</w:t>
      </w:r>
      <w:r w:rsidR="00946C87" w:rsidRPr="004A2A3E">
        <w:rPr>
          <w:rFonts w:ascii="Aptos" w:eastAsia="Arial Unicode MS" w:hAnsi="Aptos" w:cs="Times New Roman"/>
          <w:spacing w:val="1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bestens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gewachsen.</w:t>
      </w:r>
      <w:r w:rsidR="00946C87"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 xml:space="preserve">Herr </w:t>
      </w:r>
      <w:r w:rsidR="00891A2C" w:rsidRPr="004A2A3E">
        <w:rPr>
          <w:rFonts w:ascii="Aptos" w:eastAsia="Arial Unicode MS" w:hAnsi="Aptos" w:cs="Times New Roman"/>
          <w:sz w:val="20"/>
          <w:szCs w:val="20"/>
        </w:rPr>
        <w:t>Raffler</w:t>
      </w:r>
      <w:r w:rsidRPr="004A2A3E">
        <w:rPr>
          <w:rFonts w:ascii="Aptos" w:eastAsia="Arial Unicode MS" w:hAnsi="Aptos" w:cs="Times New Roman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arbeitete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immer</w:t>
      </w:r>
      <w:r w:rsidR="00946C87" w:rsidRPr="004A2A3E">
        <w:rPr>
          <w:rFonts w:ascii="Aptos" w:eastAsia="Arial Unicode MS" w:hAnsi="Aptos" w:cs="Times New Roman"/>
          <w:spacing w:val="-1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sehr</w:t>
      </w:r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umsichtig,</w:t>
      </w:r>
      <w:r w:rsidR="00946C87" w:rsidRPr="004A2A3E">
        <w:rPr>
          <w:rFonts w:ascii="Aptos" w:eastAsia="Arial Unicode MS" w:hAnsi="Aptos" w:cs="Times New Roman"/>
          <w:spacing w:val="-1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absolut</w:t>
      </w:r>
      <w:r w:rsidR="00946C87" w:rsidRPr="004A2A3E">
        <w:rPr>
          <w:rFonts w:ascii="Aptos" w:eastAsia="Arial Unicode MS" w:hAnsi="Aptos" w:cs="Times New Roman"/>
          <w:spacing w:val="-15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gewissenhaft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und</w:t>
      </w:r>
      <w:r w:rsidR="00946C87" w:rsidRPr="004A2A3E">
        <w:rPr>
          <w:rFonts w:ascii="Aptos" w:eastAsia="Arial Unicode MS" w:hAnsi="Aptos" w:cs="Times New Roman"/>
          <w:spacing w:val="-1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stets</w:t>
      </w:r>
      <w:r w:rsidR="00946C87" w:rsidRPr="004A2A3E">
        <w:rPr>
          <w:rFonts w:ascii="Aptos" w:eastAsia="Arial Unicode MS" w:hAnsi="Aptos" w:cs="Times New Roman"/>
          <w:spacing w:val="-6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überaus</w:t>
      </w:r>
      <w:r w:rsidR="00946C87" w:rsidRPr="004A2A3E">
        <w:rPr>
          <w:rFonts w:ascii="Aptos" w:eastAsia="Arial Unicode MS" w:hAnsi="Aptos" w:cs="Times New Roman"/>
          <w:spacing w:val="-58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genau.</w:t>
      </w:r>
      <w:r w:rsidR="00946C87" w:rsidRPr="004A2A3E">
        <w:rPr>
          <w:rFonts w:ascii="Aptos" w:eastAsia="Arial Unicode MS" w:hAnsi="Aptos" w:cs="Times New Roman"/>
          <w:spacing w:val="-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Er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überzeugte</w:t>
      </w:r>
      <w:r w:rsidR="00946C87" w:rsidRPr="004A2A3E">
        <w:rPr>
          <w:rFonts w:ascii="Aptos" w:eastAsia="Arial Unicode MS" w:hAnsi="Aptos" w:cs="Times New Roman"/>
          <w:spacing w:val="-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jederzeit</w:t>
      </w:r>
      <w:r w:rsidR="00946C87" w:rsidRPr="004A2A3E">
        <w:rPr>
          <w:rFonts w:ascii="Aptos" w:eastAsia="Arial Unicode MS" w:hAnsi="Aptos" w:cs="Times New Roman"/>
          <w:spacing w:val="-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durch</w:t>
      </w:r>
      <w:r w:rsidR="00946C87" w:rsidRPr="004A2A3E">
        <w:rPr>
          <w:rFonts w:ascii="Aptos" w:eastAsia="Arial Unicode MS" w:hAnsi="Aptos" w:cs="Times New Roman"/>
          <w:spacing w:val="-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seine</w:t>
      </w:r>
      <w:r w:rsidR="00946C87" w:rsidRPr="004A2A3E">
        <w:rPr>
          <w:rFonts w:ascii="Aptos" w:eastAsia="Arial Unicode MS" w:hAnsi="Aptos" w:cs="Times New Roman"/>
          <w:spacing w:val="-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absolute</w:t>
      </w:r>
      <w:r w:rsidR="00946C87" w:rsidRPr="004A2A3E">
        <w:rPr>
          <w:rFonts w:ascii="Aptos" w:eastAsia="Arial Unicode MS" w:hAnsi="Aptos" w:cs="Times New Roman"/>
          <w:spacing w:val="-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und</w:t>
      </w:r>
      <w:r w:rsidR="00946C87" w:rsidRPr="004A2A3E">
        <w:rPr>
          <w:rFonts w:ascii="Aptos" w:eastAsia="Arial Unicode MS" w:hAnsi="Aptos" w:cs="Times New Roman"/>
          <w:spacing w:val="-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damit</w:t>
      </w:r>
      <w:r w:rsidR="00946C87" w:rsidRPr="004A2A3E">
        <w:rPr>
          <w:rFonts w:ascii="Aptos" w:eastAsia="Arial Unicode MS" w:hAnsi="Aptos" w:cs="Times New Roman"/>
          <w:spacing w:val="-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sehr</w:t>
      </w:r>
      <w:r w:rsidR="00946C87" w:rsidRPr="004A2A3E">
        <w:rPr>
          <w:rFonts w:ascii="Aptos" w:eastAsia="Arial Unicode MS" w:hAnsi="Aptos" w:cs="Times New Roman"/>
          <w:spacing w:val="-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gute</w:t>
      </w:r>
      <w:r w:rsidR="00946C87" w:rsidRPr="004A2A3E">
        <w:rPr>
          <w:rFonts w:ascii="Aptos" w:eastAsia="Arial Unicode MS" w:hAnsi="Aptos" w:cs="Times New Roman"/>
          <w:spacing w:val="-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Zuverlässigkeit.</w:t>
      </w:r>
      <w:r w:rsidR="007572DB" w:rsidRPr="004A2A3E">
        <w:rPr>
          <w:rFonts w:ascii="Aptos" w:eastAsia="Times New Roman" w:hAnsi="Aptos" w:cs="Times New Roman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Auch</w:t>
      </w:r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für</w:t>
      </w:r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unvorhergesehene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Probleme</w:t>
      </w:r>
      <w:r w:rsidR="00946C87" w:rsidRPr="004A2A3E">
        <w:rPr>
          <w:rFonts w:ascii="Aptos" w:eastAsia="Arial Unicode MS" w:hAnsi="Aptos" w:cs="Times New Roman"/>
          <w:spacing w:val="-14"/>
          <w:sz w:val="20"/>
          <w:szCs w:val="20"/>
        </w:rPr>
        <w:t xml:space="preserve"> </w:t>
      </w:r>
      <w:proofErr w:type="spellStart"/>
      <w:r w:rsidR="00946C87" w:rsidRPr="004A2A3E">
        <w:rPr>
          <w:rFonts w:ascii="Aptos" w:eastAsia="Arial Unicode MS" w:hAnsi="Aptos" w:cs="Times New Roman"/>
          <w:sz w:val="20"/>
          <w:szCs w:val="20"/>
          <w:lang w:val="da-DK"/>
        </w:rPr>
        <w:t>fand</w:t>
      </w:r>
      <w:proofErr w:type="spellEnd"/>
      <w:r w:rsidR="00946C87"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 xml:space="preserve">Herr </w:t>
      </w:r>
      <w:r w:rsidR="00891A2C" w:rsidRPr="004A2A3E">
        <w:rPr>
          <w:rFonts w:ascii="Aptos" w:eastAsia="Arial Unicode MS" w:hAnsi="Aptos" w:cs="Times New Roman"/>
          <w:sz w:val="20"/>
          <w:szCs w:val="20"/>
        </w:rPr>
        <w:t>Raffler</w:t>
      </w:r>
      <w:r w:rsidRPr="004A2A3E">
        <w:rPr>
          <w:rFonts w:ascii="Aptos" w:eastAsia="Arial Unicode MS" w:hAnsi="Aptos" w:cs="Times New Roman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immer</w:t>
      </w:r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die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richtigen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L</w:t>
      </w:r>
      <w:r w:rsidR="00946C87" w:rsidRPr="004A2A3E">
        <w:rPr>
          <w:rFonts w:ascii="Aptos" w:eastAsia="Arial Unicode MS" w:hAnsi="Aptos" w:cs="Times New Roman"/>
          <w:sz w:val="20"/>
          <w:szCs w:val="20"/>
          <w:lang w:val="sv-SE"/>
        </w:rPr>
        <w:t>ö</w:t>
      </w:r>
      <w:proofErr w:type="spellStart"/>
      <w:r w:rsidR="00946C87" w:rsidRPr="004A2A3E">
        <w:rPr>
          <w:rFonts w:ascii="Aptos" w:eastAsia="Arial Unicode MS" w:hAnsi="Aptos" w:cs="Times New Roman"/>
          <w:sz w:val="20"/>
          <w:szCs w:val="20"/>
        </w:rPr>
        <w:t>sungen</w:t>
      </w:r>
      <w:proofErr w:type="spellEnd"/>
      <w:r w:rsidR="00946C87" w:rsidRPr="004A2A3E">
        <w:rPr>
          <w:rFonts w:ascii="Aptos" w:eastAsia="Arial Unicode MS" w:hAnsi="Aptos" w:cs="Times New Roman"/>
          <w:sz w:val="20"/>
          <w:szCs w:val="20"/>
        </w:rPr>
        <w:t>,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die</w:t>
      </w:r>
      <w:r w:rsidR="00946C87" w:rsidRPr="004A2A3E">
        <w:rPr>
          <w:rFonts w:ascii="Aptos" w:eastAsia="Arial Unicode MS" w:hAnsi="Aptos" w:cs="Times New Roman"/>
          <w:spacing w:val="-1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er</w:t>
      </w:r>
      <w:r w:rsidR="007572DB"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, </w:t>
      </w:r>
      <w:proofErr w:type="spellStart"/>
      <w:r w:rsidR="007572DB" w:rsidRPr="004A2A3E">
        <w:rPr>
          <w:rFonts w:ascii="Aptos" w:eastAsia="Arial Unicode MS" w:hAnsi="Aptos" w:cs="Times New Roman"/>
          <w:sz w:val="20"/>
          <w:szCs w:val="20"/>
          <w:lang w:val="da-DK"/>
        </w:rPr>
        <w:t>falls</w:t>
      </w:r>
      <w:proofErr w:type="spellEnd"/>
      <w:r w:rsidR="007572DB" w:rsidRPr="004A2A3E">
        <w:rPr>
          <w:rFonts w:ascii="Aptos" w:eastAsia="Arial Unicode MS" w:hAnsi="Aptos" w:cs="Times New Roman"/>
          <w:sz w:val="20"/>
          <w:szCs w:val="20"/>
          <w:lang w:val="da-DK"/>
        </w:rPr>
        <w:t xml:space="preserve"> </w:t>
      </w:r>
      <w:proofErr w:type="spellStart"/>
      <w:r w:rsidR="007572DB" w:rsidRPr="004A2A3E">
        <w:rPr>
          <w:rFonts w:ascii="Aptos" w:eastAsia="Arial Unicode MS" w:hAnsi="Aptos" w:cs="Times New Roman"/>
          <w:sz w:val="20"/>
          <w:szCs w:val="20"/>
          <w:lang w:val="da-DK"/>
        </w:rPr>
        <w:t>erforderlich</w:t>
      </w:r>
      <w:proofErr w:type="spellEnd"/>
      <w:r w:rsidR="007572DB" w:rsidRPr="004A2A3E">
        <w:rPr>
          <w:rFonts w:ascii="Aptos" w:eastAsia="Arial Unicode MS" w:hAnsi="Aptos" w:cs="Times New Roman"/>
          <w:sz w:val="20"/>
          <w:szCs w:val="20"/>
          <w:lang w:val="da-DK"/>
        </w:rPr>
        <w:t xml:space="preserve">, </w:t>
      </w:r>
      <w:proofErr w:type="spellStart"/>
      <w:r w:rsidR="00946C87" w:rsidRPr="004A2A3E">
        <w:rPr>
          <w:rFonts w:ascii="Aptos" w:eastAsia="Arial Unicode MS" w:hAnsi="Aptos" w:cs="Times New Roman"/>
          <w:sz w:val="20"/>
          <w:szCs w:val="20"/>
          <w:lang w:val="da-DK"/>
        </w:rPr>
        <w:t>stets</w:t>
      </w:r>
      <w:proofErr w:type="spellEnd"/>
      <w:r w:rsidR="00946C87" w:rsidRPr="004A2A3E">
        <w:rPr>
          <w:rFonts w:ascii="Aptos" w:eastAsia="Arial Unicode MS" w:hAnsi="Aptos" w:cs="Times New Roman"/>
          <w:sz w:val="20"/>
          <w:szCs w:val="20"/>
          <w:lang w:val="da-DK"/>
        </w:rPr>
        <w:t xml:space="preserve"> absolut </w:t>
      </w:r>
      <w:proofErr w:type="spellStart"/>
      <w:r w:rsidR="00946C87" w:rsidRPr="004A2A3E">
        <w:rPr>
          <w:rFonts w:ascii="Aptos" w:eastAsia="Arial Unicode MS" w:hAnsi="Aptos" w:cs="Times New Roman"/>
          <w:sz w:val="20"/>
          <w:szCs w:val="20"/>
          <w:lang w:val="da-DK"/>
        </w:rPr>
        <w:t>erfolgreich</w:t>
      </w:r>
      <w:proofErr w:type="spellEnd"/>
      <w:r w:rsidR="00946C87" w:rsidRPr="004A2A3E">
        <w:rPr>
          <w:rFonts w:ascii="Aptos" w:eastAsia="Arial Unicode MS" w:hAnsi="Aptos" w:cs="Times New Roman"/>
          <w:sz w:val="20"/>
          <w:szCs w:val="20"/>
          <w:lang w:val="da-DK"/>
        </w:rPr>
        <w:t xml:space="preserve"> in die </w:t>
      </w:r>
      <w:proofErr w:type="spellStart"/>
      <w:r w:rsidR="00946C87" w:rsidRPr="004A2A3E">
        <w:rPr>
          <w:rFonts w:ascii="Aptos" w:eastAsia="Arial Unicode MS" w:hAnsi="Aptos" w:cs="Times New Roman"/>
          <w:sz w:val="20"/>
          <w:szCs w:val="20"/>
          <w:lang w:val="da-DK"/>
        </w:rPr>
        <w:t>Praxis</w:t>
      </w:r>
      <w:proofErr w:type="spellEnd"/>
      <w:r w:rsidR="00946C87" w:rsidRPr="004A2A3E">
        <w:rPr>
          <w:rFonts w:ascii="Aptos" w:eastAsia="Arial Unicode MS" w:hAnsi="Aptos" w:cs="Times New Roman"/>
          <w:sz w:val="20"/>
          <w:szCs w:val="20"/>
          <w:lang w:val="da-DK"/>
        </w:rPr>
        <w:t xml:space="preserve"> </w:t>
      </w:r>
      <w:proofErr w:type="spellStart"/>
      <w:r w:rsidR="00946C87" w:rsidRPr="004A2A3E">
        <w:rPr>
          <w:rFonts w:ascii="Aptos" w:eastAsia="Arial Unicode MS" w:hAnsi="Aptos" w:cs="Times New Roman"/>
          <w:sz w:val="20"/>
          <w:szCs w:val="20"/>
          <w:lang w:val="da-DK"/>
        </w:rPr>
        <w:t>umsetzte</w:t>
      </w:r>
      <w:proofErr w:type="spellEnd"/>
      <w:r w:rsidR="00946C87" w:rsidRPr="004A2A3E">
        <w:rPr>
          <w:rFonts w:ascii="Aptos" w:eastAsia="Arial Unicode MS" w:hAnsi="Aptos" w:cs="Times New Roman"/>
          <w:sz w:val="20"/>
          <w:szCs w:val="20"/>
          <w:lang w:val="da-DK"/>
        </w:rPr>
        <w:t>.</w:t>
      </w:r>
      <w:r w:rsidR="007572DB" w:rsidRPr="004A2A3E">
        <w:rPr>
          <w:rFonts w:ascii="Aptos" w:eastAsia="Arial Unicode MS" w:hAnsi="Aptos" w:cs="Times New Roman"/>
          <w:sz w:val="20"/>
          <w:szCs w:val="20"/>
          <w:lang w:val="da-DK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Insgesamt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erfüllte</w:t>
      </w:r>
      <w:r w:rsidR="00946C87"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 xml:space="preserve">Herr </w:t>
      </w:r>
      <w:r w:rsidR="00891A2C" w:rsidRPr="004A2A3E">
        <w:rPr>
          <w:rFonts w:ascii="Aptos" w:eastAsia="Arial Unicode MS" w:hAnsi="Aptos" w:cs="Times New Roman"/>
          <w:sz w:val="20"/>
          <w:szCs w:val="20"/>
        </w:rPr>
        <w:t>Raffler</w:t>
      </w:r>
      <w:r w:rsidRPr="004A2A3E">
        <w:rPr>
          <w:rFonts w:ascii="Aptos" w:eastAsia="Arial Unicode MS" w:hAnsi="Aptos" w:cs="Times New Roman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die</w:t>
      </w:r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ihm</w:t>
      </w:r>
      <w:r w:rsidR="00946C87" w:rsidRPr="004A2A3E">
        <w:rPr>
          <w:rFonts w:ascii="Aptos" w:eastAsia="Arial Unicode MS" w:hAnsi="Aptos" w:cs="Times New Roman"/>
          <w:spacing w:val="-9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übertragenen</w:t>
      </w:r>
      <w:r w:rsidR="00946C87"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Aufgaben</w:t>
      </w:r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stets</w:t>
      </w:r>
      <w:r w:rsidR="00946C87" w:rsidRPr="004A2A3E">
        <w:rPr>
          <w:rFonts w:ascii="Aptos" w:eastAsia="Arial Unicode MS" w:hAnsi="Aptos" w:cs="Times New Roman"/>
          <w:spacing w:val="-9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und</w:t>
      </w:r>
      <w:r w:rsidR="00946C87"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in</w:t>
      </w:r>
      <w:r w:rsidR="00946C87" w:rsidRPr="004A2A3E">
        <w:rPr>
          <w:rFonts w:ascii="Aptos" w:eastAsia="Arial Unicode MS" w:hAnsi="Aptos" w:cs="Times New Roman"/>
          <w:spacing w:val="-9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jeder</w:t>
      </w:r>
      <w:r w:rsidR="00946C87"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Hinsicht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zu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unserer</w:t>
      </w:r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proofErr w:type="spellStart"/>
      <w:r w:rsidR="00946C87" w:rsidRPr="004A2A3E">
        <w:rPr>
          <w:rFonts w:ascii="Aptos" w:eastAsia="Arial Unicode MS" w:hAnsi="Aptos" w:cs="Times New Roman"/>
          <w:sz w:val="20"/>
          <w:szCs w:val="20"/>
        </w:rPr>
        <w:t>volls</w:t>
      </w:r>
      <w:proofErr w:type="spellEnd"/>
      <w:r w:rsidR="00946C87" w:rsidRPr="004A2A3E">
        <w:rPr>
          <w:rFonts w:ascii="Aptos" w:eastAsia="Arial Unicode MS" w:hAnsi="Aptos" w:cs="Times New Roman"/>
          <w:spacing w:val="-58"/>
          <w:sz w:val="20"/>
          <w:szCs w:val="20"/>
        </w:rPr>
        <w:t xml:space="preserve"> </w:t>
      </w:r>
      <w:proofErr w:type="spellStart"/>
      <w:r w:rsidR="00946C87" w:rsidRPr="004A2A3E">
        <w:rPr>
          <w:rFonts w:ascii="Aptos" w:eastAsia="Arial Unicode MS" w:hAnsi="Aptos" w:cs="Times New Roman"/>
          <w:sz w:val="20"/>
          <w:szCs w:val="20"/>
        </w:rPr>
        <w:t>ten</w:t>
      </w:r>
      <w:proofErr w:type="spellEnd"/>
      <w:r w:rsidR="00946C87" w:rsidRPr="004A2A3E">
        <w:rPr>
          <w:rFonts w:ascii="Aptos" w:eastAsia="Arial Unicode MS" w:hAnsi="Aptos" w:cs="Times New Roman"/>
          <w:spacing w:val="-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Zufriedenheit.</w:t>
      </w:r>
    </w:p>
    <w:p w14:paraId="129ADABB" w14:textId="77777777" w:rsidR="00610F3D" w:rsidRPr="004A2A3E" w:rsidRDefault="00610F3D">
      <w:pPr>
        <w:pStyle w:val="Text"/>
        <w:rPr>
          <w:rFonts w:ascii="Aptos" w:hAnsi="Aptos" w:cs="Times New Roman"/>
          <w:sz w:val="20"/>
          <w:szCs w:val="20"/>
        </w:rPr>
      </w:pPr>
    </w:p>
    <w:p w14:paraId="621C9642" w14:textId="0B1C2D8F" w:rsidR="00610F3D" w:rsidRPr="004A2A3E" w:rsidRDefault="00946C87">
      <w:pPr>
        <w:pStyle w:val="Text"/>
        <w:rPr>
          <w:rFonts w:ascii="Aptos" w:eastAsia="Times New Roman" w:hAnsi="Aptos" w:cs="Times New Roman"/>
          <w:sz w:val="20"/>
          <w:szCs w:val="20"/>
        </w:rPr>
      </w:pPr>
      <w:r w:rsidRPr="004A2A3E">
        <w:rPr>
          <w:rFonts w:ascii="Aptos" w:eastAsia="Arial Unicode MS" w:hAnsi="Aptos" w:cs="Times New Roman"/>
          <w:spacing w:val="-1"/>
          <w:sz w:val="20"/>
          <w:szCs w:val="20"/>
        </w:rPr>
        <w:t xml:space="preserve">Das </w:t>
      </w:r>
      <w:proofErr w:type="spellStart"/>
      <w:r w:rsidRPr="004A2A3E">
        <w:rPr>
          <w:rFonts w:ascii="Aptos" w:eastAsia="Arial Unicode MS" w:hAnsi="Aptos" w:cs="Times New Roman"/>
          <w:spacing w:val="-1"/>
          <w:sz w:val="20"/>
          <w:szCs w:val="20"/>
        </w:rPr>
        <w:t>pers</w:t>
      </w:r>
      <w:proofErr w:type="spellEnd"/>
      <w:r w:rsidRPr="004A2A3E">
        <w:rPr>
          <w:rFonts w:ascii="Aptos" w:eastAsia="Arial Unicode MS" w:hAnsi="Aptos" w:cs="Times New Roman"/>
          <w:spacing w:val="-1"/>
          <w:sz w:val="20"/>
          <w:szCs w:val="20"/>
          <w:lang w:val="sv-SE"/>
        </w:rPr>
        <w:t>ö</w:t>
      </w:r>
      <w:proofErr w:type="spellStart"/>
      <w:r w:rsidRPr="004A2A3E">
        <w:rPr>
          <w:rFonts w:ascii="Aptos" w:eastAsia="Arial Unicode MS" w:hAnsi="Aptos" w:cs="Times New Roman"/>
          <w:spacing w:val="-1"/>
          <w:sz w:val="20"/>
          <w:szCs w:val="20"/>
        </w:rPr>
        <w:t>nliche</w:t>
      </w:r>
      <w:proofErr w:type="spellEnd"/>
      <w:r w:rsidRPr="004A2A3E">
        <w:rPr>
          <w:rFonts w:ascii="Aptos" w:eastAsia="Arial Unicode MS" w:hAnsi="Aptos" w:cs="Times New Roman"/>
          <w:spacing w:val="-1"/>
          <w:sz w:val="20"/>
          <w:szCs w:val="20"/>
        </w:rPr>
        <w:t xml:space="preserve"> Verhalten </w:t>
      </w:r>
      <w:r w:rsidR="00891A2C" w:rsidRPr="004A2A3E">
        <w:rPr>
          <w:rFonts w:ascii="Aptos" w:eastAsia="Arial Unicode MS" w:hAnsi="Aptos" w:cs="Times New Roman"/>
          <w:spacing w:val="-1"/>
          <w:sz w:val="20"/>
          <w:szCs w:val="20"/>
        </w:rPr>
        <w:t xml:space="preserve">von </w:t>
      </w:r>
      <w:r w:rsidR="00891A2C" w:rsidRPr="004A2A3E">
        <w:rPr>
          <w:rFonts w:ascii="Aptos" w:eastAsia="Arial Unicode MS" w:hAnsi="Aptos" w:cs="Times New Roman"/>
          <w:sz w:val="20"/>
          <w:szCs w:val="20"/>
        </w:rPr>
        <w:t>Herr</w:t>
      </w:r>
      <w:r w:rsidR="00140D71" w:rsidRPr="004A2A3E">
        <w:rPr>
          <w:rFonts w:ascii="Aptos" w:eastAsia="Arial Unicode MS" w:hAnsi="Aptos" w:cs="Times New Roman"/>
          <w:sz w:val="20"/>
          <w:szCs w:val="20"/>
        </w:rPr>
        <w:t xml:space="preserve"> </w:t>
      </w:r>
      <w:r w:rsidR="00891A2C" w:rsidRPr="004A2A3E">
        <w:rPr>
          <w:rFonts w:ascii="Aptos" w:eastAsia="Arial Unicode MS" w:hAnsi="Aptos" w:cs="Times New Roman"/>
          <w:sz w:val="20"/>
          <w:szCs w:val="20"/>
        </w:rPr>
        <w:t>Raffler</w:t>
      </w:r>
      <w:r w:rsidR="00140D71" w:rsidRPr="004A2A3E">
        <w:rPr>
          <w:rFonts w:ascii="Aptos" w:eastAsia="Arial Unicode MS" w:hAnsi="Aptos" w:cs="Times New Roman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pacing w:val="-1"/>
          <w:sz w:val="20"/>
          <w:szCs w:val="20"/>
        </w:rPr>
        <w:t>war jederzeit einwandfrei. Aufgrund seiner</w:t>
      </w:r>
      <w:r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pacing w:val="-1"/>
          <w:sz w:val="20"/>
          <w:szCs w:val="20"/>
        </w:rPr>
        <w:t>absoluten</w:t>
      </w:r>
      <w:r w:rsidRPr="004A2A3E">
        <w:rPr>
          <w:rFonts w:ascii="Aptos" w:eastAsia="Arial Unicode MS" w:hAnsi="Aptos" w:cs="Times New Roman"/>
          <w:spacing w:val="-9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pacing w:val="-1"/>
          <w:sz w:val="20"/>
          <w:szCs w:val="20"/>
        </w:rPr>
        <w:t>Kollegialität</w:t>
      </w:r>
      <w:r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und</w:t>
      </w:r>
      <w:r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7572DB" w:rsidRPr="004A2A3E">
        <w:rPr>
          <w:rFonts w:ascii="Aptos" w:eastAsia="Arial Unicode MS" w:hAnsi="Aptos" w:cs="Times New Roman"/>
          <w:spacing w:val="-1"/>
          <w:sz w:val="20"/>
          <w:szCs w:val="20"/>
        </w:rPr>
        <w:t>seiner</w:t>
      </w:r>
      <w:r w:rsidR="007572DB"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allgegenwärtigen</w:t>
      </w:r>
      <w:r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Hilfsbereitschaft</w:t>
      </w:r>
      <w:r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war</w:t>
      </w:r>
      <w:r w:rsidRPr="004A2A3E">
        <w:rPr>
          <w:rFonts w:ascii="Aptos" w:eastAsia="Arial Unicode MS" w:hAnsi="Aptos" w:cs="Times New Roman"/>
          <w:spacing w:val="-9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er</w:t>
      </w:r>
      <w:r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bei</w:t>
      </w:r>
      <w:r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Vorgesetzten</w:t>
      </w:r>
      <w:r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proofErr w:type="spellStart"/>
      <w:r w:rsidRPr="004A2A3E">
        <w:rPr>
          <w:rFonts w:ascii="Aptos" w:eastAsia="Arial Unicode MS" w:hAnsi="Aptos" w:cs="Times New Roman"/>
          <w:sz w:val="20"/>
          <w:szCs w:val="20"/>
          <w:lang w:val="nl-NL"/>
        </w:rPr>
        <w:t>und</w:t>
      </w:r>
      <w:proofErr w:type="spellEnd"/>
      <w:r w:rsidRPr="004A2A3E">
        <w:rPr>
          <w:rFonts w:ascii="Aptos" w:eastAsia="Arial Unicode MS" w:hAnsi="Aptos" w:cs="Times New Roman"/>
          <w:sz w:val="20"/>
          <w:szCs w:val="20"/>
          <w:lang w:val="nl-NL"/>
        </w:rPr>
        <w:t xml:space="preserve"> </w:t>
      </w:r>
      <w:proofErr w:type="spellStart"/>
      <w:r w:rsidRPr="004A2A3E">
        <w:rPr>
          <w:rFonts w:ascii="Aptos" w:eastAsia="Arial Unicode MS" w:hAnsi="Aptos" w:cs="Times New Roman"/>
          <w:sz w:val="20"/>
          <w:szCs w:val="20"/>
          <w:lang w:val="nl-NL"/>
        </w:rPr>
        <w:t>Kollegen</w:t>
      </w:r>
      <w:proofErr w:type="spellEnd"/>
      <w:r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pacing w:val="-1"/>
          <w:sz w:val="20"/>
          <w:szCs w:val="20"/>
        </w:rPr>
        <w:t>absolut</w:t>
      </w:r>
      <w:r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pacing w:val="-1"/>
          <w:sz w:val="20"/>
          <w:szCs w:val="20"/>
        </w:rPr>
        <w:t>anerkannt</w:t>
      </w:r>
      <w:r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pacing w:val="-1"/>
          <w:sz w:val="20"/>
          <w:szCs w:val="20"/>
        </w:rPr>
        <w:t>und</w:t>
      </w:r>
      <w:r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pacing w:val="-1"/>
          <w:sz w:val="20"/>
          <w:szCs w:val="20"/>
        </w:rPr>
        <w:t>immer</w:t>
      </w:r>
      <w:r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pacing w:val="-1"/>
          <w:sz w:val="20"/>
          <w:szCs w:val="20"/>
        </w:rPr>
        <w:t>beliebt.</w:t>
      </w:r>
      <w:r w:rsidRPr="004A2A3E">
        <w:rPr>
          <w:rFonts w:ascii="Aptos" w:eastAsia="Arial Unicode MS" w:hAnsi="Aptos" w:cs="Times New Roman"/>
          <w:spacing w:val="-14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Unser</w:t>
      </w:r>
      <w:r w:rsidRPr="004A2A3E">
        <w:rPr>
          <w:rFonts w:ascii="Aptos" w:eastAsia="Arial Unicode MS" w:hAnsi="Aptos" w:cs="Times New Roman"/>
          <w:spacing w:val="-7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Unternehmen</w:t>
      </w:r>
      <w:r w:rsidRPr="004A2A3E">
        <w:rPr>
          <w:rFonts w:ascii="Aptos" w:eastAsia="Arial Unicode MS" w:hAnsi="Aptos" w:cs="Times New Roman"/>
          <w:spacing w:val="-4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wurde</w:t>
      </w:r>
      <w:r w:rsidRPr="004A2A3E">
        <w:rPr>
          <w:rFonts w:ascii="Aptos" w:eastAsia="Arial Unicode MS" w:hAnsi="Aptos" w:cs="Times New Roman"/>
          <w:spacing w:val="-8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von</w:t>
      </w:r>
      <w:r w:rsidRPr="004A2A3E">
        <w:rPr>
          <w:rFonts w:ascii="Aptos" w:eastAsia="Arial Unicode MS" w:hAnsi="Aptos" w:cs="Times New Roman"/>
          <w:spacing w:val="-4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ihm</w:t>
      </w:r>
      <w:r w:rsidRPr="004A2A3E">
        <w:rPr>
          <w:rFonts w:ascii="Aptos" w:eastAsia="Arial Unicode MS" w:hAnsi="Aptos" w:cs="Times New Roman"/>
          <w:spacing w:val="-4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stets</w:t>
      </w:r>
      <w:r w:rsidRPr="004A2A3E">
        <w:rPr>
          <w:rFonts w:ascii="Aptos" w:eastAsia="Arial Unicode MS" w:hAnsi="Aptos" w:cs="Times New Roman"/>
          <w:spacing w:val="-7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vorbildlich</w:t>
      </w:r>
      <w:r w:rsidRPr="004A2A3E">
        <w:rPr>
          <w:rFonts w:ascii="Aptos" w:eastAsia="Arial Unicode MS" w:hAnsi="Aptos" w:cs="Times New Roman"/>
          <w:spacing w:val="-7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und</w:t>
      </w:r>
      <w:r w:rsidRPr="004A2A3E">
        <w:rPr>
          <w:rFonts w:ascii="Aptos" w:eastAsia="Arial Unicode MS" w:hAnsi="Aptos" w:cs="Times New Roman"/>
          <w:spacing w:val="-4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somit</w:t>
      </w:r>
      <w:r w:rsidRPr="004A2A3E">
        <w:rPr>
          <w:rFonts w:ascii="Aptos" w:eastAsia="Arial Unicode MS" w:hAnsi="Aptos" w:cs="Times New Roman"/>
          <w:spacing w:val="-6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auf</w:t>
      </w:r>
      <w:r w:rsidRPr="004A2A3E">
        <w:rPr>
          <w:rFonts w:ascii="Aptos" w:eastAsia="Arial Unicode MS" w:hAnsi="Aptos" w:cs="Times New Roman"/>
          <w:spacing w:val="-4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das</w:t>
      </w:r>
      <w:r w:rsidRPr="004A2A3E">
        <w:rPr>
          <w:rFonts w:ascii="Aptos" w:eastAsia="Arial Unicode MS" w:hAnsi="Aptos" w:cs="Times New Roman"/>
          <w:spacing w:val="-7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Allerbeste</w:t>
      </w:r>
      <w:r w:rsidRPr="004A2A3E">
        <w:rPr>
          <w:rFonts w:ascii="Aptos" w:eastAsia="Arial Unicode MS" w:hAnsi="Aptos" w:cs="Times New Roman"/>
          <w:spacing w:val="-6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repräsentiert.</w:t>
      </w:r>
      <w:r w:rsidR="007572DB" w:rsidRPr="004A2A3E">
        <w:rPr>
          <w:rFonts w:ascii="Aptos" w:eastAsia="Times New Roman" w:hAnsi="Aptos" w:cs="Times New Roman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Für</w:t>
      </w:r>
      <w:r w:rsidRPr="004A2A3E">
        <w:rPr>
          <w:rFonts w:ascii="Aptos" w:eastAsia="Arial Unicode MS" w:hAnsi="Aptos" w:cs="Times New Roman"/>
          <w:spacing w:val="-8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seine</w:t>
      </w:r>
      <w:r w:rsidRPr="004A2A3E">
        <w:rPr>
          <w:rFonts w:ascii="Aptos" w:eastAsia="Arial Unicode MS" w:hAnsi="Aptos" w:cs="Times New Roman"/>
          <w:spacing w:val="-8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berufliche</w:t>
      </w:r>
      <w:r w:rsidRPr="004A2A3E">
        <w:rPr>
          <w:rFonts w:ascii="Aptos" w:eastAsia="Arial Unicode MS" w:hAnsi="Aptos" w:cs="Times New Roman"/>
          <w:spacing w:val="-9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Zukunft</w:t>
      </w:r>
      <w:r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wünschen wir ihm weiterhin viel Erfolg und persönlich alles Gute.</w:t>
      </w:r>
    </w:p>
    <w:p w14:paraId="7DBD5789" w14:textId="7EB4BEB0" w:rsidR="00610F3D" w:rsidRPr="004A2A3E" w:rsidRDefault="00610F3D">
      <w:pPr>
        <w:pStyle w:val="Text"/>
        <w:rPr>
          <w:rFonts w:ascii="Aptos" w:eastAsia="Calibri" w:hAnsi="Aptos" w:cs="Times New Roman"/>
          <w:sz w:val="20"/>
          <w:szCs w:val="20"/>
        </w:rPr>
      </w:pPr>
    </w:p>
    <w:p w14:paraId="7F2999B4" w14:textId="055758BE" w:rsidR="00610F3D" w:rsidRPr="004A2A3E" w:rsidRDefault="0023625D" w:rsidP="00393252">
      <w:pPr>
        <w:pStyle w:val="Text"/>
      </w:pPr>
      <w:r>
        <w:rPr>
          <w:noProof/>
        </w:rPr>
        <mc:AlternateContent>
          <mc:Choice Requires="wpg">
            <w:drawing>
              <wp:inline distT="0" distB="0" distL="0" distR="0" wp14:anchorId="116991F5" wp14:editId="2625A8FD">
                <wp:extent cx="3150326" cy="437424"/>
                <wp:effectExtent l="88900" t="88900" r="113665" b="96520"/>
                <wp:docPr id="1339438400" name="Gruppieren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0326" cy="437424"/>
                          <a:chOff x="0" y="0"/>
                          <a:chExt cx="6930938" cy="2505650"/>
                        </a:xfrm>
                      </wpg:grpSpPr>
                      <w14:contentPart bwMode="auto" r:id="rId9">
                        <w14:nvContentPartPr>
                          <w14:cNvPr id="1" name="Freihand 1"/>
                          <w14:cNvContentPartPr/>
                        </w14:nvContentPartPr>
                        <w14:xfrm>
                          <a:off x="3988146" y="1153100"/>
                          <a:ext cx="0" cy="0"/>
                        </w14:xfrm>
                      </w14:contentPart>
                      <w14:contentPart bwMode="auto" r:id="rId10">
                        <w14:nvContentPartPr>
                          <w14:cNvPr id="2" name="Freihand 2"/>
                          <w14:cNvContentPartPr/>
                        </w14:nvContentPartPr>
                        <w14:xfrm>
                          <a:off x="0" y="0"/>
                          <a:ext cx="6930938" cy="2505650"/>
                        </w14:xfrm>
                      </w14:contentPart>
                    </wpg:wgp>
                  </a:graphicData>
                </a:graphic>
              </wp:inline>
            </w:drawing>
          </mc:Choice>
          <mc:Fallback>
            <w:pict>
              <v:group w14:anchorId="58B9EF51" id="Gruppieren 3" o:spid="_x0000_s1026" style="width:248.05pt;height:34.45pt;mso-position-horizontal-relative:char;mso-position-vertical-relative:line" coordsize="69309,25056" o:gfxdata="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Freihand 1" o:spid="_x0000_s1027" type="#_x0000_t75" style="position:absolute;left:39881;top:11531;width:0;height: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">
                  <v:imagedata r:id="rId11" o:title=""/>
                </v:shape>
                <v:shape id="Freihand 2" o:spid="_x0000_s1028" type="#_x0000_t75" style="position:absolute;left:-1385;top:-3605;width:72072;height:3224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">
                  <v:imagedata r:id="rId12" o:title=""/>
                </v:shape>
                <w10:anchorlock/>
              </v:group>
            </w:pict>
          </mc:Fallback>
        </mc:AlternateContent>
      </w:r>
    </w:p>
    <w:p w14:paraId="79FA81DA" w14:textId="02F43763" w:rsidR="00610F3D" w:rsidRPr="004A2A3E" w:rsidRDefault="00946C87" w:rsidP="00140D71">
      <w:pPr>
        <w:pStyle w:val="Standard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rPr>
          <w:rFonts w:ascii="Aptos" w:eastAsia="Calibri" w:hAnsi="Aptos" w:cs="Times New Roman"/>
          <w:b/>
          <w:bCs/>
          <w:color w:val="265C8F"/>
          <w:sz w:val="20"/>
          <w:szCs w:val="20"/>
        </w:rPr>
      </w:pPr>
      <w:r w:rsidRPr="004A2A3E">
        <w:rPr>
          <w:rFonts w:ascii="Aptos" w:hAnsi="Aptos" w:cs="Times New Roman"/>
          <w:b/>
          <w:bCs/>
          <w:color w:val="265C8F"/>
          <w:sz w:val="20"/>
          <w:szCs w:val="20"/>
        </w:rPr>
        <w:t>_________________________________</w:t>
      </w:r>
    </w:p>
    <w:p w14:paraId="377D48C0" w14:textId="3EFE7D83" w:rsidR="00610F3D" w:rsidRPr="004A2A3E" w:rsidRDefault="004551AA" w:rsidP="00EC187A">
      <w:pPr>
        <w:pStyle w:val="Standard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rPr>
          <w:rFonts w:ascii="Aptos" w:eastAsia="Calibri" w:hAnsi="Aptos" w:cs="Times New Roman"/>
          <w:b/>
          <w:bCs/>
          <w:color w:val="265C8F"/>
          <w:sz w:val="18"/>
          <w:szCs w:val="18"/>
        </w:rPr>
      </w:pPr>
      <w:r>
        <w:rPr>
          <w:rFonts w:ascii="Aptos" w:hAnsi="Aptos" w:cs="Times New Roman"/>
          <w:b/>
          <w:bCs/>
          <w:color w:val="auto"/>
          <w:sz w:val="20"/>
          <w:szCs w:val="20"/>
          <w:lang w:val="en-US"/>
        </w:rPr>
        <w:t xml:space="preserve">Dr. </w:t>
      </w:r>
      <w:r w:rsidR="00EC187A" w:rsidRPr="004A2A3E">
        <w:rPr>
          <w:rFonts w:ascii="Aptos" w:hAnsi="Aptos" w:cs="Times New Roman"/>
          <w:b/>
          <w:bCs/>
          <w:color w:val="auto"/>
          <w:sz w:val="20"/>
          <w:szCs w:val="20"/>
          <w:lang w:val="en-US"/>
        </w:rPr>
        <w:t>Michael Schuster, Managing</w:t>
      </w:r>
      <w:r w:rsidR="00EC187A" w:rsidRPr="004A2A3E">
        <w:rPr>
          <w:rFonts w:ascii="Aptos" w:hAnsi="Aptos" w:cs="Times New Roman"/>
          <w:b/>
          <w:bCs/>
          <w:color w:val="auto"/>
          <w:sz w:val="18"/>
          <w:szCs w:val="18"/>
          <w:lang w:val="en-US"/>
        </w:rPr>
        <w:t xml:space="preserve"> Director </w:t>
      </w:r>
    </w:p>
    <w:sectPr w:rsidR="00610F3D" w:rsidRPr="004A2A3E" w:rsidSect="00140D71">
      <w:headerReference w:type="default" r:id="rId13"/>
      <w:footerReference w:type="default" r:id="rId14"/>
      <w:pgSz w:w="11900" w:h="16840"/>
      <w:pgMar w:top="1440" w:right="1440" w:bottom="1440" w:left="144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2295D" w14:textId="77777777" w:rsidR="003D5EC5" w:rsidRDefault="003D5EC5">
      <w:r>
        <w:separator/>
      </w:r>
    </w:p>
  </w:endnote>
  <w:endnote w:type="continuationSeparator" w:id="0">
    <w:p w14:paraId="50BA1786" w14:textId="77777777" w:rsidR="003D5EC5" w:rsidRDefault="003D5EC5">
      <w:r>
        <w:continuationSeparator/>
      </w:r>
    </w:p>
  </w:endnote>
  <w:endnote w:type="continuationNotice" w:id="1">
    <w:p w14:paraId="47B602A9" w14:textId="77777777" w:rsidR="003D5EC5" w:rsidRDefault="003D5E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 Regular">
    <w:altName w:val="Segoe UI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E68E5" w14:textId="77777777" w:rsidR="00610F3D" w:rsidRDefault="00610F3D">
    <w:pPr>
      <w:pStyle w:val="Fuzeile"/>
      <w:rPr>
        <w:rFonts w:ascii="Lato Regular" w:hAnsi="Lato Regular" w:hint="eastAsia"/>
        <w:sz w:val="16"/>
        <w:szCs w:val="16"/>
      </w:rPr>
    </w:pPr>
  </w:p>
  <w:p w14:paraId="0E590751" w14:textId="306ACA73" w:rsidR="00610F3D" w:rsidRPr="00140D71" w:rsidRDefault="00610F3D" w:rsidP="00140D71">
    <w:pPr>
      <w:pStyle w:val="Fuzeile"/>
      <w:jc w:val="center"/>
      <w:rPr>
        <w:rFonts w:ascii="Lato Regular" w:eastAsia="Lato Regular" w:hAnsi="Lato Regular" w:cs="Lato Regular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E2941" w14:textId="77777777" w:rsidR="003D5EC5" w:rsidRDefault="003D5EC5">
      <w:r>
        <w:separator/>
      </w:r>
    </w:p>
  </w:footnote>
  <w:footnote w:type="continuationSeparator" w:id="0">
    <w:p w14:paraId="526D40BC" w14:textId="77777777" w:rsidR="003D5EC5" w:rsidRDefault="003D5EC5">
      <w:r>
        <w:continuationSeparator/>
      </w:r>
    </w:p>
  </w:footnote>
  <w:footnote w:type="continuationNotice" w:id="1">
    <w:p w14:paraId="2F660414" w14:textId="77777777" w:rsidR="003D5EC5" w:rsidRDefault="003D5EC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29EF6" w14:textId="77777777" w:rsidR="00610F3D" w:rsidRDefault="00610F3D">
    <w:pPr>
      <w:pStyle w:val="Kopf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55C4B"/>
    <w:multiLevelType w:val="hybridMultilevel"/>
    <w:tmpl w:val="CDCEE8A2"/>
    <w:styleLink w:val="Punkte"/>
    <w:lvl w:ilvl="0" w:tplc="4016E976">
      <w:start w:val="1"/>
      <w:numFmt w:val="bullet"/>
      <w:lvlText w:val="•"/>
      <w:lvlJc w:val="left"/>
      <w:pPr>
        <w:ind w:left="1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B9E2800">
      <w:start w:val="1"/>
      <w:numFmt w:val="bullet"/>
      <w:lvlText w:val="•"/>
      <w:lvlJc w:val="left"/>
      <w:pPr>
        <w:ind w:left="7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C855EE">
      <w:start w:val="1"/>
      <w:numFmt w:val="bullet"/>
      <w:lvlText w:val="•"/>
      <w:lvlJc w:val="left"/>
      <w:pPr>
        <w:ind w:left="13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9AD0F0">
      <w:start w:val="1"/>
      <w:numFmt w:val="bullet"/>
      <w:lvlText w:val="•"/>
      <w:lvlJc w:val="left"/>
      <w:pPr>
        <w:ind w:left="19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834BC">
      <w:start w:val="1"/>
      <w:numFmt w:val="bullet"/>
      <w:lvlText w:val="•"/>
      <w:lvlJc w:val="left"/>
      <w:pPr>
        <w:ind w:left="25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0545948">
      <w:start w:val="1"/>
      <w:numFmt w:val="bullet"/>
      <w:lvlText w:val="•"/>
      <w:lvlJc w:val="left"/>
      <w:pPr>
        <w:ind w:left="31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776503C">
      <w:start w:val="1"/>
      <w:numFmt w:val="bullet"/>
      <w:lvlText w:val="•"/>
      <w:lvlJc w:val="left"/>
      <w:pPr>
        <w:ind w:left="37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686A514">
      <w:start w:val="1"/>
      <w:numFmt w:val="bullet"/>
      <w:lvlText w:val="•"/>
      <w:lvlJc w:val="left"/>
      <w:pPr>
        <w:ind w:left="43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8F6C450">
      <w:start w:val="1"/>
      <w:numFmt w:val="bullet"/>
      <w:lvlText w:val="•"/>
      <w:lvlJc w:val="left"/>
      <w:pPr>
        <w:ind w:left="49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F0A4BE5"/>
    <w:multiLevelType w:val="hybridMultilevel"/>
    <w:tmpl w:val="CDCEE8A2"/>
    <w:numStyleLink w:val="Punkte"/>
  </w:abstractNum>
  <w:num w:numId="1" w16cid:durableId="19163287">
    <w:abstractNumId w:val="0"/>
  </w:num>
  <w:num w:numId="2" w16cid:durableId="181313056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displayBackgroundShape/>
  <w:proofState w:spelling="clean" w:grammar="clean"/>
  <w:trackRevisions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F3D"/>
    <w:rsid w:val="000629A1"/>
    <w:rsid w:val="00067CB4"/>
    <w:rsid w:val="000F4BEC"/>
    <w:rsid w:val="00140D71"/>
    <w:rsid w:val="00156B08"/>
    <w:rsid w:val="001B1352"/>
    <w:rsid w:val="0023625D"/>
    <w:rsid w:val="00241916"/>
    <w:rsid w:val="002433F1"/>
    <w:rsid w:val="002455C7"/>
    <w:rsid w:val="00250659"/>
    <w:rsid w:val="00274074"/>
    <w:rsid w:val="002C3FDF"/>
    <w:rsid w:val="002D0980"/>
    <w:rsid w:val="002E1363"/>
    <w:rsid w:val="003371AD"/>
    <w:rsid w:val="00344EB3"/>
    <w:rsid w:val="003553A6"/>
    <w:rsid w:val="0036049F"/>
    <w:rsid w:val="00385767"/>
    <w:rsid w:val="00393252"/>
    <w:rsid w:val="003D5EC5"/>
    <w:rsid w:val="004551AA"/>
    <w:rsid w:val="004A2A3E"/>
    <w:rsid w:val="00504865"/>
    <w:rsid w:val="00546ED7"/>
    <w:rsid w:val="005874CC"/>
    <w:rsid w:val="005C0695"/>
    <w:rsid w:val="0060775B"/>
    <w:rsid w:val="00610F3D"/>
    <w:rsid w:val="006749AE"/>
    <w:rsid w:val="00717431"/>
    <w:rsid w:val="007239F6"/>
    <w:rsid w:val="007572DB"/>
    <w:rsid w:val="007938C1"/>
    <w:rsid w:val="00814B9C"/>
    <w:rsid w:val="0083127E"/>
    <w:rsid w:val="0088242A"/>
    <w:rsid w:val="00886DA8"/>
    <w:rsid w:val="00891A2C"/>
    <w:rsid w:val="008A5E22"/>
    <w:rsid w:val="008B6F77"/>
    <w:rsid w:val="008D3294"/>
    <w:rsid w:val="008F1168"/>
    <w:rsid w:val="00946C87"/>
    <w:rsid w:val="0098414C"/>
    <w:rsid w:val="00994327"/>
    <w:rsid w:val="00A32A4C"/>
    <w:rsid w:val="00B003A6"/>
    <w:rsid w:val="00B3718F"/>
    <w:rsid w:val="00BA40C0"/>
    <w:rsid w:val="00BE486A"/>
    <w:rsid w:val="00CC6E5B"/>
    <w:rsid w:val="00D14631"/>
    <w:rsid w:val="00D67DB0"/>
    <w:rsid w:val="00E51DE8"/>
    <w:rsid w:val="00EC187A"/>
    <w:rsid w:val="00EFE451"/>
    <w:rsid w:val="00F24582"/>
    <w:rsid w:val="00F7329B"/>
    <w:rsid w:val="00F86719"/>
    <w:rsid w:val="2FEE5208"/>
    <w:rsid w:val="36BD639D"/>
    <w:rsid w:val="3C7F5632"/>
    <w:rsid w:val="5A1B455C"/>
    <w:rsid w:val="789E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4E8404"/>
  <w15:docId w15:val="{815F0F7C-7349-4BD3-9082-63ED91F07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de-DE" w:eastAsia="de-D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Kopfzeile">
    <w:name w:val="header"/>
    <w:pPr>
      <w:tabs>
        <w:tab w:val="center" w:pos="4536"/>
        <w:tab w:val="right" w:pos="9072"/>
      </w:tabs>
      <w:spacing w:line="276" w:lineRule="auto"/>
    </w:pPr>
    <w:rPr>
      <w:rFonts w:ascii="Arial" w:hAnsi="Arial" w:cs="Arial Unicode MS"/>
      <w:color w:val="000000"/>
      <w:sz w:val="22"/>
      <w:szCs w:val="22"/>
      <w:u w:color="000000"/>
    </w:rPr>
  </w:style>
  <w:style w:type="paragraph" w:styleId="Fuzeile">
    <w:name w:val="footer"/>
    <w:pPr>
      <w:tabs>
        <w:tab w:val="center" w:pos="4536"/>
        <w:tab w:val="right" w:pos="9072"/>
      </w:tabs>
      <w:spacing w:line="276" w:lineRule="auto"/>
    </w:pPr>
    <w:rPr>
      <w:rFonts w:ascii="Arial" w:hAnsi="Arial" w:cs="Arial Unicode MS"/>
      <w:color w:val="000000"/>
      <w:sz w:val="22"/>
      <w:szCs w:val="22"/>
      <w:u w:color="000000"/>
    </w:rPr>
  </w:style>
  <w:style w:type="character" w:customStyle="1" w:styleId="Link">
    <w:name w:val="Link"/>
    <w:rPr>
      <w:outline w:val="0"/>
      <w:color w:val="0563C1"/>
      <w:u w:val="single" w:color="0563C1"/>
    </w:rPr>
  </w:style>
  <w:style w:type="character" w:customStyle="1" w:styleId="Hyperlink0">
    <w:name w:val="Hyperlink.0"/>
    <w:basedOn w:val="Link"/>
    <w:rPr>
      <w:rFonts w:ascii="Lato Regular" w:eastAsia="Lato Regular" w:hAnsi="Lato Regular" w:cs="Lato Regular"/>
      <w:outline w:val="0"/>
      <w:color w:val="0563C1"/>
      <w:sz w:val="16"/>
      <w:szCs w:val="16"/>
      <w:u w:val="single" w:color="0563C1"/>
    </w:rPr>
  </w:style>
  <w:style w:type="paragraph" w:customStyle="1" w:styleId="Text">
    <w:name w:val="Text"/>
    <w:pPr>
      <w:spacing w:line="276" w:lineRule="auto"/>
    </w:pPr>
    <w:rPr>
      <w:rFonts w:ascii="Arial" w:eastAsia="Arial" w:hAnsi="Arial" w:cs="Arial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Beschriftung">
    <w:name w:val="caption"/>
    <w:pPr>
      <w:suppressAutoHyphens/>
      <w:jc w:val="center"/>
      <w:outlineLvl w:val="0"/>
    </w:pPr>
    <w:rPr>
      <w:rFonts w:ascii="Calibri" w:hAnsi="Calibri" w:cs="Arial Unicode MS"/>
      <w:color w:val="FFFFFF"/>
      <w:sz w:val="26"/>
      <w:szCs w:val="26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Standard1">
    <w:name w:val="Standard1"/>
    <w:pPr>
      <w:spacing w:before="160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Link"/>
    <w:rPr>
      <w:outline w:val="0"/>
      <w:color w:val="0563C1"/>
      <w:u w:val="single" w:color="0563C1"/>
      <w:lang w:val="de-DE"/>
    </w:rPr>
  </w:style>
  <w:style w:type="numbering" w:customStyle="1" w:styleId="Punkte">
    <w:name w:val="Punkte"/>
    <w:pPr>
      <w:numPr>
        <w:numId w:val="1"/>
      </w:numPr>
    </w:pPr>
  </w:style>
  <w:style w:type="paragraph" w:styleId="berarbeitung">
    <w:name w:val="Revision"/>
    <w:hidden/>
    <w:uiPriority w:val="99"/>
    <w:semiHidden/>
    <w:rsid w:val="002C3FD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23T18:31:20.943"/>
    </inkml:context>
    <inkml:brush xml:id="br0">
      <inkml:brushProperty name="width" value="0.35" units="cm"/>
      <inkml:brushProperty name="height" value="0.35" units="cm"/>
      <inkml:brushProperty name="color" value="#004F8B"/>
    </inkml:brush>
  </inkml:definitions>
  <inkml:trace contextRef="#ctx0" brushRef="#br0">0 0 16383 0 0,'0'0'0'0'0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23T18:31:20.944"/>
    </inkml:context>
    <inkml:brush xml:id="br0">
      <inkml:brushProperty name="width" value="0.35" units="cm"/>
      <inkml:brushProperty name="height" value="0.35" units="cm"/>
      <inkml:brushProperty name="color" value="#004F8B"/>
    </inkml:brush>
  </inkml:definitions>
  <inkml:trace contextRef="#ctx0" brushRef="#br0">1131 1211 16383 0 0,'-4'0'0'0'0,"-4"-2"0"0"0,-8-1 0 0 0,-12-2 0 0 0,-14-3 0 0 0,-16-5 0 0 0,-17-3 0 0 0,-11-5 0 0 0,-13-4 0 0 0,-5-3 0 0 0,-4-3 0 0 0,1-4 0 0 0,6-4 0 0 0,7-5 0 0 0,13-6 0 0 0,17-6 0 0 0,23-6 0 0 0,26-10 0 0 0,31-9 0 0 0,30-4 0 0 0,28-3 0 0 0,23 2 0 0 0,20 5 0 0 0,13 7 0 0 0,4 10 0 0 0,2 11 0 0 0,-4 12 0 0 0,-9 12 0 0 0,-10 12 0 0 0,-8 11 0 0 0,-6 12 0 0 0,-5 12 0 0 0,-10 14 0 0 0,-15 13 0 0 0,-19 12 0 0 0,-20 12 0 0 0,-22 8 0 0 0,-18 7 0 0 0,-16 0 0 0 0,-11-4 0 0 0,-2-4 0 0 0,-1-7 0 0 0,3-8 0 0 0,6-11 0 0 0,7-8 0 0 0,9-10 0 0 0,10-8 0 0 0,8-8 0 0 0,5-7 0 0 0,2-4 0 0 0</inkml:trace>
  <inkml:trace contextRef="#ctx0" brushRef="#br0" timeOffset="36.47">2037 731 16383 0 0,'0'1'0'0'0,"0"5"0"0"0,0 6 0 0 0,0 9 0 0 0,-2 8 0 0 0,-1 4 0 0 0,-2 2 0 0 0,1-3 0 0 0,-2-4 0 0 0,0-8 0 0 0,0-6 0 0 0</inkml:trace>
  <inkml:trace contextRef="#ctx0" brushRef="#br0" timeOffset="36.47">2133 395 16383 0 0,'0'-1'0'0'0,"0"-1"0"0"0</inkml:trace>
  <inkml:trace contextRef="#ctx0" brushRef="#br0" timeOffset="36.47">2598 863 16383 0 0,'-1'3'0'0'0,"0"3"0"0"0,3 6 0 0 0,1 4 0 0 0,4 3 0 0 0,1 0 0 0 0,3-1 0 0 0,2-3 0 0 0,1-5 0 0 0,3-5 0 0 0,3-7 0 0 0,9-9 0 0 0,9-12 0 0 0,12-12 0 0 0,7-11 0 0 0,6-10 0 0 0,0-6 0 0 0,0-5 0 0 0,-2-2 0 0 0,-6-1 0 0 0,-6 3 0 0 0,-7 3 0 0 0,-9 6 0 0 0,-12 7 0 0 0,-7 9 0 0 0,-9 8 0 0 0,-5 9 0 0 0,-4 7 0 0 0,-7 9 0 0 0,-14 16 0 0 0,-18 19 0 0 0,-18 21 0 0 0,-10 18 0 0 0,-2 15 0 0 0,5 7 0 0 0,12 3 0 0 0,17-3 0 0 0,18-5 0 0 0,22-8 0 0 0,17-9 0 0 0,15-11 0 0 0,13-11 0 0 0,13-10 0 0 0,9-8 0 0 0,10-8 0 0 0,10-9 0 0 0,13-7 0 0 0,9-6 0 0 0,5-6 0 0 0,2-5 0 0 0,-5-3 0 0 0,-7-3 0 0 0,-7-3 0 0 0,-7-3 0 0 0,-19 3 0 0 0</inkml:trace>
  <inkml:trace contextRef="#ctx0" brushRef="#br0" timeOffset="36.47">5557 140 16383 0 0,'-3'0'0'0'0,"-4"2"0"0"0,-11 2 0 0 0,-11 6 0 0 0,-15 6 0 0 0,-11 6 0 0 0,-8 6 0 0 0,-4 5 0 0 0,-1 4 0 0 0,3 3 0 0 0,4 2 0 0 0,9 0 0 0 0,8 0 0 0 0,11 0 0 0 0,11-2 0 0 0,11-1 0 0 0,8-1 0 0 0,8-1 0 0 0,5 0 0 0 0,4-1 0 0 0,1-1 0 0 0,-1-1 0 0 0,-2-2 0 0 0,-4-1 0 0 0,-5-1 0 0 0,-3-2 0 0 0,-5-1 0 0 0,-5-2 0 0 0,-2-1 0 0 0,-5-3 0 0 0,-2-2 0 0 0,-3-4 0 0 0,-1-2 0 0 0,1-4 0 0 0,0-3 0 0 0,4-4 0 0 0,3-2 0 0 0</inkml:trace>
  <inkml:trace contextRef="#ctx0" brushRef="#br0" timeOffset="36.47">5605 651 16383 0 0,'-1'2'0'0'0,"-5"5"0"0"0,-8 8 0 0 0,-12 10 0 0 0,-7 8 0 0 0,-7 8 0 0 0,0 3 0 0 0,2 2 0 0 0,5-3 0 0 0,7-4 0 0 0,9-7 0 0 0,7-8 0 0 0,6-7 0 0 0,6-5 0 0 0,5-6 0 0 0,11-6 0 0 0,22-11 0 0 0,27-14 0 0 0,22-14 0 0 0,15-12 0 0 0,8-11 0 0 0,-1-8 0 0 0,-7-3 0 0 0,-11-2 0 0 0,-11 2 0 0 0,-15 6 0 0 0,-14 6 0 0 0,-13 10 0 0 0,-14 10 0 0 0,-10 11 0 0 0,-7 10 0 0 0,-8 8 0 0 0,-5 8 0 0 0,-11 11 0 0 0,-18 17 0 0 0,-16 19 0 0 0,-15 18 0 0 0,-6 13 0 0 0,-1 6 0 0 0,5 4 0 0 0,11-2 0 0 0,14-6 0 0 0,18-10 0 0 0,15-11 0 0 0,17-11 0 0 0,14-10 0 0 0,12-11 0 0 0,13-10 0 0 0,21-11 0 0 0,21-11 0 0 0,20-11 0 0 0,9-8 0 0 0,3-2 0 0 0,-6-1 0 0 0,-13 6 0 0 0,-18 5 0 0 0,-18 8 0 0 0,-17 6 0 0 0,-13 7 0 0 0,-13 9 0 0 0,-12 9 0 0 0,-11 8 0 0 0,-11 5 0 0 0,-6 2 0 0 0,-2-4 0 0 0,1-5 0 0 0,11-12 0 0 0,17-15 0 0 0,26-21 0 0 0,26-21 0 0 0,19-14 0 0 0,15-11 0 0 0,8-5 0 0 0,5-3 0 0 0,-2 0 0 0 0,-7 6 0 0 0,-10 8 0 0 0,-13 10 0 0 0,-16 11 0 0 0,-16 11 0 0 0,-16 11 0 0 0,-11 8 0 0 0,-13 12 0 0 0,-19 16 0 0 0,-22 21 0 0 0,-21 18 0 0 0,-15 15 0 0 0,-8 10 0 0 0,1 4 0 0 0,5 1 0 0 0,13-3 0 0 0,14-8 0 0 0,18-9 0 0 0,16-10 0 0 0,16-11 0 0 0,14-10 0 0 0,14-10 0 0 0,15-11 0 0 0,26-10 0 0 0,28-15 0 0 0,24-13 0 0 0,15-14 0 0 0,3-11 0 0 0,-2-9 0 0 0,-10-6 0 0 0,-12-5 0 0 0,-17-1 0 0 0,-21-1 0 0 0,-23 2 0 0 0,-28 2 0 0 0,-30 1 0 0 0,-35 4 0 0 0,-36 5 0 0 0,-37 7 0 0 0,-40 8 0 0 0,59 26 0 0 0,-12 4 0 0 0,-12 3 0 0 0,-13 4 0 0 0,-169 7 0 0 0,-32 18 0 0 0,-23 16 0 0 0,-8 15 0 0 0,-1 15 0 0 0,7 11 0 0 0,16 8 0 0 0,18 6 0 0 0,63-13 0 0 0</inkml:trace>
</inkml:ink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ctr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3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2EAD9-F9FC-4DEE-9B55-A16218324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358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Jonas Stegh</dc:creator>
  <cp:lastModifiedBy>David Döbele</cp:lastModifiedBy>
  <cp:revision>4</cp:revision>
  <dcterms:created xsi:type="dcterms:W3CDTF">2024-05-23T19:09:00Z</dcterms:created>
  <dcterms:modified xsi:type="dcterms:W3CDTF">2024-05-24T20:54:00Z</dcterms:modified>
</cp:coreProperties>
</file>