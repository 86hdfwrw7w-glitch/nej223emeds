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lenraster"/>
        <w:tblW w:w="10206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4105"/>
        <w:gridCol w:w="431"/>
        <w:gridCol w:w="567"/>
        <w:gridCol w:w="1417"/>
        <w:gridCol w:w="2268"/>
        <w:tblGridChange w:id="0">
          <w:tblGrid>
            <w:gridCol w:w="1418"/>
            <w:gridCol w:w="4105"/>
            <w:gridCol w:w="431"/>
            <w:gridCol w:w="567"/>
            <w:gridCol w:w="1417"/>
            <w:gridCol w:w="2268"/>
          </w:tblGrid>
        </w:tblGridChange>
      </w:tblGrid>
      <w:tr w:rsidR="00E55D90" w:rsidRPr="002E7981" w14:paraId="487AC9CE" w14:textId="77777777" w:rsidTr="00401F37">
        <w:trPr>
          <w:trHeight w:val="283"/>
        </w:trPr>
        <w:tc>
          <w:tcPr>
            <w:tcW w:w="10206" w:type="dxa"/>
            <w:gridSpan w:val="6"/>
            <w:vAlign w:val="bottom"/>
          </w:tcPr>
          <w:p w14:paraId="0CBC6997" w14:textId="3BFB83BE" w:rsidR="00E55D90" w:rsidRPr="002E7981" w:rsidRDefault="0051701D" w:rsidP="00415FE1">
            <w:pPr>
              <w:jc w:val="center"/>
              <w:rPr>
                <w:rFonts w:ascii="Times New Roman" w:hAnsi="Times New Roman" w:cs="Times New Roman"/>
                <w:b/>
                <w:sz w:val="48"/>
                <w:szCs w:val="44"/>
              </w:rPr>
            </w:pPr>
            <w:r w:rsidRPr="002E7981">
              <w:rPr>
                <w:rFonts w:ascii="Times New Roman" w:hAnsi="Times New Roman" w:cs="Times New Roman"/>
                <w:b/>
                <w:sz w:val="48"/>
                <w:szCs w:val="44"/>
              </w:rPr>
              <w:t>Philipp Böhnlein</w:t>
            </w:r>
          </w:p>
          <w:p w14:paraId="135895E2" w14:textId="2FDB8F1C" w:rsidR="00F44F5F" w:rsidRPr="002E7981" w:rsidRDefault="00424ABB" w:rsidP="002E7981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Fallstraße 42</w:t>
            </w:r>
            <w:r w:rsidR="00F44F5F" w:rsidRPr="002E7981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München</w:t>
            </w:r>
            <w:r w:rsidR="00F44F5F" w:rsidRPr="002E7981">
              <w:rPr>
                <w:rFonts w:ascii="Times New Roman" w:hAnsi="Times New Roman" w:cs="Times New Roman"/>
                <w:bCs/>
                <w:sz w:val="20"/>
                <w:szCs w:val="20"/>
              </w:rPr>
              <w:t>, D-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81369</w:t>
            </w:r>
            <w:r w:rsidR="00F44F5F" w:rsidRPr="002E7981">
              <w:rPr>
                <w:rFonts w:ascii="Times New Roman" w:hAnsi="Times New Roman" w:cs="Times New Roman"/>
                <w:bCs/>
                <w:sz w:val="20"/>
                <w:szCs w:val="20"/>
              </w:rPr>
              <w:t>, Germany</w:t>
            </w:r>
            <w:r w:rsidR="002E7981" w:rsidRPr="002E7981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| </w:t>
            </w:r>
            <w:r w:rsidR="005016DD" w:rsidRPr="002E7981">
              <w:rPr>
                <w:rFonts w:ascii="Times New Roman" w:hAnsi="Times New Roman" w:cs="Times New Roman"/>
                <w:bCs/>
                <w:sz w:val="20"/>
                <w:szCs w:val="20"/>
              </w:rPr>
              <w:t>philipp.boehnlein@gmx.net</w:t>
            </w:r>
            <w:r w:rsidR="00F44F5F" w:rsidRPr="002E7981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| +49(0)1</w:t>
            </w:r>
            <w:r w:rsidR="0051701D" w:rsidRPr="002E7981">
              <w:rPr>
                <w:rFonts w:ascii="Times New Roman" w:hAnsi="Times New Roman" w:cs="Times New Roman"/>
                <w:bCs/>
                <w:sz w:val="20"/>
                <w:szCs w:val="20"/>
              </w:rPr>
              <w:t>5738934995</w:t>
            </w:r>
          </w:p>
        </w:tc>
      </w:tr>
      <w:tr w:rsidR="00E514F3" w:rsidRPr="002E7981" w14:paraId="3A2665B3" w14:textId="77777777" w:rsidTr="00401F37">
        <w:trPr>
          <w:trHeight w:val="567"/>
        </w:trPr>
        <w:tc>
          <w:tcPr>
            <w:tcW w:w="10206" w:type="dxa"/>
            <w:gridSpan w:val="6"/>
            <w:tcBorders>
              <w:bottom w:val="single" w:sz="4" w:space="0" w:color="auto"/>
            </w:tcBorders>
            <w:vAlign w:val="bottom"/>
          </w:tcPr>
          <w:p w14:paraId="239F87B8" w14:textId="7689DE7D" w:rsidR="00E514F3" w:rsidRPr="002E7981" w:rsidRDefault="00E514F3" w:rsidP="00C90B75">
            <w:pPr>
              <w:rPr>
                <w:rFonts w:ascii="Times New Roman" w:hAnsi="Times New Roman" w:cs="Times New Roman"/>
                <w:smallCaps/>
                <w:sz w:val="28"/>
              </w:rPr>
            </w:pPr>
            <w:r w:rsidRPr="002E7981">
              <w:rPr>
                <w:rFonts w:ascii="Times New Roman" w:hAnsi="Times New Roman" w:cs="Times New Roman"/>
                <w:b/>
                <w:sz w:val="28"/>
                <w:szCs w:val="32"/>
              </w:rPr>
              <w:t>SCHULE &amp; STUDIUM</w:t>
            </w:r>
          </w:p>
        </w:tc>
      </w:tr>
      <w:tr w:rsidR="00401F37" w:rsidRPr="002E7981" w14:paraId="46338C54" w14:textId="77777777" w:rsidTr="00401F37">
        <w:trPr>
          <w:trHeight w:val="340"/>
        </w:trPr>
        <w:tc>
          <w:tcPr>
            <w:tcW w:w="6521" w:type="dxa"/>
            <w:gridSpan w:val="4"/>
            <w:tcBorders>
              <w:top w:val="single" w:sz="4" w:space="0" w:color="auto"/>
            </w:tcBorders>
            <w:vAlign w:val="bottom"/>
          </w:tcPr>
          <w:p w14:paraId="313B53F8" w14:textId="5B3A4BD1" w:rsidR="00401F37" w:rsidRPr="00401F37" w:rsidRDefault="00401F37" w:rsidP="00401F37">
            <w:pPr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</w:pPr>
            <w:r w:rsidRPr="00B67D1D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 xml:space="preserve">WHU – Otto </w:t>
            </w:r>
            <w:proofErr w:type="spellStart"/>
            <w:r w:rsidRPr="00B67D1D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>Beisheim</w:t>
            </w:r>
            <w:proofErr w:type="spellEnd"/>
            <w:r w:rsidRPr="00B67D1D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 xml:space="preserve"> School of Management</w:t>
            </w:r>
          </w:p>
        </w:tc>
        <w:tc>
          <w:tcPr>
            <w:tcW w:w="3685" w:type="dxa"/>
            <w:gridSpan w:val="2"/>
            <w:tcBorders>
              <w:top w:val="single" w:sz="4" w:space="0" w:color="auto"/>
            </w:tcBorders>
            <w:vAlign w:val="bottom"/>
          </w:tcPr>
          <w:p w14:paraId="4C1113DB" w14:textId="5589C1D0" w:rsidR="00401F37" w:rsidRPr="002E7981" w:rsidRDefault="00401F37" w:rsidP="00401F37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Vallendar</w:t>
            </w:r>
            <w:proofErr w:type="spellEnd"/>
          </w:p>
        </w:tc>
      </w:tr>
      <w:tr w:rsidR="00401F37" w:rsidRPr="002E7981" w14:paraId="25301126" w14:textId="77777777" w:rsidTr="00401F37">
        <w:trPr>
          <w:trHeight w:val="57"/>
        </w:trPr>
        <w:tc>
          <w:tcPr>
            <w:tcW w:w="6521" w:type="dxa"/>
            <w:gridSpan w:val="4"/>
            <w:vAlign w:val="bottom"/>
          </w:tcPr>
          <w:p w14:paraId="51DC353F" w14:textId="09A89533" w:rsidR="00401F37" w:rsidRPr="002E7981" w:rsidRDefault="00401F37" w:rsidP="00401F37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proofErr w:type="spellStart"/>
            <w:r w:rsidRPr="00F6509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M.Sc</w:t>
            </w:r>
            <w:proofErr w:type="spellEnd"/>
            <w:r w:rsidRPr="00F6509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. in Management (geplant, Vertrag bereits unterzeichnet)</w:t>
            </w:r>
          </w:p>
        </w:tc>
        <w:tc>
          <w:tcPr>
            <w:tcW w:w="3685" w:type="dxa"/>
            <w:gridSpan w:val="2"/>
            <w:vAlign w:val="bottom"/>
          </w:tcPr>
          <w:p w14:paraId="07F38B34" w14:textId="2B8AF1B6" w:rsidR="00401F37" w:rsidRPr="002E7981" w:rsidRDefault="00401F37" w:rsidP="00401F37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B67D1D">
              <w:rPr>
                <w:rFonts w:ascii="Times New Roman" w:hAnsi="Times New Roman" w:cs="Times New Roman"/>
                <w:iCs/>
                <w:sz w:val="20"/>
                <w:szCs w:val="20"/>
              </w:rPr>
              <w:t>09/2025 – 05/2027</w:t>
            </w:r>
          </w:p>
        </w:tc>
      </w:tr>
      <w:tr w:rsidR="00401F37" w:rsidRPr="002E7981" w14:paraId="127C64E2" w14:textId="77777777" w:rsidTr="00401F37">
        <w:trPr>
          <w:trHeight w:val="340"/>
        </w:trPr>
        <w:tc>
          <w:tcPr>
            <w:tcW w:w="6521" w:type="dxa"/>
            <w:gridSpan w:val="4"/>
            <w:vAlign w:val="bottom"/>
          </w:tcPr>
          <w:p w14:paraId="38F27285" w14:textId="1C7D7C62" w:rsidR="00401F37" w:rsidRPr="002E7981" w:rsidRDefault="00401F37" w:rsidP="00401F3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2E7981">
              <w:rPr>
                <w:rFonts w:ascii="Times New Roman" w:hAnsi="Times New Roman" w:cs="Times New Roman"/>
                <w:b/>
                <w:sz w:val="21"/>
                <w:szCs w:val="21"/>
              </w:rPr>
              <w:t>FOM Hochschule</w:t>
            </w:r>
            <w:proofErr w:type="gramEnd"/>
            <w:r w:rsidRPr="002E7981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für </w:t>
            </w:r>
            <w:proofErr w:type="spellStart"/>
            <w:r w:rsidRPr="002E7981">
              <w:rPr>
                <w:rFonts w:ascii="Times New Roman" w:hAnsi="Times New Roman" w:cs="Times New Roman"/>
                <w:b/>
                <w:sz w:val="21"/>
                <w:szCs w:val="21"/>
              </w:rPr>
              <w:t>Oekonomie</w:t>
            </w:r>
            <w:proofErr w:type="spellEnd"/>
            <w:r w:rsidRPr="002E7981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&amp; Management</w:t>
            </w:r>
          </w:p>
        </w:tc>
        <w:tc>
          <w:tcPr>
            <w:tcW w:w="3685" w:type="dxa"/>
            <w:gridSpan w:val="2"/>
            <w:vAlign w:val="bottom"/>
          </w:tcPr>
          <w:p w14:paraId="4820196E" w14:textId="6E922615" w:rsidR="00401F37" w:rsidRPr="002E7981" w:rsidRDefault="00401F37" w:rsidP="00401F37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2E7981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Köln</w:t>
            </w:r>
          </w:p>
        </w:tc>
      </w:tr>
      <w:tr w:rsidR="00401F37" w:rsidRPr="002E7981" w14:paraId="335D84E9" w14:textId="77777777" w:rsidTr="00501DBB">
        <w:trPr>
          <w:trHeight w:val="170"/>
        </w:trPr>
        <w:tc>
          <w:tcPr>
            <w:tcW w:w="5954" w:type="dxa"/>
            <w:gridSpan w:val="3"/>
            <w:vAlign w:val="bottom"/>
          </w:tcPr>
          <w:p w14:paraId="20B1570F" w14:textId="2029DCCF" w:rsidR="00401F37" w:rsidRPr="002E7981" w:rsidRDefault="00401F37" w:rsidP="00401F37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2E7981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B.A. in Business Administration (Note: 1,5)</w:t>
            </w:r>
          </w:p>
        </w:tc>
        <w:tc>
          <w:tcPr>
            <w:tcW w:w="4252" w:type="dxa"/>
            <w:gridSpan w:val="3"/>
            <w:vAlign w:val="bottom"/>
          </w:tcPr>
          <w:p w14:paraId="0475B997" w14:textId="7229714E" w:rsidR="00401F37" w:rsidRPr="002E7981" w:rsidRDefault="00401F37" w:rsidP="00401F37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E7981">
              <w:rPr>
                <w:rFonts w:ascii="Times New Roman" w:hAnsi="Times New Roman" w:cs="Times New Roman"/>
                <w:sz w:val="20"/>
                <w:szCs w:val="20"/>
              </w:rPr>
              <w:t>09/2019 – 06/2023</w:t>
            </w:r>
          </w:p>
        </w:tc>
      </w:tr>
      <w:tr w:rsidR="00401F37" w:rsidRPr="002E7981" w14:paraId="54C3D64C" w14:textId="77777777" w:rsidTr="00031806">
        <w:tblPrEx>
          <w:tblW w:w="10206" w:type="dxa"/>
          <w:tblInd w:w="-567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1" w:author="David Döbele" w:date="2025-01-15T08:39:00Z" w16du:dateUtc="2025-01-15T07:39:00Z">
            <w:tblPrEx>
              <w:tblW w:w="10206" w:type="dxa"/>
              <w:tblInd w:w="-56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340"/>
          <w:trPrChange w:id="2" w:author="David Döbele" w:date="2025-01-15T08:39:00Z" w16du:dateUtc="2025-01-15T07:39:00Z">
            <w:trPr>
              <w:trHeight w:val="680"/>
            </w:trPr>
          </w:trPrChange>
        </w:trPr>
        <w:tc>
          <w:tcPr>
            <w:tcW w:w="10206" w:type="dxa"/>
            <w:gridSpan w:val="6"/>
            <w:vAlign w:val="bottom"/>
            <w:tcPrChange w:id="3" w:author="David Döbele" w:date="2025-01-15T08:39:00Z" w16du:dateUtc="2025-01-15T07:39:00Z">
              <w:tcPr>
                <w:tcW w:w="10206" w:type="dxa"/>
                <w:gridSpan w:val="6"/>
                <w:vAlign w:val="bottom"/>
              </w:tcPr>
            </w:tcPrChange>
          </w:tcPr>
          <w:p w14:paraId="1B01D447" w14:textId="03F941B4" w:rsidR="00401F37" w:rsidDel="00031806" w:rsidRDefault="00401F37" w:rsidP="00031806">
            <w:pPr>
              <w:pStyle w:val="Bullets"/>
              <w:rPr>
                <w:del w:id="4" w:author="David Döbele" w:date="2025-01-15T08:39:00Z" w16du:dateUtc="2025-01-15T07:39:00Z"/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2E798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Berufsbegleitendes, duales Studium in Kooperation mit Ford (Vorlesungen am Abend/Wochenende)</w:t>
            </w:r>
          </w:p>
          <w:p w14:paraId="5F546A6D" w14:textId="77777777" w:rsidR="00031806" w:rsidRPr="002E7981" w:rsidRDefault="00031806" w:rsidP="00031806">
            <w:pPr>
              <w:pStyle w:val="Bullets"/>
              <w:rPr>
                <w:ins w:id="5" w:author="David Döbele" w:date="2025-01-15T08:39:00Z" w16du:dateUtc="2025-01-15T07:39:00Z"/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</w:p>
          <w:p w14:paraId="39DFD0F4" w14:textId="49B9F6E3" w:rsidR="00401F37" w:rsidRPr="002E7981" w:rsidDel="00031806" w:rsidRDefault="00401F37" w:rsidP="00031806">
            <w:pPr>
              <w:pStyle w:val="Bullets"/>
              <w:rPr>
                <w:del w:id="6" w:author="David Döbele" w:date="2025-01-15T08:39:00Z" w16du:dateUtc="2025-01-15T07:39:00Z"/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pPrChange w:id="7" w:author="David Döbele" w:date="2025-01-15T08:39:00Z" w16du:dateUtc="2025-01-15T07:39:00Z">
                <w:pPr>
                  <w:pStyle w:val="Bullets"/>
                </w:pPr>
              </w:pPrChange>
            </w:pPr>
            <w:del w:id="8" w:author="David Döbele" w:date="2025-01-15T08:39:00Z" w16du:dateUtc="2025-01-15T07:39:00Z">
              <w:r w:rsidRPr="002E7981" w:rsidDel="00031806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lang w:val="en-US"/>
                </w:rPr>
                <w:delText>Relevante Module: Strategisches Management (1,0), Turnaround Management (1,0), Finanzmanagement (1,5), Marketingmanagement (1,3), Operatives Controlling (1,3), Makroökonomik &amp; Wirtschaftspolitik (1,0)</w:delText>
              </w:r>
            </w:del>
          </w:p>
          <w:p w14:paraId="6DD9BA0F" w14:textId="351C0149" w:rsidR="00401F37" w:rsidRPr="002E7981" w:rsidRDefault="00401F37" w:rsidP="00031806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2E798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Thema der Bachelorarbeit: Trend Elektromobilität – Auswirkungen auf die Vertriebspolitik der Automobilhersteller</w:t>
            </w:r>
          </w:p>
        </w:tc>
      </w:tr>
      <w:tr w:rsidR="00401F37" w:rsidRPr="002E7981" w14:paraId="16C6F7AD" w14:textId="77777777" w:rsidTr="00501DBB">
        <w:trPr>
          <w:trHeight w:val="340"/>
        </w:trPr>
        <w:tc>
          <w:tcPr>
            <w:tcW w:w="5523" w:type="dxa"/>
            <w:gridSpan w:val="2"/>
            <w:vAlign w:val="bottom"/>
          </w:tcPr>
          <w:p w14:paraId="5D8760E9" w14:textId="6C0D79A4" w:rsidR="00401F37" w:rsidRPr="002E7981" w:rsidRDefault="00401F37" w:rsidP="00401F37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2E7981">
              <w:rPr>
                <w:rFonts w:ascii="Times New Roman" w:hAnsi="Times New Roman" w:cs="Times New Roman"/>
                <w:b/>
                <w:i w:val="0"/>
                <w:iCs w:val="0"/>
                <w:color w:val="auto"/>
                <w:sz w:val="21"/>
                <w:szCs w:val="21"/>
              </w:rPr>
              <w:t>Berufsschule Deutzer Freiheit</w:t>
            </w:r>
          </w:p>
        </w:tc>
        <w:tc>
          <w:tcPr>
            <w:tcW w:w="4683" w:type="dxa"/>
            <w:gridSpan w:val="4"/>
            <w:vAlign w:val="bottom"/>
          </w:tcPr>
          <w:p w14:paraId="2D9DB8CA" w14:textId="5F0101CB" w:rsidR="00401F37" w:rsidRPr="002E7981" w:rsidRDefault="00401F37" w:rsidP="00401F37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2E7981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Köln</w:t>
            </w:r>
          </w:p>
        </w:tc>
      </w:tr>
      <w:tr w:rsidR="00401F37" w:rsidRPr="002E7981" w14:paraId="253FFAA0" w14:textId="77777777" w:rsidTr="00501DBB">
        <w:trPr>
          <w:trHeight w:val="57"/>
        </w:trPr>
        <w:tc>
          <w:tcPr>
            <w:tcW w:w="5523" w:type="dxa"/>
            <w:gridSpan w:val="2"/>
            <w:vAlign w:val="bottom"/>
          </w:tcPr>
          <w:p w14:paraId="3681AEF3" w14:textId="2DAE988F" w:rsidR="00401F37" w:rsidRPr="002E7981" w:rsidRDefault="00401F37" w:rsidP="00401F37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color w:val="auto"/>
                <w:sz w:val="21"/>
                <w:szCs w:val="21"/>
              </w:rPr>
            </w:pPr>
            <w:r w:rsidRPr="002E7981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Berufsausbildung Industriekaufmann (Note: 1,4)</w:t>
            </w:r>
          </w:p>
        </w:tc>
        <w:tc>
          <w:tcPr>
            <w:tcW w:w="4683" w:type="dxa"/>
            <w:gridSpan w:val="4"/>
            <w:vAlign w:val="bottom"/>
          </w:tcPr>
          <w:p w14:paraId="28216C2E" w14:textId="39F60E70" w:rsidR="00401F37" w:rsidRPr="002E7981" w:rsidRDefault="00401F37" w:rsidP="00401F37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2E7981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</w:rPr>
              <w:t>09/2019 – 02/2022</w:t>
            </w:r>
          </w:p>
        </w:tc>
      </w:tr>
      <w:tr w:rsidR="00401F37" w:rsidRPr="002E7981" w14:paraId="7660C4BA" w14:textId="77777777" w:rsidTr="005B520B">
        <w:trPr>
          <w:trHeight w:val="454"/>
        </w:trPr>
        <w:tc>
          <w:tcPr>
            <w:tcW w:w="10206" w:type="dxa"/>
            <w:gridSpan w:val="6"/>
            <w:vAlign w:val="bottom"/>
          </w:tcPr>
          <w:p w14:paraId="5231A265" w14:textId="126B090B" w:rsidR="00401F37" w:rsidRPr="00F6509E" w:rsidRDefault="00401F37" w:rsidP="00F6509E">
            <w:pPr>
              <w:pStyle w:val="Bullets"/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</w:rPr>
            </w:pPr>
            <w:proofErr w:type="spellStart"/>
            <w:r w:rsidRPr="002E7981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</w:rPr>
              <w:t>Bestenehrung</w:t>
            </w:r>
            <w:proofErr w:type="spellEnd"/>
            <w:r w:rsidRPr="002E7981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</w:rPr>
              <w:t xml:space="preserve"> Prüfungsteilnehmer Jahrgang 2022</w:t>
            </w:r>
            <w:r w:rsidR="00F6509E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</w:rPr>
              <w:t xml:space="preserve"> und </w:t>
            </w:r>
            <w:r w:rsidR="00F6509E" w:rsidRPr="002E7981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</w:rPr>
              <w:t>Jahrgangsbester im Bildungsgang Industriekaufleute</w:t>
            </w:r>
          </w:p>
          <w:p w14:paraId="132465C4" w14:textId="52C45CA6" w:rsidR="00401F37" w:rsidRPr="002E7981" w:rsidRDefault="00401F37" w:rsidP="00401F37">
            <w:pPr>
              <w:pStyle w:val="Bullets"/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</w:rPr>
            </w:pPr>
            <w:r w:rsidRPr="002E7981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</w:rPr>
              <w:t>IHK-Stipendium „Begabtenförderung Berufliche Bildung“</w:t>
            </w:r>
          </w:p>
        </w:tc>
      </w:tr>
      <w:tr w:rsidR="00401F37" w:rsidRPr="002E7981" w14:paraId="181DF9CE" w14:textId="77777777" w:rsidTr="00644695">
        <w:trPr>
          <w:trHeight w:val="340"/>
        </w:trPr>
        <w:tc>
          <w:tcPr>
            <w:tcW w:w="7938" w:type="dxa"/>
            <w:gridSpan w:val="5"/>
            <w:vAlign w:val="bottom"/>
          </w:tcPr>
          <w:p w14:paraId="5FB0EEF9" w14:textId="426D9270" w:rsidR="00401F37" w:rsidRPr="002E7981" w:rsidRDefault="00401F37" w:rsidP="00401F37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</w:rPr>
            </w:pPr>
            <w:r w:rsidRPr="002E7981">
              <w:rPr>
                <w:rFonts w:ascii="Times New Roman" w:hAnsi="Times New Roman" w:cs="Times New Roman"/>
                <w:b/>
                <w:i w:val="0"/>
                <w:iCs w:val="0"/>
                <w:color w:val="auto"/>
                <w:sz w:val="21"/>
                <w:szCs w:val="21"/>
              </w:rPr>
              <w:t>Gymnasium Antoniuskolleg</w:t>
            </w:r>
          </w:p>
        </w:tc>
        <w:tc>
          <w:tcPr>
            <w:tcW w:w="2268" w:type="dxa"/>
            <w:vAlign w:val="bottom"/>
          </w:tcPr>
          <w:p w14:paraId="29F787B5" w14:textId="05E06043" w:rsidR="00401F37" w:rsidRPr="002E7981" w:rsidRDefault="00401F37" w:rsidP="00401F37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2E7981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Neunkirchen-Seelscheid</w:t>
            </w:r>
          </w:p>
        </w:tc>
      </w:tr>
      <w:tr w:rsidR="00401F37" w:rsidRPr="002E7981" w14:paraId="703772C2" w14:textId="77777777" w:rsidTr="00AF1F6E">
        <w:trPr>
          <w:trHeight w:val="57"/>
        </w:trPr>
        <w:tc>
          <w:tcPr>
            <w:tcW w:w="7938" w:type="dxa"/>
            <w:gridSpan w:val="5"/>
            <w:vAlign w:val="bottom"/>
          </w:tcPr>
          <w:p w14:paraId="659DD2B7" w14:textId="37D18345" w:rsidR="00401F37" w:rsidRPr="002E7981" w:rsidRDefault="00401F37" w:rsidP="00401F37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color w:val="auto"/>
                <w:sz w:val="21"/>
                <w:szCs w:val="21"/>
              </w:rPr>
            </w:pPr>
            <w:r w:rsidRPr="002E7981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Allgemeine Hochschulreife (Note: 1,6)</w:t>
            </w:r>
          </w:p>
        </w:tc>
        <w:tc>
          <w:tcPr>
            <w:tcW w:w="2268" w:type="dxa"/>
            <w:vAlign w:val="bottom"/>
          </w:tcPr>
          <w:p w14:paraId="72A99EA1" w14:textId="68863EDF" w:rsidR="00401F37" w:rsidRPr="002E7981" w:rsidRDefault="00401F37" w:rsidP="00401F37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2E7981">
              <w:rPr>
                <w:rFonts w:ascii="Times New Roman" w:hAnsi="Times New Roman" w:cs="Times New Roman"/>
                <w:sz w:val="20"/>
                <w:szCs w:val="20"/>
              </w:rPr>
              <w:t>07/2010 – 07/2018</w:t>
            </w:r>
          </w:p>
        </w:tc>
      </w:tr>
      <w:tr w:rsidR="00401F37" w:rsidRPr="002E7981" w14:paraId="54A74553" w14:textId="77777777" w:rsidTr="00401F37">
        <w:trPr>
          <w:trHeight w:val="20"/>
        </w:trPr>
        <w:tc>
          <w:tcPr>
            <w:tcW w:w="10206" w:type="dxa"/>
            <w:gridSpan w:val="6"/>
            <w:vAlign w:val="bottom"/>
          </w:tcPr>
          <w:p w14:paraId="36598C8C" w14:textId="5D7F4CD4" w:rsidR="00401F37" w:rsidRPr="002E7981" w:rsidDel="00031806" w:rsidRDefault="00401F37" w:rsidP="00401F37">
            <w:pPr>
              <w:pStyle w:val="Bullets"/>
              <w:rPr>
                <w:del w:id="9" w:author="David Döbele" w:date="2025-01-15T08:39:00Z" w16du:dateUtc="2025-01-15T07:39:00Z"/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2E798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Stufensprecher in der Q1/Q2 Phase (11. und 12. Klasse)</w:t>
            </w:r>
            <w:ins w:id="10" w:author="David Döbele" w:date="2025-01-15T08:39:00Z" w16du:dateUtc="2025-01-15T07:39:00Z">
              <w:r w:rsidR="00031806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lang w:val="de-AT"/>
                </w:rPr>
                <w:t xml:space="preserve"> und </w:t>
              </w:r>
            </w:ins>
          </w:p>
          <w:p w14:paraId="69ED6E24" w14:textId="6BF22B06" w:rsidR="00401F37" w:rsidRPr="00031806" w:rsidRDefault="00401F37" w:rsidP="00031806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03180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Schülerhilfe für Geflüchtete</w:t>
            </w:r>
            <w:del w:id="11" w:author="David Döbele" w:date="2025-01-15T08:39:00Z" w16du:dateUtc="2025-01-15T07:39:00Z">
              <w:r w:rsidRPr="00031806" w:rsidDel="00031806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lang w:val="de-AT"/>
                </w:rPr>
                <w:delText xml:space="preserve"> (2x die Woche Angebot von Deutschkursen nach der Schule für Geflüchtete</w:delText>
              </w:r>
            </w:del>
            <w:del w:id="12" w:author="David Döbele" w:date="2025-01-15T08:38:00Z" w16du:dateUtc="2025-01-15T07:38:00Z">
              <w:r w:rsidRPr="00031806" w:rsidDel="00031806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lang w:val="de-AT"/>
                </w:rPr>
                <w:delText xml:space="preserve"> während der Oberstufe)</w:delText>
              </w:r>
            </w:del>
          </w:p>
        </w:tc>
      </w:tr>
      <w:tr w:rsidR="00401F37" w:rsidRPr="002E7981" w14:paraId="3649F3AB" w14:textId="77777777" w:rsidTr="00401F37">
        <w:trPr>
          <w:trHeight w:val="454"/>
        </w:trPr>
        <w:tc>
          <w:tcPr>
            <w:tcW w:w="10206" w:type="dxa"/>
            <w:gridSpan w:val="6"/>
            <w:tcBorders>
              <w:bottom w:val="single" w:sz="4" w:space="0" w:color="auto"/>
            </w:tcBorders>
            <w:vAlign w:val="bottom"/>
          </w:tcPr>
          <w:p w14:paraId="78999083" w14:textId="6C35C5F3" w:rsidR="00401F37" w:rsidRPr="002E7981" w:rsidRDefault="00401F37" w:rsidP="00401F37">
            <w:pPr>
              <w:rPr>
                <w:rFonts w:ascii="Times New Roman" w:hAnsi="Times New Roman" w:cs="Times New Roman"/>
                <w:b/>
                <w:sz w:val="28"/>
                <w:szCs w:val="32"/>
              </w:rPr>
            </w:pPr>
            <w:r w:rsidRPr="002E7981">
              <w:rPr>
                <w:rFonts w:ascii="Times New Roman" w:hAnsi="Times New Roman" w:cs="Times New Roman"/>
                <w:b/>
                <w:sz w:val="28"/>
                <w:szCs w:val="32"/>
              </w:rPr>
              <w:t>PRAKTISCHE ERFAHRUNGEN</w:t>
            </w:r>
          </w:p>
        </w:tc>
      </w:tr>
      <w:tr w:rsidR="00401F37" w:rsidRPr="002E7981" w14:paraId="35A8C12F" w14:textId="77777777" w:rsidTr="00401F37">
        <w:trPr>
          <w:trHeight w:val="340"/>
        </w:trPr>
        <w:tc>
          <w:tcPr>
            <w:tcW w:w="7938" w:type="dxa"/>
            <w:gridSpan w:val="5"/>
            <w:tcBorders>
              <w:top w:val="single" w:sz="4" w:space="0" w:color="auto"/>
            </w:tcBorders>
            <w:vAlign w:val="bottom"/>
          </w:tcPr>
          <w:p w14:paraId="4A35CF13" w14:textId="21E98B93" w:rsidR="00401F37" w:rsidRPr="002E7981" w:rsidRDefault="00401F37" w:rsidP="00401F37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Vindelici</w:t>
            </w:r>
            <w:proofErr w:type="spellEnd"/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Advisors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</w:tcBorders>
            <w:vAlign w:val="bottom"/>
          </w:tcPr>
          <w:p w14:paraId="0D55F51B" w14:textId="5DE0D21A" w:rsidR="00401F37" w:rsidRPr="002E7981" w:rsidRDefault="00401F37" w:rsidP="00401F37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2E7981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München</w:t>
            </w:r>
          </w:p>
        </w:tc>
      </w:tr>
      <w:tr w:rsidR="00401F37" w:rsidRPr="002E7981" w14:paraId="4870C775" w14:textId="77777777" w:rsidTr="00401F37">
        <w:trPr>
          <w:trHeight w:val="113"/>
        </w:trPr>
        <w:tc>
          <w:tcPr>
            <w:tcW w:w="7938" w:type="dxa"/>
            <w:gridSpan w:val="5"/>
            <w:vAlign w:val="bottom"/>
          </w:tcPr>
          <w:p w14:paraId="260800A4" w14:textId="5113F126" w:rsidR="00401F37" w:rsidRPr="00401F37" w:rsidRDefault="00401F37" w:rsidP="00401F37">
            <w:pPr>
              <w:pStyle w:val="StandardWeb"/>
              <w:spacing w:before="0" w:beforeAutospacing="0" w:after="0" w:afterAutospacing="0"/>
              <w:rPr>
                <w:i/>
                <w:iCs/>
                <w:sz w:val="20"/>
                <w:szCs w:val="20"/>
              </w:rPr>
            </w:pPr>
            <w:r w:rsidRPr="00401F37">
              <w:rPr>
                <w:i/>
                <w:iCs/>
                <w:sz w:val="20"/>
                <w:szCs w:val="20"/>
              </w:rPr>
              <w:t xml:space="preserve">Praktikant im </w:t>
            </w:r>
            <w:proofErr w:type="spellStart"/>
            <w:r w:rsidRPr="00401F37">
              <w:rPr>
                <w:i/>
                <w:iCs/>
                <w:sz w:val="20"/>
                <w:szCs w:val="20"/>
              </w:rPr>
              <w:t>Strategy</w:t>
            </w:r>
            <w:proofErr w:type="spellEnd"/>
            <w:r w:rsidRPr="00401F37">
              <w:rPr>
                <w:i/>
                <w:iCs/>
                <w:sz w:val="20"/>
                <w:szCs w:val="20"/>
              </w:rPr>
              <w:t xml:space="preserve"> &amp; Management Consulting </w:t>
            </w:r>
            <w:r w:rsidRPr="002E7981">
              <w:rPr>
                <w:i/>
                <w:iCs/>
                <w:sz w:val="20"/>
                <w:szCs w:val="20"/>
              </w:rPr>
              <w:t>(geplant, Vertrag bereits unterzeichnet)</w:t>
            </w:r>
          </w:p>
        </w:tc>
        <w:tc>
          <w:tcPr>
            <w:tcW w:w="2268" w:type="dxa"/>
            <w:vAlign w:val="bottom"/>
          </w:tcPr>
          <w:p w14:paraId="1C0D61E1" w14:textId="12B91C56" w:rsidR="00401F37" w:rsidRPr="002E7981" w:rsidRDefault="00401F37" w:rsidP="00401F37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2E798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Pr="002E7981">
              <w:rPr>
                <w:rFonts w:ascii="Times New Roman" w:hAnsi="Times New Roman" w:cs="Times New Roman"/>
                <w:sz w:val="20"/>
                <w:szCs w:val="20"/>
              </w:rPr>
              <w:t>/2025 – 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r w:rsidRPr="002E7981">
              <w:rPr>
                <w:rFonts w:ascii="Times New Roman" w:hAnsi="Times New Roman" w:cs="Times New Roman"/>
                <w:sz w:val="20"/>
                <w:szCs w:val="20"/>
              </w:rPr>
              <w:t>/2025</w:t>
            </w:r>
          </w:p>
        </w:tc>
      </w:tr>
      <w:tr w:rsidR="00401F37" w:rsidRPr="002E7981" w14:paraId="0A8634E3" w14:textId="77777777" w:rsidTr="00401F37">
        <w:trPr>
          <w:trHeight w:val="340"/>
        </w:trPr>
        <w:tc>
          <w:tcPr>
            <w:tcW w:w="7938" w:type="dxa"/>
            <w:gridSpan w:val="5"/>
            <w:vAlign w:val="bottom"/>
          </w:tcPr>
          <w:p w14:paraId="38151C7E" w14:textId="69DFF5FD" w:rsidR="00401F37" w:rsidRPr="002E7981" w:rsidRDefault="00401F37" w:rsidP="00401F37">
            <w:pPr>
              <w:rPr>
                <w:rFonts w:ascii="Times New Roman" w:hAnsi="Times New Roman" w:cs="Times New Roman"/>
                <w:b/>
                <w:sz w:val="28"/>
                <w:szCs w:val="32"/>
              </w:rPr>
            </w:pPr>
            <w:r w:rsidRPr="002E7981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Dr. </w:t>
            </w:r>
            <w:proofErr w:type="spellStart"/>
            <w:r w:rsidRPr="002E7981">
              <w:rPr>
                <w:rFonts w:ascii="Times New Roman" w:hAnsi="Times New Roman" w:cs="Times New Roman"/>
                <w:b/>
                <w:sz w:val="21"/>
                <w:szCs w:val="21"/>
              </w:rPr>
              <w:t>Wieselhuber</w:t>
            </w:r>
            <w:proofErr w:type="spellEnd"/>
            <w:r w:rsidRPr="002E7981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&amp; Partner</w:t>
            </w:r>
          </w:p>
        </w:tc>
        <w:tc>
          <w:tcPr>
            <w:tcW w:w="2268" w:type="dxa"/>
            <w:vAlign w:val="bottom"/>
          </w:tcPr>
          <w:p w14:paraId="6A7AF7ED" w14:textId="1EE38E3C" w:rsidR="00401F37" w:rsidRPr="002E7981" w:rsidRDefault="00401F37" w:rsidP="00401F37">
            <w:pPr>
              <w:jc w:val="right"/>
              <w:rPr>
                <w:rFonts w:ascii="Times New Roman" w:hAnsi="Times New Roman" w:cs="Times New Roman"/>
                <w:b/>
                <w:sz w:val="28"/>
                <w:szCs w:val="32"/>
              </w:rPr>
            </w:pPr>
            <w:r w:rsidRPr="002E7981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München</w:t>
            </w:r>
          </w:p>
        </w:tc>
      </w:tr>
      <w:tr w:rsidR="00401F37" w:rsidRPr="002E7981" w14:paraId="74FE5901" w14:textId="77777777" w:rsidTr="000C365B">
        <w:trPr>
          <w:trHeight w:val="227"/>
        </w:trPr>
        <w:tc>
          <w:tcPr>
            <w:tcW w:w="7938" w:type="dxa"/>
            <w:gridSpan w:val="5"/>
            <w:vAlign w:val="bottom"/>
          </w:tcPr>
          <w:p w14:paraId="686CE150" w14:textId="5F685B73" w:rsidR="00401F37" w:rsidRPr="002E7981" w:rsidRDefault="00401F37" w:rsidP="00401F37">
            <w:pPr>
              <w:pStyle w:val="StandardWeb"/>
              <w:spacing w:before="0" w:beforeAutospacing="0" w:after="0" w:afterAutospacing="0"/>
              <w:rPr>
                <w:b/>
                <w:sz w:val="28"/>
                <w:szCs w:val="32"/>
              </w:rPr>
            </w:pPr>
            <w:r w:rsidRPr="002E7981">
              <w:rPr>
                <w:i/>
                <w:iCs/>
                <w:sz w:val="20"/>
                <w:szCs w:val="20"/>
              </w:rPr>
              <w:t>Praktikant im Management Consulting (geplant, Vertrag bereits unterzeichnet)</w:t>
            </w:r>
          </w:p>
        </w:tc>
        <w:tc>
          <w:tcPr>
            <w:tcW w:w="2268" w:type="dxa"/>
            <w:vAlign w:val="bottom"/>
          </w:tcPr>
          <w:p w14:paraId="62586A99" w14:textId="48599006" w:rsidR="00401F37" w:rsidRPr="002E7981" w:rsidRDefault="00401F37" w:rsidP="00401F37">
            <w:pPr>
              <w:jc w:val="right"/>
              <w:rPr>
                <w:rFonts w:ascii="Times New Roman" w:hAnsi="Times New Roman" w:cs="Times New Roman"/>
                <w:b/>
                <w:sz w:val="28"/>
                <w:szCs w:val="32"/>
              </w:rPr>
            </w:pPr>
            <w:r w:rsidRPr="002E7981">
              <w:rPr>
                <w:rFonts w:ascii="Times New Roman" w:hAnsi="Times New Roman" w:cs="Times New Roman"/>
                <w:sz w:val="20"/>
                <w:szCs w:val="20"/>
              </w:rPr>
              <w:t>01/2025 – 03/2025</w:t>
            </w:r>
          </w:p>
        </w:tc>
      </w:tr>
      <w:tr w:rsidR="00401F37" w:rsidRPr="002E7981" w14:paraId="4B4A61A2" w14:textId="77777777" w:rsidTr="00F6509E">
        <w:trPr>
          <w:trHeight w:val="340"/>
        </w:trPr>
        <w:tc>
          <w:tcPr>
            <w:tcW w:w="7938" w:type="dxa"/>
            <w:gridSpan w:val="5"/>
            <w:vAlign w:val="bottom"/>
          </w:tcPr>
          <w:p w14:paraId="535CACAB" w14:textId="4FECE844" w:rsidR="00401F37" w:rsidRPr="002E7981" w:rsidRDefault="00401F37" w:rsidP="00401F37">
            <w:pPr>
              <w:rPr>
                <w:rFonts w:ascii="Times New Roman" w:hAnsi="Times New Roman" w:cs="Times New Roman"/>
                <w:b/>
                <w:sz w:val="28"/>
                <w:szCs w:val="32"/>
              </w:rPr>
            </w:pPr>
            <w:r w:rsidRPr="002E7981">
              <w:rPr>
                <w:rFonts w:ascii="Times New Roman" w:hAnsi="Times New Roman" w:cs="Times New Roman"/>
                <w:b/>
                <w:sz w:val="21"/>
                <w:szCs w:val="21"/>
              </w:rPr>
              <w:t>Ford Motor Company</w:t>
            </w:r>
          </w:p>
        </w:tc>
        <w:tc>
          <w:tcPr>
            <w:tcW w:w="2268" w:type="dxa"/>
            <w:vAlign w:val="bottom"/>
          </w:tcPr>
          <w:p w14:paraId="2FBB9B87" w14:textId="65DBB6EC" w:rsidR="00401F37" w:rsidRPr="002E7981" w:rsidRDefault="00401F37" w:rsidP="00401F37">
            <w:pPr>
              <w:jc w:val="right"/>
              <w:rPr>
                <w:rFonts w:ascii="Times New Roman" w:hAnsi="Times New Roman" w:cs="Times New Roman"/>
                <w:b/>
                <w:sz w:val="28"/>
                <w:szCs w:val="32"/>
              </w:rPr>
            </w:pPr>
            <w:r w:rsidRPr="002E7981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Köln</w:t>
            </w:r>
          </w:p>
        </w:tc>
      </w:tr>
      <w:tr w:rsidR="00401F37" w:rsidRPr="002E7981" w14:paraId="311A714C" w14:textId="77777777" w:rsidTr="000C365B">
        <w:trPr>
          <w:trHeight w:val="227"/>
        </w:trPr>
        <w:tc>
          <w:tcPr>
            <w:tcW w:w="7938" w:type="dxa"/>
            <w:gridSpan w:val="5"/>
            <w:vAlign w:val="bottom"/>
          </w:tcPr>
          <w:p w14:paraId="6A96FD55" w14:textId="39056589" w:rsidR="00401F37" w:rsidRPr="002E7981" w:rsidRDefault="00401F37" w:rsidP="00401F37">
            <w:pPr>
              <w:rPr>
                <w:rFonts w:ascii="Times New Roman" w:hAnsi="Times New Roman" w:cs="Times New Roman"/>
                <w:b/>
                <w:sz w:val="28"/>
                <w:szCs w:val="32"/>
              </w:rPr>
            </w:pPr>
            <w:proofErr w:type="spellStart"/>
            <w:r w:rsidRPr="002E7981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Projektleiter</w:t>
            </w:r>
            <w:proofErr w:type="spellEnd"/>
            <w:r w:rsidRPr="002E7981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E7981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im</w:t>
            </w:r>
            <w:proofErr w:type="spellEnd"/>
            <w:r w:rsidRPr="002E7981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E7981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Produktmarketing</w:t>
            </w:r>
            <w:proofErr w:type="spellEnd"/>
          </w:p>
        </w:tc>
        <w:tc>
          <w:tcPr>
            <w:tcW w:w="2268" w:type="dxa"/>
            <w:vAlign w:val="bottom"/>
          </w:tcPr>
          <w:p w14:paraId="75F0C74B" w14:textId="1F14FE88" w:rsidR="00401F37" w:rsidRPr="002E7981" w:rsidRDefault="00401F37" w:rsidP="00401F37">
            <w:pPr>
              <w:jc w:val="right"/>
              <w:rPr>
                <w:rFonts w:ascii="Times New Roman" w:hAnsi="Times New Roman" w:cs="Times New Roman"/>
                <w:b/>
                <w:sz w:val="28"/>
                <w:szCs w:val="32"/>
              </w:rPr>
            </w:pPr>
            <w:r w:rsidRPr="002E7981">
              <w:rPr>
                <w:rFonts w:ascii="Times New Roman" w:hAnsi="Times New Roman" w:cs="Times New Roman"/>
                <w:sz w:val="20"/>
                <w:szCs w:val="20"/>
              </w:rPr>
              <w:t>02/2022 – 12/2024</w:t>
            </w:r>
          </w:p>
        </w:tc>
      </w:tr>
      <w:tr w:rsidR="00401F37" w:rsidRPr="002E7981" w14:paraId="6A4813EB" w14:textId="77777777" w:rsidTr="00D52745">
        <w:trPr>
          <w:trHeight w:val="454"/>
        </w:trPr>
        <w:tc>
          <w:tcPr>
            <w:tcW w:w="10206" w:type="dxa"/>
            <w:gridSpan w:val="6"/>
            <w:vAlign w:val="bottom"/>
          </w:tcPr>
          <w:p w14:paraId="03755F02" w14:textId="77777777" w:rsidR="00401F37" w:rsidRPr="002E7981" w:rsidRDefault="00401F37" w:rsidP="00401F37">
            <w:pPr>
              <w:pStyle w:val="Bullets"/>
              <w:numPr>
                <w:ilvl w:val="0"/>
                <w:numId w:val="2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2E798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Entwicklung einer Produkt-Preis-Informations-Datenbank für die Ford Automobilmodelle der DACH-Region zur Prozessautomatisierung und Digitalisierung der Erstellung von Kundenkommunikation, Konfigurator und Bestellsystem</w:t>
            </w:r>
          </w:p>
          <w:p w14:paraId="48CA7AA9" w14:textId="77777777" w:rsidR="00401F37" w:rsidRPr="002E7981" w:rsidRDefault="00401F37" w:rsidP="00401F37">
            <w:pPr>
              <w:pStyle w:val="Bullets"/>
              <w:numPr>
                <w:ilvl w:val="0"/>
                <w:numId w:val="2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2E798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Einsparung von ca. 900.000 EUR p.a. durch das Entfallen manueller Arbeiten durch eine externe Agentur</w:t>
            </w:r>
          </w:p>
          <w:p w14:paraId="1AD0824F" w14:textId="77777777" w:rsidR="00401F37" w:rsidRPr="002E7981" w:rsidRDefault="00401F37" w:rsidP="00401F37">
            <w:pPr>
              <w:pStyle w:val="Bullets"/>
              <w:numPr>
                <w:ilvl w:val="0"/>
                <w:numId w:val="2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2E798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Prozessoptimierung durch die automatisierten Datenbank-Exporte, dadurch Zeitersparnis von bis zu 70% pro Produktevent, z.B. Verkürzung des Prozesses bis zum Briefen des Konfigurators von 21 auf 5 Tage durch den automatisierten Import von Dateien zum Produktaufbau und Produktpreis </w:t>
            </w:r>
          </w:p>
          <w:p w14:paraId="4C23CD2A" w14:textId="77777777" w:rsidR="00401F37" w:rsidRPr="002E7981" w:rsidRDefault="00401F37" w:rsidP="00401F37">
            <w:pPr>
              <w:pStyle w:val="Bullets"/>
              <w:numPr>
                <w:ilvl w:val="0"/>
                <w:numId w:val="2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2E798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Modellierung einer Expansion der Datenbank auf den spanischen, italienischen und britischen Markt</w:t>
            </w:r>
          </w:p>
          <w:p w14:paraId="1482B481" w14:textId="77777777" w:rsidR="00401F37" w:rsidRPr="002E7981" w:rsidRDefault="00401F37" w:rsidP="00401F37">
            <w:pPr>
              <w:pStyle w:val="Bullets"/>
              <w:numPr>
                <w:ilvl w:val="0"/>
                <w:numId w:val="2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2E798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Implementation der Ford Pro Go-</w:t>
            </w:r>
            <w:proofErr w:type="spellStart"/>
            <w:r w:rsidRPr="002E798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To</w:t>
            </w:r>
            <w:proofErr w:type="spellEnd"/>
            <w:r w:rsidRPr="002E798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-Market Strategie (u.a. </w:t>
            </w:r>
            <w:proofErr w:type="spellStart"/>
            <w:r w:rsidRPr="002E798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Telematics</w:t>
            </w:r>
            <w:proofErr w:type="spellEnd"/>
            <w:r w:rsidRPr="002E798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und </w:t>
            </w:r>
            <w:proofErr w:type="spellStart"/>
            <w:r w:rsidRPr="002E798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Charging</w:t>
            </w:r>
            <w:proofErr w:type="spellEnd"/>
            <w:r w:rsidRPr="002E798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) in die Produktkommunikation</w:t>
            </w:r>
          </w:p>
          <w:p w14:paraId="75537015" w14:textId="77777777" w:rsidR="00401F37" w:rsidRPr="002E7981" w:rsidRDefault="00401F37" w:rsidP="00401F37">
            <w:pPr>
              <w:pStyle w:val="Bullets"/>
              <w:numPr>
                <w:ilvl w:val="0"/>
                <w:numId w:val="2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2E798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Integration und Automatisierung vertikaler Prozessbestandteile, darunter Erweiterung der Datenimporte und Konzeption weiterer Exporte und Schnittstellen</w:t>
            </w:r>
          </w:p>
          <w:p w14:paraId="1CFFD0D0" w14:textId="77777777" w:rsidR="00401F37" w:rsidRPr="002E7981" w:rsidRDefault="00401F37" w:rsidP="00401F37">
            <w:pPr>
              <w:pStyle w:val="Bullets"/>
              <w:numPr>
                <w:ilvl w:val="0"/>
                <w:numId w:val="2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2E798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Budgeterstellung und Budgetverhandlungen mit den IT-Dienstleistern (ca. 450.000 EUR p.a.)</w:t>
            </w:r>
          </w:p>
          <w:p w14:paraId="1CFA86B8" w14:textId="77777777" w:rsidR="00401F37" w:rsidRPr="002E7981" w:rsidRDefault="00401F37" w:rsidP="00401F37">
            <w:pPr>
              <w:pStyle w:val="Bullets"/>
              <w:numPr>
                <w:ilvl w:val="0"/>
                <w:numId w:val="2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2E798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Strategische Koordinierung der Einführung des Agenturmodells (Analyse der Implikationen und Anforderungen des Agenturmodells auf die Prozesse im Produktmarketing)</w:t>
            </w:r>
          </w:p>
          <w:p w14:paraId="520EFB70" w14:textId="77777777" w:rsidR="00401F37" w:rsidRPr="002E7981" w:rsidRDefault="00401F37" w:rsidP="00401F37">
            <w:pPr>
              <w:pStyle w:val="Bullets"/>
              <w:numPr>
                <w:ilvl w:val="0"/>
                <w:numId w:val="2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2E798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Entwicklung der neuen strategischen Preispositionen durch die Einführung des Agenturmodells (z.B. Angleichung Listen- und Transaktionspreise und die Auswirkungen auf die Restwerte der Fahrzeuge)</w:t>
            </w:r>
          </w:p>
          <w:p w14:paraId="64B64634" w14:textId="77777777" w:rsidR="00401F37" w:rsidRPr="002E7981" w:rsidRDefault="00401F37" w:rsidP="00401F37">
            <w:pPr>
              <w:pStyle w:val="Bullets"/>
              <w:numPr>
                <w:ilvl w:val="0"/>
                <w:numId w:val="2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2E798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Anpassungen der Datenbank und Produktkommunikation auf neue regulatorische Vorgaben (z.B. PKW-</w:t>
            </w:r>
            <w:proofErr w:type="spellStart"/>
            <w:r w:rsidRPr="002E798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EnVKV</w:t>
            </w:r>
            <w:proofErr w:type="spellEnd"/>
            <w:r w:rsidRPr="002E798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)</w:t>
            </w:r>
          </w:p>
          <w:p w14:paraId="112F9A88" w14:textId="25E1DBB4" w:rsidR="00401F37" w:rsidRPr="002E7981" w:rsidRDefault="00401F37" w:rsidP="00401F37">
            <w:pPr>
              <w:pStyle w:val="Bullets"/>
              <w:numPr>
                <w:ilvl w:val="0"/>
                <w:numId w:val="2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2E798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Go-</w:t>
            </w:r>
            <w:proofErr w:type="spellStart"/>
            <w:r w:rsidRPr="002E798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To</w:t>
            </w:r>
            <w:proofErr w:type="spellEnd"/>
            <w:r w:rsidRPr="002E798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-Market Strategie für den Launch des neuen Ford Transit/Tourneo Custom, insbesondere Wettbewerbsanalysen und Preisvergleiche</w:t>
            </w:r>
          </w:p>
        </w:tc>
      </w:tr>
      <w:tr w:rsidR="00401F37" w:rsidRPr="002E7981" w14:paraId="6BF76EB7" w14:textId="77777777" w:rsidTr="008E0B92">
        <w:trPr>
          <w:trHeight w:val="397"/>
        </w:trPr>
        <w:tc>
          <w:tcPr>
            <w:tcW w:w="7938" w:type="dxa"/>
            <w:gridSpan w:val="5"/>
            <w:vAlign w:val="bottom"/>
          </w:tcPr>
          <w:p w14:paraId="4CCFD001" w14:textId="77777777" w:rsidR="00401F37" w:rsidRPr="002E7981" w:rsidRDefault="00401F37" w:rsidP="00401F37">
            <w:pPr>
              <w:rPr>
                <w:rFonts w:ascii="Times New Roman" w:hAnsi="Times New Roman" w:cs="Times New Roman"/>
                <w:b/>
                <w:sz w:val="28"/>
                <w:szCs w:val="32"/>
              </w:rPr>
            </w:pPr>
            <w:r w:rsidRPr="002E7981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Dualer Student in diversen Unternehmensbereichen (u.a. Steuerabteilung und Exterieur Einkauf)</w:t>
            </w:r>
          </w:p>
        </w:tc>
        <w:tc>
          <w:tcPr>
            <w:tcW w:w="2268" w:type="dxa"/>
            <w:vAlign w:val="bottom"/>
          </w:tcPr>
          <w:p w14:paraId="57EAF64B" w14:textId="1F9604F8" w:rsidR="00401F37" w:rsidRPr="002E7981" w:rsidRDefault="00401F37" w:rsidP="00401F37">
            <w:pPr>
              <w:jc w:val="right"/>
              <w:rPr>
                <w:rFonts w:ascii="Times New Roman" w:hAnsi="Times New Roman" w:cs="Times New Roman"/>
                <w:b/>
                <w:sz w:val="28"/>
                <w:szCs w:val="32"/>
              </w:rPr>
            </w:pPr>
            <w:r w:rsidRPr="002E7981">
              <w:rPr>
                <w:rFonts w:ascii="Times New Roman" w:hAnsi="Times New Roman" w:cs="Times New Roman"/>
                <w:sz w:val="20"/>
                <w:szCs w:val="20"/>
              </w:rPr>
              <w:t>09/2019 – 06/2023</w:t>
            </w:r>
          </w:p>
        </w:tc>
      </w:tr>
      <w:tr w:rsidR="00401F37" w:rsidRPr="002E7981" w14:paraId="7FA174C5" w14:textId="77777777" w:rsidTr="00543C81">
        <w:trPr>
          <w:trHeight w:val="454"/>
        </w:trPr>
        <w:tc>
          <w:tcPr>
            <w:tcW w:w="10206" w:type="dxa"/>
            <w:gridSpan w:val="6"/>
            <w:vAlign w:val="bottom"/>
          </w:tcPr>
          <w:p w14:paraId="4FFB8966" w14:textId="77777777" w:rsidR="00401F37" w:rsidRPr="002E7981" w:rsidRDefault="00401F37" w:rsidP="00401F37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2E7981">
              <w:rPr>
                <w:rFonts w:ascii="Times New Roman" w:hAnsi="Times New Roman" w:cs="Times New Roman"/>
                <w:sz w:val="20"/>
                <w:szCs w:val="20"/>
              </w:rPr>
              <w:t>Analyse über den Nachweis von globalen Testfahrzeugen in einem Projekt zur Erstattung von 4,5 Millionen EUR in Einfuhrumsatzsteuer (realisierte Einfuhrumsatzsteuererstattung bei 3,2 Millionen EUR)</w:t>
            </w:r>
          </w:p>
          <w:p w14:paraId="53406E9A" w14:textId="77777777" w:rsidR="00401F37" w:rsidRPr="002E7981" w:rsidRDefault="00401F37" w:rsidP="00401F37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2E7981">
              <w:rPr>
                <w:rFonts w:ascii="Times New Roman" w:hAnsi="Times New Roman" w:cs="Times New Roman"/>
                <w:sz w:val="20"/>
                <w:szCs w:val="20"/>
              </w:rPr>
              <w:t xml:space="preserve">Angebotsvergleich mehrerer Lieferanten für das Sourcing von Scheinwerfern für den Ford Transit   </w:t>
            </w:r>
          </w:p>
          <w:p w14:paraId="5592E67F" w14:textId="22D7FE38" w:rsidR="00401F37" w:rsidRPr="002E7981" w:rsidRDefault="00401F37" w:rsidP="00401F37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2E7981">
              <w:rPr>
                <w:rFonts w:ascii="Times New Roman" w:hAnsi="Times New Roman" w:cs="Times New Roman"/>
                <w:sz w:val="20"/>
                <w:szCs w:val="20"/>
              </w:rPr>
              <w:t xml:space="preserve">Übernahme in eine </w:t>
            </w:r>
            <w:r w:rsidRPr="002E7981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Vollzeitposition als Projektleiter zum Abschluss meiner Ausbildung</w:t>
            </w:r>
          </w:p>
        </w:tc>
      </w:tr>
      <w:tr w:rsidR="00401F37" w:rsidRPr="002E7981" w14:paraId="482569A2" w14:textId="77777777" w:rsidTr="00D52745">
        <w:trPr>
          <w:trHeight w:val="454"/>
        </w:trPr>
        <w:tc>
          <w:tcPr>
            <w:tcW w:w="10206" w:type="dxa"/>
            <w:gridSpan w:val="6"/>
            <w:tcBorders>
              <w:bottom w:val="single" w:sz="4" w:space="0" w:color="auto"/>
            </w:tcBorders>
            <w:vAlign w:val="bottom"/>
          </w:tcPr>
          <w:p w14:paraId="1CFA4492" w14:textId="2750A445" w:rsidR="00401F37" w:rsidRPr="002E7981" w:rsidRDefault="00401F37" w:rsidP="00401F3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E7981">
              <w:rPr>
                <w:rFonts w:ascii="Times New Roman" w:hAnsi="Times New Roman" w:cs="Times New Roman"/>
                <w:b/>
                <w:sz w:val="28"/>
                <w:szCs w:val="32"/>
              </w:rPr>
              <w:t>FÄHIGKEITEN &amp; INTERESSEN</w:t>
            </w:r>
          </w:p>
        </w:tc>
      </w:tr>
      <w:tr w:rsidR="00401F37" w:rsidRPr="002E7981" w14:paraId="2B257790" w14:textId="77777777" w:rsidTr="00B242C0">
        <w:trPr>
          <w:trHeight w:val="283"/>
        </w:trPr>
        <w:tc>
          <w:tcPr>
            <w:tcW w:w="1418" w:type="dxa"/>
            <w:tcBorders>
              <w:top w:val="single" w:sz="4" w:space="0" w:color="auto"/>
            </w:tcBorders>
            <w:vAlign w:val="bottom"/>
          </w:tcPr>
          <w:p w14:paraId="15B2C431" w14:textId="56F73C25" w:rsidR="00401F37" w:rsidRPr="002E7981" w:rsidRDefault="00401F37" w:rsidP="00401F3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E7981">
              <w:rPr>
                <w:rFonts w:ascii="Times New Roman" w:hAnsi="Times New Roman" w:cs="Times New Roman"/>
                <w:sz w:val="20"/>
                <w:szCs w:val="20"/>
              </w:rPr>
              <w:t>Sprachen:</w:t>
            </w:r>
          </w:p>
        </w:tc>
        <w:tc>
          <w:tcPr>
            <w:tcW w:w="8788" w:type="dxa"/>
            <w:gridSpan w:val="5"/>
            <w:tcBorders>
              <w:top w:val="single" w:sz="4" w:space="0" w:color="auto"/>
            </w:tcBorders>
            <w:vAlign w:val="bottom"/>
          </w:tcPr>
          <w:p w14:paraId="061D3FCE" w14:textId="4EAC4551" w:rsidR="00401F37" w:rsidRPr="002E7981" w:rsidRDefault="00401F37" w:rsidP="00401F37">
            <w:p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2E7981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Deutsch </w:t>
            </w:r>
            <w:r w:rsidRPr="002E798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(Muttersprache)</w:t>
            </w:r>
            <w:r w:rsidRPr="002E7981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Englisch </w:t>
            </w:r>
            <w:r w:rsidRPr="002E798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(Verhandlungssicher)</w:t>
            </w:r>
            <w:r w:rsidRPr="002E7981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Spanisch </w:t>
            </w:r>
            <w:r w:rsidRPr="002E798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(A2)</w:t>
            </w:r>
          </w:p>
        </w:tc>
      </w:tr>
      <w:tr w:rsidR="00401F37" w:rsidRPr="002E7981" w14:paraId="45706C3F" w14:textId="77777777" w:rsidTr="00B242C0">
        <w:trPr>
          <w:trHeight w:val="283"/>
        </w:trPr>
        <w:tc>
          <w:tcPr>
            <w:tcW w:w="1418" w:type="dxa"/>
            <w:vAlign w:val="bottom"/>
          </w:tcPr>
          <w:p w14:paraId="57688BDA" w14:textId="350496FE" w:rsidR="00401F37" w:rsidRPr="002E7981" w:rsidRDefault="00401F37" w:rsidP="00401F3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E7981">
              <w:rPr>
                <w:rFonts w:ascii="Times New Roman" w:hAnsi="Times New Roman" w:cs="Times New Roman"/>
                <w:sz w:val="20"/>
                <w:szCs w:val="20"/>
              </w:rPr>
              <w:t>Technisch:</w:t>
            </w:r>
          </w:p>
        </w:tc>
        <w:tc>
          <w:tcPr>
            <w:tcW w:w="8788" w:type="dxa"/>
            <w:gridSpan w:val="5"/>
            <w:vAlign w:val="bottom"/>
          </w:tcPr>
          <w:p w14:paraId="60CA2168" w14:textId="4FDC381A" w:rsidR="00401F37" w:rsidRPr="002E7981" w:rsidRDefault="00401F37" w:rsidP="00401F37">
            <w:p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2E798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Microsoft Office </w:t>
            </w:r>
            <w:r w:rsidRPr="002E798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(fortgeschritten)</w:t>
            </w:r>
            <w:r w:rsidRPr="002E798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Python </w:t>
            </w:r>
            <w:r w:rsidRPr="002E798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(fortgeschritten)</w:t>
            </w:r>
          </w:p>
        </w:tc>
      </w:tr>
      <w:tr w:rsidR="00401F37" w:rsidRPr="002E7981" w14:paraId="70CB01B0" w14:textId="77777777" w:rsidTr="00B242C0">
        <w:trPr>
          <w:trHeight w:val="283"/>
        </w:trPr>
        <w:tc>
          <w:tcPr>
            <w:tcW w:w="1418" w:type="dxa"/>
            <w:vAlign w:val="bottom"/>
          </w:tcPr>
          <w:p w14:paraId="04F58216" w14:textId="6D413C27" w:rsidR="00401F37" w:rsidRPr="002E7981" w:rsidRDefault="00401F37" w:rsidP="00401F3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E7981">
              <w:rPr>
                <w:rFonts w:ascii="Times New Roman" w:hAnsi="Times New Roman" w:cs="Times New Roman"/>
                <w:sz w:val="20"/>
                <w:szCs w:val="20"/>
              </w:rPr>
              <w:t xml:space="preserve">Interessen: </w:t>
            </w:r>
          </w:p>
        </w:tc>
        <w:tc>
          <w:tcPr>
            <w:tcW w:w="8788" w:type="dxa"/>
            <w:gridSpan w:val="5"/>
            <w:vAlign w:val="bottom"/>
          </w:tcPr>
          <w:p w14:paraId="598C2742" w14:textId="75FB999D" w:rsidR="00401F37" w:rsidRPr="002E7981" w:rsidRDefault="00401F37" w:rsidP="00401F37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 w:rsidRPr="002E7981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Fußball, Laufen und Fitness, Klavier, Reisen </w:t>
            </w:r>
            <w:r w:rsidRPr="002E798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(Work-And-Travel in Australien von 10/2018 – 08/2019)</w:t>
            </w:r>
          </w:p>
        </w:tc>
      </w:tr>
      <w:tr w:rsidR="00401F37" w:rsidRPr="002E7981" w14:paraId="071AB173" w14:textId="77777777" w:rsidTr="004E16F3">
        <w:trPr>
          <w:trHeight w:val="1134"/>
        </w:trPr>
        <w:tc>
          <w:tcPr>
            <w:tcW w:w="10206" w:type="dxa"/>
            <w:gridSpan w:val="6"/>
            <w:vAlign w:val="bottom"/>
          </w:tcPr>
          <w:p w14:paraId="6478BDEA" w14:textId="4F25CB67" w:rsidR="00401F37" w:rsidRPr="002E7981" w:rsidRDefault="00424ABB" w:rsidP="00401F37">
            <w:pPr>
              <w:rPr>
                <w:rFonts w:ascii="Times New Roman" w:hAnsi="Times New Roman" w:cs="Times New Roman"/>
                <w:color w:val="000000"/>
                <w:sz w:val="18"/>
                <w:lang w:val="de-AT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München</w:t>
            </w:r>
            <w:r w:rsidR="00401F37" w:rsidRPr="002E7981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15</w:t>
            </w:r>
            <w:r w:rsidR="00401F37" w:rsidRPr="002E7981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01</w:t>
            </w:r>
            <w:r w:rsidR="00401F37" w:rsidRPr="002E7981">
              <w:rPr>
                <w:rFonts w:ascii="Times New Roman" w:hAnsi="Times New Roman" w:cs="Times New Roman"/>
                <w:sz w:val="20"/>
                <w:szCs w:val="20"/>
              </w:rPr>
              <w:t>.2024</w:t>
            </w:r>
          </w:p>
        </w:tc>
      </w:tr>
    </w:tbl>
    <w:p w14:paraId="15835770" w14:textId="3E4ABCC9" w:rsidR="00275327" w:rsidRPr="002E7981" w:rsidRDefault="00275327" w:rsidP="00965F66">
      <w:pPr>
        <w:rPr>
          <w:rFonts w:ascii="Times New Roman" w:hAnsi="Times New Roman" w:cs="Times New Roman"/>
          <w:sz w:val="18"/>
        </w:rPr>
      </w:pPr>
    </w:p>
    <w:sectPr w:rsidR="00275327" w:rsidRPr="002E7981" w:rsidSect="002F0043">
      <w:footerReference w:type="even" r:id="rId8"/>
      <w:type w:val="evenPage"/>
      <w:pgSz w:w="11906" w:h="16838"/>
      <w:pgMar w:top="567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53638B2" w14:textId="77777777" w:rsidR="00EC4CAC" w:rsidRDefault="00EC4CAC" w:rsidP="00BE053D">
      <w:pPr>
        <w:spacing w:after="0" w:line="240" w:lineRule="auto"/>
      </w:pPr>
      <w:r>
        <w:separator/>
      </w:r>
    </w:p>
  </w:endnote>
  <w:endnote w:type="continuationSeparator" w:id="0">
    <w:p w14:paraId="6CB17363" w14:textId="77777777" w:rsidR="00EC4CAC" w:rsidRDefault="00EC4CAC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98753BE" w14:textId="77777777" w:rsidR="00EC4CAC" w:rsidRDefault="00EC4CAC" w:rsidP="00BE053D">
      <w:pPr>
        <w:spacing w:after="0" w:line="240" w:lineRule="auto"/>
      </w:pPr>
      <w:r>
        <w:separator/>
      </w:r>
    </w:p>
  </w:footnote>
  <w:footnote w:type="continuationSeparator" w:id="0">
    <w:p w14:paraId="088E2B5F" w14:textId="77777777" w:rsidR="00EC4CAC" w:rsidRDefault="00EC4CAC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16608B"/>
    <w:multiLevelType w:val="hybridMultilevel"/>
    <w:tmpl w:val="8F3ECF0E"/>
    <w:lvl w:ilvl="0" w:tplc="158052F2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8306880">
    <w:abstractNumId w:val="15"/>
  </w:num>
  <w:num w:numId="2" w16cid:durableId="1906605066">
    <w:abstractNumId w:val="18"/>
  </w:num>
  <w:num w:numId="3" w16cid:durableId="1702894948">
    <w:abstractNumId w:val="21"/>
  </w:num>
  <w:num w:numId="4" w16cid:durableId="1416902123">
    <w:abstractNumId w:val="0"/>
  </w:num>
  <w:num w:numId="5" w16cid:durableId="1757631055">
    <w:abstractNumId w:val="1"/>
  </w:num>
  <w:num w:numId="6" w16cid:durableId="1038893289">
    <w:abstractNumId w:val="2"/>
  </w:num>
  <w:num w:numId="7" w16cid:durableId="1427577254">
    <w:abstractNumId w:val="14"/>
  </w:num>
  <w:num w:numId="8" w16cid:durableId="1822188884">
    <w:abstractNumId w:val="24"/>
  </w:num>
  <w:num w:numId="9" w16cid:durableId="463694957">
    <w:abstractNumId w:val="13"/>
  </w:num>
  <w:num w:numId="10" w16cid:durableId="1683819691">
    <w:abstractNumId w:val="25"/>
  </w:num>
  <w:num w:numId="11" w16cid:durableId="1473131747">
    <w:abstractNumId w:val="5"/>
  </w:num>
  <w:num w:numId="12" w16cid:durableId="39134364">
    <w:abstractNumId w:val="6"/>
  </w:num>
  <w:num w:numId="13" w16cid:durableId="84573796">
    <w:abstractNumId w:val="9"/>
  </w:num>
  <w:num w:numId="14" w16cid:durableId="636955345">
    <w:abstractNumId w:val="10"/>
  </w:num>
  <w:num w:numId="15" w16cid:durableId="766385799">
    <w:abstractNumId w:val="23"/>
  </w:num>
  <w:num w:numId="16" w16cid:durableId="1411930952">
    <w:abstractNumId w:val="4"/>
  </w:num>
  <w:num w:numId="17" w16cid:durableId="1404136849">
    <w:abstractNumId w:val="17"/>
  </w:num>
  <w:num w:numId="18" w16cid:durableId="2098744937">
    <w:abstractNumId w:val="3"/>
  </w:num>
  <w:num w:numId="19" w16cid:durableId="336078196">
    <w:abstractNumId w:val="20"/>
  </w:num>
  <w:num w:numId="20" w16cid:durableId="712075438">
    <w:abstractNumId w:val="11"/>
  </w:num>
  <w:num w:numId="21" w16cid:durableId="1605335511">
    <w:abstractNumId w:val="12"/>
  </w:num>
  <w:num w:numId="22" w16cid:durableId="662121156">
    <w:abstractNumId w:val="16"/>
  </w:num>
  <w:num w:numId="23" w16cid:durableId="1773552259">
    <w:abstractNumId w:val="7"/>
  </w:num>
  <w:num w:numId="24" w16cid:durableId="2141801234">
    <w:abstractNumId w:val="22"/>
  </w:num>
  <w:num w:numId="25" w16cid:durableId="109981869">
    <w:abstractNumId w:val="26"/>
  </w:num>
  <w:num w:numId="26" w16cid:durableId="725224472">
    <w:abstractNumId w:val="19"/>
  </w:num>
  <w:num w:numId="27" w16cid:durableId="985403356">
    <w:abstractNumId w:val="8"/>
  </w:num>
  <w:num w:numId="28" w16cid:durableId="185024478">
    <w:abstractNumId w:val="2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David Döbele">
    <w15:presenceInfo w15:providerId="AD" w15:userId="S::david.doebele@pumpkinadvisory.onmicrosoft.com::a00222db-f5a0-4b93-9122-d1c61d86433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6"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31806"/>
    <w:rsid w:val="00043704"/>
    <w:rsid w:val="00061D33"/>
    <w:rsid w:val="000635A1"/>
    <w:rsid w:val="00064643"/>
    <w:rsid w:val="000816FF"/>
    <w:rsid w:val="0008377A"/>
    <w:rsid w:val="00087747"/>
    <w:rsid w:val="00095910"/>
    <w:rsid w:val="000A1FDA"/>
    <w:rsid w:val="000B63E2"/>
    <w:rsid w:val="000B6548"/>
    <w:rsid w:val="000C365B"/>
    <w:rsid w:val="000D671A"/>
    <w:rsid w:val="00103EC5"/>
    <w:rsid w:val="00116C6E"/>
    <w:rsid w:val="00125CA6"/>
    <w:rsid w:val="0014463A"/>
    <w:rsid w:val="00156FC9"/>
    <w:rsid w:val="00162A5A"/>
    <w:rsid w:val="001647AB"/>
    <w:rsid w:val="00172867"/>
    <w:rsid w:val="00175B6D"/>
    <w:rsid w:val="00182DF6"/>
    <w:rsid w:val="00184C26"/>
    <w:rsid w:val="001901ED"/>
    <w:rsid w:val="0019483A"/>
    <w:rsid w:val="001965FA"/>
    <w:rsid w:val="001A46BF"/>
    <w:rsid w:val="001A481B"/>
    <w:rsid w:val="001A5C5B"/>
    <w:rsid w:val="001A659C"/>
    <w:rsid w:val="001B0186"/>
    <w:rsid w:val="001B3474"/>
    <w:rsid w:val="001B62CA"/>
    <w:rsid w:val="001D4DCD"/>
    <w:rsid w:val="001D593C"/>
    <w:rsid w:val="001F4175"/>
    <w:rsid w:val="001F431B"/>
    <w:rsid w:val="00217D32"/>
    <w:rsid w:val="00223A4D"/>
    <w:rsid w:val="00232CB5"/>
    <w:rsid w:val="00234A7E"/>
    <w:rsid w:val="0024373D"/>
    <w:rsid w:val="002508C2"/>
    <w:rsid w:val="00267252"/>
    <w:rsid w:val="00273BF2"/>
    <w:rsid w:val="00275327"/>
    <w:rsid w:val="00282DB0"/>
    <w:rsid w:val="002A6417"/>
    <w:rsid w:val="002B2091"/>
    <w:rsid w:val="002C6972"/>
    <w:rsid w:val="002D2B32"/>
    <w:rsid w:val="002D4516"/>
    <w:rsid w:val="002D7C79"/>
    <w:rsid w:val="002E1711"/>
    <w:rsid w:val="002E5F59"/>
    <w:rsid w:val="002E615F"/>
    <w:rsid w:val="002E7981"/>
    <w:rsid w:val="002F0043"/>
    <w:rsid w:val="002F46AD"/>
    <w:rsid w:val="003101F0"/>
    <w:rsid w:val="00314B7A"/>
    <w:rsid w:val="00324BC5"/>
    <w:rsid w:val="00340BAB"/>
    <w:rsid w:val="003418E0"/>
    <w:rsid w:val="00347F8D"/>
    <w:rsid w:val="00370960"/>
    <w:rsid w:val="00372F7B"/>
    <w:rsid w:val="003733E5"/>
    <w:rsid w:val="00390EA6"/>
    <w:rsid w:val="003C18D8"/>
    <w:rsid w:val="003E1538"/>
    <w:rsid w:val="003E1C67"/>
    <w:rsid w:val="003E27C3"/>
    <w:rsid w:val="003F3E3F"/>
    <w:rsid w:val="00401F37"/>
    <w:rsid w:val="004067B8"/>
    <w:rsid w:val="004154BE"/>
    <w:rsid w:val="00415FE1"/>
    <w:rsid w:val="0042013D"/>
    <w:rsid w:val="00422F83"/>
    <w:rsid w:val="00424ABB"/>
    <w:rsid w:val="00426D7E"/>
    <w:rsid w:val="0043430C"/>
    <w:rsid w:val="004343EF"/>
    <w:rsid w:val="00435E6D"/>
    <w:rsid w:val="00443668"/>
    <w:rsid w:val="00456B0D"/>
    <w:rsid w:val="00476AF8"/>
    <w:rsid w:val="00484FD7"/>
    <w:rsid w:val="004929FB"/>
    <w:rsid w:val="004A54BA"/>
    <w:rsid w:val="004B6A5E"/>
    <w:rsid w:val="004C79EC"/>
    <w:rsid w:val="004E16F3"/>
    <w:rsid w:val="004F7E36"/>
    <w:rsid w:val="005016DD"/>
    <w:rsid w:val="00501DBB"/>
    <w:rsid w:val="00507EA7"/>
    <w:rsid w:val="0051701D"/>
    <w:rsid w:val="00526089"/>
    <w:rsid w:val="00527A28"/>
    <w:rsid w:val="00527DCA"/>
    <w:rsid w:val="00535F53"/>
    <w:rsid w:val="00537B2A"/>
    <w:rsid w:val="00561D8C"/>
    <w:rsid w:val="005716D4"/>
    <w:rsid w:val="00571B60"/>
    <w:rsid w:val="00572876"/>
    <w:rsid w:val="00585A4D"/>
    <w:rsid w:val="005B047A"/>
    <w:rsid w:val="005B520B"/>
    <w:rsid w:val="005D6329"/>
    <w:rsid w:val="005E57F6"/>
    <w:rsid w:val="006058D8"/>
    <w:rsid w:val="006073DF"/>
    <w:rsid w:val="00610200"/>
    <w:rsid w:val="00623699"/>
    <w:rsid w:val="00626BD1"/>
    <w:rsid w:val="006308BA"/>
    <w:rsid w:val="00632D5A"/>
    <w:rsid w:val="00635515"/>
    <w:rsid w:val="00644695"/>
    <w:rsid w:val="006546FD"/>
    <w:rsid w:val="0066296A"/>
    <w:rsid w:val="00665BF3"/>
    <w:rsid w:val="006732D6"/>
    <w:rsid w:val="00693E09"/>
    <w:rsid w:val="006A2DE9"/>
    <w:rsid w:val="006A7230"/>
    <w:rsid w:val="006B4E32"/>
    <w:rsid w:val="006B72C7"/>
    <w:rsid w:val="006B7F78"/>
    <w:rsid w:val="006C2252"/>
    <w:rsid w:val="006D7F7F"/>
    <w:rsid w:val="006E2C9C"/>
    <w:rsid w:val="006E40EF"/>
    <w:rsid w:val="006F0039"/>
    <w:rsid w:val="0070603F"/>
    <w:rsid w:val="00711AD3"/>
    <w:rsid w:val="00711CEF"/>
    <w:rsid w:val="00720320"/>
    <w:rsid w:val="007210DE"/>
    <w:rsid w:val="00723643"/>
    <w:rsid w:val="00725D3C"/>
    <w:rsid w:val="00733DA1"/>
    <w:rsid w:val="00737822"/>
    <w:rsid w:val="0074111D"/>
    <w:rsid w:val="00753D4A"/>
    <w:rsid w:val="00756912"/>
    <w:rsid w:val="00761609"/>
    <w:rsid w:val="00763DCE"/>
    <w:rsid w:val="007657B5"/>
    <w:rsid w:val="00776C46"/>
    <w:rsid w:val="0078260B"/>
    <w:rsid w:val="007838D1"/>
    <w:rsid w:val="00785254"/>
    <w:rsid w:val="00785853"/>
    <w:rsid w:val="00796531"/>
    <w:rsid w:val="007966F0"/>
    <w:rsid w:val="00797BFC"/>
    <w:rsid w:val="007A720F"/>
    <w:rsid w:val="007C6A3C"/>
    <w:rsid w:val="007D4BEE"/>
    <w:rsid w:val="007D5BE9"/>
    <w:rsid w:val="007E18AF"/>
    <w:rsid w:val="008050E4"/>
    <w:rsid w:val="0082257D"/>
    <w:rsid w:val="00853438"/>
    <w:rsid w:val="00866846"/>
    <w:rsid w:val="0087237B"/>
    <w:rsid w:val="00875DA9"/>
    <w:rsid w:val="00895E38"/>
    <w:rsid w:val="008A782B"/>
    <w:rsid w:val="008A796A"/>
    <w:rsid w:val="008B0FC0"/>
    <w:rsid w:val="008B32F3"/>
    <w:rsid w:val="008C2C15"/>
    <w:rsid w:val="008C429A"/>
    <w:rsid w:val="008E0170"/>
    <w:rsid w:val="008E0B92"/>
    <w:rsid w:val="008E1F3D"/>
    <w:rsid w:val="009053D7"/>
    <w:rsid w:val="0091331D"/>
    <w:rsid w:val="0093223C"/>
    <w:rsid w:val="00941A87"/>
    <w:rsid w:val="009501C2"/>
    <w:rsid w:val="00965F66"/>
    <w:rsid w:val="009668B9"/>
    <w:rsid w:val="00976577"/>
    <w:rsid w:val="00996356"/>
    <w:rsid w:val="00997D9A"/>
    <w:rsid w:val="009C1064"/>
    <w:rsid w:val="009C3ED7"/>
    <w:rsid w:val="009C7FC1"/>
    <w:rsid w:val="009D56B1"/>
    <w:rsid w:val="009D7C49"/>
    <w:rsid w:val="009E7297"/>
    <w:rsid w:val="00A0257D"/>
    <w:rsid w:val="00A076C3"/>
    <w:rsid w:val="00A12EDC"/>
    <w:rsid w:val="00A26D0D"/>
    <w:rsid w:val="00A33BDE"/>
    <w:rsid w:val="00A34885"/>
    <w:rsid w:val="00A43BC1"/>
    <w:rsid w:val="00A703AA"/>
    <w:rsid w:val="00A74225"/>
    <w:rsid w:val="00A83CA7"/>
    <w:rsid w:val="00A936D5"/>
    <w:rsid w:val="00AA1EB0"/>
    <w:rsid w:val="00AA2DA3"/>
    <w:rsid w:val="00AA5A9C"/>
    <w:rsid w:val="00AA7D50"/>
    <w:rsid w:val="00AB016A"/>
    <w:rsid w:val="00AB2A5A"/>
    <w:rsid w:val="00AB42EE"/>
    <w:rsid w:val="00AC2137"/>
    <w:rsid w:val="00AD28F8"/>
    <w:rsid w:val="00AE4ED3"/>
    <w:rsid w:val="00AF1F6E"/>
    <w:rsid w:val="00B0230B"/>
    <w:rsid w:val="00B17D95"/>
    <w:rsid w:val="00B23509"/>
    <w:rsid w:val="00B242C0"/>
    <w:rsid w:val="00B321E4"/>
    <w:rsid w:val="00B359DB"/>
    <w:rsid w:val="00B3632B"/>
    <w:rsid w:val="00B409D8"/>
    <w:rsid w:val="00B5178D"/>
    <w:rsid w:val="00B60132"/>
    <w:rsid w:val="00B67F1F"/>
    <w:rsid w:val="00B701D7"/>
    <w:rsid w:val="00B90595"/>
    <w:rsid w:val="00BA215A"/>
    <w:rsid w:val="00BB5F09"/>
    <w:rsid w:val="00BC0D9F"/>
    <w:rsid w:val="00BE053D"/>
    <w:rsid w:val="00BF1845"/>
    <w:rsid w:val="00BF1A7A"/>
    <w:rsid w:val="00BF1FA3"/>
    <w:rsid w:val="00C00974"/>
    <w:rsid w:val="00C018E4"/>
    <w:rsid w:val="00C066FA"/>
    <w:rsid w:val="00C17728"/>
    <w:rsid w:val="00C25387"/>
    <w:rsid w:val="00C54BE3"/>
    <w:rsid w:val="00C57F80"/>
    <w:rsid w:val="00C74EED"/>
    <w:rsid w:val="00C768ED"/>
    <w:rsid w:val="00C82A8F"/>
    <w:rsid w:val="00C90B75"/>
    <w:rsid w:val="00C916C2"/>
    <w:rsid w:val="00CA5186"/>
    <w:rsid w:val="00CC7F56"/>
    <w:rsid w:val="00CD1B12"/>
    <w:rsid w:val="00CD1CF0"/>
    <w:rsid w:val="00CD55DC"/>
    <w:rsid w:val="00CE0896"/>
    <w:rsid w:val="00CE1BBC"/>
    <w:rsid w:val="00CE2595"/>
    <w:rsid w:val="00CE28CC"/>
    <w:rsid w:val="00CE4D20"/>
    <w:rsid w:val="00CE72FC"/>
    <w:rsid w:val="00CF31EE"/>
    <w:rsid w:val="00D1492F"/>
    <w:rsid w:val="00D17B69"/>
    <w:rsid w:val="00D3003C"/>
    <w:rsid w:val="00D331F4"/>
    <w:rsid w:val="00D470E4"/>
    <w:rsid w:val="00D5180E"/>
    <w:rsid w:val="00D52142"/>
    <w:rsid w:val="00D52745"/>
    <w:rsid w:val="00D5280E"/>
    <w:rsid w:val="00D61F14"/>
    <w:rsid w:val="00D66AD2"/>
    <w:rsid w:val="00D80D6B"/>
    <w:rsid w:val="00D85D41"/>
    <w:rsid w:val="00D90950"/>
    <w:rsid w:val="00DA69DF"/>
    <w:rsid w:val="00DB33F8"/>
    <w:rsid w:val="00DB6FB3"/>
    <w:rsid w:val="00DD38E2"/>
    <w:rsid w:val="00DF2A66"/>
    <w:rsid w:val="00DF5BE7"/>
    <w:rsid w:val="00E00140"/>
    <w:rsid w:val="00E13110"/>
    <w:rsid w:val="00E24DF1"/>
    <w:rsid w:val="00E40B9A"/>
    <w:rsid w:val="00E431ED"/>
    <w:rsid w:val="00E514F3"/>
    <w:rsid w:val="00E53E06"/>
    <w:rsid w:val="00E55D90"/>
    <w:rsid w:val="00E64FF5"/>
    <w:rsid w:val="00E8025E"/>
    <w:rsid w:val="00E87D7A"/>
    <w:rsid w:val="00E907EC"/>
    <w:rsid w:val="00EA5421"/>
    <w:rsid w:val="00EB34FC"/>
    <w:rsid w:val="00EB5816"/>
    <w:rsid w:val="00EC4CAC"/>
    <w:rsid w:val="00ED0EA9"/>
    <w:rsid w:val="00EE0834"/>
    <w:rsid w:val="00EF23ED"/>
    <w:rsid w:val="00EF77DF"/>
    <w:rsid w:val="00F11BEF"/>
    <w:rsid w:val="00F165E1"/>
    <w:rsid w:val="00F258E7"/>
    <w:rsid w:val="00F31B84"/>
    <w:rsid w:val="00F44F5F"/>
    <w:rsid w:val="00F57BA5"/>
    <w:rsid w:val="00F626E3"/>
    <w:rsid w:val="00F631EC"/>
    <w:rsid w:val="00F64C22"/>
    <w:rsid w:val="00F64FA7"/>
    <w:rsid w:val="00F6509E"/>
    <w:rsid w:val="00F74D19"/>
    <w:rsid w:val="00F80053"/>
    <w:rsid w:val="00FA02C7"/>
    <w:rsid w:val="00FA4186"/>
    <w:rsid w:val="00FC0531"/>
    <w:rsid w:val="00FC13F0"/>
    <w:rsid w:val="00FC6580"/>
    <w:rsid w:val="00FD0FB7"/>
    <w:rsid w:val="00FE0496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27532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888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47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2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528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568</Words>
  <Characters>3579</Characters>
  <Application>Microsoft Office Word</Application>
  <DocSecurity>0</DocSecurity>
  <Lines>29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10</cp:revision>
  <cp:lastPrinted>2024-09-30T19:25:00Z</cp:lastPrinted>
  <dcterms:created xsi:type="dcterms:W3CDTF">2024-09-30T19:25:00Z</dcterms:created>
  <dcterms:modified xsi:type="dcterms:W3CDTF">2025-01-15T07:39:00Z</dcterms:modified>
</cp:coreProperties>
</file>