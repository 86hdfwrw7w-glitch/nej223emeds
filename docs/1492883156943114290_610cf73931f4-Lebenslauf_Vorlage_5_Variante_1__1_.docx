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709"/>
        <w:gridCol w:w="425"/>
        <w:gridCol w:w="283"/>
        <w:gridCol w:w="142"/>
        <w:gridCol w:w="425"/>
        <w:gridCol w:w="3403"/>
      </w:tblGrid>
      <w:tr w:rsidR="00D74E32" w:rsidRPr="00BA215A" w14:paraId="5DF08F91" w14:textId="77777777" w:rsidTr="0084383F">
        <w:trPr>
          <w:trHeight w:val="20"/>
        </w:trPr>
        <w:tc>
          <w:tcPr>
            <w:tcW w:w="10774" w:type="dxa"/>
            <w:gridSpan w:val="8"/>
          </w:tcPr>
          <w:p w14:paraId="722A5AF6" w14:textId="69F91B9E" w:rsidR="008050E4" w:rsidRPr="00BA215A" w:rsidRDefault="00433D4B" w:rsidP="0084383F">
            <w:pPr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David Franzke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Eisenbahnstraße 11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79183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Waldkirch</w:t>
            </w:r>
            <w:r w:rsidR="00D74E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|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151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42816916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david.franzke@gmx.de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6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Emmendingen</w:t>
            </w:r>
          </w:p>
        </w:tc>
      </w:tr>
      <w:tr w:rsidR="00D74E32" w:rsidRPr="009D7C49" w14:paraId="0FCADE56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0D591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74E32" w:rsidRPr="009D7C49" w14:paraId="7D1DEBF7" w14:textId="77777777" w:rsidTr="00D74E3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3F60C1C" w:rsidR="00D1492F" w:rsidRPr="008050E4" w:rsidRDefault="00A13FC3" w:rsidP="000D59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Albert-Ludwigs-Universität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2E9F143" w:rsidR="00D1492F" w:rsidRPr="008050E4" w:rsidRDefault="00B17D95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</w:t>
            </w:r>
            <w:r w:rsidR="00A13FC3">
              <w:rPr>
                <w:rFonts w:ascii="Georgia" w:hAnsi="Georgia"/>
                <w:i/>
                <w:smallCaps/>
                <w:sz w:val="23"/>
                <w:szCs w:val="23"/>
              </w:rPr>
              <w:t>reiburg</w:t>
            </w:r>
          </w:p>
        </w:tc>
      </w:tr>
      <w:tr w:rsidR="00D74E32" w:rsidRPr="00D1492F" w14:paraId="61E5D482" w14:textId="77777777" w:rsidTr="00D74E32">
        <w:tc>
          <w:tcPr>
            <w:tcW w:w="6521" w:type="dxa"/>
            <w:gridSpan w:val="4"/>
          </w:tcPr>
          <w:p w14:paraId="11CB9A0F" w14:textId="5539518A" w:rsidR="00D1492F" w:rsidRPr="002B2091" w:rsidRDefault="00D1492F" w:rsidP="000D591C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A13FC3">
              <w:rPr>
                <w:rFonts w:ascii="Georgia" w:hAnsi="Georgia"/>
                <w:sz w:val="18"/>
              </w:rPr>
              <w:t>Volkswirtschaftslehre</w:t>
            </w:r>
          </w:p>
        </w:tc>
        <w:tc>
          <w:tcPr>
            <w:tcW w:w="4253" w:type="dxa"/>
            <w:gridSpan w:val="4"/>
          </w:tcPr>
          <w:p w14:paraId="419A9228" w14:textId="4D77B622" w:rsidR="00D1492F" w:rsidRPr="00D1492F" w:rsidRDefault="00A13FC3" w:rsidP="000D591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08/2026</w:t>
            </w:r>
          </w:p>
        </w:tc>
      </w:tr>
      <w:tr w:rsidR="00D74E32" w:rsidRPr="00D90950" w14:paraId="7EABE9F1" w14:textId="77777777" w:rsidTr="0084383F">
        <w:trPr>
          <w:trHeight w:val="20"/>
        </w:trPr>
        <w:tc>
          <w:tcPr>
            <w:tcW w:w="10774" w:type="dxa"/>
            <w:gridSpan w:val="8"/>
          </w:tcPr>
          <w:p w14:paraId="015CC027" w14:textId="3E1D4D84" w:rsidR="00B17D95" w:rsidRPr="000D591C" w:rsidRDefault="009F7933" w:rsidP="0084383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Bachelorthesis</w:t>
            </w:r>
            <w:r w:rsidR="00F01431">
              <w:rPr>
                <w:sz w:val="18"/>
                <w:lang w:val="de-AT"/>
              </w:rPr>
              <w:t xml:space="preserve">: </w:t>
            </w:r>
            <w:r>
              <w:rPr>
                <w:sz w:val="18"/>
                <w:lang w:val="de-AT"/>
              </w:rPr>
              <w:t xml:space="preserve">Strategische Allianzen &amp; Markteintritt in Emerging </w:t>
            </w:r>
            <w:proofErr w:type="spellStart"/>
            <w:r>
              <w:rPr>
                <w:sz w:val="18"/>
                <w:lang w:val="de-AT"/>
              </w:rPr>
              <w:t>Markets</w:t>
            </w:r>
            <w:proofErr w:type="spellEnd"/>
            <w:r w:rsidR="00F01431">
              <w:rPr>
                <w:sz w:val="18"/>
                <w:lang w:val="de-AT"/>
              </w:rPr>
              <w:t xml:space="preserve"> </w:t>
            </w:r>
          </w:p>
          <w:p w14:paraId="1EBB0AFF" w14:textId="77777777" w:rsidR="000D591C" w:rsidRPr="0084383F" w:rsidRDefault="00B17D95" w:rsidP="0084383F">
            <w:pPr>
              <w:pStyle w:val="Bullets"/>
              <w:rPr>
                <w:ins w:id="0" w:author="Sarah Bergmann" w:date="2026-03-31T15:54:00Z" w16du:dateUtc="2026-03-31T22:54:00Z"/>
                <w:i w:val="0"/>
                <w:iCs w:val="0"/>
                <w:sz w:val="18"/>
                <w:lang w:val="de-AT"/>
              </w:rPr>
            </w:pPr>
            <w:r w:rsidRPr="0084383F">
              <w:rPr>
                <w:sz w:val="18"/>
                <w:lang w:val="de-AT"/>
              </w:rPr>
              <w:t xml:space="preserve">Relevante Module: </w:t>
            </w:r>
            <w:r w:rsidR="00F01431" w:rsidRPr="0084383F">
              <w:rPr>
                <w:sz w:val="18"/>
                <w:lang w:val="de-AT"/>
              </w:rPr>
              <w:t>Unternehmensrechnung</w:t>
            </w:r>
            <w:r w:rsidRPr="0084383F">
              <w:rPr>
                <w:sz w:val="18"/>
                <w:lang w:val="de-AT"/>
              </w:rPr>
              <w:t xml:space="preserve"> (</w:t>
            </w:r>
            <w:r w:rsidR="000D591C" w:rsidRPr="0084383F">
              <w:rPr>
                <w:sz w:val="18"/>
                <w:lang w:val="de-AT"/>
              </w:rPr>
              <w:t xml:space="preserve">Note: </w:t>
            </w:r>
            <w:r w:rsidR="00F01431" w:rsidRPr="0084383F">
              <w:rPr>
                <w:sz w:val="18"/>
                <w:lang w:val="de-AT"/>
              </w:rPr>
              <w:t>2,0</w:t>
            </w:r>
            <w:r w:rsidRPr="0084383F">
              <w:rPr>
                <w:sz w:val="18"/>
                <w:lang w:val="de-AT"/>
              </w:rPr>
              <w:t xml:space="preserve">), </w:t>
            </w:r>
            <w:r w:rsidR="00F01431" w:rsidRPr="0084383F">
              <w:rPr>
                <w:sz w:val="18"/>
                <w:lang w:val="de-AT"/>
              </w:rPr>
              <w:t>Unternehmenstheorie</w:t>
            </w:r>
            <w:r w:rsidRPr="0084383F">
              <w:rPr>
                <w:sz w:val="18"/>
                <w:lang w:val="de-AT"/>
              </w:rPr>
              <w:t xml:space="preserve"> (</w:t>
            </w:r>
            <w:r w:rsidR="000D591C" w:rsidRPr="0084383F">
              <w:rPr>
                <w:sz w:val="18"/>
                <w:lang w:val="de-AT"/>
              </w:rPr>
              <w:t xml:space="preserve">Note: </w:t>
            </w:r>
            <w:r w:rsidR="00F01431" w:rsidRPr="0084383F">
              <w:rPr>
                <w:sz w:val="18"/>
                <w:lang w:val="de-AT"/>
              </w:rPr>
              <w:t>2,3</w:t>
            </w:r>
            <w:r w:rsidRPr="0084383F">
              <w:rPr>
                <w:sz w:val="18"/>
                <w:lang w:val="de-AT"/>
              </w:rPr>
              <w:t xml:space="preserve">), </w:t>
            </w:r>
          </w:p>
          <w:p w14:paraId="412E8B24" w14:textId="21BA5DC8" w:rsidR="000D591C" w:rsidRPr="0084383F" w:rsidRDefault="00F01431" w:rsidP="0084383F">
            <w:pPr>
              <w:pStyle w:val="Bullets"/>
              <w:numPr>
                <w:ilvl w:val="0"/>
                <w:numId w:val="0"/>
              </w:numPr>
              <w:ind w:left="720"/>
              <w:rPr>
                <w:ins w:id="1" w:author="Sarah Bergmann" w:date="2026-03-31T15:57:00Z" w16du:dateUtc="2026-03-31T22:57:00Z"/>
                <w:i w:val="0"/>
                <w:iCs w:val="0"/>
                <w:sz w:val="18"/>
                <w:lang w:val="de-AT"/>
              </w:rPr>
            </w:pPr>
            <w:r w:rsidRPr="0084383F">
              <w:rPr>
                <w:i w:val="0"/>
                <w:iCs w:val="0"/>
                <w:sz w:val="18"/>
                <w:lang w:val="de-AT"/>
              </w:rPr>
              <w:t>Finanzwissenschaft 1 &amp; 2</w:t>
            </w:r>
            <w:r w:rsidR="00D90950" w:rsidRPr="0084383F">
              <w:rPr>
                <w:i w:val="0"/>
                <w:iCs w:val="0"/>
                <w:sz w:val="18"/>
                <w:lang w:val="de-AT"/>
              </w:rPr>
              <w:t xml:space="preserve"> (</w:t>
            </w:r>
            <w:r w:rsidR="000D591C" w:rsidRPr="0084383F">
              <w:rPr>
                <w:i w:val="0"/>
                <w:iCs w:val="0"/>
                <w:sz w:val="18"/>
                <w:lang w:val="de-AT"/>
              </w:rPr>
              <w:t>Note: jeweils</w:t>
            </w:r>
            <w:r w:rsidRPr="0084383F">
              <w:rPr>
                <w:i w:val="0"/>
                <w:iCs w:val="0"/>
                <w:sz w:val="18"/>
                <w:lang w:val="de-AT"/>
              </w:rPr>
              <w:t xml:space="preserve"> 1,7</w:t>
            </w:r>
            <w:r w:rsidR="00D90950" w:rsidRPr="0084383F">
              <w:rPr>
                <w:i w:val="0"/>
                <w:iCs w:val="0"/>
                <w:sz w:val="18"/>
                <w:lang w:val="de-AT"/>
              </w:rPr>
              <w:t>)</w:t>
            </w:r>
            <w:r w:rsidR="00B17D95" w:rsidRPr="0084383F">
              <w:rPr>
                <w:i w:val="0"/>
                <w:iCs w:val="0"/>
                <w:sz w:val="18"/>
                <w:lang w:val="de-AT"/>
              </w:rPr>
              <w:t xml:space="preserve"> </w:t>
            </w:r>
          </w:p>
          <w:p w14:paraId="7A71E6B0" w14:textId="7593F449" w:rsidR="00426D7E" w:rsidRPr="0084383F" w:rsidRDefault="00F01431" w:rsidP="0084383F">
            <w:pPr>
              <w:pStyle w:val="Bullets"/>
              <w:rPr>
                <w:sz w:val="18"/>
                <w:lang w:val="de-AT"/>
              </w:rPr>
            </w:pPr>
            <w:r w:rsidRPr="0084383F">
              <w:rPr>
                <w:sz w:val="18"/>
                <w:lang w:val="de-AT"/>
              </w:rPr>
              <w:t xml:space="preserve">Relevante berufsfeldorientierende Kompetenzen: Grundlagen professioneller Tabellenkalkulation (MS Excel), English </w:t>
            </w:r>
            <w:proofErr w:type="spellStart"/>
            <w:r w:rsidRPr="0084383F">
              <w:rPr>
                <w:sz w:val="18"/>
                <w:lang w:val="de-AT"/>
              </w:rPr>
              <w:t>for</w:t>
            </w:r>
            <w:proofErr w:type="spellEnd"/>
            <w:r w:rsidRPr="0084383F">
              <w:rPr>
                <w:sz w:val="18"/>
                <w:lang w:val="de-AT"/>
              </w:rPr>
              <w:t xml:space="preserve"> </w:t>
            </w:r>
            <w:proofErr w:type="spellStart"/>
            <w:r w:rsidRPr="0084383F">
              <w:rPr>
                <w:sz w:val="18"/>
                <w:lang w:val="de-AT"/>
              </w:rPr>
              <w:t>Students</w:t>
            </w:r>
            <w:proofErr w:type="spellEnd"/>
            <w:r w:rsidRPr="0084383F">
              <w:rPr>
                <w:sz w:val="18"/>
                <w:lang w:val="de-AT"/>
              </w:rPr>
              <w:t xml:space="preserve"> </w:t>
            </w:r>
            <w:proofErr w:type="spellStart"/>
            <w:r w:rsidRPr="0084383F">
              <w:rPr>
                <w:sz w:val="18"/>
                <w:lang w:val="de-AT"/>
              </w:rPr>
              <w:t>of</w:t>
            </w:r>
            <w:proofErr w:type="spellEnd"/>
            <w:r w:rsidRPr="0084383F">
              <w:rPr>
                <w:sz w:val="18"/>
                <w:lang w:val="de-AT"/>
              </w:rPr>
              <w:t xml:space="preserve"> Economics, Entrepreneurship – rechtliche und betriebswirtschaftliche Fragestellungen rund um die Unternehmensgründung</w:t>
            </w:r>
          </w:p>
        </w:tc>
      </w:tr>
      <w:tr w:rsidR="00D74E32" w:rsidRPr="009D7C49" w14:paraId="013361E1" w14:textId="77777777" w:rsidTr="00D74E32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2074CC6" w:rsidR="00D1492F" w:rsidRPr="008050E4" w:rsidRDefault="00A13FC3" w:rsidP="000D591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55A65498" w:rsidR="00D1492F" w:rsidRPr="008050E4" w:rsidRDefault="00A13FC3" w:rsidP="000D591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D74E32" w:rsidRPr="002B2091" w14:paraId="62632213" w14:textId="77777777" w:rsidTr="00D74E32">
        <w:tc>
          <w:tcPr>
            <w:tcW w:w="5387" w:type="dxa"/>
            <w:gridSpan w:val="2"/>
          </w:tcPr>
          <w:p w14:paraId="5F71027E" w14:textId="1A24D178" w:rsidR="00D1492F" w:rsidRPr="00D5280E" w:rsidRDefault="00A13FC3" w:rsidP="000D591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5387" w:type="dxa"/>
            <w:gridSpan w:val="6"/>
          </w:tcPr>
          <w:p w14:paraId="51FC9814" w14:textId="41653CC9" w:rsidR="00D1492F" w:rsidRPr="00610200" w:rsidRDefault="00426D7E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</w:t>
            </w:r>
            <w:r w:rsidR="00A13FC3">
              <w:rPr>
                <w:rFonts w:ascii="Georgia" w:hAnsi="Georgia"/>
                <w:sz w:val="18"/>
              </w:rPr>
              <w:t>2014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A13FC3">
              <w:rPr>
                <w:rFonts w:ascii="Georgia" w:hAnsi="Georgia"/>
                <w:sz w:val="18"/>
              </w:rPr>
              <w:t>07</w:t>
            </w:r>
            <w:r>
              <w:rPr>
                <w:rFonts w:ascii="Georgia" w:hAnsi="Georgia"/>
                <w:sz w:val="18"/>
              </w:rPr>
              <w:t>/</w:t>
            </w:r>
            <w:r w:rsidR="00A13FC3">
              <w:rPr>
                <w:rFonts w:ascii="Georgia" w:hAnsi="Georgia"/>
                <w:sz w:val="18"/>
              </w:rPr>
              <w:t>2022</w:t>
            </w:r>
          </w:p>
        </w:tc>
      </w:tr>
      <w:tr w:rsidR="00D74E32" w:rsidRPr="00D5280E" w14:paraId="4D68BFE7" w14:textId="77777777" w:rsidTr="0084383F">
        <w:trPr>
          <w:trHeight w:val="20"/>
        </w:trPr>
        <w:tc>
          <w:tcPr>
            <w:tcW w:w="10774" w:type="dxa"/>
            <w:gridSpan w:val="8"/>
          </w:tcPr>
          <w:p w14:paraId="54BF63E9" w14:textId="36B89D81" w:rsidR="0091331D" w:rsidRPr="00A13FC3" w:rsidRDefault="00A13FC3" w:rsidP="000D59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Leistungskurse: Wirtschaft, Deutsch, Biologie</w:t>
            </w:r>
          </w:p>
        </w:tc>
      </w:tr>
      <w:tr w:rsidR="00D74E32" w:rsidRPr="009D7C49" w14:paraId="3A2665B3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0D591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74E32" w:rsidRPr="009D7C49" w14:paraId="127C64E2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5180382" w:rsidR="00665BF3" w:rsidRPr="008050E4" w:rsidRDefault="00BC6288" w:rsidP="000D591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CURACON GmbH Wirtschaftsprüfungsgesellschaft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E69B8AA" w:rsidR="00665BF3" w:rsidRPr="008050E4" w:rsidRDefault="001E31E4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D74E32" w:rsidRPr="00CE1BBC" w14:paraId="335D84E9" w14:textId="77777777" w:rsidTr="00D74E32">
        <w:tc>
          <w:tcPr>
            <w:tcW w:w="6521" w:type="dxa"/>
            <w:gridSpan w:val="4"/>
          </w:tcPr>
          <w:p w14:paraId="20B1570F" w14:textId="1573711B" w:rsidR="00665BF3" w:rsidRPr="00A74225" w:rsidRDefault="003733E5" w:rsidP="000D591C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i</w:t>
            </w:r>
            <w:r w:rsidR="001E31E4">
              <w:rPr>
                <w:rFonts w:ascii="Georgia" w:hAnsi="Georgia"/>
                <w:sz w:val="18"/>
                <w:lang w:val="en-US"/>
              </w:rPr>
              <w:t xml:space="preserve">n der </w:t>
            </w:r>
            <w:proofErr w:type="spellStart"/>
            <w:r w:rsidR="001E31E4">
              <w:rPr>
                <w:rFonts w:ascii="Georgia" w:hAnsi="Georgia"/>
                <w:sz w:val="18"/>
                <w:lang w:val="en-US"/>
              </w:rPr>
              <w:t>Unternehmensberatung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(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geplant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,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Vertrag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bereits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unterzeichnet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4253" w:type="dxa"/>
            <w:gridSpan w:val="4"/>
          </w:tcPr>
          <w:p w14:paraId="0475B997" w14:textId="1BE3648A" w:rsidR="00665BF3" w:rsidRPr="00A74225" w:rsidRDefault="001E31E4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07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</w:p>
        </w:tc>
      </w:tr>
      <w:tr w:rsidR="00D74E32" w:rsidRPr="00D5280E" w14:paraId="54C3D64C" w14:textId="77777777" w:rsidTr="00D74E32">
        <w:tc>
          <w:tcPr>
            <w:tcW w:w="10774" w:type="dxa"/>
            <w:gridSpan w:val="8"/>
          </w:tcPr>
          <w:p w14:paraId="27184178" w14:textId="1D28973D" w:rsidR="003418E0" w:rsidRPr="003418E0" w:rsidRDefault="00624017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in interdisziplinären Beratungsprojekten der Gesundheitswirtschaft, u.a. in den Bereichen Restrukturierung, Sanierung sowie Strategie- und Prozessberatung für Einrichtungen des Krankenhauswesens und </w:t>
            </w:r>
            <w:r w:rsidR="004E5F18">
              <w:rPr>
                <w:sz w:val="18"/>
                <w:lang w:val="de-AT"/>
              </w:rPr>
              <w:t xml:space="preserve">der </w:t>
            </w:r>
            <w:r>
              <w:rPr>
                <w:sz w:val="18"/>
                <w:lang w:val="de-AT"/>
              </w:rPr>
              <w:t>Eingliederungshilfe</w:t>
            </w:r>
          </w:p>
          <w:p w14:paraId="23AB8399" w14:textId="1C514C40" w:rsidR="00665BF3" w:rsidRPr="00D5280E" w:rsidRDefault="002B1E67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Durchführung von Recherchen, Datenanalysen und Benchmarkings zur Vorbereitung und Untermauerung von Handlungsempfehlungen für Mandanten</w:t>
            </w:r>
          </w:p>
          <w:p w14:paraId="6DD9BA0F" w14:textId="34F90D28" w:rsidR="00CE28CC" w:rsidRPr="004B456E" w:rsidRDefault="002B1E67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und Aufbereitung von Präsentationen, Konzepten und Auswertungen zur Unterstützung des Projektteams</w:t>
            </w:r>
          </w:p>
        </w:tc>
      </w:tr>
      <w:tr w:rsidR="00D74E32" w:rsidRPr="009D7C49" w14:paraId="50AFEA03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2FB0D26" w14:textId="12A17860" w:rsidR="00665BF3" w:rsidRPr="00F31B84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Haufe-Lexware GmbH &amp; Co. KG (Haufe </w:t>
            </w:r>
            <w:r w:rsidR="00FB31A3">
              <w:rPr>
                <w:b/>
                <w:i w:val="0"/>
                <w:iCs w:val="0"/>
                <w:smallCaps/>
                <w:sz w:val="23"/>
                <w:szCs w:val="23"/>
              </w:rPr>
              <w:t>Group SE)</w:t>
            </w:r>
          </w:p>
        </w:tc>
        <w:tc>
          <w:tcPr>
            <w:tcW w:w="4253" w:type="dxa"/>
            <w:gridSpan w:val="4"/>
            <w:vAlign w:val="bottom"/>
          </w:tcPr>
          <w:p w14:paraId="11E31BD8" w14:textId="599A2281" w:rsidR="00665BF3" w:rsidRPr="00F31B84" w:rsidRDefault="00A26D0D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F</w:t>
            </w:r>
            <w:r w:rsidR="00FB31A3">
              <w:rPr>
                <w:iCs w:val="0"/>
                <w:smallCaps/>
                <w:sz w:val="23"/>
                <w:szCs w:val="23"/>
              </w:rPr>
              <w:t>reiburg</w:t>
            </w:r>
          </w:p>
        </w:tc>
      </w:tr>
      <w:tr w:rsidR="00D74E32" w:rsidRPr="006546FD" w14:paraId="48328CB9" w14:textId="77777777" w:rsidTr="00D74E32">
        <w:tc>
          <w:tcPr>
            <w:tcW w:w="6521" w:type="dxa"/>
            <w:gridSpan w:val="4"/>
          </w:tcPr>
          <w:p w14:paraId="74B74B41" w14:textId="074675FF" w:rsidR="00665BF3" w:rsidRPr="00A74225" w:rsidRDefault="00FB31A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Marketing / CRM der Cloud-ERP-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Plattform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Haufe X360</w:t>
            </w:r>
          </w:p>
        </w:tc>
        <w:tc>
          <w:tcPr>
            <w:tcW w:w="4253" w:type="dxa"/>
            <w:gridSpan w:val="4"/>
          </w:tcPr>
          <w:p w14:paraId="2CB21DEB" w14:textId="0B495625" w:rsidR="00665BF3" w:rsidRPr="00A74225" w:rsidRDefault="00FB31A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06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2025</w:t>
            </w:r>
          </w:p>
        </w:tc>
      </w:tr>
      <w:tr w:rsidR="00D74E32" w:rsidRPr="00D5280E" w14:paraId="7C4155D6" w14:textId="77777777" w:rsidTr="00D74E32">
        <w:tc>
          <w:tcPr>
            <w:tcW w:w="10774" w:type="dxa"/>
            <w:gridSpan w:val="8"/>
          </w:tcPr>
          <w:p w14:paraId="1A135F1D" w14:textId="4B963042" w:rsidR="0091331D" w:rsidRDefault="00F01431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und Weiterentwicklung in Eigenverantwortung des zweiwöchigen Partner-Newsletters mit über 400 Empfängern unter enger Zusammenarbeit mit verschiedenen Unternehmensbereichen</w:t>
            </w:r>
          </w:p>
          <w:p w14:paraId="2A6A2D50" w14:textId="77777777" w:rsidR="000D591C" w:rsidRDefault="00000696" w:rsidP="000D591C">
            <w:pPr>
              <w:pStyle w:val="Bullets"/>
              <w:rPr>
                <w:ins w:id="2" w:author="Sarah Bergmann" w:date="2026-03-31T15:55:00Z" w16du:dateUtc="2026-03-31T22:55:00Z"/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systematischer Kunden- und Marktanalysen unter Einsatz von Microsoft Excel sowie Aufbereitung der </w:t>
            </w:r>
          </w:p>
          <w:p w14:paraId="7C7DA6E8" w14:textId="7326968A" w:rsidR="0091331D" w:rsidRDefault="00000696" w:rsidP="0084383F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Daten in Microsoft PowerPoint</w:t>
            </w:r>
          </w:p>
          <w:p w14:paraId="7920CC42" w14:textId="0093B64D" w:rsidR="00000696" w:rsidRDefault="00000696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Verwaltung und Pflege der Lead- und Kundendatenbanken in </w:t>
            </w:r>
            <w:proofErr w:type="spellStart"/>
            <w:r>
              <w:rPr>
                <w:sz w:val="18"/>
                <w:lang w:val="de-AT"/>
              </w:rPr>
              <w:t>Hubspot</w:t>
            </w:r>
            <w:proofErr w:type="spellEnd"/>
            <w:r>
              <w:rPr>
                <w:sz w:val="18"/>
                <w:lang w:val="de-AT"/>
              </w:rPr>
              <w:t xml:space="preserve">, </w:t>
            </w:r>
            <w:r w:rsidR="0084383F">
              <w:rPr>
                <w:sz w:val="18"/>
                <w:lang w:val="de-AT"/>
              </w:rPr>
              <w:t>einschließlich strukturierter Erfassung</w:t>
            </w:r>
            <w:r>
              <w:rPr>
                <w:sz w:val="18"/>
                <w:lang w:val="de-AT"/>
              </w:rPr>
              <w:t>, Aktualisierung und Segmentierung von Kontakten</w:t>
            </w:r>
          </w:p>
          <w:p w14:paraId="3658805E" w14:textId="2DEF1B05" w:rsidR="00BA215A" w:rsidRPr="0091331D" w:rsidRDefault="00000696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Implementierung automatisierter Workflows zur Optimierung von Marketing- und Vertriebsprozessen</w:t>
            </w:r>
            <w:r w:rsidR="00D5280E"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D74E32" w:rsidRPr="009D7C49" w14:paraId="0D4DF1F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52DCB940" w14:textId="1989989C" w:rsidR="0091331D" w:rsidRPr="00F31B84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 Markt GmbH</w:t>
            </w:r>
          </w:p>
        </w:tc>
        <w:tc>
          <w:tcPr>
            <w:tcW w:w="4253" w:type="dxa"/>
            <w:gridSpan w:val="4"/>
            <w:vAlign w:val="bottom"/>
          </w:tcPr>
          <w:p w14:paraId="00F3353C" w14:textId="4260BD28" w:rsidR="0091331D" w:rsidRPr="00F31B84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7A1EBBAB" w14:textId="77777777" w:rsidTr="00D74E32">
        <w:tc>
          <w:tcPr>
            <w:tcW w:w="6096" w:type="dxa"/>
            <w:gridSpan w:val="3"/>
          </w:tcPr>
          <w:p w14:paraId="06A0ABEE" w14:textId="0CE5DB8D" w:rsidR="00665BF3" w:rsidRPr="008C429A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Teilzeit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-Mitarbeiter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Verkauf</w:t>
            </w:r>
            <w:proofErr w:type="spellEnd"/>
          </w:p>
        </w:tc>
        <w:tc>
          <w:tcPr>
            <w:tcW w:w="4678" w:type="dxa"/>
            <w:gridSpan w:val="5"/>
          </w:tcPr>
          <w:p w14:paraId="59E67B8D" w14:textId="3D3B3CA7" w:rsidR="00665BF3" w:rsidRPr="008C429A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03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D74E32" w:rsidRPr="00D5280E" w14:paraId="76B55717" w14:textId="77777777" w:rsidTr="00D74E32">
        <w:tc>
          <w:tcPr>
            <w:tcW w:w="10774" w:type="dxa"/>
            <w:gridSpan w:val="8"/>
          </w:tcPr>
          <w:p w14:paraId="5E301C2A" w14:textId="40F3D8A8" w:rsidR="0091331D" w:rsidRPr="00D74E32" w:rsidRDefault="00D13AFB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Verkaufsaktivitäten im Tagesgeschäf</w:t>
            </w:r>
            <w:r w:rsidR="00D74E32">
              <w:rPr>
                <w:sz w:val="18"/>
                <w:lang w:val="de-AT"/>
              </w:rPr>
              <w:t xml:space="preserve">t sowie </w:t>
            </w:r>
            <w:r w:rsidRPr="00D74E32">
              <w:rPr>
                <w:sz w:val="18"/>
                <w:lang w:val="de-AT"/>
              </w:rPr>
              <w:t>Assistenz in der Beratung von Kunden</w:t>
            </w:r>
          </w:p>
        </w:tc>
      </w:tr>
      <w:tr w:rsidR="00D74E32" w:rsidRPr="009D7C49" w14:paraId="414B4085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72A4BB5E" w:rsidR="00665BF3" w:rsidRPr="009D7C49" w:rsidRDefault="00433D4B" w:rsidP="000D591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Außeruniver</w:t>
            </w:r>
            <w:r w:rsidR="000056DE">
              <w:rPr>
                <w:sz w:val="28"/>
              </w:rPr>
              <w:t>si</w:t>
            </w:r>
            <w:r>
              <w:rPr>
                <w:sz w:val="28"/>
              </w:rPr>
              <w:t>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D74E32" w:rsidRPr="009D7C49" w14:paraId="74251178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7B91B5A" w:rsidR="00CE28CC" w:rsidRPr="00AA5A9C" w:rsidRDefault="00026318" w:rsidP="000D591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McKinsey &amp; Company, Inc.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A911AEE" w:rsidR="00CE28CC" w:rsidRPr="007D5BE9" w:rsidRDefault="00026318" w:rsidP="000D591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Remote</w:t>
            </w:r>
          </w:p>
        </w:tc>
      </w:tr>
      <w:tr w:rsidR="00D74E32" w:rsidRPr="006546FD" w14:paraId="4F59C612" w14:textId="77777777" w:rsidTr="000A4907">
        <w:trPr>
          <w:trHeight w:val="79"/>
        </w:trPr>
        <w:tc>
          <w:tcPr>
            <w:tcW w:w="6804" w:type="dxa"/>
            <w:gridSpan w:val="5"/>
          </w:tcPr>
          <w:p w14:paraId="32F07601" w14:textId="50E772D6" w:rsidR="00665BF3" w:rsidRPr="00D5280E" w:rsidRDefault="00026318" w:rsidP="000D591C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</w:t>
            </w:r>
            <w:r w:rsidR="000D591C">
              <w:rPr>
                <w:sz w:val="18"/>
                <w:lang w:val="de-AT"/>
              </w:rPr>
              <w:t>nehmer</w:t>
            </w:r>
            <w:r>
              <w:rPr>
                <w:sz w:val="18"/>
                <w:lang w:val="de-AT"/>
              </w:rPr>
              <w:t xml:space="preserve"> an der Initiative „Forward-</w:t>
            </w:r>
            <w:proofErr w:type="spellStart"/>
            <w:r>
              <w:rPr>
                <w:sz w:val="18"/>
                <w:lang w:val="de-AT"/>
              </w:rPr>
              <w:t>Program</w:t>
            </w:r>
            <w:proofErr w:type="spellEnd"/>
            <w:r>
              <w:rPr>
                <w:sz w:val="18"/>
                <w:lang w:val="de-AT"/>
              </w:rPr>
              <w:t>“</w:t>
            </w:r>
          </w:p>
        </w:tc>
        <w:tc>
          <w:tcPr>
            <w:tcW w:w="3970" w:type="dxa"/>
            <w:gridSpan w:val="3"/>
          </w:tcPr>
          <w:p w14:paraId="45DD2178" w14:textId="29F1F55D" w:rsidR="00665BF3" w:rsidRDefault="00026318" w:rsidP="000D591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</w:t>
            </w:r>
            <w:r w:rsidR="00665BF3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2025</w:t>
            </w:r>
            <w:r w:rsidR="00665BF3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12/2025</w:t>
            </w:r>
          </w:p>
        </w:tc>
      </w:tr>
      <w:tr w:rsidR="00D74E32" w:rsidRPr="00D5280E" w14:paraId="02437711" w14:textId="77777777" w:rsidTr="00D74E32">
        <w:trPr>
          <w:trHeight w:val="193"/>
        </w:trPr>
        <w:tc>
          <w:tcPr>
            <w:tcW w:w="10774" w:type="dxa"/>
            <w:gridSpan w:val="8"/>
          </w:tcPr>
          <w:p w14:paraId="5996E3C2" w14:textId="77777777" w:rsidR="000D591C" w:rsidRPr="0084383F" w:rsidRDefault="00026318" w:rsidP="000D591C">
            <w:pPr>
              <w:pStyle w:val="Beschreibung"/>
              <w:numPr>
                <w:ilvl w:val="0"/>
                <w:numId w:val="24"/>
              </w:numPr>
              <w:rPr>
                <w:ins w:id="3" w:author="Sarah Bergmann" w:date="2026-03-31T15:56:00Z" w16du:dateUtc="2026-03-31T22:56:00Z"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Entwicklung und Förderung essenzieller Schlüsselfähigkeiten für Beratungs-Umgebungen wie Resilienz, </w:t>
            </w:r>
          </w:p>
          <w:p w14:paraId="7CA4D9D0" w14:textId="0FEB8696" w:rsidR="00AA5A9C" w:rsidRPr="00F64C22" w:rsidRDefault="00026318" w:rsidP="0084383F">
            <w:pPr>
              <w:pStyle w:val="Beschreibung"/>
              <w:ind w:left="720"/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Kommunikation und Problem-</w:t>
            </w:r>
            <w:proofErr w:type="spellStart"/>
            <w:r>
              <w:rPr>
                <w:i/>
                <w:sz w:val="18"/>
                <w:lang w:val="de-AT"/>
              </w:rPr>
              <w:t>Solving</w:t>
            </w:r>
            <w:proofErr w:type="spellEnd"/>
            <w:r>
              <w:rPr>
                <w:i/>
                <w:sz w:val="18"/>
                <w:lang w:val="de-AT"/>
              </w:rPr>
              <w:t xml:space="preserve"> zur adaptiven beruflichen Weiterentwicklung</w:t>
            </w:r>
          </w:p>
          <w:p w14:paraId="68CFAD97" w14:textId="44952C39" w:rsidR="00F64C22" w:rsidRPr="00E13110" w:rsidRDefault="00026318" w:rsidP="000D591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Absolvierung von praxisnahen Fallbeispielen zur Festigung der erworbenen Kenntnisse</w:t>
            </w:r>
          </w:p>
        </w:tc>
      </w:tr>
      <w:tr w:rsidR="00D74E32" w:rsidRPr="009D7C49" w14:paraId="1B9925E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EB125A0" w14:textId="5B3652C8" w:rsidR="00433D4B" w:rsidRDefault="00026318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WFI – Consulting Cup e.</w:t>
            </w:r>
            <w:ins w:id="4" w:author="Sarah Bergmann" w:date="2026-03-31T15:55:00Z" w16du:dateUtc="2026-03-31T22:55:00Z">
              <w:r w:rsidR="000D591C">
                <w:rPr>
                  <w:b/>
                  <w:i w:val="0"/>
                  <w:iCs w:val="0"/>
                  <w:smallCaps/>
                  <w:sz w:val="23"/>
                  <w:szCs w:val="23"/>
                </w:rPr>
                <w:t xml:space="preserve"> </w:t>
              </w:r>
            </w:ins>
            <w:r>
              <w:rPr>
                <w:b/>
                <w:i w:val="0"/>
                <w:iCs w:val="0"/>
                <w:smallCaps/>
                <w:sz w:val="23"/>
                <w:szCs w:val="23"/>
              </w:rPr>
              <w:t>V.</w:t>
            </w:r>
          </w:p>
        </w:tc>
        <w:tc>
          <w:tcPr>
            <w:tcW w:w="4253" w:type="dxa"/>
            <w:gridSpan w:val="4"/>
            <w:vAlign w:val="bottom"/>
          </w:tcPr>
          <w:p w14:paraId="7CFD46FC" w14:textId="1BFDA22F" w:rsidR="00433D4B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Ingolstadt</w:t>
            </w:r>
          </w:p>
        </w:tc>
      </w:tr>
      <w:tr w:rsidR="00D74E32" w:rsidRPr="009D7C49" w14:paraId="75761E33" w14:textId="77777777" w:rsidTr="000A4907">
        <w:trPr>
          <w:trHeight w:val="79"/>
        </w:trPr>
        <w:tc>
          <w:tcPr>
            <w:tcW w:w="6521" w:type="dxa"/>
            <w:gridSpan w:val="4"/>
          </w:tcPr>
          <w:p w14:paraId="5D5038EE" w14:textId="3A8A4931" w:rsidR="00433D4B" w:rsidRDefault="002F7816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Teil</w:t>
            </w:r>
            <w:r w:rsidR="000D591C">
              <w:rPr>
                <w:i w:val="0"/>
                <w:iCs w:val="0"/>
                <w:sz w:val="18"/>
                <w:lang w:val="de-AT"/>
              </w:rPr>
              <w:t>nehmer</w:t>
            </w:r>
            <w:r>
              <w:rPr>
                <w:i w:val="0"/>
                <w:iCs w:val="0"/>
                <w:sz w:val="18"/>
                <w:lang w:val="de-AT"/>
              </w:rPr>
              <w:t xml:space="preserve"> an der 24h-Case-Challenge</w:t>
            </w:r>
          </w:p>
        </w:tc>
        <w:tc>
          <w:tcPr>
            <w:tcW w:w="4253" w:type="dxa"/>
            <w:gridSpan w:val="4"/>
          </w:tcPr>
          <w:p w14:paraId="69A4E1C4" w14:textId="07E45C94" w:rsidR="00433D4B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11/2025</w:t>
            </w:r>
          </w:p>
        </w:tc>
      </w:tr>
      <w:tr w:rsidR="00D74E32" w:rsidRPr="009D7C49" w14:paraId="008C8E81" w14:textId="77777777" w:rsidTr="00D74E32">
        <w:trPr>
          <w:trHeight w:val="346"/>
        </w:trPr>
        <w:tc>
          <w:tcPr>
            <w:tcW w:w="10774" w:type="dxa"/>
            <w:gridSpan w:val="8"/>
          </w:tcPr>
          <w:p w14:paraId="6CBB505F" w14:textId="77777777" w:rsidR="00433D4B" w:rsidRPr="0022068A" w:rsidRDefault="0052662F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Bearbeitung einer realen 24-Stunden-Fallstudie von Horváth in einem Vierer-Team mit fachlicher Begleitung durch Unternehmensvertreter von Horváth, </w:t>
            </w:r>
            <w:proofErr w:type="spellStart"/>
            <w:r w:rsidRPr="0022068A">
              <w:rPr>
                <w:i/>
                <w:iCs/>
                <w:sz w:val="18"/>
                <w:lang w:val="de-AT"/>
              </w:rPr>
              <w:t>zeb</w:t>
            </w:r>
            <w:proofErr w:type="spellEnd"/>
            <w:r w:rsidRPr="0022068A">
              <w:rPr>
                <w:i/>
                <w:iCs/>
                <w:sz w:val="18"/>
                <w:lang w:val="de-AT"/>
              </w:rPr>
              <w:t>, Accenture und weiteren Partnern</w:t>
            </w:r>
          </w:p>
          <w:p w14:paraId="0A3AB48B" w14:textId="77777777" w:rsidR="000D591C" w:rsidRDefault="0052662F" w:rsidP="000D591C">
            <w:pPr>
              <w:pStyle w:val="Beschreibung"/>
              <w:numPr>
                <w:ilvl w:val="0"/>
                <w:numId w:val="24"/>
              </w:numPr>
              <w:rPr>
                <w:ins w:id="5" w:author="Sarah Bergmann" w:date="2026-03-31T15:56:00Z" w16du:dateUtc="2026-03-31T22:56:00Z"/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Entwicklung und Präsentation einer strukturierten Lösungsempfehlung vor einer Fachjury aus </w:t>
            </w:r>
            <w:r w:rsidR="0022068A">
              <w:rPr>
                <w:i/>
                <w:iCs/>
                <w:sz w:val="18"/>
                <w:lang w:val="de-AT"/>
              </w:rPr>
              <w:t>erfahrenen Consultants</w:t>
            </w:r>
            <w:r w:rsidRPr="0022068A">
              <w:rPr>
                <w:i/>
                <w:iCs/>
                <w:sz w:val="18"/>
                <w:lang w:val="de-AT"/>
              </w:rPr>
              <w:t xml:space="preserve"> </w:t>
            </w:r>
          </w:p>
          <w:p w14:paraId="52BB8FE8" w14:textId="67217963" w:rsidR="0052662F" w:rsidRPr="002F7816" w:rsidRDefault="0052662F" w:rsidP="0084383F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>im Wettbewerb mit elf weiteren Teams</w:t>
            </w:r>
          </w:p>
        </w:tc>
      </w:tr>
      <w:tr w:rsidR="00D74E32" w:rsidRPr="009D7C49" w14:paraId="4AF19DD1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4DA0ABD6" w:rsidR="00433D4B" w:rsidRPr="007D5BE9" w:rsidRDefault="00026318" w:rsidP="000D591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4253" w:type="dxa"/>
            <w:gridSpan w:val="4"/>
            <w:vAlign w:val="bottom"/>
          </w:tcPr>
          <w:p w14:paraId="30626CB8" w14:textId="5CC38DBD" w:rsidR="00433D4B" w:rsidRPr="000B6548" w:rsidRDefault="00026318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56372BDE" w14:textId="77777777" w:rsidTr="000A4907">
        <w:trPr>
          <w:trHeight w:val="79"/>
        </w:trPr>
        <w:tc>
          <w:tcPr>
            <w:tcW w:w="7371" w:type="dxa"/>
            <w:gridSpan w:val="7"/>
          </w:tcPr>
          <w:p w14:paraId="3C87D247" w14:textId="5691DC49" w:rsidR="00433D4B" w:rsidRPr="00F64FA7" w:rsidRDefault="000056DE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</w:t>
            </w:r>
            <w:r w:rsidR="00026318">
              <w:rPr>
                <w:i w:val="0"/>
                <w:iCs w:val="0"/>
                <w:sz w:val="18"/>
                <w:lang w:val="de-AT"/>
              </w:rPr>
              <w:t>Mitglied der Event-Arbeitsgemeinschaft</w:t>
            </w:r>
          </w:p>
        </w:tc>
        <w:tc>
          <w:tcPr>
            <w:tcW w:w="3403" w:type="dxa"/>
          </w:tcPr>
          <w:p w14:paraId="288A2195" w14:textId="3845F049" w:rsidR="00433D4B" w:rsidRPr="00F64FA7" w:rsidRDefault="00433D4B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</w:t>
            </w:r>
            <w:r w:rsidR="00026318">
              <w:rPr>
                <w:i w:val="0"/>
                <w:iCs w:val="0"/>
                <w:sz w:val="18"/>
                <w:lang w:val="en-US"/>
              </w:rPr>
              <w:t>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026318">
              <w:rPr>
                <w:i w:val="0"/>
                <w:iCs w:val="0"/>
                <w:sz w:val="18"/>
                <w:lang w:val="en-US"/>
              </w:rPr>
              <w:t>07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 w:rsidR="00026318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D74E32" w:rsidRPr="006546FD" w14:paraId="7ECB507F" w14:textId="77777777" w:rsidTr="00D74E32">
        <w:trPr>
          <w:trHeight w:val="193"/>
        </w:trPr>
        <w:tc>
          <w:tcPr>
            <w:tcW w:w="10774" w:type="dxa"/>
            <w:gridSpan w:val="8"/>
          </w:tcPr>
          <w:p w14:paraId="1A6A237B" w14:textId="6A2C862B" w:rsidR="00433D4B" w:rsidRPr="004067B8" w:rsidRDefault="00026318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Planung und Koordination von schulischen Events wie Vollversammlungen und Feiern in gemeinschaftlichen Teams</w:t>
            </w:r>
          </w:p>
          <w:p w14:paraId="2CC438FF" w14:textId="1EFF298C" w:rsidR="00433D4B" w:rsidRPr="00CE28CC" w:rsidRDefault="00026318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Ausgestaltung, Aufbau und Abbau der nötigen Infrastruktur</w:t>
            </w:r>
          </w:p>
        </w:tc>
      </w:tr>
      <w:tr w:rsidR="00D74E32" w:rsidRPr="009D7C49" w14:paraId="482569A2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433D4B" w:rsidRPr="009D7C49" w:rsidRDefault="00433D4B" w:rsidP="000D591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74E32" w:rsidRPr="00D5280E" w14:paraId="2B257790" w14:textId="77777777" w:rsidTr="0084383F">
        <w:trPr>
          <w:trHeight w:val="346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78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757AB5B" w:rsidR="00433D4B" w:rsidRPr="00D5280E" w:rsidRDefault="00433D4B" w:rsidP="000D591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Grundlagen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D74E32" w:rsidRPr="005E57F6" w14:paraId="45706C3F" w14:textId="77777777" w:rsidTr="00D74E32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789" w:type="dxa"/>
            <w:gridSpan w:val="7"/>
            <w:vAlign w:val="bottom"/>
          </w:tcPr>
          <w:p w14:paraId="60CA2168" w14:textId="11D464A9" w:rsidR="00433D4B" w:rsidRPr="00665BF3" w:rsidRDefault="00433D4B" w:rsidP="000D591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Suite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Hubspot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ins w:id="6" w:author="Sarah Bergmann" w:date="2026-03-31T15:56:00Z" w16du:dateUtc="2026-03-31T22:56:00Z">
              <w:r w:rsidR="000D591C">
                <w:rPr>
                  <w:rFonts w:ascii="Georgia" w:hAnsi="Georgia" w:cs="Georgia"/>
                  <w:color w:val="000000"/>
                  <w:sz w:val="18"/>
                  <w:lang w:val="en-US"/>
                </w:rPr>
                <w:t xml:space="preserve"> – </w:t>
              </w:r>
            </w:ins>
            <w:proofErr w:type="spellStart"/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Programmiersprache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Grundlagen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74E32" w:rsidRPr="00BA215A" w14:paraId="70CB01B0" w14:textId="77777777" w:rsidTr="00DB28E4">
        <w:trPr>
          <w:trHeight w:val="510"/>
        </w:trPr>
        <w:tc>
          <w:tcPr>
            <w:tcW w:w="1985" w:type="dxa"/>
            <w:vAlign w:val="bottom"/>
          </w:tcPr>
          <w:p w14:paraId="04F58216" w14:textId="754D8426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ins w:id="7" w:author="David Döbele" w:date="2026-03-31T07:44:00Z" w16du:dateUtc="2026-03-31T05:44:00Z">
              <w:r w:rsidR="00D74E32">
                <w:rPr>
                  <w:rFonts w:ascii="Georgia" w:hAnsi="Georgia"/>
                  <w:sz w:val="18"/>
                </w:rPr>
                <w:br/>
              </w:r>
            </w:ins>
          </w:p>
        </w:tc>
        <w:tc>
          <w:tcPr>
            <w:tcW w:w="8789" w:type="dxa"/>
            <w:gridSpan w:val="7"/>
            <w:vAlign w:val="bottom"/>
          </w:tcPr>
          <w:p w14:paraId="598C2742" w14:textId="36067F78" w:rsidR="00433D4B" w:rsidRPr="0074111D" w:rsidRDefault="00161A4A" w:rsidP="000D591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Kraftsport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konstantes Training dreimal pro Woche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Literatur zur Persönlichkeitsentwicklung und Biografien</w:t>
            </w:r>
            <w:r w:rsidR="00433D4B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Wirtschaftsnachrichten</w:t>
            </w:r>
          </w:p>
        </w:tc>
      </w:tr>
      <w:tr w:rsidR="00D74E32" w:rsidRPr="00BA215A" w14:paraId="071AB173" w14:textId="77777777" w:rsidTr="0084383F">
        <w:trPr>
          <w:trHeight w:val="864"/>
        </w:trPr>
        <w:tc>
          <w:tcPr>
            <w:tcW w:w="1985" w:type="dxa"/>
            <w:vAlign w:val="bottom"/>
          </w:tcPr>
          <w:p w14:paraId="406B03AC" w14:textId="0294651B" w:rsidR="00433D4B" w:rsidRDefault="004B4906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Waldkirch</w:t>
            </w:r>
            <w:r w:rsidR="00433D4B">
              <w:rPr>
                <w:rFonts w:ascii="Georgia" w:hAnsi="Georgia"/>
                <w:sz w:val="18"/>
              </w:rPr>
              <w:t xml:space="preserve">, </w:t>
            </w:r>
            <w:r w:rsidR="00FD29F2">
              <w:rPr>
                <w:rFonts w:ascii="Georgia" w:hAnsi="Georgia"/>
                <w:sz w:val="18"/>
              </w:rPr>
              <w:t>31</w:t>
            </w:r>
            <w:r w:rsidR="00433D4B">
              <w:rPr>
                <w:rFonts w:ascii="Georgia" w:hAnsi="Georgia"/>
                <w:sz w:val="18"/>
              </w:rPr>
              <w:t>.</w:t>
            </w:r>
            <w:r w:rsidR="00FD29F2">
              <w:rPr>
                <w:rFonts w:ascii="Georgia" w:hAnsi="Georgia"/>
                <w:sz w:val="18"/>
              </w:rPr>
              <w:t>03</w:t>
            </w:r>
            <w:r w:rsidR="00433D4B">
              <w:rPr>
                <w:rFonts w:ascii="Georgia" w:hAnsi="Georgia"/>
                <w:sz w:val="18"/>
              </w:rPr>
              <w:t>.</w:t>
            </w:r>
            <w:r w:rsidR="00FD29F2">
              <w:rPr>
                <w:rFonts w:ascii="Georgia" w:hAnsi="Georgia"/>
                <w:sz w:val="18"/>
              </w:rPr>
              <w:t>2026</w:t>
            </w:r>
          </w:p>
        </w:tc>
        <w:tc>
          <w:tcPr>
            <w:tcW w:w="8789" w:type="dxa"/>
            <w:gridSpan w:val="7"/>
            <w:vAlign w:val="bottom"/>
          </w:tcPr>
          <w:p w14:paraId="6478BDEA" w14:textId="77777777" w:rsidR="00433D4B" w:rsidRPr="00C768ED" w:rsidRDefault="00433D4B" w:rsidP="000D591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D29F2">
      <w:footerReference w:type="even" r:id="rId8"/>
      <w:pgSz w:w="11906" w:h="16838"/>
      <w:pgMar w:top="454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3F726" w14:textId="77777777" w:rsidR="00AC1F55" w:rsidRDefault="00AC1F55" w:rsidP="00BE053D">
      <w:pPr>
        <w:spacing w:after="0" w:line="240" w:lineRule="auto"/>
      </w:pPr>
      <w:r>
        <w:separator/>
      </w:r>
    </w:p>
  </w:endnote>
  <w:endnote w:type="continuationSeparator" w:id="0">
    <w:p w14:paraId="20770906" w14:textId="77777777" w:rsidR="00AC1F55" w:rsidRDefault="00AC1F5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597C" w14:textId="77777777" w:rsidR="00AC1F55" w:rsidRDefault="00AC1F55" w:rsidP="00BE053D">
      <w:pPr>
        <w:spacing w:after="0" w:line="240" w:lineRule="auto"/>
      </w:pPr>
      <w:r>
        <w:separator/>
      </w:r>
    </w:p>
  </w:footnote>
  <w:footnote w:type="continuationSeparator" w:id="0">
    <w:p w14:paraId="0F5F2018" w14:textId="77777777" w:rsidR="00AC1F55" w:rsidRDefault="00AC1F5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014786">
    <w:abstractNumId w:val="14"/>
  </w:num>
  <w:num w:numId="2" w16cid:durableId="746850086">
    <w:abstractNumId w:val="17"/>
  </w:num>
  <w:num w:numId="3" w16cid:durableId="872772332">
    <w:abstractNumId w:val="19"/>
  </w:num>
  <w:num w:numId="4" w16cid:durableId="140777613">
    <w:abstractNumId w:val="0"/>
  </w:num>
  <w:num w:numId="5" w16cid:durableId="137306352">
    <w:abstractNumId w:val="1"/>
  </w:num>
  <w:num w:numId="6" w16cid:durableId="1391542650">
    <w:abstractNumId w:val="2"/>
  </w:num>
  <w:num w:numId="7" w16cid:durableId="1925334022">
    <w:abstractNumId w:val="13"/>
  </w:num>
  <w:num w:numId="8" w16cid:durableId="1793161467">
    <w:abstractNumId w:val="22"/>
  </w:num>
  <w:num w:numId="9" w16cid:durableId="1315796882">
    <w:abstractNumId w:val="12"/>
  </w:num>
  <w:num w:numId="10" w16cid:durableId="223689388">
    <w:abstractNumId w:val="23"/>
  </w:num>
  <w:num w:numId="11" w16cid:durableId="1217277705">
    <w:abstractNumId w:val="5"/>
  </w:num>
  <w:num w:numId="12" w16cid:durableId="872618141">
    <w:abstractNumId w:val="6"/>
  </w:num>
  <w:num w:numId="13" w16cid:durableId="1206602833">
    <w:abstractNumId w:val="8"/>
  </w:num>
  <w:num w:numId="14" w16cid:durableId="76250991">
    <w:abstractNumId w:val="9"/>
  </w:num>
  <w:num w:numId="15" w16cid:durableId="1425147084">
    <w:abstractNumId w:val="21"/>
  </w:num>
  <w:num w:numId="16" w16cid:durableId="2089574917">
    <w:abstractNumId w:val="4"/>
  </w:num>
  <w:num w:numId="17" w16cid:durableId="380979234">
    <w:abstractNumId w:val="16"/>
  </w:num>
  <w:num w:numId="18" w16cid:durableId="1964648578">
    <w:abstractNumId w:val="3"/>
  </w:num>
  <w:num w:numId="19" w16cid:durableId="1511530147">
    <w:abstractNumId w:val="18"/>
  </w:num>
  <w:num w:numId="20" w16cid:durableId="1171145971">
    <w:abstractNumId w:val="10"/>
  </w:num>
  <w:num w:numId="21" w16cid:durableId="642538104">
    <w:abstractNumId w:val="11"/>
  </w:num>
  <w:num w:numId="22" w16cid:durableId="280110546">
    <w:abstractNumId w:val="15"/>
  </w:num>
  <w:num w:numId="23" w16cid:durableId="1573389065">
    <w:abstractNumId w:val="7"/>
  </w:num>
  <w:num w:numId="24" w16cid:durableId="1189102624">
    <w:abstractNumId w:val="20"/>
  </w:num>
  <w:num w:numId="25" w16cid:durableId="45267920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696"/>
    <w:rsid w:val="000056DE"/>
    <w:rsid w:val="00023B2A"/>
    <w:rsid w:val="00026318"/>
    <w:rsid w:val="00061D33"/>
    <w:rsid w:val="00064643"/>
    <w:rsid w:val="00087747"/>
    <w:rsid w:val="00092A2C"/>
    <w:rsid w:val="000A1FDA"/>
    <w:rsid w:val="000A4907"/>
    <w:rsid w:val="000B63E2"/>
    <w:rsid w:val="000B6548"/>
    <w:rsid w:val="000D591C"/>
    <w:rsid w:val="000D671A"/>
    <w:rsid w:val="000F4169"/>
    <w:rsid w:val="00103EC5"/>
    <w:rsid w:val="00116C6E"/>
    <w:rsid w:val="001223B1"/>
    <w:rsid w:val="00125CA6"/>
    <w:rsid w:val="0013576D"/>
    <w:rsid w:val="00156FC9"/>
    <w:rsid w:val="00161A4A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1E4"/>
    <w:rsid w:val="001F4175"/>
    <w:rsid w:val="0022068A"/>
    <w:rsid w:val="00223A4D"/>
    <w:rsid w:val="00232CB5"/>
    <w:rsid w:val="00234A7E"/>
    <w:rsid w:val="0024373D"/>
    <w:rsid w:val="002508C2"/>
    <w:rsid w:val="00267252"/>
    <w:rsid w:val="00282DB0"/>
    <w:rsid w:val="002A2301"/>
    <w:rsid w:val="002B1E67"/>
    <w:rsid w:val="002B2091"/>
    <w:rsid w:val="002C6972"/>
    <w:rsid w:val="002D2B32"/>
    <w:rsid w:val="002D410A"/>
    <w:rsid w:val="002D4516"/>
    <w:rsid w:val="002F46AD"/>
    <w:rsid w:val="002F7816"/>
    <w:rsid w:val="003022D4"/>
    <w:rsid w:val="003101F0"/>
    <w:rsid w:val="00314B7A"/>
    <w:rsid w:val="00317001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76E"/>
    <w:rsid w:val="00422F83"/>
    <w:rsid w:val="00426D7E"/>
    <w:rsid w:val="00433D4B"/>
    <w:rsid w:val="0043430C"/>
    <w:rsid w:val="00435E6D"/>
    <w:rsid w:val="00443668"/>
    <w:rsid w:val="00456B0D"/>
    <w:rsid w:val="00476AF8"/>
    <w:rsid w:val="00484FD7"/>
    <w:rsid w:val="004929FB"/>
    <w:rsid w:val="004A54BA"/>
    <w:rsid w:val="004B456E"/>
    <w:rsid w:val="004B4906"/>
    <w:rsid w:val="004B6A5E"/>
    <w:rsid w:val="004E05D0"/>
    <w:rsid w:val="004E5F18"/>
    <w:rsid w:val="00507EA7"/>
    <w:rsid w:val="00526089"/>
    <w:rsid w:val="0052662F"/>
    <w:rsid w:val="00527A28"/>
    <w:rsid w:val="00527DCA"/>
    <w:rsid w:val="005716D4"/>
    <w:rsid w:val="00571B60"/>
    <w:rsid w:val="00585A4D"/>
    <w:rsid w:val="005D6329"/>
    <w:rsid w:val="005E57F6"/>
    <w:rsid w:val="005E7EBA"/>
    <w:rsid w:val="006058D8"/>
    <w:rsid w:val="00610200"/>
    <w:rsid w:val="00623699"/>
    <w:rsid w:val="00624017"/>
    <w:rsid w:val="00632D5A"/>
    <w:rsid w:val="00635515"/>
    <w:rsid w:val="006546FD"/>
    <w:rsid w:val="00665BF3"/>
    <w:rsid w:val="006732D6"/>
    <w:rsid w:val="00693E09"/>
    <w:rsid w:val="006A2DE9"/>
    <w:rsid w:val="006A7087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71E"/>
    <w:rsid w:val="0075307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0B01"/>
    <w:rsid w:val="0082257D"/>
    <w:rsid w:val="0084383F"/>
    <w:rsid w:val="00853438"/>
    <w:rsid w:val="00866846"/>
    <w:rsid w:val="00875DA9"/>
    <w:rsid w:val="00890AC6"/>
    <w:rsid w:val="00895E38"/>
    <w:rsid w:val="008A0D2C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258F"/>
    <w:rsid w:val="009D7C49"/>
    <w:rsid w:val="009E7297"/>
    <w:rsid w:val="009F7933"/>
    <w:rsid w:val="00A0257D"/>
    <w:rsid w:val="00A12EDC"/>
    <w:rsid w:val="00A13FC3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1F55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2F08"/>
    <w:rsid w:val="00BA215A"/>
    <w:rsid w:val="00BB5F09"/>
    <w:rsid w:val="00BB707B"/>
    <w:rsid w:val="00BC0D9F"/>
    <w:rsid w:val="00BC6288"/>
    <w:rsid w:val="00BD6B37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3AFB"/>
    <w:rsid w:val="00D1492F"/>
    <w:rsid w:val="00D17B69"/>
    <w:rsid w:val="00D3003C"/>
    <w:rsid w:val="00D331F4"/>
    <w:rsid w:val="00D46E34"/>
    <w:rsid w:val="00D470E4"/>
    <w:rsid w:val="00D52142"/>
    <w:rsid w:val="00D5280E"/>
    <w:rsid w:val="00D605C0"/>
    <w:rsid w:val="00D61F14"/>
    <w:rsid w:val="00D74E32"/>
    <w:rsid w:val="00D80D6B"/>
    <w:rsid w:val="00D90950"/>
    <w:rsid w:val="00DA69DF"/>
    <w:rsid w:val="00DB05ED"/>
    <w:rsid w:val="00DB28E4"/>
    <w:rsid w:val="00DB33F8"/>
    <w:rsid w:val="00DD38E2"/>
    <w:rsid w:val="00E13110"/>
    <w:rsid w:val="00E24DF1"/>
    <w:rsid w:val="00E41BE0"/>
    <w:rsid w:val="00E431ED"/>
    <w:rsid w:val="00E64FF5"/>
    <w:rsid w:val="00E907EC"/>
    <w:rsid w:val="00EA5421"/>
    <w:rsid w:val="00EB34FC"/>
    <w:rsid w:val="00EB5816"/>
    <w:rsid w:val="00EC3C4F"/>
    <w:rsid w:val="00ED0EA9"/>
    <w:rsid w:val="00EF77DF"/>
    <w:rsid w:val="00F01431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1A3"/>
    <w:rsid w:val="00FC0531"/>
    <w:rsid w:val="00FC13F0"/>
    <w:rsid w:val="00FD0FB7"/>
    <w:rsid w:val="00FD29F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74E3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05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05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05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5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56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3351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Franzke</cp:lastModifiedBy>
  <cp:revision>6</cp:revision>
  <dcterms:created xsi:type="dcterms:W3CDTF">2026-03-31T22:58:00Z</dcterms:created>
  <dcterms:modified xsi:type="dcterms:W3CDTF">2026-04-01T11:37:00Z</dcterms:modified>
</cp:coreProperties>
</file>