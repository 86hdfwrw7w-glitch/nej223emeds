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D06B4E3" w:rsidR="006D2592" w:rsidRPr="00D30CEA" w:rsidRDefault="003D5D1E" w:rsidP="006A7895">
      <w:pPr>
        <w:spacing w:after="0" w:line="240" w:lineRule="auto"/>
        <w:jc w:val="right"/>
        <w:rPr>
          <w:rFonts w:ascii="Georgia" w:hAnsi="Georgia" w:cs="Times New Roman"/>
          <w:sz w:val="21"/>
          <w:szCs w:val="21"/>
        </w:rPr>
      </w:pPr>
      <w:r w:rsidRPr="00D30CEA">
        <w:rPr>
          <w:rFonts w:ascii="Georgia" w:hAnsi="Georgia" w:cs="Times New Roman"/>
          <w:sz w:val="21"/>
          <w:szCs w:val="21"/>
        </w:rPr>
        <w:t>Vorname Nachname</w:t>
      </w:r>
    </w:p>
    <w:p w14:paraId="2458A2A0" w14:textId="2FFDAEEA" w:rsidR="00857C6F" w:rsidRPr="00D30CEA" w:rsidRDefault="003D5D1E" w:rsidP="006A7895">
      <w:pPr>
        <w:spacing w:after="0" w:line="240" w:lineRule="auto"/>
        <w:jc w:val="right"/>
        <w:rPr>
          <w:rFonts w:ascii="Georgia" w:hAnsi="Georgia" w:cs="Times New Roman"/>
          <w:sz w:val="21"/>
          <w:szCs w:val="21"/>
        </w:rPr>
      </w:pPr>
      <w:r w:rsidRPr="00D30CEA">
        <w:rPr>
          <w:rFonts w:ascii="Georgia" w:hAnsi="Georgia" w:cs="Times New Roman"/>
          <w:sz w:val="21"/>
          <w:szCs w:val="21"/>
        </w:rPr>
        <w:t>Straße 22</w:t>
      </w:r>
    </w:p>
    <w:p w14:paraId="451AEE20" w14:textId="7F0B8F91" w:rsidR="00857C6F" w:rsidRDefault="003D5D1E" w:rsidP="006A7895">
      <w:pPr>
        <w:spacing w:after="0" w:line="240" w:lineRule="auto"/>
        <w:jc w:val="right"/>
        <w:rPr>
          <w:rFonts w:ascii="Georgia" w:hAnsi="Georgia" w:cs="Times New Roman"/>
          <w:sz w:val="21"/>
          <w:szCs w:val="21"/>
        </w:rPr>
      </w:pPr>
      <w:r w:rsidRPr="00D30CEA">
        <w:rPr>
          <w:rFonts w:ascii="Georgia" w:hAnsi="Georgia" w:cs="Times New Roman"/>
          <w:sz w:val="21"/>
          <w:szCs w:val="21"/>
        </w:rPr>
        <w:t>604440</w:t>
      </w:r>
      <w:r w:rsidR="00857C6F" w:rsidRPr="00D30CEA">
        <w:rPr>
          <w:rFonts w:ascii="Georgia" w:hAnsi="Georgia" w:cs="Times New Roman"/>
          <w:sz w:val="21"/>
          <w:szCs w:val="21"/>
        </w:rPr>
        <w:t xml:space="preserve"> </w:t>
      </w:r>
      <w:r w:rsidRPr="00D30CEA">
        <w:rPr>
          <w:rFonts w:ascii="Georgia" w:hAnsi="Georgia" w:cs="Times New Roman"/>
          <w:sz w:val="21"/>
          <w:szCs w:val="21"/>
        </w:rPr>
        <w:t>Musterhausen</w:t>
      </w:r>
    </w:p>
    <w:p w14:paraId="12BA391A" w14:textId="4D15200F" w:rsidR="006A7895" w:rsidRPr="00D30CEA" w:rsidRDefault="003D5D1E" w:rsidP="006A7895">
      <w:pPr>
        <w:spacing w:after="0" w:line="240" w:lineRule="auto"/>
        <w:jc w:val="right"/>
        <w:rPr>
          <w:rFonts w:ascii="Georgia" w:hAnsi="Georgia" w:cs="Times New Roman"/>
          <w:sz w:val="21"/>
          <w:szCs w:val="21"/>
        </w:rPr>
      </w:pPr>
      <w:r w:rsidRPr="00D30CEA">
        <w:rPr>
          <w:rFonts w:ascii="Georgia" w:hAnsi="Georgia" w:cs="Georgia"/>
          <w:color w:val="000000"/>
          <w:sz w:val="21"/>
          <w:szCs w:val="21"/>
        </w:rPr>
        <w:t>blablabla</w:t>
      </w:r>
      <w:r w:rsidR="00857C6F" w:rsidRPr="00D30CEA">
        <w:rPr>
          <w:rFonts w:ascii="Georgia" w:hAnsi="Georgia" w:cs="Georgia"/>
          <w:color w:val="000000"/>
          <w:sz w:val="21"/>
          <w:szCs w:val="21"/>
        </w:rPr>
        <w:t>@googlemail.com</w:t>
      </w:r>
    </w:p>
    <w:p w14:paraId="2E7278C7" w14:textId="30552264" w:rsidR="00F74175" w:rsidRPr="00D30CEA" w:rsidRDefault="006D2592" w:rsidP="00E65B09">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 xml:space="preserve">49 175 </w:t>
      </w:r>
      <w:r w:rsidR="003D5D1E" w:rsidRPr="00D30CEA">
        <w:rPr>
          <w:rFonts w:ascii="Georgia" w:hAnsi="Georgia" w:cs="Georgia"/>
          <w:color w:val="000000"/>
          <w:sz w:val="21"/>
          <w:szCs w:val="21"/>
        </w:rPr>
        <w:t>151 1212 1212</w:t>
      </w:r>
    </w:p>
    <w:p w14:paraId="170FE07D" w14:textId="77777777" w:rsidR="00F270C0" w:rsidRDefault="00F270C0" w:rsidP="00F74175">
      <w:pPr>
        <w:spacing w:after="0"/>
        <w:rPr>
          <w:rFonts w:ascii="Georgia" w:hAnsi="Georgia" w:cs="Georgia"/>
          <w:color w:val="000000"/>
          <w:sz w:val="21"/>
          <w:szCs w:val="21"/>
        </w:rPr>
      </w:pPr>
    </w:p>
    <w:p w14:paraId="4FFA7063" w14:textId="67B49DA0" w:rsidR="00F74175" w:rsidRPr="00D30CEA" w:rsidRDefault="003D5D1E" w:rsidP="00F74175">
      <w:pPr>
        <w:spacing w:after="0"/>
        <w:rPr>
          <w:rFonts w:ascii="Georgia" w:hAnsi="Georgia" w:cs="Georgia"/>
          <w:color w:val="000000"/>
          <w:sz w:val="21"/>
          <w:szCs w:val="21"/>
        </w:rPr>
      </w:pPr>
      <w:r w:rsidRPr="00D30CEA">
        <w:rPr>
          <w:rFonts w:ascii="Georgia" w:hAnsi="Georgia" w:cs="Georgia"/>
          <w:color w:val="000000"/>
          <w:sz w:val="21"/>
          <w:szCs w:val="21"/>
        </w:rPr>
        <w:t>Corporate Finance Beratung</w:t>
      </w:r>
      <w:r w:rsidR="00F74175" w:rsidRPr="00D30CEA">
        <w:rPr>
          <w:rFonts w:ascii="Georgia" w:hAnsi="Georgia" w:cs="Georgia"/>
          <w:color w:val="000000"/>
          <w:sz w:val="21"/>
          <w:szCs w:val="21"/>
        </w:rPr>
        <w:t xml:space="preserve"> GmbH</w:t>
      </w:r>
    </w:p>
    <w:p w14:paraId="6A013FD1" w14:textId="1ED858FC" w:rsidR="00F74175" w:rsidRPr="00D30CEA" w:rsidRDefault="003D5D1E" w:rsidP="00F74175">
      <w:pPr>
        <w:spacing w:after="0"/>
        <w:rPr>
          <w:rFonts w:ascii="Georgia" w:hAnsi="Georgia"/>
          <w:sz w:val="21"/>
          <w:szCs w:val="21"/>
        </w:rPr>
      </w:pPr>
      <w:r w:rsidRPr="00D30CEA">
        <w:rPr>
          <w:rFonts w:ascii="Georgia" w:hAnsi="Georgia"/>
          <w:sz w:val="21"/>
          <w:szCs w:val="21"/>
        </w:rPr>
        <w:t>Musterstraße 99</w:t>
      </w:r>
      <w:r w:rsidR="00F74175" w:rsidRPr="00D30CEA">
        <w:rPr>
          <w:rFonts w:ascii="Georgia" w:hAnsi="Georgia"/>
          <w:sz w:val="21"/>
          <w:szCs w:val="21"/>
        </w:rPr>
        <w:br/>
      </w:r>
      <w:r w:rsidRPr="00D30CEA">
        <w:rPr>
          <w:rFonts w:ascii="Georgia" w:hAnsi="Georgia"/>
          <w:sz w:val="21"/>
          <w:szCs w:val="21"/>
        </w:rPr>
        <w:t>55005</w:t>
      </w:r>
      <w:r w:rsidR="00F74175" w:rsidRPr="00D30CEA">
        <w:rPr>
          <w:rFonts w:ascii="Georgia" w:hAnsi="Georgia"/>
          <w:sz w:val="21"/>
          <w:szCs w:val="21"/>
        </w:rPr>
        <w:t xml:space="preserve"> </w:t>
      </w:r>
      <w:r w:rsidRPr="00D30CEA">
        <w:rPr>
          <w:rFonts w:ascii="Georgia" w:hAnsi="Georgia"/>
          <w:sz w:val="21"/>
          <w:szCs w:val="21"/>
        </w:rPr>
        <w:t>Frankfurt am Main</w:t>
      </w:r>
      <w:r w:rsidR="00F74175" w:rsidRPr="00D30CEA">
        <w:rPr>
          <w:rFonts w:ascii="Georgia" w:hAnsi="Georgia"/>
          <w:sz w:val="21"/>
          <w:szCs w:val="21"/>
        </w:rPr>
        <w:t xml:space="preserve"> </w:t>
      </w:r>
    </w:p>
    <w:p w14:paraId="096C8AF5" w14:textId="77777777" w:rsidR="00647413" w:rsidRPr="00D30CEA" w:rsidRDefault="00647413" w:rsidP="00F74175">
      <w:pPr>
        <w:spacing w:after="0"/>
        <w:rPr>
          <w:rFonts w:ascii="Georgia" w:hAnsi="Georgia" w:cs="Georgia"/>
          <w:color w:val="000000"/>
          <w:sz w:val="21"/>
          <w:szCs w:val="21"/>
        </w:rPr>
      </w:pPr>
    </w:p>
    <w:p w14:paraId="155B6E2E" w14:textId="6D296C09" w:rsidR="006A7895" w:rsidRPr="00E65B09" w:rsidRDefault="003D5D1E" w:rsidP="0085213A">
      <w:pPr>
        <w:spacing w:after="0"/>
        <w:jc w:val="right"/>
        <w:rPr>
          <w:rFonts w:ascii="Georgia" w:hAnsi="Georgia" w:cs="Times New Roman"/>
          <w:sz w:val="21"/>
          <w:szCs w:val="21"/>
          <w:lang w:val="en-US"/>
        </w:rPr>
      </w:pPr>
      <w:r w:rsidRPr="00E65B09">
        <w:rPr>
          <w:rFonts w:ascii="Georgia" w:hAnsi="Georgia" w:cs="Times New Roman"/>
          <w:sz w:val="21"/>
          <w:szCs w:val="21"/>
          <w:lang w:val="en-US"/>
        </w:rPr>
        <w:t>Musterhausen</w:t>
      </w:r>
      <w:r w:rsidR="002D594E" w:rsidRPr="00E65B09">
        <w:rPr>
          <w:rFonts w:ascii="Georgia" w:hAnsi="Georgia" w:cs="Times New Roman"/>
          <w:sz w:val="21"/>
          <w:szCs w:val="21"/>
          <w:lang w:val="en-US"/>
        </w:rPr>
        <w:t xml:space="preserve">, </w:t>
      </w:r>
      <w:r w:rsidR="0085213A" w:rsidRPr="00E65B09">
        <w:rPr>
          <w:rFonts w:ascii="Georgia" w:hAnsi="Georgia" w:cs="Times New Roman"/>
          <w:sz w:val="21"/>
          <w:szCs w:val="21"/>
          <w:lang w:val="en-US"/>
        </w:rPr>
        <w:t>2</w:t>
      </w:r>
      <w:r w:rsidR="00590834" w:rsidRPr="00E65B09">
        <w:rPr>
          <w:rFonts w:ascii="Georgia" w:hAnsi="Georgia" w:cs="Times New Roman"/>
          <w:sz w:val="21"/>
          <w:szCs w:val="21"/>
          <w:lang w:val="en-US"/>
        </w:rPr>
        <w:t>8</w:t>
      </w:r>
      <w:r w:rsidR="002D594E" w:rsidRPr="00E65B09">
        <w:rPr>
          <w:rFonts w:ascii="Georgia" w:hAnsi="Georgia" w:cs="Times New Roman"/>
          <w:sz w:val="21"/>
          <w:szCs w:val="21"/>
          <w:lang w:val="en-US"/>
        </w:rPr>
        <w:t>.</w:t>
      </w:r>
      <w:r w:rsidRPr="00E65B09">
        <w:rPr>
          <w:rFonts w:ascii="Georgia" w:hAnsi="Georgia" w:cs="Times New Roman"/>
          <w:sz w:val="21"/>
          <w:szCs w:val="21"/>
          <w:lang w:val="en-US"/>
        </w:rPr>
        <w:t>12</w:t>
      </w:r>
      <w:r w:rsidR="006A7895" w:rsidRPr="00E65B09">
        <w:rPr>
          <w:rFonts w:ascii="Georgia" w:hAnsi="Georgia" w:cs="Times New Roman"/>
          <w:sz w:val="21"/>
          <w:szCs w:val="21"/>
          <w:lang w:val="en-US"/>
        </w:rPr>
        <w:t>.</w:t>
      </w:r>
      <w:r w:rsidRPr="00E65B09">
        <w:rPr>
          <w:rFonts w:ascii="Georgia" w:hAnsi="Georgia" w:cs="Times New Roman"/>
          <w:sz w:val="21"/>
          <w:szCs w:val="21"/>
          <w:lang w:val="en-US"/>
        </w:rPr>
        <w:t>2019</w:t>
      </w:r>
    </w:p>
    <w:p w14:paraId="0731715D" w14:textId="77777777" w:rsidR="001E0088" w:rsidRPr="00E65B09" w:rsidRDefault="001E0088" w:rsidP="001E0088">
      <w:pPr>
        <w:spacing w:after="0"/>
        <w:jc w:val="right"/>
        <w:rPr>
          <w:rFonts w:ascii="Georgia" w:hAnsi="Georgia" w:cs="Times New Roman"/>
          <w:sz w:val="21"/>
          <w:szCs w:val="21"/>
          <w:lang w:val="en-US"/>
        </w:rPr>
      </w:pPr>
    </w:p>
    <w:p w14:paraId="0098600D" w14:textId="59CE9F23"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Bewerbung um ein Praktikum im Bereich XYZ</w:t>
      </w:r>
    </w:p>
    <w:p w14:paraId="70A974D0" w14:textId="3277D60F" w:rsidR="000A5AB8" w:rsidRPr="0099776A" w:rsidRDefault="000A5AB8" w:rsidP="000A5AB8">
      <w:pPr>
        <w:spacing w:after="0"/>
        <w:rPr>
          <w:rFonts w:ascii="Georgia" w:hAnsi="Georgia" w:cs="Times New Roman"/>
          <w:b/>
          <w:sz w:val="21"/>
          <w:szCs w:val="21"/>
        </w:rPr>
      </w:pP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 xml:space="preserve">, </w:t>
      </w:r>
    </w:p>
    <w:p w14:paraId="433CF1AE" w14:textId="14106765" w:rsidR="00E65B09" w:rsidRPr="0099776A" w:rsidRDefault="00E65B09" w:rsidP="00375D2D">
      <w:pPr>
        <w:spacing w:after="0"/>
        <w:jc w:val="both"/>
        <w:rPr>
          <w:rFonts w:ascii="Georgia" w:hAnsi="Georgia" w:cs="Times New Roman"/>
          <w:sz w:val="21"/>
          <w:szCs w:val="21"/>
        </w:rPr>
      </w:pPr>
    </w:p>
    <w:p w14:paraId="7E9CAD8F" w14:textId="1334E4E3" w:rsidR="00B748D0" w:rsidRDefault="008B1110" w:rsidP="00E65B09">
      <w:pPr>
        <w:spacing w:after="0"/>
        <w:jc w:val="both"/>
        <w:rPr>
          <w:rFonts w:ascii="Georgia" w:hAnsi="Georgia" w:cs="Times New Roman"/>
          <w:sz w:val="21"/>
          <w:szCs w:val="21"/>
        </w:rPr>
      </w:pPr>
      <w:del w:id="0" w:author="David Döbele" w:date="2025-05-20T12:02:00Z" w16du:dateUtc="2025-05-20T10:02:00Z">
        <w:r w:rsidDel="00FD25F2">
          <w:rPr>
            <w:rFonts w:ascii="Georgia" w:hAnsi="Georgia" w:cs="Times New Roman"/>
            <w:sz w:val="21"/>
            <w:szCs w:val="21"/>
          </w:rPr>
          <w:delText>W</w:delText>
        </w:r>
        <w:r w:rsidR="00B748D0" w:rsidDel="00FD25F2">
          <w:rPr>
            <w:rFonts w:ascii="Georgia" w:hAnsi="Georgia" w:cs="Times New Roman"/>
            <w:sz w:val="21"/>
            <w:szCs w:val="21"/>
          </w:rPr>
          <w:delText xml:space="preserve">ie </w:delText>
        </w:r>
      </w:del>
      <w:ins w:id="1" w:author="David Döbele" w:date="2025-05-20T12:02:00Z" w16du:dateUtc="2025-05-20T10:02:00Z">
        <w:r w:rsidR="00FD25F2">
          <w:rPr>
            <w:rFonts w:ascii="Georgia" w:hAnsi="Georgia" w:cs="Times New Roman"/>
            <w:sz w:val="21"/>
            <w:szCs w:val="21"/>
          </w:rPr>
          <w:t>w</w:t>
        </w:r>
        <w:r w:rsidR="00FD25F2">
          <w:rPr>
            <w:rFonts w:ascii="Georgia" w:hAnsi="Georgia" w:cs="Times New Roman"/>
            <w:sz w:val="21"/>
            <w:szCs w:val="21"/>
          </w:rPr>
          <w:t xml:space="preserve">ie </w:t>
        </w:r>
      </w:ins>
      <w:r w:rsidR="00B748D0">
        <w:rPr>
          <w:rFonts w:ascii="Georgia" w:hAnsi="Georgia" w:cs="Times New Roman"/>
          <w:sz w:val="21"/>
          <w:szCs w:val="21"/>
        </w:rPr>
        <w:t xml:space="preserve">schafft man Ordnung im Zahlenchaos und erkennt darin das wahre Bild eines Unternehmens? Im Zuge einer Fallstudie zu einem Konzernabschluss, habe ich kürzlich erlebt, wie spannend es ist, komplexe Unternehmensstrukturen zu durchdringen und deren finanzielle Lage greifbar zu machen. Diese analytische Arbeit hat mir nicht nur sehr viel Spaß gemacht, sondern auch mein Interesse an Wirtschaftsprüfung nachhaltig bestärkt. Ein Praktikum im Bereich…………….. ist für mich die ideale Gelegenheit, meine Neugier mit praktischen Erfahrungen zu verbinden. Mein gewünschter Starttermin ist der ……. 2025. Ich freue mich meine Neugier und Lernbereitschaft aktiv einzubringen. </w:t>
      </w:r>
    </w:p>
    <w:p w14:paraId="545B5699" w14:textId="248B7C08" w:rsidR="00E65B09" w:rsidRPr="002627D2" w:rsidRDefault="00E65B09" w:rsidP="00375D2D">
      <w:pPr>
        <w:spacing w:after="0"/>
        <w:jc w:val="both"/>
        <w:rPr>
          <w:rFonts w:ascii="Georgia" w:hAnsi="Georgia" w:cs="Times New Roman"/>
          <w:sz w:val="21"/>
          <w:szCs w:val="21"/>
        </w:rPr>
      </w:pPr>
    </w:p>
    <w:p w14:paraId="0E140269" w14:textId="77777777" w:rsidR="00B748D0" w:rsidDel="00FD25F2" w:rsidRDefault="00B748D0" w:rsidP="00375D2D">
      <w:pPr>
        <w:spacing w:after="0"/>
        <w:jc w:val="both"/>
        <w:rPr>
          <w:del w:id="2" w:author="David Döbele" w:date="2025-05-20T12:02:00Z" w16du:dateUtc="2025-05-20T10:02:00Z"/>
          <w:rFonts w:ascii="Georgia" w:hAnsi="Georgia" w:cs="Times New Roman"/>
          <w:sz w:val="21"/>
          <w:szCs w:val="21"/>
        </w:rPr>
      </w:pPr>
      <w:r>
        <w:rPr>
          <w:rFonts w:ascii="Georgia" w:hAnsi="Georgia" w:cs="Times New Roman"/>
          <w:sz w:val="21"/>
          <w:szCs w:val="21"/>
        </w:rPr>
        <w:t xml:space="preserve">Schon früh habe ich begonnen, Verantwortung zu übernehmen – als Schülersprecherin und später als Vorsitzende zweier Jugendbeiräte. In dieser Rolle war immer wichtig, Menschen einzubeziehen, gemeinsam tragfähige Lösungen zu entwickeln und klare Kommunikation zu fördern. Genau das motiviert mich auch heute: Ich arbeite gerne im Team, übernehmen Verantwortung und bringe mich aktiv ein. Mein BWL-Studium an der Humboldt-Universität Berlin vertieft mein Profil mit analytischem und strategischem Denken. Praktika und Nebenjobs ergänzen das durch praktische Einblicke in Organisation, Kommunikation und Kundenkontakt. Im Sport finde ich die perfekte Balance: Im Krafttraining arbeite ich fokussiert an eigenen Zielen, im Volleyball kommt es auf Teamwork, Abstimmung und Vertrauen an. Diese Kombination prägt auch meine Arbeitsweise </w:t>
      </w:r>
    </w:p>
    <w:p w14:paraId="6563CA25" w14:textId="73BBFE34" w:rsidR="00B748D0" w:rsidRDefault="00B748D0" w:rsidP="00375D2D">
      <w:pPr>
        <w:spacing w:after="0"/>
        <w:jc w:val="both"/>
        <w:rPr>
          <w:rFonts w:ascii="Georgia" w:hAnsi="Georgia" w:cs="Times New Roman"/>
          <w:sz w:val="21"/>
          <w:szCs w:val="21"/>
        </w:rPr>
      </w:pPr>
      <w:r>
        <w:rPr>
          <w:rFonts w:ascii="Georgia" w:hAnsi="Georgia" w:cs="Times New Roman"/>
          <w:sz w:val="21"/>
          <w:szCs w:val="21"/>
        </w:rPr>
        <w:t xml:space="preserve">- zielgerichtet, verantwortungsvoll und teamorientiert. Ich arbeite mich schnell in neue Themen ein und behalte auch unter Zeitdruck den Überblick und die Freude daran, gemeinsam Lösungen zu entwickeln. Genau diese Stärken möchte ich im Praktikum einbringen und weiterentwickeln. </w:t>
      </w:r>
    </w:p>
    <w:p w14:paraId="2C090CDF" w14:textId="723F9A8E" w:rsidR="00E65B09" w:rsidRPr="00E65B09" w:rsidRDefault="00E65B09" w:rsidP="00E65B09">
      <w:pPr>
        <w:spacing w:after="0"/>
        <w:jc w:val="both"/>
        <w:rPr>
          <w:rFonts w:ascii="Georgia" w:hAnsi="Georgia" w:cs="Times New Roman"/>
          <w:sz w:val="21"/>
          <w:szCs w:val="21"/>
        </w:rPr>
      </w:pPr>
    </w:p>
    <w:p w14:paraId="19160B60" w14:textId="6E3D1D05"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DBF1E90" w14:textId="602DAA8A"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4C4E7185"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865D3A7"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575B3C9"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F7F2B9E"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0CB92125"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5394CA1"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23D7B33"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BAC5501"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0D1927BC" w14:textId="366D7854" w:rsidR="00E65B09" w:rsidRDefault="00E65B09" w:rsidP="00E65B09">
      <w:pPr>
        <w:spacing w:after="0"/>
        <w:jc w:val="both"/>
        <w:rPr>
          <w:rFonts w:ascii="Georgia" w:hAnsi="Georgia" w:cs="Times New Roman"/>
          <w:sz w:val="21"/>
          <w:szCs w:val="21"/>
        </w:rPr>
      </w:pPr>
    </w:p>
    <w:p w14:paraId="25D2036A" w14:textId="66EA6457" w:rsidR="008B1110" w:rsidRPr="00E65B09" w:rsidRDefault="008B1110" w:rsidP="00E65B09">
      <w:pPr>
        <w:spacing w:after="0"/>
        <w:jc w:val="both"/>
        <w:rPr>
          <w:rFonts w:ascii="Georgia" w:hAnsi="Georgia" w:cs="Times New Roman"/>
          <w:sz w:val="21"/>
          <w:szCs w:val="21"/>
        </w:rPr>
      </w:pPr>
      <w:r>
        <w:rPr>
          <w:rFonts w:ascii="Georgia" w:hAnsi="Georgia" w:cs="Times New Roman"/>
          <w:sz w:val="21"/>
          <w:szCs w:val="21"/>
        </w:rPr>
        <w:t xml:space="preserve">Von einem Praktikum im Bereich Wirtschaftsprüfung erhoffe ich mir spannende Einblicke, fachliches Wachstum und echte Praxiserfahrung. Mit meiner schnellen Auffassungsgabe, meiner strukturierten Arbeitsweise und meiner großen Lernbereitschaft bin ich überzeugt, eine Bereicherung für </w:t>
      </w:r>
      <w:ins w:id="3" w:author="David Döbele" w:date="2025-05-20T12:02:00Z" w16du:dateUtc="2025-05-20T10:02:00Z">
        <w:r w:rsidR="00E81A78">
          <w:rPr>
            <w:rFonts w:ascii="Georgia" w:hAnsi="Georgia" w:cs="Times New Roman"/>
            <w:sz w:val="21"/>
            <w:szCs w:val="21"/>
          </w:rPr>
          <w:t>I</w:t>
        </w:r>
      </w:ins>
      <w:del w:id="4" w:author="David Döbele" w:date="2025-05-20T12:02:00Z" w16du:dateUtc="2025-05-20T10:02:00Z">
        <w:r w:rsidDel="00E81A78">
          <w:rPr>
            <w:rFonts w:ascii="Georgia" w:hAnsi="Georgia" w:cs="Times New Roman"/>
            <w:sz w:val="21"/>
            <w:szCs w:val="21"/>
          </w:rPr>
          <w:delText>i</w:delText>
        </w:r>
      </w:del>
      <w:r>
        <w:rPr>
          <w:rFonts w:ascii="Georgia" w:hAnsi="Georgia" w:cs="Times New Roman"/>
          <w:sz w:val="21"/>
          <w:szCs w:val="21"/>
        </w:rPr>
        <w:t xml:space="preserve">hr Team zu sein. Ich freue mich darauf, Sie in einem persönlichen Gespräch von meiner Motivation und meinen Fähigkeiten zu überzeugen. </w:t>
      </w:r>
    </w:p>
    <w:p w14:paraId="11B49693" w14:textId="63C4B0FD" w:rsidR="00E65B09" w:rsidRPr="00E65B09" w:rsidRDefault="00E65B09" w:rsidP="00E65B09">
      <w:pPr>
        <w:spacing w:after="0"/>
        <w:jc w:val="both"/>
        <w:rPr>
          <w:rFonts w:ascii="Georgia" w:hAnsi="Georgia" w:cs="Times New Roman"/>
          <w:sz w:val="21"/>
          <w:szCs w:val="21"/>
        </w:rPr>
      </w:pPr>
    </w:p>
    <w:p w14:paraId="4459D038" w14:textId="07A27375" w:rsidR="00E65B09" w:rsidRPr="002627D2"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13AF3E90" w:rsidR="00BB3512" w:rsidRPr="00D30CEA" w:rsidRDefault="0099776A" w:rsidP="00E65B09">
      <w:pPr>
        <w:spacing w:after="0"/>
        <w:jc w:val="both"/>
        <w:rPr>
          <w:rFonts w:ascii="Georgia" w:hAnsi="Georgia" w:cs="Times New Roman"/>
          <w:sz w:val="21"/>
          <w:szCs w:val="21"/>
        </w:rPr>
      </w:pPr>
      <w:r>
        <w:rPr>
          <w:rFonts w:ascii="Georgia" w:hAnsi="Georgia" w:cs="Times New Roman"/>
          <w:sz w:val="21"/>
          <w:szCs w:val="21"/>
          <w:lang w:val="en-US"/>
        </w:rPr>
        <w:t>Unterschrift</w:t>
      </w:r>
    </w:p>
    <w:sectPr w:rsidR="00BB3512" w:rsidRPr="00D30CE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939EB"/>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1110"/>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48D0"/>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6689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1A78"/>
    <w:rsid w:val="00E83116"/>
    <w:rsid w:val="00E914E5"/>
    <w:rsid w:val="00E91B86"/>
    <w:rsid w:val="00EA6CEC"/>
    <w:rsid w:val="00EA7AC2"/>
    <w:rsid w:val="00EC000C"/>
    <w:rsid w:val="00EC4A8B"/>
    <w:rsid w:val="00EF2FD5"/>
    <w:rsid w:val="00F11473"/>
    <w:rsid w:val="00F253C5"/>
    <w:rsid w:val="00F270C0"/>
    <w:rsid w:val="00F30624"/>
    <w:rsid w:val="00F4717F"/>
    <w:rsid w:val="00F5301B"/>
    <w:rsid w:val="00F55CE3"/>
    <w:rsid w:val="00F74175"/>
    <w:rsid w:val="00F92A04"/>
    <w:rsid w:val="00FA4972"/>
    <w:rsid w:val="00FA5291"/>
    <w:rsid w:val="00FD25F2"/>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FD25F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365</Words>
  <Characters>2301</Characters>
  <Application>Microsoft Office Word</Application>
  <DocSecurity>0</DocSecurity>
  <Lines>19</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4</cp:revision>
  <dcterms:created xsi:type="dcterms:W3CDTF">2025-05-20T09:56:00Z</dcterms:created>
  <dcterms:modified xsi:type="dcterms:W3CDTF">2025-05-20T10:02:00Z</dcterms:modified>
</cp:coreProperties>
</file>