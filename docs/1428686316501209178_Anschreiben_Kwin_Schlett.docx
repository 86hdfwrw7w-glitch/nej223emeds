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74BF98A" w:rsidR="006D2592" w:rsidRPr="00C678BC" w:rsidRDefault="003E659D" w:rsidP="006A7895">
      <w:pPr>
        <w:spacing w:after="0" w:line="240" w:lineRule="auto"/>
        <w:jc w:val="right"/>
        <w:rPr>
          <w:rFonts w:ascii="Times New Roman" w:hAnsi="Times New Roman" w:cs="Times New Roman"/>
          <w:sz w:val="20"/>
          <w:szCs w:val="20"/>
          <w:rPrChange w:id="0" w:author="Kwin Schlett" w:date="2025-10-17T11:35:00Z" w16du:dateUtc="2025-10-17T09:35:00Z">
            <w:rPr>
              <w:rFonts w:ascii="Times New Roman" w:hAnsi="Times New Roman" w:cs="Times New Roman"/>
              <w:sz w:val="21"/>
              <w:szCs w:val="21"/>
            </w:rPr>
          </w:rPrChange>
        </w:rPr>
      </w:pPr>
      <w:r w:rsidRPr="00C678BC">
        <w:rPr>
          <w:rFonts w:ascii="Times New Roman" w:hAnsi="Times New Roman" w:cs="Times New Roman"/>
          <w:sz w:val="20"/>
          <w:szCs w:val="20"/>
          <w:rPrChange w:id="1" w:author="Kwin Schlett" w:date="2025-10-17T11:35:00Z" w16du:dateUtc="2025-10-17T09:35:00Z">
            <w:rPr>
              <w:rFonts w:ascii="Times New Roman" w:hAnsi="Times New Roman" w:cs="Times New Roman"/>
              <w:sz w:val="21"/>
              <w:szCs w:val="21"/>
            </w:rPr>
          </w:rPrChange>
        </w:rPr>
        <w:t>Kwin Schlett</w:t>
      </w:r>
    </w:p>
    <w:p w14:paraId="2458A2A0" w14:textId="56A3E5B3" w:rsidR="00857C6F" w:rsidRPr="00C678BC" w:rsidRDefault="003E659D" w:rsidP="006A7895">
      <w:pPr>
        <w:spacing w:after="0" w:line="240" w:lineRule="auto"/>
        <w:jc w:val="right"/>
        <w:rPr>
          <w:rFonts w:ascii="Times New Roman" w:hAnsi="Times New Roman" w:cs="Times New Roman"/>
          <w:sz w:val="20"/>
          <w:szCs w:val="20"/>
          <w:rPrChange w:id="2" w:author="Kwin Schlett" w:date="2025-10-17T11:35:00Z" w16du:dateUtc="2025-10-17T09:35:00Z">
            <w:rPr>
              <w:rFonts w:ascii="Times New Roman" w:hAnsi="Times New Roman" w:cs="Times New Roman"/>
              <w:sz w:val="21"/>
              <w:szCs w:val="21"/>
            </w:rPr>
          </w:rPrChange>
        </w:rPr>
      </w:pPr>
      <w:r w:rsidRPr="00C678BC">
        <w:rPr>
          <w:rFonts w:ascii="Times New Roman" w:hAnsi="Times New Roman" w:cs="Times New Roman"/>
          <w:sz w:val="20"/>
          <w:szCs w:val="20"/>
          <w:rPrChange w:id="3" w:author="Kwin Schlett" w:date="2025-10-17T11:35:00Z" w16du:dateUtc="2025-10-17T09:35:00Z">
            <w:rPr>
              <w:rFonts w:ascii="Times New Roman" w:hAnsi="Times New Roman" w:cs="Times New Roman"/>
              <w:sz w:val="21"/>
              <w:szCs w:val="21"/>
            </w:rPr>
          </w:rPrChange>
        </w:rPr>
        <w:t xml:space="preserve">Bessunger </w:t>
      </w:r>
      <w:r w:rsidR="003D5D1E" w:rsidRPr="00C678BC">
        <w:rPr>
          <w:rFonts w:ascii="Times New Roman" w:hAnsi="Times New Roman" w:cs="Times New Roman"/>
          <w:sz w:val="20"/>
          <w:szCs w:val="20"/>
          <w:rPrChange w:id="4" w:author="Kwin Schlett" w:date="2025-10-17T11:35:00Z" w16du:dateUtc="2025-10-17T09:35:00Z">
            <w:rPr>
              <w:rFonts w:ascii="Times New Roman" w:hAnsi="Times New Roman" w:cs="Times New Roman"/>
              <w:sz w:val="21"/>
              <w:szCs w:val="21"/>
            </w:rPr>
          </w:rPrChange>
        </w:rPr>
        <w:t>Straße 2</w:t>
      </w:r>
      <w:r w:rsidRPr="00C678BC">
        <w:rPr>
          <w:rFonts w:ascii="Times New Roman" w:hAnsi="Times New Roman" w:cs="Times New Roman"/>
          <w:sz w:val="20"/>
          <w:szCs w:val="20"/>
          <w:rPrChange w:id="5" w:author="Kwin Schlett" w:date="2025-10-17T11:35:00Z" w16du:dateUtc="2025-10-17T09:35:00Z">
            <w:rPr>
              <w:rFonts w:ascii="Times New Roman" w:hAnsi="Times New Roman" w:cs="Times New Roman"/>
              <w:sz w:val="21"/>
              <w:szCs w:val="21"/>
            </w:rPr>
          </w:rPrChange>
        </w:rPr>
        <w:t>08</w:t>
      </w:r>
    </w:p>
    <w:p w14:paraId="451AEE20" w14:textId="1BF7AB60" w:rsidR="00857C6F" w:rsidRPr="00C678BC" w:rsidRDefault="003D5D1E" w:rsidP="006A7895">
      <w:pPr>
        <w:spacing w:after="0" w:line="240" w:lineRule="auto"/>
        <w:jc w:val="right"/>
        <w:rPr>
          <w:rFonts w:ascii="Times New Roman" w:hAnsi="Times New Roman" w:cs="Times New Roman"/>
          <w:sz w:val="20"/>
          <w:szCs w:val="20"/>
          <w:rPrChange w:id="6" w:author="Kwin Schlett" w:date="2025-10-17T11:35:00Z" w16du:dateUtc="2025-10-17T09:35:00Z">
            <w:rPr>
              <w:rFonts w:ascii="Times New Roman" w:hAnsi="Times New Roman" w:cs="Times New Roman"/>
              <w:sz w:val="21"/>
              <w:szCs w:val="21"/>
            </w:rPr>
          </w:rPrChange>
        </w:rPr>
      </w:pPr>
      <w:r w:rsidRPr="00C678BC">
        <w:rPr>
          <w:rFonts w:ascii="Times New Roman" w:hAnsi="Times New Roman" w:cs="Times New Roman"/>
          <w:sz w:val="20"/>
          <w:szCs w:val="20"/>
          <w:rPrChange w:id="7" w:author="Kwin Schlett" w:date="2025-10-17T11:35:00Z" w16du:dateUtc="2025-10-17T09:35:00Z">
            <w:rPr>
              <w:rFonts w:ascii="Times New Roman" w:hAnsi="Times New Roman" w:cs="Times New Roman"/>
              <w:sz w:val="21"/>
              <w:szCs w:val="21"/>
            </w:rPr>
          </w:rPrChange>
        </w:rPr>
        <w:t>6</w:t>
      </w:r>
      <w:r w:rsidR="003E659D" w:rsidRPr="00C678BC">
        <w:rPr>
          <w:rFonts w:ascii="Times New Roman" w:hAnsi="Times New Roman" w:cs="Times New Roman"/>
          <w:sz w:val="20"/>
          <w:szCs w:val="20"/>
          <w:rPrChange w:id="8" w:author="Kwin Schlett" w:date="2025-10-17T11:35:00Z" w16du:dateUtc="2025-10-17T09:35:00Z">
            <w:rPr>
              <w:rFonts w:ascii="Times New Roman" w:hAnsi="Times New Roman" w:cs="Times New Roman"/>
              <w:sz w:val="21"/>
              <w:szCs w:val="21"/>
            </w:rPr>
          </w:rPrChange>
        </w:rPr>
        <w:t>4295</w:t>
      </w:r>
      <w:r w:rsidR="00857C6F" w:rsidRPr="00C678BC">
        <w:rPr>
          <w:rFonts w:ascii="Times New Roman" w:hAnsi="Times New Roman" w:cs="Times New Roman"/>
          <w:sz w:val="20"/>
          <w:szCs w:val="20"/>
          <w:rPrChange w:id="9" w:author="Kwin Schlett" w:date="2025-10-17T11:35:00Z" w16du:dateUtc="2025-10-17T09:35:00Z">
            <w:rPr>
              <w:rFonts w:ascii="Times New Roman" w:hAnsi="Times New Roman" w:cs="Times New Roman"/>
              <w:sz w:val="21"/>
              <w:szCs w:val="21"/>
            </w:rPr>
          </w:rPrChange>
        </w:rPr>
        <w:t xml:space="preserve"> </w:t>
      </w:r>
      <w:r w:rsidR="003E659D" w:rsidRPr="00C678BC">
        <w:rPr>
          <w:rFonts w:ascii="Times New Roman" w:hAnsi="Times New Roman" w:cs="Times New Roman"/>
          <w:sz w:val="20"/>
          <w:szCs w:val="20"/>
          <w:rPrChange w:id="10" w:author="Kwin Schlett" w:date="2025-10-17T11:35:00Z" w16du:dateUtc="2025-10-17T09:35:00Z">
            <w:rPr>
              <w:rFonts w:ascii="Times New Roman" w:hAnsi="Times New Roman" w:cs="Times New Roman"/>
              <w:sz w:val="21"/>
              <w:szCs w:val="21"/>
            </w:rPr>
          </w:rPrChange>
        </w:rPr>
        <w:t>Darmstadt</w:t>
      </w:r>
    </w:p>
    <w:p w14:paraId="12BA391A" w14:textId="32A3AC76" w:rsidR="006A7895" w:rsidRPr="00C678BC" w:rsidRDefault="003E659D" w:rsidP="006A7895">
      <w:pPr>
        <w:spacing w:after="0" w:line="240" w:lineRule="auto"/>
        <w:jc w:val="right"/>
        <w:rPr>
          <w:rFonts w:ascii="Times New Roman" w:hAnsi="Times New Roman" w:cs="Times New Roman"/>
          <w:sz w:val="20"/>
          <w:szCs w:val="20"/>
          <w:rPrChange w:id="11" w:author="Kwin Schlett" w:date="2025-10-17T11:35:00Z" w16du:dateUtc="2025-10-17T09:35:00Z">
            <w:rPr>
              <w:rFonts w:ascii="Times New Roman" w:hAnsi="Times New Roman" w:cs="Times New Roman"/>
              <w:sz w:val="21"/>
              <w:szCs w:val="21"/>
            </w:rPr>
          </w:rPrChange>
        </w:rPr>
      </w:pPr>
      <w:r w:rsidRPr="00C678BC">
        <w:rPr>
          <w:rFonts w:ascii="Times New Roman" w:hAnsi="Times New Roman" w:cs="Times New Roman"/>
          <w:color w:val="000000"/>
          <w:sz w:val="20"/>
          <w:szCs w:val="20"/>
          <w:rPrChange w:id="12" w:author="Kwin Schlett" w:date="2025-10-17T11:35:00Z" w16du:dateUtc="2025-10-17T09:35:00Z">
            <w:rPr>
              <w:rFonts w:ascii="Times New Roman" w:hAnsi="Times New Roman" w:cs="Times New Roman"/>
              <w:color w:val="000000"/>
              <w:sz w:val="21"/>
              <w:szCs w:val="21"/>
            </w:rPr>
          </w:rPrChange>
        </w:rPr>
        <w:t>kwin.schlett</w:t>
      </w:r>
      <w:r w:rsidR="00857C6F" w:rsidRPr="00C678BC">
        <w:rPr>
          <w:rFonts w:ascii="Times New Roman" w:hAnsi="Times New Roman" w:cs="Times New Roman"/>
          <w:color w:val="000000"/>
          <w:sz w:val="20"/>
          <w:szCs w:val="20"/>
          <w:rPrChange w:id="13" w:author="Kwin Schlett" w:date="2025-10-17T11:35:00Z" w16du:dateUtc="2025-10-17T09:35:00Z">
            <w:rPr>
              <w:rFonts w:ascii="Times New Roman" w:hAnsi="Times New Roman" w:cs="Times New Roman"/>
              <w:color w:val="000000"/>
              <w:sz w:val="21"/>
              <w:szCs w:val="21"/>
            </w:rPr>
          </w:rPrChange>
        </w:rPr>
        <w:t>@gmail.com</w:t>
      </w:r>
    </w:p>
    <w:p w14:paraId="2E7278C7" w14:textId="673F6C5A" w:rsidR="00F74175" w:rsidRPr="00C678BC" w:rsidRDefault="006D2592" w:rsidP="00E65B09">
      <w:pPr>
        <w:spacing w:after="0"/>
        <w:jc w:val="right"/>
        <w:rPr>
          <w:rFonts w:ascii="Times New Roman" w:hAnsi="Times New Roman" w:cs="Times New Roman"/>
          <w:color w:val="000000"/>
          <w:sz w:val="20"/>
          <w:szCs w:val="20"/>
          <w:rPrChange w:id="14" w:author="Kwin Schlett" w:date="2025-10-17T11:35:00Z" w16du:dateUtc="2025-10-17T09:35:00Z">
            <w:rPr>
              <w:rFonts w:ascii="Times New Roman" w:hAnsi="Times New Roman" w:cs="Times New Roman"/>
              <w:color w:val="000000"/>
              <w:sz w:val="21"/>
              <w:szCs w:val="21"/>
            </w:rPr>
          </w:rPrChange>
        </w:rPr>
      </w:pPr>
      <w:r w:rsidRPr="00C678BC">
        <w:rPr>
          <w:rFonts w:ascii="Times New Roman" w:hAnsi="Times New Roman" w:cs="Times New Roman"/>
          <w:color w:val="000000"/>
          <w:sz w:val="20"/>
          <w:szCs w:val="20"/>
          <w:rPrChange w:id="15" w:author="Kwin Schlett" w:date="2025-10-17T11:35:00Z" w16du:dateUtc="2025-10-17T09:35:00Z">
            <w:rPr>
              <w:rFonts w:ascii="Times New Roman" w:hAnsi="Times New Roman" w:cs="Times New Roman"/>
              <w:color w:val="000000"/>
              <w:sz w:val="21"/>
              <w:szCs w:val="21"/>
            </w:rPr>
          </w:rPrChange>
        </w:rPr>
        <w:t>+</w:t>
      </w:r>
      <w:r w:rsidR="00857C6F" w:rsidRPr="00C678BC">
        <w:rPr>
          <w:rFonts w:ascii="Times New Roman" w:hAnsi="Times New Roman" w:cs="Times New Roman"/>
          <w:color w:val="000000"/>
          <w:sz w:val="20"/>
          <w:szCs w:val="20"/>
          <w:rPrChange w:id="16" w:author="Kwin Schlett" w:date="2025-10-17T11:35:00Z" w16du:dateUtc="2025-10-17T09:35:00Z">
            <w:rPr>
              <w:rFonts w:ascii="Times New Roman" w:hAnsi="Times New Roman" w:cs="Times New Roman"/>
              <w:color w:val="000000"/>
              <w:sz w:val="21"/>
              <w:szCs w:val="21"/>
            </w:rPr>
          </w:rPrChange>
        </w:rPr>
        <w:t>49 1</w:t>
      </w:r>
      <w:r w:rsidR="003E659D" w:rsidRPr="00C678BC">
        <w:rPr>
          <w:rFonts w:ascii="Times New Roman" w:hAnsi="Times New Roman" w:cs="Times New Roman"/>
          <w:color w:val="000000"/>
          <w:sz w:val="20"/>
          <w:szCs w:val="20"/>
          <w:rPrChange w:id="17" w:author="Kwin Schlett" w:date="2025-10-17T11:35:00Z" w16du:dateUtc="2025-10-17T09:35:00Z">
            <w:rPr>
              <w:rFonts w:ascii="Times New Roman" w:hAnsi="Times New Roman" w:cs="Times New Roman"/>
              <w:color w:val="000000"/>
              <w:sz w:val="21"/>
              <w:szCs w:val="21"/>
            </w:rPr>
          </w:rPrChange>
        </w:rPr>
        <w:t>51</w:t>
      </w:r>
      <w:r w:rsidR="003D5D1E" w:rsidRPr="00C678BC">
        <w:rPr>
          <w:rFonts w:ascii="Times New Roman" w:hAnsi="Times New Roman" w:cs="Times New Roman"/>
          <w:color w:val="000000"/>
          <w:sz w:val="20"/>
          <w:szCs w:val="20"/>
          <w:rPrChange w:id="18" w:author="Kwin Schlett" w:date="2025-10-17T11:35:00Z" w16du:dateUtc="2025-10-17T09:35:00Z">
            <w:rPr>
              <w:rFonts w:ascii="Times New Roman" w:hAnsi="Times New Roman" w:cs="Times New Roman"/>
              <w:color w:val="000000"/>
              <w:sz w:val="21"/>
              <w:szCs w:val="21"/>
            </w:rPr>
          </w:rPrChange>
        </w:rPr>
        <w:t xml:space="preserve"> </w:t>
      </w:r>
      <w:r w:rsidR="003E659D" w:rsidRPr="00C678BC">
        <w:rPr>
          <w:rFonts w:ascii="Times New Roman" w:hAnsi="Times New Roman" w:cs="Times New Roman"/>
          <w:color w:val="000000"/>
          <w:sz w:val="20"/>
          <w:szCs w:val="20"/>
          <w:rPrChange w:id="19" w:author="Kwin Schlett" w:date="2025-10-17T11:35:00Z" w16du:dateUtc="2025-10-17T09:35:00Z">
            <w:rPr>
              <w:rFonts w:ascii="Times New Roman" w:hAnsi="Times New Roman" w:cs="Times New Roman"/>
              <w:color w:val="000000"/>
              <w:sz w:val="21"/>
              <w:szCs w:val="21"/>
            </w:rPr>
          </w:rPrChange>
        </w:rPr>
        <w:t>61420920</w:t>
      </w:r>
    </w:p>
    <w:p w14:paraId="170FE07D" w14:textId="77777777" w:rsidR="00F270C0" w:rsidRPr="00C678BC" w:rsidDel="00212FAE" w:rsidRDefault="00F270C0" w:rsidP="00F74175">
      <w:pPr>
        <w:spacing w:after="0"/>
        <w:rPr>
          <w:del w:id="20" w:author="David Döbele" w:date="2025-10-16T19:57:00Z" w16du:dateUtc="2025-10-16T17:57:00Z"/>
          <w:rFonts w:ascii="Times New Roman" w:hAnsi="Times New Roman" w:cs="Times New Roman"/>
          <w:color w:val="000000"/>
          <w:sz w:val="20"/>
          <w:szCs w:val="20"/>
          <w:rPrChange w:id="21" w:author="Kwin Schlett" w:date="2025-10-17T11:35:00Z" w16du:dateUtc="2025-10-17T09:35:00Z">
            <w:rPr>
              <w:del w:id="22" w:author="David Döbele" w:date="2025-10-16T19:57:00Z" w16du:dateUtc="2025-10-16T17:57:00Z"/>
              <w:rFonts w:ascii="Times New Roman" w:hAnsi="Times New Roman" w:cs="Times New Roman"/>
              <w:color w:val="000000"/>
              <w:sz w:val="21"/>
              <w:szCs w:val="21"/>
            </w:rPr>
          </w:rPrChange>
        </w:rPr>
      </w:pPr>
    </w:p>
    <w:p w14:paraId="4FFA7063" w14:textId="30620E8F" w:rsidR="00F74175" w:rsidRPr="00C678BC" w:rsidRDefault="003D5D1E" w:rsidP="00F74175">
      <w:pPr>
        <w:spacing w:after="0"/>
        <w:rPr>
          <w:rFonts w:ascii="Times New Roman" w:hAnsi="Times New Roman" w:cs="Times New Roman"/>
          <w:color w:val="000000"/>
          <w:sz w:val="20"/>
          <w:szCs w:val="20"/>
          <w:rPrChange w:id="23" w:author="Kwin Schlett" w:date="2025-10-17T11:35:00Z" w16du:dateUtc="2025-10-17T09:35:00Z">
            <w:rPr>
              <w:rFonts w:ascii="Times New Roman" w:hAnsi="Times New Roman" w:cs="Times New Roman"/>
              <w:color w:val="000000"/>
              <w:sz w:val="21"/>
              <w:szCs w:val="21"/>
            </w:rPr>
          </w:rPrChange>
        </w:rPr>
      </w:pPr>
      <w:del w:id="24" w:author="Kwin Schlett" w:date="2025-10-16T21:04:00Z" w16du:dateUtc="2025-10-16T19:04:00Z">
        <w:r w:rsidRPr="00C678BC" w:rsidDel="008435DC">
          <w:rPr>
            <w:rFonts w:ascii="Times New Roman" w:hAnsi="Times New Roman" w:cs="Times New Roman"/>
            <w:color w:val="000000"/>
            <w:sz w:val="20"/>
            <w:szCs w:val="20"/>
            <w:rPrChange w:id="25" w:author="Kwin Schlett" w:date="2025-10-17T11:35:00Z" w16du:dateUtc="2025-10-17T09:35:00Z">
              <w:rPr>
                <w:rFonts w:ascii="Times New Roman" w:hAnsi="Times New Roman" w:cs="Times New Roman"/>
                <w:color w:val="000000"/>
                <w:sz w:val="21"/>
                <w:szCs w:val="21"/>
              </w:rPr>
            </w:rPrChange>
          </w:rPr>
          <w:delText xml:space="preserve">Corporate </w:delText>
        </w:r>
      </w:del>
      <w:ins w:id="26" w:author="Kwin Schlett" w:date="2025-10-16T21:04:00Z">
        <w:r w:rsidR="008435DC" w:rsidRPr="00C678BC">
          <w:rPr>
            <w:rFonts w:ascii="Times New Roman" w:hAnsi="Times New Roman" w:cs="Times New Roman"/>
            <w:color w:val="000000"/>
            <w:sz w:val="20"/>
            <w:szCs w:val="20"/>
          </w:rPr>
          <w:t>Deloitte GmbH Wirtschaftsprüfungsgesellschaft</w:t>
        </w:r>
      </w:ins>
      <w:del w:id="27" w:author="Kwin Schlett" w:date="2025-10-16T21:04:00Z" w16du:dateUtc="2025-10-16T19:04:00Z">
        <w:r w:rsidRPr="00C678BC" w:rsidDel="008435DC">
          <w:rPr>
            <w:rFonts w:ascii="Times New Roman" w:hAnsi="Times New Roman" w:cs="Times New Roman"/>
            <w:color w:val="000000"/>
            <w:sz w:val="20"/>
            <w:szCs w:val="20"/>
            <w:rPrChange w:id="28" w:author="Kwin Schlett" w:date="2025-10-17T11:35:00Z" w16du:dateUtc="2025-10-17T09:35:00Z">
              <w:rPr>
                <w:rFonts w:ascii="Times New Roman" w:hAnsi="Times New Roman" w:cs="Times New Roman"/>
                <w:color w:val="000000"/>
                <w:sz w:val="21"/>
                <w:szCs w:val="21"/>
              </w:rPr>
            </w:rPrChange>
          </w:rPr>
          <w:delText>Finance Beratung</w:delText>
        </w:r>
        <w:r w:rsidR="00F74175" w:rsidRPr="00C678BC" w:rsidDel="008435DC">
          <w:rPr>
            <w:rFonts w:ascii="Times New Roman" w:hAnsi="Times New Roman" w:cs="Times New Roman"/>
            <w:color w:val="000000"/>
            <w:sz w:val="20"/>
            <w:szCs w:val="20"/>
            <w:rPrChange w:id="29" w:author="Kwin Schlett" w:date="2025-10-17T11:35:00Z" w16du:dateUtc="2025-10-17T09:35:00Z">
              <w:rPr>
                <w:rFonts w:ascii="Times New Roman" w:hAnsi="Times New Roman" w:cs="Times New Roman"/>
                <w:color w:val="000000"/>
                <w:sz w:val="21"/>
                <w:szCs w:val="21"/>
              </w:rPr>
            </w:rPrChange>
          </w:rPr>
          <w:delText xml:space="preserve"> GmbH</w:delText>
        </w:r>
      </w:del>
    </w:p>
    <w:p w14:paraId="6A013FD1" w14:textId="0CCEED60" w:rsidR="00F74175" w:rsidRPr="00C678BC" w:rsidDel="00212FAE" w:rsidRDefault="003D5D1E" w:rsidP="00F74175">
      <w:pPr>
        <w:spacing w:after="0"/>
        <w:rPr>
          <w:del w:id="30" w:author="David Döbele" w:date="2025-10-16T19:57:00Z" w16du:dateUtc="2025-10-16T17:57:00Z"/>
          <w:rFonts w:ascii="Times New Roman" w:hAnsi="Times New Roman" w:cs="Times New Roman"/>
          <w:sz w:val="20"/>
          <w:szCs w:val="20"/>
          <w:rPrChange w:id="31" w:author="Kwin Schlett" w:date="2025-10-17T11:35:00Z" w16du:dateUtc="2025-10-17T09:35:00Z">
            <w:rPr>
              <w:del w:id="32" w:author="David Döbele" w:date="2025-10-16T19:57:00Z" w16du:dateUtc="2025-10-16T17:57:00Z"/>
              <w:rFonts w:ascii="Times New Roman" w:hAnsi="Times New Roman" w:cs="Times New Roman"/>
              <w:sz w:val="21"/>
              <w:szCs w:val="21"/>
            </w:rPr>
          </w:rPrChange>
        </w:rPr>
      </w:pPr>
      <w:del w:id="33" w:author="Kwin Schlett" w:date="2025-10-16T21:04:00Z" w16du:dateUtc="2025-10-16T19:04:00Z">
        <w:r w:rsidRPr="00C678BC" w:rsidDel="008435DC">
          <w:rPr>
            <w:rFonts w:ascii="Times New Roman" w:hAnsi="Times New Roman" w:cs="Times New Roman"/>
            <w:sz w:val="20"/>
            <w:szCs w:val="20"/>
            <w:rPrChange w:id="34" w:author="Kwin Schlett" w:date="2025-10-17T11:35:00Z" w16du:dateUtc="2025-10-17T09:35:00Z">
              <w:rPr>
                <w:rFonts w:ascii="Times New Roman" w:hAnsi="Times New Roman" w:cs="Times New Roman"/>
                <w:sz w:val="21"/>
                <w:szCs w:val="21"/>
              </w:rPr>
            </w:rPrChange>
          </w:rPr>
          <w:delText>Musterstraße 99</w:delText>
        </w:r>
      </w:del>
      <w:ins w:id="35" w:author="Kwin Schlett" w:date="2025-10-16T21:04:00Z">
        <w:r w:rsidR="008435DC" w:rsidRPr="00C678BC">
          <w:rPr>
            <w:rFonts w:ascii="Times New Roman" w:hAnsi="Times New Roman" w:cs="Times New Roman"/>
            <w:sz w:val="20"/>
            <w:szCs w:val="20"/>
          </w:rPr>
          <w:t>Rosenheimer Platz 4</w:t>
        </w:r>
      </w:ins>
      <w:r w:rsidR="00F74175" w:rsidRPr="00C678BC">
        <w:rPr>
          <w:rFonts w:ascii="Times New Roman" w:hAnsi="Times New Roman" w:cs="Times New Roman"/>
          <w:sz w:val="20"/>
          <w:szCs w:val="20"/>
          <w:rPrChange w:id="36" w:author="Kwin Schlett" w:date="2025-10-17T11:35:00Z" w16du:dateUtc="2025-10-17T09:35:00Z">
            <w:rPr>
              <w:rFonts w:ascii="Times New Roman" w:hAnsi="Times New Roman" w:cs="Times New Roman"/>
              <w:sz w:val="21"/>
              <w:szCs w:val="21"/>
            </w:rPr>
          </w:rPrChange>
        </w:rPr>
        <w:br/>
      </w:r>
      <w:del w:id="37" w:author="Kwin Schlett" w:date="2025-10-16T21:04:00Z" w16du:dateUtc="2025-10-16T19:04:00Z">
        <w:r w:rsidRPr="00C678BC" w:rsidDel="008435DC">
          <w:rPr>
            <w:rFonts w:ascii="Times New Roman" w:hAnsi="Times New Roman" w:cs="Times New Roman"/>
            <w:sz w:val="20"/>
            <w:szCs w:val="20"/>
            <w:rPrChange w:id="38" w:author="Kwin Schlett" w:date="2025-10-17T11:35:00Z" w16du:dateUtc="2025-10-17T09:35:00Z">
              <w:rPr>
                <w:rFonts w:ascii="Times New Roman" w:hAnsi="Times New Roman" w:cs="Times New Roman"/>
                <w:sz w:val="21"/>
                <w:szCs w:val="21"/>
              </w:rPr>
            </w:rPrChange>
          </w:rPr>
          <w:delText>55005</w:delText>
        </w:r>
        <w:r w:rsidR="00F74175" w:rsidRPr="00C678BC" w:rsidDel="008435DC">
          <w:rPr>
            <w:rFonts w:ascii="Times New Roman" w:hAnsi="Times New Roman" w:cs="Times New Roman"/>
            <w:sz w:val="20"/>
            <w:szCs w:val="20"/>
            <w:rPrChange w:id="39" w:author="Kwin Schlett" w:date="2025-10-17T11:35:00Z" w16du:dateUtc="2025-10-17T09:35:00Z">
              <w:rPr>
                <w:rFonts w:ascii="Times New Roman" w:hAnsi="Times New Roman" w:cs="Times New Roman"/>
                <w:sz w:val="21"/>
                <w:szCs w:val="21"/>
              </w:rPr>
            </w:rPrChange>
          </w:rPr>
          <w:delText xml:space="preserve"> </w:delText>
        </w:r>
      </w:del>
      <w:ins w:id="40" w:author="Kwin Schlett" w:date="2025-10-16T21:04:00Z">
        <w:r w:rsidR="008435DC" w:rsidRPr="00C678BC">
          <w:rPr>
            <w:rFonts w:ascii="Times New Roman" w:hAnsi="Times New Roman" w:cs="Times New Roman"/>
            <w:sz w:val="20"/>
            <w:szCs w:val="20"/>
          </w:rPr>
          <w:t>81669 München</w:t>
        </w:r>
        <w:r w:rsidR="008435DC" w:rsidRPr="00C678BC" w:rsidDel="008435DC">
          <w:rPr>
            <w:rFonts w:ascii="Times New Roman" w:hAnsi="Times New Roman" w:cs="Times New Roman"/>
            <w:sz w:val="20"/>
            <w:szCs w:val="20"/>
          </w:rPr>
          <w:t xml:space="preserve"> </w:t>
        </w:r>
      </w:ins>
      <w:del w:id="41" w:author="Kwin Schlett" w:date="2025-10-16T21:04:00Z" w16du:dateUtc="2025-10-16T19:04:00Z">
        <w:r w:rsidRPr="00C678BC" w:rsidDel="008435DC">
          <w:rPr>
            <w:rFonts w:ascii="Times New Roman" w:hAnsi="Times New Roman" w:cs="Times New Roman"/>
            <w:sz w:val="20"/>
            <w:szCs w:val="20"/>
            <w:rPrChange w:id="42" w:author="Kwin Schlett" w:date="2025-10-17T11:35:00Z" w16du:dateUtc="2025-10-17T09:35:00Z">
              <w:rPr>
                <w:rFonts w:ascii="Times New Roman" w:hAnsi="Times New Roman" w:cs="Times New Roman"/>
                <w:sz w:val="21"/>
                <w:szCs w:val="21"/>
              </w:rPr>
            </w:rPrChange>
          </w:rPr>
          <w:delText>Frankfurt am Main</w:delText>
        </w:r>
        <w:r w:rsidR="00F74175" w:rsidRPr="00C678BC" w:rsidDel="008435DC">
          <w:rPr>
            <w:rFonts w:ascii="Times New Roman" w:hAnsi="Times New Roman" w:cs="Times New Roman"/>
            <w:sz w:val="20"/>
            <w:szCs w:val="20"/>
            <w:rPrChange w:id="43" w:author="Kwin Schlett" w:date="2025-10-17T11:35:00Z" w16du:dateUtc="2025-10-17T09:35:00Z">
              <w:rPr>
                <w:rFonts w:ascii="Times New Roman" w:hAnsi="Times New Roman" w:cs="Times New Roman"/>
                <w:sz w:val="21"/>
                <w:szCs w:val="21"/>
              </w:rPr>
            </w:rPrChange>
          </w:rPr>
          <w:delText xml:space="preserve"> </w:delText>
        </w:r>
      </w:del>
    </w:p>
    <w:p w14:paraId="096C8AF5" w14:textId="77777777" w:rsidR="00647413" w:rsidRPr="00C678BC" w:rsidRDefault="00647413" w:rsidP="00F74175">
      <w:pPr>
        <w:spacing w:after="0"/>
        <w:rPr>
          <w:rFonts w:ascii="Times New Roman" w:hAnsi="Times New Roman" w:cs="Times New Roman"/>
          <w:color w:val="000000"/>
          <w:sz w:val="20"/>
          <w:szCs w:val="20"/>
          <w:rPrChange w:id="44" w:author="Kwin Schlett" w:date="2025-10-17T11:35:00Z" w16du:dateUtc="2025-10-17T09:35:00Z">
            <w:rPr>
              <w:rFonts w:ascii="Times New Roman" w:hAnsi="Times New Roman" w:cs="Times New Roman"/>
              <w:color w:val="000000"/>
              <w:sz w:val="21"/>
              <w:szCs w:val="21"/>
            </w:rPr>
          </w:rPrChange>
        </w:rPr>
      </w:pPr>
    </w:p>
    <w:p w14:paraId="155B6E2E" w14:textId="6527AB26" w:rsidR="006A7895" w:rsidRPr="00C678BC" w:rsidDel="00212FAE" w:rsidRDefault="00B942BE" w:rsidP="0085213A">
      <w:pPr>
        <w:spacing w:after="0"/>
        <w:jc w:val="right"/>
        <w:rPr>
          <w:del w:id="45" w:author="David Döbele" w:date="2025-10-16T19:57:00Z" w16du:dateUtc="2025-10-16T17:57:00Z"/>
          <w:rFonts w:ascii="Times New Roman" w:hAnsi="Times New Roman" w:cs="Times New Roman"/>
          <w:sz w:val="20"/>
          <w:szCs w:val="20"/>
          <w:rPrChange w:id="46" w:author="Kwin Schlett" w:date="2025-10-17T11:35:00Z" w16du:dateUtc="2025-10-17T09:35:00Z">
            <w:rPr>
              <w:del w:id="47" w:author="David Döbele" w:date="2025-10-16T19:57:00Z" w16du:dateUtc="2025-10-16T17:57:00Z"/>
              <w:rFonts w:ascii="Times New Roman" w:hAnsi="Times New Roman" w:cs="Times New Roman"/>
              <w:sz w:val="21"/>
              <w:szCs w:val="21"/>
            </w:rPr>
          </w:rPrChange>
        </w:rPr>
      </w:pPr>
      <w:r w:rsidRPr="00C678BC">
        <w:rPr>
          <w:rFonts w:ascii="Times New Roman" w:hAnsi="Times New Roman" w:cs="Times New Roman"/>
          <w:sz w:val="20"/>
          <w:szCs w:val="20"/>
          <w:rPrChange w:id="48" w:author="Kwin Schlett" w:date="2025-10-17T11:35:00Z" w16du:dateUtc="2025-10-17T09:35:00Z">
            <w:rPr>
              <w:rFonts w:ascii="Times New Roman" w:hAnsi="Times New Roman" w:cs="Times New Roman"/>
              <w:sz w:val="21"/>
              <w:szCs w:val="21"/>
            </w:rPr>
          </w:rPrChange>
        </w:rPr>
        <w:t>Darmstadt</w:t>
      </w:r>
      <w:r w:rsidR="002D594E" w:rsidRPr="00C678BC">
        <w:rPr>
          <w:rFonts w:ascii="Times New Roman" w:hAnsi="Times New Roman" w:cs="Times New Roman"/>
          <w:sz w:val="20"/>
          <w:szCs w:val="20"/>
          <w:rPrChange w:id="49" w:author="Kwin Schlett" w:date="2025-10-17T11:35:00Z" w16du:dateUtc="2025-10-17T09:35:00Z">
            <w:rPr>
              <w:rFonts w:ascii="Times New Roman" w:hAnsi="Times New Roman" w:cs="Times New Roman"/>
              <w:sz w:val="21"/>
              <w:szCs w:val="21"/>
            </w:rPr>
          </w:rPrChange>
        </w:rPr>
        <w:t xml:space="preserve">, </w:t>
      </w:r>
      <w:r w:rsidRPr="00C678BC">
        <w:rPr>
          <w:rFonts w:ascii="Times New Roman" w:hAnsi="Times New Roman" w:cs="Times New Roman"/>
          <w:sz w:val="20"/>
          <w:szCs w:val="20"/>
          <w:rPrChange w:id="50" w:author="Kwin Schlett" w:date="2025-10-17T11:35:00Z" w16du:dateUtc="2025-10-17T09:35:00Z">
            <w:rPr>
              <w:rFonts w:ascii="Times New Roman" w:hAnsi="Times New Roman" w:cs="Times New Roman"/>
              <w:sz w:val="21"/>
              <w:szCs w:val="21"/>
            </w:rPr>
          </w:rPrChange>
        </w:rPr>
        <w:t>1</w:t>
      </w:r>
      <w:ins w:id="51" w:author="Kwin Schlett" w:date="2025-10-16T21:03:00Z" w16du:dateUtc="2025-10-16T19:03:00Z">
        <w:r w:rsidR="00401E2F" w:rsidRPr="00C678BC">
          <w:rPr>
            <w:rFonts w:ascii="Times New Roman" w:hAnsi="Times New Roman" w:cs="Times New Roman"/>
            <w:sz w:val="20"/>
            <w:szCs w:val="20"/>
          </w:rPr>
          <w:t>7</w:t>
        </w:r>
      </w:ins>
      <w:del w:id="52" w:author="Kwin Schlett" w:date="2025-10-16T21:03:00Z" w16du:dateUtc="2025-10-16T19:03:00Z">
        <w:r w:rsidR="005C3351" w:rsidRPr="00C678BC" w:rsidDel="00401E2F">
          <w:rPr>
            <w:rFonts w:ascii="Times New Roman" w:hAnsi="Times New Roman" w:cs="Times New Roman"/>
            <w:sz w:val="20"/>
            <w:szCs w:val="20"/>
            <w:rPrChange w:id="53" w:author="Kwin Schlett" w:date="2025-10-17T11:35:00Z" w16du:dateUtc="2025-10-17T09:35:00Z">
              <w:rPr>
                <w:rFonts w:ascii="Times New Roman" w:hAnsi="Times New Roman" w:cs="Times New Roman"/>
                <w:sz w:val="21"/>
                <w:szCs w:val="21"/>
              </w:rPr>
            </w:rPrChange>
          </w:rPr>
          <w:delText>6</w:delText>
        </w:r>
      </w:del>
      <w:r w:rsidR="002D594E" w:rsidRPr="00C678BC">
        <w:rPr>
          <w:rFonts w:ascii="Times New Roman" w:hAnsi="Times New Roman" w:cs="Times New Roman"/>
          <w:sz w:val="20"/>
          <w:szCs w:val="20"/>
          <w:rPrChange w:id="54" w:author="Kwin Schlett" w:date="2025-10-17T11:35:00Z" w16du:dateUtc="2025-10-17T09:35:00Z">
            <w:rPr>
              <w:rFonts w:ascii="Times New Roman" w:hAnsi="Times New Roman" w:cs="Times New Roman"/>
              <w:sz w:val="21"/>
              <w:szCs w:val="21"/>
            </w:rPr>
          </w:rPrChange>
        </w:rPr>
        <w:t>.</w:t>
      </w:r>
      <w:r w:rsidR="003D5D1E" w:rsidRPr="00C678BC">
        <w:rPr>
          <w:rFonts w:ascii="Times New Roman" w:hAnsi="Times New Roman" w:cs="Times New Roman"/>
          <w:sz w:val="20"/>
          <w:szCs w:val="20"/>
          <w:rPrChange w:id="55" w:author="Kwin Schlett" w:date="2025-10-17T11:35:00Z" w16du:dateUtc="2025-10-17T09:35:00Z">
            <w:rPr>
              <w:rFonts w:ascii="Times New Roman" w:hAnsi="Times New Roman" w:cs="Times New Roman"/>
              <w:sz w:val="21"/>
              <w:szCs w:val="21"/>
            </w:rPr>
          </w:rPrChange>
        </w:rPr>
        <w:t>1</w:t>
      </w:r>
      <w:r w:rsidRPr="00C678BC">
        <w:rPr>
          <w:rFonts w:ascii="Times New Roman" w:hAnsi="Times New Roman" w:cs="Times New Roman"/>
          <w:sz w:val="20"/>
          <w:szCs w:val="20"/>
          <w:rPrChange w:id="56" w:author="Kwin Schlett" w:date="2025-10-17T11:35:00Z" w16du:dateUtc="2025-10-17T09:35:00Z">
            <w:rPr>
              <w:rFonts w:ascii="Times New Roman" w:hAnsi="Times New Roman" w:cs="Times New Roman"/>
              <w:sz w:val="21"/>
              <w:szCs w:val="21"/>
            </w:rPr>
          </w:rPrChange>
        </w:rPr>
        <w:t>0</w:t>
      </w:r>
      <w:r w:rsidR="006A7895" w:rsidRPr="00C678BC">
        <w:rPr>
          <w:rFonts w:ascii="Times New Roman" w:hAnsi="Times New Roman" w:cs="Times New Roman"/>
          <w:sz w:val="20"/>
          <w:szCs w:val="20"/>
          <w:rPrChange w:id="57" w:author="Kwin Schlett" w:date="2025-10-17T11:35:00Z" w16du:dateUtc="2025-10-17T09:35:00Z">
            <w:rPr>
              <w:rFonts w:ascii="Times New Roman" w:hAnsi="Times New Roman" w:cs="Times New Roman"/>
              <w:sz w:val="21"/>
              <w:szCs w:val="21"/>
            </w:rPr>
          </w:rPrChange>
        </w:rPr>
        <w:t>.</w:t>
      </w:r>
      <w:r w:rsidR="003D5D1E" w:rsidRPr="00C678BC">
        <w:rPr>
          <w:rFonts w:ascii="Times New Roman" w:hAnsi="Times New Roman" w:cs="Times New Roman"/>
          <w:sz w:val="20"/>
          <w:szCs w:val="20"/>
          <w:rPrChange w:id="58" w:author="Kwin Schlett" w:date="2025-10-17T11:35:00Z" w16du:dateUtc="2025-10-17T09:35:00Z">
            <w:rPr>
              <w:rFonts w:ascii="Times New Roman" w:hAnsi="Times New Roman" w:cs="Times New Roman"/>
              <w:sz w:val="21"/>
              <w:szCs w:val="21"/>
            </w:rPr>
          </w:rPrChange>
        </w:rPr>
        <w:t>20</w:t>
      </w:r>
      <w:r w:rsidRPr="00C678BC">
        <w:rPr>
          <w:rFonts w:ascii="Times New Roman" w:hAnsi="Times New Roman" w:cs="Times New Roman"/>
          <w:sz w:val="20"/>
          <w:szCs w:val="20"/>
          <w:rPrChange w:id="59" w:author="Kwin Schlett" w:date="2025-10-17T11:35:00Z" w16du:dateUtc="2025-10-17T09:35:00Z">
            <w:rPr>
              <w:rFonts w:ascii="Times New Roman" w:hAnsi="Times New Roman" w:cs="Times New Roman"/>
              <w:sz w:val="21"/>
              <w:szCs w:val="21"/>
            </w:rPr>
          </w:rPrChange>
        </w:rPr>
        <w:t>25</w:t>
      </w:r>
    </w:p>
    <w:p w14:paraId="0731715D" w14:textId="77777777" w:rsidR="001E0088" w:rsidRPr="00C678BC" w:rsidRDefault="001E0088" w:rsidP="00212FAE">
      <w:pPr>
        <w:spacing w:after="0"/>
        <w:jc w:val="right"/>
        <w:rPr>
          <w:rFonts w:ascii="Times New Roman" w:hAnsi="Times New Roman" w:cs="Times New Roman"/>
          <w:sz w:val="20"/>
          <w:szCs w:val="20"/>
          <w:rPrChange w:id="60" w:author="Kwin Schlett" w:date="2025-10-17T11:35:00Z" w16du:dateUtc="2025-10-17T09:35:00Z">
            <w:rPr>
              <w:rFonts w:ascii="Times New Roman" w:hAnsi="Times New Roman" w:cs="Times New Roman"/>
              <w:sz w:val="21"/>
              <w:szCs w:val="21"/>
            </w:rPr>
          </w:rPrChange>
        </w:rPr>
      </w:pPr>
    </w:p>
    <w:p w14:paraId="0098600D" w14:textId="0BC72E85" w:rsidR="000A5AB8" w:rsidRPr="00C678BC" w:rsidDel="00212FAE" w:rsidRDefault="0099776A" w:rsidP="00590834">
      <w:pPr>
        <w:spacing w:after="0"/>
        <w:rPr>
          <w:del w:id="61" w:author="David Döbele" w:date="2025-10-16T19:57:00Z" w16du:dateUtc="2025-10-16T17:57:00Z"/>
          <w:rFonts w:ascii="Times New Roman" w:hAnsi="Times New Roman" w:cs="Times New Roman"/>
          <w:b/>
          <w:sz w:val="20"/>
          <w:szCs w:val="20"/>
          <w:rPrChange w:id="62" w:author="Kwin Schlett" w:date="2025-10-17T11:35:00Z" w16du:dateUtc="2025-10-17T09:35:00Z">
            <w:rPr>
              <w:del w:id="63" w:author="David Döbele" w:date="2025-10-16T19:57:00Z" w16du:dateUtc="2025-10-16T17:57:00Z"/>
              <w:rFonts w:ascii="Times New Roman" w:hAnsi="Times New Roman" w:cs="Times New Roman"/>
              <w:b/>
              <w:sz w:val="21"/>
              <w:szCs w:val="21"/>
            </w:rPr>
          </w:rPrChange>
        </w:rPr>
      </w:pPr>
      <w:r w:rsidRPr="00C678BC">
        <w:rPr>
          <w:rFonts w:ascii="Times New Roman" w:hAnsi="Times New Roman" w:cs="Times New Roman"/>
          <w:b/>
          <w:sz w:val="20"/>
          <w:szCs w:val="20"/>
          <w:rPrChange w:id="64" w:author="Kwin Schlett" w:date="2025-10-17T11:35:00Z" w16du:dateUtc="2025-10-17T09:35:00Z">
            <w:rPr>
              <w:rFonts w:ascii="Times New Roman" w:hAnsi="Times New Roman" w:cs="Times New Roman"/>
              <w:b/>
              <w:sz w:val="21"/>
              <w:szCs w:val="21"/>
            </w:rPr>
          </w:rPrChange>
        </w:rPr>
        <w:t>Bewerbung um ein Praktikum im Bereich</w:t>
      </w:r>
      <w:ins w:id="65" w:author="Kwin Schlett" w:date="2025-10-17T11:33:00Z" w16du:dateUtc="2025-10-17T09:33:00Z">
        <w:r w:rsidR="00C07BF5" w:rsidRPr="00C678BC">
          <w:rPr>
            <w:rFonts w:ascii="Times New Roman" w:hAnsi="Times New Roman" w:cs="Times New Roman"/>
            <w:b/>
            <w:sz w:val="20"/>
            <w:szCs w:val="20"/>
          </w:rPr>
          <w:t xml:space="preserve"> Consulting – Banking &amp; Capital </w:t>
        </w:r>
        <w:proofErr w:type="spellStart"/>
        <w:r w:rsidR="00C07BF5" w:rsidRPr="00C678BC">
          <w:rPr>
            <w:rFonts w:ascii="Times New Roman" w:hAnsi="Times New Roman" w:cs="Times New Roman"/>
            <w:b/>
            <w:sz w:val="20"/>
            <w:szCs w:val="20"/>
          </w:rPr>
          <w:t>Markets</w:t>
        </w:r>
      </w:ins>
      <w:proofErr w:type="spellEnd"/>
      <w:del w:id="66" w:author="Kwin Schlett" w:date="2025-10-17T11:33:00Z" w16du:dateUtc="2025-10-17T09:33:00Z">
        <w:r w:rsidRPr="00C678BC" w:rsidDel="00C07BF5">
          <w:rPr>
            <w:rFonts w:ascii="Times New Roman" w:hAnsi="Times New Roman" w:cs="Times New Roman"/>
            <w:b/>
            <w:sz w:val="20"/>
            <w:szCs w:val="20"/>
            <w:rPrChange w:id="67" w:author="Kwin Schlett" w:date="2025-10-17T11:35:00Z" w16du:dateUtc="2025-10-17T09:35:00Z">
              <w:rPr>
                <w:rFonts w:ascii="Times New Roman" w:hAnsi="Times New Roman" w:cs="Times New Roman"/>
                <w:b/>
                <w:sz w:val="21"/>
                <w:szCs w:val="21"/>
              </w:rPr>
            </w:rPrChange>
          </w:rPr>
          <w:delText xml:space="preserve"> </w:delText>
        </w:r>
      </w:del>
      <w:del w:id="68" w:author="Kwin Schlett" w:date="2025-10-17T11:32:00Z" w16du:dateUtc="2025-10-17T09:32:00Z">
        <w:r w:rsidRPr="00C678BC" w:rsidDel="00C07BF5">
          <w:rPr>
            <w:rFonts w:ascii="Times New Roman" w:hAnsi="Times New Roman" w:cs="Times New Roman"/>
            <w:b/>
            <w:sz w:val="20"/>
            <w:szCs w:val="20"/>
            <w:rPrChange w:id="69" w:author="Kwin Schlett" w:date="2025-10-17T11:35:00Z" w16du:dateUtc="2025-10-17T09:35:00Z">
              <w:rPr>
                <w:rFonts w:ascii="Times New Roman" w:hAnsi="Times New Roman" w:cs="Times New Roman"/>
                <w:b/>
                <w:sz w:val="21"/>
                <w:szCs w:val="21"/>
              </w:rPr>
            </w:rPrChange>
          </w:rPr>
          <w:delText>XYZ</w:delText>
        </w:r>
      </w:del>
    </w:p>
    <w:p w14:paraId="70A974D0" w14:textId="3277D60F" w:rsidR="000A5AB8" w:rsidRPr="00C678BC" w:rsidRDefault="000A5AB8" w:rsidP="000A5AB8">
      <w:pPr>
        <w:spacing w:after="0"/>
        <w:rPr>
          <w:rFonts w:ascii="Times New Roman" w:hAnsi="Times New Roman" w:cs="Times New Roman"/>
          <w:b/>
          <w:sz w:val="20"/>
          <w:szCs w:val="20"/>
          <w:rPrChange w:id="70" w:author="Kwin Schlett" w:date="2025-10-17T11:35:00Z" w16du:dateUtc="2025-10-17T09:35:00Z">
            <w:rPr>
              <w:rFonts w:ascii="Times New Roman" w:hAnsi="Times New Roman" w:cs="Times New Roman"/>
              <w:b/>
              <w:sz w:val="21"/>
              <w:szCs w:val="21"/>
            </w:rPr>
          </w:rPrChange>
        </w:rPr>
      </w:pPr>
    </w:p>
    <w:p w14:paraId="3A5BDDA8" w14:textId="77777777" w:rsidR="004A615C" w:rsidRPr="00C678BC" w:rsidRDefault="004A615C" w:rsidP="000A5AB8">
      <w:pPr>
        <w:spacing w:after="0"/>
        <w:rPr>
          <w:rFonts w:ascii="Times New Roman" w:hAnsi="Times New Roman" w:cs="Times New Roman"/>
          <w:b/>
          <w:sz w:val="20"/>
          <w:szCs w:val="20"/>
          <w:rPrChange w:id="71" w:author="Kwin Schlett" w:date="2025-10-17T11:35:00Z" w16du:dateUtc="2025-10-17T09:35:00Z">
            <w:rPr>
              <w:rFonts w:ascii="Times New Roman" w:hAnsi="Times New Roman" w:cs="Times New Roman"/>
              <w:b/>
              <w:sz w:val="21"/>
              <w:szCs w:val="21"/>
            </w:rPr>
          </w:rPrChange>
        </w:rPr>
      </w:pPr>
    </w:p>
    <w:p w14:paraId="61CDE0AD" w14:textId="5D9C3695" w:rsidR="00034B68" w:rsidRPr="00C678BC" w:rsidRDefault="0099776A" w:rsidP="00375D2D">
      <w:pPr>
        <w:spacing w:after="0"/>
        <w:jc w:val="both"/>
        <w:rPr>
          <w:rFonts w:ascii="Times New Roman" w:hAnsi="Times New Roman" w:cs="Times New Roman"/>
          <w:sz w:val="20"/>
          <w:szCs w:val="20"/>
          <w:rPrChange w:id="72" w:author="Kwin Schlett" w:date="2025-10-17T11:35:00Z" w16du:dateUtc="2025-10-17T09:35:00Z">
            <w:rPr>
              <w:rFonts w:ascii="Times New Roman" w:hAnsi="Times New Roman" w:cs="Times New Roman"/>
              <w:sz w:val="21"/>
              <w:szCs w:val="21"/>
            </w:rPr>
          </w:rPrChange>
        </w:rPr>
      </w:pPr>
      <w:r w:rsidRPr="00C678BC">
        <w:rPr>
          <w:rFonts w:ascii="Times New Roman" w:hAnsi="Times New Roman" w:cs="Times New Roman"/>
          <w:sz w:val="20"/>
          <w:szCs w:val="20"/>
          <w:rPrChange w:id="73" w:author="Kwin Schlett" w:date="2025-10-17T11:35:00Z" w16du:dateUtc="2025-10-17T09:35:00Z">
            <w:rPr>
              <w:rFonts w:ascii="Times New Roman" w:hAnsi="Times New Roman" w:cs="Times New Roman"/>
              <w:sz w:val="21"/>
              <w:szCs w:val="21"/>
            </w:rPr>
          </w:rPrChange>
        </w:rPr>
        <w:t>Sehr geehrte Damen und Herren</w:t>
      </w:r>
      <w:r w:rsidR="00E65B09" w:rsidRPr="00C678BC">
        <w:rPr>
          <w:rFonts w:ascii="Times New Roman" w:hAnsi="Times New Roman" w:cs="Times New Roman"/>
          <w:sz w:val="20"/>
          <w:szCs w:val="20"/>
          <w:rPrChange w:id="74" w:author="Kwin Schlett" w:date="2025-10-17T11:35:00Z" w16du:dateUtc="2025-10-17T09:35:00Z">
            <w:rPr>
              <w:rFonts w:ascii="Times New Roman" w:hAnsi="Times New Roman" w:cs="Times New Roman"/>
              <w:sz w:val="21"/>
              <w:szCs w:val="21"/>
            </w:rPr>
          </w:rPrChange>
        </w:rPr>
        <w:t xml:space="preserve">, </w:t>
      </w:r>
    </w:p>
    <w:p w14:paraId="433CF1AE" w14:textId="14106765" w:rsidR="00E65B09" w:rsidRPr="00C678BC" w:rsidRDefault="00E65B09" w:rsidP="00375D2D">
      <w:pPr>
        <w:spacing w:after="0"/>
        <w:jc w:val="both"/>
        <w:rPr>
          <w:rFonts w:ascii="Times New Roman" w:hAnsi="Times New Roman" w:cs="Times New Roman"/>
          <w:sz w:val="20"/>
          <w:szCs w:val="20"/>
          <w:rPrChange w:id="75" w:author="Kwin Schlett" w:date="2025-10-17T11:35:00Z" w16du:dateUtc="2025-10-17T09:35:00Z">
            <w:rPr>
              <w:rFonts w:ascii="Times New Roman" w:hAnsi="Times New Roman" w:cs="Times New Roman"/>
              <w:sz w:val="21"/>
              <w:szCs w:val="21"/>
            </w:rPr>
          </w:rPrChange>
        </w:rPr>
      </w:pPr>
    </w:p>
    <w:p w14:paraId="73748D4E" w14:textId="478A2F39" w:rsidR="000D7ADD" w:rsidRPr="00C678BC" w:rsidRDefault="000D7ADD" w:rsidP="000D7ADD">
      <w:pPr>
        <w:spacing w:after="0"/>
        <w:jc w:val="both"/>
        <w:rPr>
          <w:ins w:id="76" w:author="Kwin Schlett" w:date="2025-10-17T11:10:00Z"/>
          <w:rFonts w:ascii="Times New Roman" w:hAnsi="Times New Roman" w:cs="Times New Roman"/>
          <w:sz w:val="20"/>
          <w:szCs w:val="20"/>
        </w:rPr>
      </w:pPr>
      <w:ins w:id="77" w:author="Kwin Schlett" w:date="2025-10-17T11:10:00Z">
        <w:r w:rsidRPr="00C678BC">
          <w:rPr>
            <w:rFonts w:ascii="Times New Roman" w:hAnsi="Times New Roman" w:cs="Times New Roman"/>
            <w:sz w:val="20"/>
            <w:szCs w:val="20"/>
          </w:rPr>
          <w:t xml:space="preserve">durch mein interdisziplinäres Studium des Wirtschaftsingenieurwesens an der Technischen Universität Darmstadt habe ich früh erkannt, dass mir die Unternehmensberatung die idealen Voraussetzungen bietet, analytische Schärfe und technisches Verständnis mit persönlichem Wachstum zu vereinen und </w:t>
        </w:r>
      </w:ins>
      <w:ins w:id="78" w:author="Kwin Schlett" w:date="2025-10-17T11:41:00Z" w16du:dateUtc="2025-10-17T09:41:00Z">
        <w:r w:rsidR="00C678BC">
          <w:rPr>
            <w:rFonts w:ascii="Times New Roman" w:hAnsi="Times New Roman" w:cs="Times New Roman"/>
            <w:sz w:val="20"/>
            <w:szCs w:val="20"/>
          </w:rPr>
          <w:t xml:space="preserve">dadurch </w:t>
        </w:r>
      </w:ins>
      <w:ins w:id="79" w:author="Kwin Schlett" w:date="2025-10-17T11:10:00Z">
        <w:r w:rsidRPr="00C678BC">
          <w:rPr>
            <w:rFonts w:ascii="Times New Roman" w:hAnsi="Times New Roman" w:cs="Times New Roman"/>
            <w:sz w:val="20"/>
            <w:szCs w:val="20"/>
          </w:rPr>
          <w:t xml:space="preserve">einen nachhaltigen Mehrwert zu schaffen. Besonders reizt mich die Möglichkeit, komplexe Herausforderungen entlang der Wertschöpfungskette strukturiert zu analysieren, tragfähige Konzepte zu entwickeln und diese im direkten Austausch mit Kunden umzusetzen. In persönlichen Gesprächen mit Consultants innerhalb meines Netzwerks habe ich zudem einen starken Personal-Fit festgestellt: Das dynamische, anspruchsvolle Arbeitsumfeld, das Anpassungsfähigkeit, unternehmerisches Denken und Verantwortungsbereitschaft erfordert, entspricht genau meinem Naturell. Daher möchte ich anknüpfend an den Abschluss meiner Masterthesis im April 2026 </w:t>
        </w:r>
      </w:ins>
      <w:ins w:id="80" w:author="Kwin Schlett" w:date="2025-10-17T11:50:00Z" w16du:dateUtc="2025-10-17T09:50:00Z">
        <w:r w:rsidR="000B3439">
          <w:rPr>
            <w:rFonts w:ascii="Times New Roman" w:hAnsi="Times New Roman" w:cs="Times New Roman"/>
            <w:sz w:val="20"/>
            <w:szCs w:val="20"/>
          </w:rPr>
          <w:t xml:space="preserve">bei Ihnen </w:t>
        </w:r>
      </w:ins>
      <w:ins w:id="81" w:author="Kwin Schlett" w:date="2025-10-17T11:10:00Z">
        <w:r w:rsidRPr="00C678BC">
          <w:rPr>
            <w:rFonts w:ascii="Times New Roman" w:hAnsi="Times New Roman" w:cs="Times New Roman"/>
            <w:sz w:val="20"/>
            <w:szCs w:val="20"/>
          </w:rPr>
          <w:t>ein zwölfwöchiges Praktikum im Bereich Consulting absolvieren.</w:t>
        </w:r>
      </w:ins>
    </w:p>
    <w:p w14:paraId="07871ED7" w14:textId="4DDEB28C" w:rsidR="00C51671" w:rsidRPr="00C678BC" w:rsidDel="000D7ADD" w:rsidRDefault="00C51671" w:rsidP="00C51671">
      <w:pPr>
        <w:spacing w:after="0"/>
        <w:jc w:val="both"/>
        <w:rPr>
          <w:del w:id="82" w:author="Kwin Schlett" w:date="2025-10-17T11:10:00Z" w16du:dateUtc="2025-10-17T09:10:00Z"/>
          <w:rFonts w:ascii="Times New Roman" w:hAnsi="Times New Roman" w:cs="Times New Roman"/>
          <w:sz w:val="20"/>
          <w:szCs w:val="20"/>
          <w:rPrChange w:id="83" w:author="Kwin Schlett" w:date="2025-10-17T11:35:00Z" w16du:dateUtc="2025-10-17T09:35:00Z">
            <w:rPr>
              <w:del w:id="84" w:author="Kwin Schlett" w:date="2025-10-17T11:10:00Z" w16du:dateUtc="2025-10-17T09:10:00Z"/>
              <w:rFonts w:ascii="Times New Roman" w:hAnsi="Times New Roman" w:cs="Times New Roman"/>
              <w:sz w:val="21"/>
              <w:szCs w:val="21"/>
            </w:rPr>
          </w:rPrChange>
        </w:rPr>
      </w:pPr>
      <w:del w:id="85" w:author="Kwin Schlett" w:date="2025-10-17T11:10:00Z" w16du:dateUtc="2025-10-17T09:10:00Z">
        <w:r w:rsidRPr="00C678BC" w:rsidDel="000D7ADD">
          <w:rPr>
            <w:rFonts w:ascii="Times New Roman" w:hAnsi="Times New Roman" w:cs="Times New Roman"/>
            <w:sz w:val="20"/>
            <w:szCs w:val="20"/>
            <w:rPrChange w:id="86" w:author="Kwin Schlett" w:date="2025-10-17T11:35:00Z" w16du:dateUtc="2025-10-17T09:35:00Z">
              <w:rPr>
                <w:rFonts w:ascii="Times New Roman" w:hAnsi="Times New Roman" w:cs="Times New Roman"/>
                <w:sz w:val="21"/>
                <w:szCs w:val="21"/>
              </w:rPr>
            </w:rPrChange>
          </w:rPr>
          <w:delText>durch mein interdisziplinäres Studium des Wirtschaftsingenieurwesens mit Fachrichtung Maschinenbau an der TU Darmstadt habe ich früh erkannt, dass mir die Unternehmensberatung die idealen Voraussetzungen bietet, analytische Schärfe und technisches Verständnis mit persönlichem Wachstum zu vereinen und so einen nachhaltigen Mehrwert zu schaffen (..und so Großes zu schaffen). Besonders reizt mich die Möglichkeit, komplexe Herausforderungen entlang der Wertschöpfungskette strukturiert zu analysieren, tragfähige Konzepte zu entwickeln und diese im direkten Austausch mit Kunden in die Umsetzung zu bringen. In persönlichen Gesprächen mit Consultants innerhalb meines Netzwerks habe ich zudem einen starken Personal-Fit festgestellt: Das dynamische, anspruchsvolle Arbeitsumfeld, das kontinuierliche Anpassungsfähigkeit, unternehmerisches Denken und Verantwortungsbereitschaft erfordert, entspricht genau meinem Naturell. Angetrieben von der intrinsischen Motivation, in einem leistungsorientierten Umfeld echten Impact zu erzielen und mich dabei kontinuierlich weiterzuentwickeln,</w:delText>
        </w:r>
        <w:r w:rsidR="00212FAE" w:rsidRPr="00C678BC" w:rsidDel="000D7ADD">
          <w:rPr>
            <w:rFonts w:ascii="Times New Roman" w:hAnsi="Times New Roman" w:cs="Times New Roman"/>
            <w:sz w:val="20"/>
            <w:szCs w:val="20"/>
          </w:rPr>
          <w:delText>Daher</w:delText>
        </w:r>
        <w:r w:rsidRPr="00C678BC" w:rsidDel="000D7ADD">
          <w:rPr>
            <w:rFonts w:ascii="Times New Roman" w:hAnsi="Times New Roman" w:cs="Times New Roman"/>
            <w:sz w:val="20"/>
            <w:szCs w:val="20"/>
            <w:rPrChange w:id="87" w:author="Kwin Schlett" w:date="2025-10-17T11:35:00Z" w16du:dateUtc="2025-10-17T09:35:00Z">
              <w:rPr>
                <w:rFonts w:ascii="Times New Roman" w:hAnsi="Times New Roman" w:cs="Times New Roman"/>
                <w:sz w:val="21"/>
                <w:szCs w:val="21"/>
              </w:rPr>
            </w:rPrChange>
          </w:rPr>
          <w:delText xml:space="preserve"> möchte ich anknüpfend an den Abschluss meiner Masterthesis im April 2026 ein zwölfwöchiges Praktikum im Bereich Consulting absolvieren</w:delText>
        </w:r>
      </w:del>
      <w:ins w:id="88" w:author="David Döbele" w:date="2025-10-16T19:59:00Z" w16du:dateUtc="2025-10-16T17:59:00Z">
        <w:del w:id="89" w:author="Kwin Schlett" w:date="2025-10-17T11:10:00Z" w16du:dateUtc="2025-10-17T09:10:00Z">
          <w:r w:rsidR="00212FAE" w:rsidRPr="00C678BC" w:rsidDel="000D7ADD">
            <w:rPr>
              <w:rFonts w:ascii="Times New Roman" w:hAnsi="Times New Roman" w:cs="Times New Roman"/>
              <w:sz w:val="20"/>
              <w:szCs w:val="20"/>
            </w:rPr>
            <w:delText>.</w:delText>
          </w:r>
        </w:del>
      </w:ins>
      <w:del w:id="90" w:author="Kwin Schlett" w:date="2025-10-17T11:10:00Z" w16du:dateUtc="2025-10-17T09:10:00Z">
        <w:r w:rsidRPr="00C678BC" w:rsidDel="000D7ADD">
          <w:rPr>
            <w:rFonts w:ascii="Times New Roman" w:hAnsi="Times New Roman" w:cs="Times New Roman"/>
            <w:sz w:val="20"/>
            <w:szCs w:val="20"/>
            <w:rPrChange w:id="91" w:author="Kwin Schlett" w:date="2025-10-17T11:35:00Z" w16du:dateUtc="2025-10-17T09:35:00Z">
              <w:rPr>
                <w:rFonts w:ascii="Times New Roman" w:hAnsi="Times New Roman" w:cs="Times New Roman"/>
                <w:sz w:val="21"/>
                <w:szCs w:val="21"/>
              </w:rPr>
            </w:rPrChange>
          </w:rPr>
          <w:delText xml:space="preserve"> und meine Fähigkeiten gezielt in Ihr Team einbringen.</w:delText>
        </w:r>
      </w:del>
    </w:p>
    <w:p w14:paraId="545B5699" w14:textId="248B7C08" w:rsidR="00E65B09" w:rsidRPr="00C678BC" w:rsidRDefault="00E65B09" w:rsidP="00375D2D">
      <w:pPr>
        <w:spacing w:after="0"/>
        <w:jc w:val="both"/>
        <w:rPr>
          <w:rFonts w:ascii="Times New Roman" w:hAnsi="Times New Roman" w:cs="Times New Roman"/>
          <w:sz w:val="20"/>
          <w:szCs w:val="20"/>
          <w:rPrChange w:id="92" w:author="Kwin Schlett" w:date="2025-10-17T11:35:00Z" w16du:dateUtc="2025-10-17T09:35:00Z">
            <w:rPr>
              <w:rFonts w:ascii="Times New Roman" w:hAnsi="Times New Roman" w:cs="Times New Roman"/>
              <w:sz w:val="21"/>
              <w:szCs w:val="21"/>
            </w:rPr>
          </w:rPrChange>
        </w:rPr>
      </w:pPr>
    </w:p>
    <w:p w14:paraId="28100A12" w14:textId="77777777" w:rsidR="000D7ADD" w:rsidRPr="00C678BC" w:rsidRDefault="000D7ADD" w:rsidP="000D7ADD">
      <w:pPr>
        <w:spacing w:after="0"/>
        <w:jc w:val="both"/>
        <w:rPr>
          <w:ins w:id="93" w:author="Kwin Schlett" w:date="2025-10-17T11:10:00Z"/>
          <w:rFonts w:ascii="Times New Roman" w:hAnsi="Times New Roman" w:cs="Times New Roman"/>
          <w:sz w:val="20"/>
          <w:szCs w:val="20"/>
        </w:rPr>
      </w:pPr>
      <w:ins w:id="94" w:author="Kwin Schlett" w:date="2025-10-17T11:10:00Z">
        <w:r w:rsidRPr="00C678BC">
          <w:rPr>
            <w:rFonts w:ascii="Times New Roman" w:hAnsi="Times New Roman" w:cs="Times New Roman"/>
            <w:sz w:val="20"/>
            <w:szCs w:val="20"/>
          </w:rPr>
          <w:t>Während meines Studiums fokussierte ich mich bewusst auf eigene unternehmerische Projekte. Als Mitglied des Gründungsteams eines Start-ups verantwortete ich Business Development und Strategie, begleitete den Aufbau zentraler Strukturen und prägte die Vertriebs- und Wachstumsstrategie maßgeblich mit. Diese Erfahrung hat meinen unternehmerischen Blick geschärft und mich gelehrt, Risiken präventiv zu begegnen und Prioritäten klar zu setzen. Parallel war ich an der Technischen Universität Darmstadt im HR-Bereich tätig und unterstützte das Recruiting sowie das Personalmanagement, wodurch ich mein Verständnis für zwischenmenschliche Dynamiken und strukturierte Arbeitsprozesse vertiefen konnte. Mein Auslandssemester stärkte zudem meine Fähigkeit, Herausforderungen lösungsorientiert zu begegnen und mich schnell auf neue Umfelder einzustellen. Regelmäßiger Sport dient mir als Ausgleich und Ausdruck von Disziplin und Willensstärke – zuletzt bewiesen durch die erfolgreiche Teilnahme an einem Halbmarathon. Innerhalb meines privaten Umfelds wird mein Rat in herausfordernden Situationen ebenfalls besonders geschätzt, was meine Entscheidung, eine beratungsorientierte Laufbahn einzuschlagen, zusätzlich bestärkt. Besonders relevant für das Praktikum bei Ihnen dürfte zudem das Thema meiner Masterarbeit sein, in der ich mich mit der Implementierung von KI-Systemen in Investmentprozessen im Private-Equity-Sektor befasse. Durch zahlreiche Gespräche mit Branchenexperten hat sich in den vergangenen Monaten mein Entschluss gefestigt, meine berufliche Laufbahn im professionellen Umfeld der Unternehmensberatung fortzusetzen und mich durch das Praktikum gezielt für den Berufseinstieg zu positionieren.</w:t>
        </w:r>
      </w:ins>
    </w:p>
    <w:p w14:paraId="38D2F19F" w14:textId="78BA8F15" w:rsidR="00C51671" w:rsidRPr="00C678BC" w:rsidDel="000D7ADD" w:rsidRDefault="00C51671" w:rsidP="00C51671">
      <w:pPr>
        <w:spacing w:after="0"/>
        <w:jc w:val="both"/>
        <w:rPr>
          <w:del w:id="95" w:author="Kwin Schlett" w:date="2025-10-17T11:10:00Z" w16du:dateUtc="2025-10-17T09:10:00Z"/>
          <w:rFonts w:ascii="Times New Roman" w:hAnsi="Times New Roman" w:cs="Times New Roman"/>
          <w:sz w:val="20"/>
          <w:szCs w:val="20"/>
          <w:rPrChange w:id="96" w:author="Kwin Schlett" w:date="2025-10-17T11:35:00Z" w16du:dateUtc="2025-10-17T09:35:00Z">
            <w:rPr>
              <w:del w:id="97" w:author="Kwin Schlett" w:date="2025-10-17T11:10:00Z" w16du:dateUtc="2025-10-17T09:10:00Z"/>
              <w:rFonts w:ascii="Times New Roman" w:hAnsi="Times New Roman" w:cs="Times New Roman"/>
              <w:sz w:val="21"/>
              <w:szCs w:val="21"/>
            </w:rPr>
          </w:rPrChange>
        </w:rPr>
      </w:pPr>
      <w:del w:id="98" w:author="Kwin Schlett" w:date="2025-10-17T11:10:00Z" w16du:dateUtc="2025-10-17T09:10:00Z">
        <w:r w:rsidRPr="00C678BC" w:rsidDel="000D7ADD">
          <w:rPr>
            <w:rFonts w:ascii="Times New Roman" w:hAnsi="Times New Roman" w:cs="Times New Roman"/>
            <w:sz w:val="20"/>
            <w:szCs w:val="20"/>
            <w:rPrChange w:id="99" w:author="Kwin Schlett" w:date="2025-10-17T11:35:00Z" w16du:dateUtc="2025-10-17T09:35:00Z">
              <w:rPr>
                <w:rFonts w:ascii="Times New Roman" w:hAnsi="Times New Roman" w:cs="Times New Roman"/>
                <w:sz w:val="21"/>
                <w:szCs w:val="21"/>
              </w:rPr>
            </w:rPrChange>
          </w:rPr>
          <w:delText>Während meines Studiums fokussierte ich mich zunächst bewusst auf eigene unternehmerische Projekte. Als Mitglied des Gründungsteams eines Start-ups verantwortete ich die Bereiche Business Development und Strategie, begleitete den Aufbau zentraler Strukturen und prägte die Vertriebs- und Wachstumsstrategie maßgeblich mit. Diese Erfahrung hat meinen unternehmerischen Blick geschärft und mich gelehrt, Entscheidungen aus einer Makroperspektive zu treffen, Risiken präventiv zu begegnen und Prioritäten klar zu setzen. Parallel war ich an der Technischen Universität Darmstadt im HR-Bereich tätig und unterstützte das Recruiting sowie das Personalmanagement, wodurch ich mein Verständnis für zwischenmenschliche Dynamiken und strukturierte Arbeitsprozesse vertiefen konnte. Anschließende Erfahrungen innerhalb meines Auslandssemesters an der Universidad Nacional de Colombia in Bogotá, einer der renommiertesten öffentlichen Universitäten Lateinamerikas, s</w:delText>
        </w:r>
      </w:del>
      <w:ins w:id="100" w:author="David Döbele" w:date="2025-10-16T19:58:00Z" w16du:dateUtc="2025-10-16T17:58:00Z">
        <w:del w:id="101" w:author="Kwin Schlett" w:date="2025-10-17T11:10:00Z" w16du:dateUtc="2025-10-17T09:10:00Z">
          <w:r w:rsidR="00212FAE" w:rsidRPr="00C678BC" w:rsidDel="000D7ADD">
            <w:rPr>
              <w:rFonts w:ascii="Times New Roman" w:hAnsi="Times New Roman" w:cs="Times New Roman"/>
              <w:sz w:val="20"/>
              <w:szCs w:val="20"/>
            </w:rPr>
            <w:delText>s</w:delText>
          </w:r>
        </w:del>
      </w:ins>
      <w:del w:id="102" w:author="Kwin Schlett" w:date="2025-10-17T11:10:00Z" w16du:dateUtc="2025-10-17T09:10:00Z">
        <w:r w:rsidRPr="00C678BC" w:rsidDel="000D7ADD">
          <w:rPr>
            <w:rFonts w:ascii="Times New Roman" w:hAnsi="Times New Roman" w:cs="Times New Roman"/>
            <w:sz w:val="20"/>
            <w:szCs w:val="20"/>
            <w:rPrChange w:id="103" w:author="Kwin Schlett" w:date="2025-10-17T11:35:00Z" w16du:dateUtc="2025-10-17T09:35:00Z">
              <w:rPr>
                <w:rFonts w:ascii="Times New Roman" w:hAnsi="Times New Roman" w:cs="Times New Roman"/>
                <w:sz w:val="21"/>
                <w:szCs w:val="21"/>
              </w:rPr>
            </w:rPrChange>
          </w:rPr>
          <w:delText xml:space="preserve">chulten mich darin, Herausforderungen resilient und lösungsorientiert zu begegnen, mich schnell auf neue kulturelle Umfelder einzustellen und meine Kommunikationsweise situativ anzupassen. Regelmäßiger Sport dient mir als Ausgleich und Ausdruck von Disziplin und Willensstärke, was ich zuletzt durch die erfolgreiche Teilnahme an einem Halbmarathon unter Beweis stellen konnte. Innerhalb meines privaten Umfelds wird mein Rat in herausfordernden Situationen ebenfalls besonders geschätzt, was meine Entscheidung, eine beratungsorientierte Laufbahn einzuschlagen, zusätzlich bestärkt. Außerhalb meiner akademischen und unternehmerischen Tätigkeiten engagierte ich mich zudem am Kittler Student Center der TU Darmstadt in der Betreuung internationaler Studierender, um einen Beitrag zum internationalen Austausch zu leisten, und nutzte zahlreiche Reisen innerhalb Südamerikas, um meinen interkulturellen Blick weiter zu schärfen und neue Perspektiven zu gewinnen. Derzeit plane ich den Beitritt zur studentischen Unternehmensberatung Junior Comtec der TU Darmstadt, um meinen Erfahrungsschatz praxisnah zu erweitern und perspektivisch Synergieeffekte zu nutzen. Besonders relevant für das Praktikum bei Ihnen dürfte zudem das Thema meiner Masterarbeit sein, in der ich mich mit der Implementierung von KI-Systemen in Investmentprozessen im Private-Equity-Sektor befasse. Durch zahlreiche Gespräche mit Branchenexperten – häufig selbst ehemalige Consultants – hat sich in den </w:delText>
        </w:r>
      </w:del>
      <w:del w:id="104" w:author="Kwin Schlett" w:date="2025-10-16T20:53:00Z" w16du:dateUtc="2025-10-16T18:53:00Z">
        <w:r w:rsidRPr="00C678BC" w:rsidDel="00A23E7D">
          <w:rPr>
            <w:rFonts w:ascii="Times New Roman" w:hAnsi="Times New Roman" w:cs="Times New Roman"/>
            <w:sz w:val="20"/>
            <w:szCs w:val="20"/>
            <w:rPrChange w:id="105" w:author="Kwin Schlett" w:date="2025-10-17T11:35:00Z" w16du:dateUtc="2025-10-17T09:35:00Z">
              <w:rPr>
                <w:rFonts w:ascii="Times New Roman" w:hAnsi="Times New Roman" w:cs="Times New Roman"/>
                <w:sz w:val="21"/>
                <w:szCs w:val="21"/>
              </w:rPr>
            </w:rPrChange>
          </w:rPr>
          <w:delText>letzten</w:delText>
        </w:r>
      </w:del>
      <w:del w:id="106" w:author="Kwin Schlett" w:date="2025-10-17T11:10:00Z" w16du:dateUtc="2025-10-17T09:10:00Z">
        <w:r w:rsidRPr="00C678BC" w:rsidDel="000D7ADD">
          <w:rPr>
            <w:rFonts w:ascii="Times New Roman" w:hAnsi="Times New Roman" w:cs="Times New Roman"/>
            <w:sz w:val="20"/>
            <w:szCs w:val="20"/>
            <w:rPrChange w:id="107" w:author="Kwin Schlett" w:date="2025-10-17T11:35:00Z" w16du:dateUtc="2025-10-17T09:35:00Z">
              <w:rPr>
                <w:rFonts w:ascii="Times New Roman" w:hAnsi="Times New Roman" w:cs="Times New Roman"/>
                <w:sz w:val="21"/>
                <w:szCs w:val="21"/>
              </w:rPr>
            </w:rPrChange>
          </w:rPr>
          <w:delText xml:space="preserve"> Monaten mein Entschluss gefestigt, meine berufliche Laufbahn im professionellen Umfeld der Unternehmensberatung fortzusetzen und mich durch das Praktikum gezielt für den Berufseinstieg zu positionieren.</w:delText>
        </w:r>
      </w:del>
    </w:p>
    <w:p w14:paraId="742A3E3F" w14:textId="77777777" w:rsidR="00B95BBB" w:rsidRPr="00C678BC" w:rsidDel="00212FAE" w:rsidRDefault="00B95BBB" w:rsidP="00E65BF0">
      <w:pPr>
        <w:spacing w:after="0"/>
        <w:jc w:val="both"/>
        <w:rPr>
          <w:del w:id="108" w:author="David Döbele" w:date="2025-10-16T19:57:00Z" w16du:dateUtc="2025-10-16T17:57:00Z"/>
          <w:rFonts w:ascii="Times New Roman" w:hAnsi="Times New Roman" w:cs="Times New Roman"/>
          <w:sz w:val="20"/>
          <w:szCs w:val="20"/>
          <w:rPrChange w:id="109" w:author="Kwin Schlett" w:date="2025-10-17T11:35:00Z" w16du:dateUtc="2025-10-17T09:35:00Z">
            <w:rPr>
              <w:del w:id="110" w:author="David Döbele" w:date="2025-10-16T19:57:00Z" w16du:dateUtc="2025-10-16T17:57:00Z"/>
              <w:rFonts w:ascii="Times New Roman" w:hAnsi="Times New Roman" w:cs="Times New Roman"/>
              <w:sz w:val="21"/>
              <w:szCs w:val="21"/>
            </w:rPr>
          </w:rPrChange>
        </w:rPr>
      </w:pPr>
    </w:p>
    <w:p w14:paraId="3C171364" w14:textId="77777777" w:rsidR="00B95BBB" w:rsidRPr="00C678BC" w:rsidRDefault="00B95BBB" w:rsidP="00E65BF0">
      <w:pPr>
        <w:spacing w:after="0"/>
        <w:jc w:val="both"/>
        <w:rPr>
          <w:rFonts w:ascii="Times New Roman" w:hAnsi="Times New Roman" w:cs="Times New Roman"/>
          <w:sz w:val="20"/>
          <w:szCs w:val="20"/>
          <w:rPrChange w:id="111" w:author="Kwin Schlett" w:date="2025-10-17T11:35:00Z" w16du:dateUtc="2025-10-17T09:35:00Z">
            <w:rPr>
              <w:rFonts w:ascii="Times New Roman" w:hAnsi="Times New Roman" w:cs="Times New Roman"/>
              <w:sz w:val="21"/>
              <w:szCs w:val="21"/>
            </w:rPr>
          </w:rPrChange>
        </w:rPr>
      </w:pPr>
    </w:p>
    <w:p w14:paraId="0CC3F40E" w14:textId="77777777" w:rsidR="00C755E4" w:rsidRPr="00C755E4" w:rsidRDefault="00C755E4" w:rsidP="00C755E4">
      <w:pPr>
        <w:spacing w:after="0"/>
        <w:jc w:val="both"/>
        <w:rPr>
          <w:ins w:id="112" w:author="Kwin Schlett" w:date="2025-10-17T12:00:00Z"/>
          <w:rFonts w:ascii="Times New Roman" w:hAnsi="Times New Roman" w:cs="Times New Roman"/>
          <w:sz w:val="20"/>
          <w:szCs w:val="20"/>
        </w:rPr>
      </w:pPr>
      <w:ins w:id="113" w:author="Kwin Schlett" w:date="2025-10-17T12:00:00Z">
        <w:r w:rsidRPr="00C755E4">
          <w:rPr>
            <w:rFonts w:ascii="Times New Roman" w:hAnsi="Times New Roman" w:cs="Times New Roman"/>
            <w:sz w:val="20"/>
            <w:szCs w:val="20"/>
          </w:rPr>
          <w:t>Deloitte scheint mir für dieses Praktikum ideal zu sein. Neben seinem Status als eines der weltweit führenden Beratungsunternehmen steht Deloitte für Exzellenz, Innovationskraft und strategische Weitsicht und hebt sich von anderen Beratungen durch die Leitlinie ab, in vertrauensvoller Zusammenarbeit nachhaltig Mehrwert zu schaffen. Diesen Spirit konnte ich bereits bei meinem ersten Kontakt zu Deloitte im Rahmen meines Bachelorseminars – einer Kooperation zwischen der TU Darmstadt und Deloitte – am Standort Frankfurt unmittelbar erleben. Der Eindruck, den ich damals gewonnen habe, hat mich nachhaltig geprägt und seither den Wunsch gefestigt, mit Deloitte zusammenzuarbeiten. Besonders der kürzlich erschienene Webcast „AI in Banking“ verdeutlichte für mich, wie Deloitte die Verbindung von strategischer KI-Implementierung und datengetriebener Entscheidungsfindung in der Finanzbranche praxisnah vorantreibt. Die dort behandelten Ansätze stehen in engem inhaltlichem Bezug zu meiner Masterthesis, weshalb ich mich sehr gerne in diesem Bereich einbringen und aktiv an der Weiterentwicklung von Projekten an der Schnittstelle von Technologie und Strategie mitwirken möchte.</w:t>
        </w:r>
      </w:ins>
    </w:p>
    <w:p w14:paraId="2F20B90B" w14:textId="2EF87597" w:rsidR="00B95BBB" w:rsidRPr="00C678BC" w:rsidDel="00DF6A43" w:rsidRDefault="00B95BBB" w:rsidP="00B95BBB">
      <w:pPr>
        <w:spacing w:after="0"/>
        <w:jc w:val="both"/>
        <w:rPr>
          <w:del w:id="114" w:author="Kwin Schlett" w:date="2025-10-17T11:20:00Z" w16du:dateUtc="2025-10-17T09:20:00Z"/>
          <w:rFonts w:ascii="Times New Roman" w:hAnsi="Times New Roman" w:cs="Times New Roman"/>
          <w:sz w:val="20"/>
          <w:szCs w:val="20"/>
          <w:rPrChange w:id="115" w:author="Kwin Schlett" w:date="2025-10-17T11:35:00Z" w16du:dateUtc="2025-10-17T09:35:00Z">
            <w:rPr>
              <w:del w:id="116" w:author="Kwin Schlett" w:date="2025-10-17T11:20:00Z" w16du:dateUtc="2025-10-17T09:20:00Z"/>
              <w:rFonts w:ascii="Times New Roman" w:hAnsi="Times New Roman" w:cs="Times New Roman"/>
              <w:sz w:val="21"/>
              <w:szCs w:val="21"/>
            </w:rPr>
          </w:rPrChange>
        </w:rPr>
      </w:pPr>
      <w:del w:id="117" w:author="Kwin Schlett" w:date="2025-10-17T12:00:00Z" w16du:dateUtc="2025-10-17T10:00:00Z">
        <w:r w:rsidRPr="00C678BC" w:rsidDel="00C755E4">
          <w:rPr>
            <w:rFonts w:ascii="Times New Roman" w:hAnsi="Times New Roman" w:cs="Times New Roman"/>
            <w:sz w:val="20"/>
            <w:szCs w:val="20"/>
            <w:rPrChange w:id="118" w:author="Kwin Schlett" w:date="2025-10-17T11:35:00Z" w16du:dateUtc="2025-10-17T09:35:00Z">
              <w:rPr>
                <w:rFonts w:ascii="Times New Roman" w:hAnsi="Times New Roman" w:cs="Times New Roman"/>
                <w:sz w:val="21"/>
                <w:szCs w:val="21"/>
              </w:rPr>
            </w:rPrChange>
          </w:rPr>
          <w:delText>Deloitte scheint mir für dieses Praktikum ideal zu sein.</w:delText>
        </w:r>
      </w:del>
      <w:del w:id="119" w:author="Kwin Schlett" w:date="2025-10-17T11:20:00Z" w16du:dateUtc="2025-10-17T09:20:00Z">
        <w:r w:rsidRPr="00C678BC" w:rsidDel="00DF6A43">
          <w:rPr>
            <w:rFonts w:ascii="Times New Roman" w:hAnsi="Times New Roman" w:cs="Times New Roman"/>
            <w:sz w:val="20"/>
            <w:szCs w:val="20"/>
            <w:rPrChange w:id="120" w:author="Kwin Schlett" w:date="2025-10-17T11:35:00Z" w16du:dateUtc="2025-10-17T09:35:00Z">
              <w:rPr>
                <w:rFonts w:ascii="Times New Roman" w:hAnsi="Times New Roman" w:cs="Times New Roman"/>
                <w:sz w:val="21"/>
                <w:szCs w:val="21"/>
              </w:rPr>
            </w:rPrChange>
          </w:rPr>
          <w:delText xml:space="preserve"> D</w:delText>
        </w:r>
      </w:del>
      <w:del w:id="121" w:author="Kwin Schlett" w:date="2025-10-17T11:19:00Z" w16du:dateUtc="2025-10-17T09:19:00Z">
        <w:r w:rsidRPr="00C678BC" w:rsidDel="00DF6A43">
          <w:rPr>
            <w:rFonts w:ascii="Times New Roman" w:hAnsi="Times New Roman" w:cs="Times New Roman"/>
            <w:sz w:val="20"/>
            <w:szCs w:val="20"/>
            <w:rPrChange w:id="122" w:author="Kwin Schlett" w:date="2025-10-17T11:35:00Z" w16du:dateUtc="2025-10-17T09:35:00Z">
              <w:rPr>
                <w:rFonts w:ascii="Times New Roman" w:hAnsi="Times New Roman" w:cs="Times New Roman"/>
                <w:sz w:val="21"/>
                <w:szCs w:val="21"/>
              </w:rPr>
            </w:rPrChange>
          </w:rPr>
          <w:delText xml:space="preserve">urch </w:delText>
        </w:r>
      </w:del>
      <w:ins w:id="123" w:author="David Döbele" w:date="2025-10-16T19:58:00Z" w16du:dateUtc="2025-10-16T17:58:00Z">
        <w:del w:id="124" w:author="Kwin Schlett" w:date="2025-10-17T11:19:00Z" w16du:dateUtc="2025-10-17T09:19:00Z">
          <w:r w:rsidR="00212FAE" w:rsidRPr="00C678BC" w:rsidDel="00DF6A43">
            <w:rPr>
              <w:rFonts w:ascii="Times New Roman" w:hAnsi="Times New Roman" w:cs="Times New Roman"/>
              <w:sz w:val="20"/>
              <w:szCs w:val="20"/>
            </w:rPr>
            <w:delText>Ih</w:delText>
          </w:r>
        </w:del>
      </w:ins>
      <w:del w:id="125" w:author="Kwin Schlett" w:date="2025-10-17T11:19:00Z" w16du:dateUtc="2025-10-17T09:19:00Z">
        <w:r w:rsidRPr="00C678BC" w:rsidDel="00DF6A43">
          <w:rPr>
            <w:rFonts w:ascii="Times New Roman" w:hAnsi="Times New Roman" w:cs="Times New Roman"/>
            <w:sz w:val="20"/>
            <w:szCs w:val="20"/>
            <w:rPrChange w:id="126" w:author="Kwin Schlett" w:date="2025-10-17T11:35:00Z" w16du:dateUtc="2025-10-17T09:35:00Z">
              <w:rPr>
                <w:rFonts w:ascii="Times New Roman" w:hAnsi="Times New Roman" w:cs="Times New Roman"/>
                <w:sz w:val="21"/>
                <w:szCs w:val="21"/>
              </w:rPr>
            </w:rPrChange>
          </w:rPr>
          <w:delText xml:space="preserve">ihren Status als eines der weltweit führenden Beratungsunternehmen setzt Deloitte Standards. Neben ihrer </w:delText>
        </w:r>
      </w:del>
      <w:ins w:id="127" w:author="David Döbele" w:date="2025-10-16T19:58:00Z" w16du:dateUtc="2025-10-16T17:58:00Z">
        <w:del w:id="128" w:author="Kwin Schlett" w:date="2025-10-17T11:19:00Z" w16du:dateUtc="2025-10-17T09:19:00Z">
          <w:r w:rsidR="00212FAE" w:rsidRPr="00C678BC" w:rsidDel="00DF6A43">
            <w:rPr>
              <w:rFonts w:ascii="Times New Roman" w:hAnsi="Times New Roman" w:cs="Times New Roman"/>
              <w:sz w:val="20"/>
              <w:szCs w:val="20"/>
            </w:rPr>
            <w:delText>Ihrer</w:delText>
          </w:r>
          <w:r w:rsidR="00212FAE" w:rsidRPr="00C678BC" w:rsidDel="00DF6A43">
            <w:rPr>
              <w:rFonts w:ascii="Times New Roman" w:hAnsi="Times New Roman" w:cs="Times New Roman"/>
              <w:sz w:val="20"/>
              <w:szCs w:val="20"/>
              <w:rPrChange w:id="129" w:author="Kwin Schlett" w:date="2025-10-17T11:35:00Z" w16du:dateUtc="2025-10-17T09:35:00Z">
                <w:rPr>
                  <w:rFonts w:ascii="Times New Roman" w:hAnsi="Times New Roman" w:cs="Times New Roman"/>
                  <w:sz w:val="21"/>
                  <w:szCs w:val="21"/>
                </w:rPr>
              </w:rPrChange>
            </w:rPr>
            <w:delText xml:space="preserve"> </w:delText>
          </w:r>
        </w:del>
      </w:ins>
      <w:del w:id="130" w:author="Kwin Schlett" w:date="2025-10-17T11:19:00Z" w16du:dateUtc="2025-10-17T09:19:00Z">
        <w:r w:rsidRPr="00C678BC" w:rsidDel="00DF6A43">
          <w:rPr>
            <w:rFonts w:ascii="Times New Roman" w:hAnsi="Times New Roman" w:cs="Times New Roman"/>
            <w:sz w:val="20"/>
            <w:szCs w:val="20"/>
            <w:rPrChange w:id="131" w:author="Kwin Schlett" w:date="2025-10-17T11:35:00Z" w16du:dateUtc="2025-10-17T09:35:00Z">
              <w:rPr>
                <w:rFonts w:ascii="Times New Roman" w:hAnsi="Times New Roman" w:cs="Times New Roman"/>
                <w:sz w:val="21"/>
                <w:szCs w:val="21"/>
              </w:rPr>
            </w:rPrChange>
          </w:rPr>
          <w:delText>Innovationskraft, datengetriebenen Beratung und technisch-strategischen Expertise hebt sich Deloitte besonders durch die Leitlinie ab, in vertrauensvoller Zusammenarbeit nachhaltig Mehrwert zu schaffen.</w:delText>
        </w:r>
      </w:del>
      <w:del w:id="132" w:author="Kwin Schlett" w:date="2025-10-17T11:20:00Z" w16du:dateUtc="2025-10-17T09:20:00Z">
        <w:r w:rsidRPr="00C678BC" w:rsidDel="00DF6A43">
          <w:rPr>
            <w:rFonts w:ascii="Times New Roman" w:hAnsi="Times New Roman" w:cs="Times New Roman"/>
            <w:sz w:val="20"/>
            <w:szCs w:val="20"/>
            <w:rPrChange w:id="133" w:author="Kwin Schlett" w:date="2025-10-17T11:35:00Z" w16du:dateUtc="2025-10-17T09:35:00Z">
              <w:rPr>
                <w:rFonts w:ascii="Times New Roman" w:hAnsi="Times New Roman" w:cs="Times New Roman"/>
                <w:sz w:val="21"/>
                <w:szCs w:val="21"/>
              </w:rPr>
            </w:rPrChange>
          </w:rPr>
          <w:delText xml:space="preserve"> </w:delText>
        </w:r>
      </w:del>
      <w:del w:id="134" w:author="Kwin Schlett" w:date="2025-10-17T11:15:00Z" w16du:dateUtc="2025-10-17T09:15:00Z">
        <w:r w:rsidRPr="00C678BC" w:rsidDel="000D7ADD">
          <w:rPr>
            <w:rFonts w:ascii="Times New Roman" w:hAnsi="Times New Roman" w:cs="Times New Roman"/>
            <w:sz w:val="20"/>
            <w:szCs w:val="20"/>
            <w:rPrChange w:id="135" w:author="Kwin Schlett" w:date="2025-10-17T11:35:00Z" w16du:dateUtc="2025-10-17T09:35:00Z">
              <w:rPr>
                <w:rFonts w:ascii="Times New Roman" w:hAnsi="Times New Roman" w:cs="Times New Roman"/>
                <w:sz w:val="21"/>
                <w:szCs w:val="21"/>
              </w:rPr>
            </w:rPrChange>
          </w:rPr>
          <w:delText xml:space="preserve">Diesen Spirit konnte ich bereits bei meinem ersten Kontakt zu Deloitte im Rahmen meines Bachelorseminars – einer Kooperation zwischen der TU Darmstadt und Deloitte – am Standort Frankfurt unmittelbar erleben. Der Eindruck, den ich damals von Deloitte gewonnen habe, hat mich nachhaltig geprägt und seither den Wunsch gefestigt, mit Deloitte zusammenzuarbeiten. Besonders der kürzlich erschienene Webcast </w:delText>
        </w:r>
        <w:r w:rsidRPr="00C678BC" w:rsidDel="000D7ADD">
          <w:rPr>
            <w:rFonts w:ascii="Times New Roman" w:hAnsi="Times New Roman" w:cs="Times New Roman"/>
            <w:i/>
            <w:iCs/>
            <w:sz w:val="20"/>
            <w:szCs w:val="20"/>
            <w:rPrChange w:id="136" w:author="Kwin Schlett" w:date="2025-10-17T11:35:00Z" w16du:dateUtc="2025-10-17T09:35:00Z">
              <w:rPr>
                <w:rFonts w:ascii="Times New Roman" w:hAnsi="Times New Roman" w:cs="Times New Roman"/>
                <w:i/>
                <w:iCs/>
                <w:sz w:val="21"/>
                <w:szCs w:val="21"/>
              </w:rPr>
            </w:rPrChange>
          </w:rPr>
          <w:delText>„AI in Banking“</w:delText>
        </w:r>
        <w:r w:rsidRPr="00C678BC" w:rsidDel="000D7ADD">
          <w:rPr>
            <w:rFonts w:ascii="Times New Roman" w:hAnsi="Times New Roman" w:cs="Times New Roman"/>
            <w:sz w:val="20"/>
            <w:szCs w:val="20"/>
            <w:rPrChange w:id="137" w:author="Kwin Schlett" w:date="2025-10-17T11:35:00Z" w16du:dateUtc="2025-10-17T09:35:00Z">
              <w:rPr>
                <w:rFonts w:ascii="Times New Roman" w:hAnsi="Times New Roman" w:cs="Times New Roman"/>
                <w:sz w:val="21"/>
                <w:szCs w:val="21"/>
              </w:rPr>
            </w:rPrChange>
          </w:rPr>
          <w:delText xml:space="preserve"> verdeutlichte für mich, wie Deloitte die Verbindung von strategischer KI-Implementierung und datengetriebener Entscheidungsfindung in der Finanzbranche praxisnah vorantreibt. Die dort behandelten Ansätze weisen starke Parallelen zu meiner eigenen Masterthesis auf, in der ich mich mit der Implementierung von KI-Systemen in Investmentprozessen im Private-Equity-Sektor befasse. Daher möchte ich mich sehr gerne in diesem Bereich einbringen und aktiv zur Weiterentwicklung von Projekten an der Schnittstelle von Technologie und Strategie beitragen.</w:delText>
        </w:r>
      </w:del>
    </w:p>
    <w:p w14:paraId="439A698E" w14:textId="77777777" w:rsidR="00B95BBB" w:rsidRPr="00C678BC" w:rsidRDefault="00B95BBB" w:rsidP="00E65B09">
      <w:pPr>
        <w:spacing w:after="0"/>
        <w:jc w:val="both"/>
        <w:rPr>
          <w:rFonts w:ascii="Times New Roman" w:hAnsi="Times New Roman" w:cs="Times New Roman"/>
          <w:sz w:val="20"/>
          <w:szCs w:val="20"/>
          <w:rPrChange w:id="138" w:author="Kwin Schlett" w:date="2025-10-17T11:35:00Z" w16du:dateUtc="2025-10-17T09:35:00Z">
            <w:rPr>
              <w:rFonts w:ascii="Times New Roman" w:hAnsi="Times New Roman" w:cs="Times New Roman"/>
              <w:sz w:val="21"/>
              <w:szCs w:val="21"/>
            </w:rPr>
          </w:rPrChange>
        </w:rPr>
      </w:pPr>
    </w:p>
    <w:p w14:paraId="227668AE" w14:textId="77777777" w:rsidR="00DF6A43" w:rsidRPr="00C678BC" w:rsidRDefault="00DF6A43" w:rsidP="00DF6A43">
      <w:pPr>
        <w:spacing w:after="0"/>
        <w:jc w:val="both"/>
        <w:rPr>
          <w:ins w:id="139" w:author="Kwin Schlett" w:date="2025-10-17T11:21:00Z"/>
          <w:rFonts w:ascii="Times New Roman" w:hAnsi="Times New Roman" w:cs="Times New Roman"/>
          <w:sz w:val="20"/>
          <w:szCs w:val="20"/>
        </w:rPr>
      </w:pPr>
      <w:ins w:id="140" w:author="Kwin Schlett" w:date="2025-10-17T11:21:00Z">
        <w:r w:rsidRPr="00C678BC">
          <w:rPr>
            <w:rFonts w:ascii="Times New Roman" w:hAnsi="Times New Roman" w:cs="Times New Roman"/>
            <w:sz w:val="20"/>
            <w:szCs w:val="20"/>
          </w:rPr>
          <w:t>Von dem Praktikum erhoffe ich mir eine steile Lernkurve sowie die Möglichkeit, früh Verantwortung zu übernehmen und meine analytisch-strategischen Fähigkeiten gewinnbringend einzubringen. Ich bin überzeugt, dass ich durch meine technischen und interpersonellen Kompetenzen, meine hohe Lernbereitschaft sowie mein ausgeprägtes Durchhaltevermögen eine wertvolle Bereicherung für Deloitte darstellen werde und würde mich sehr darüber freuen, Sie auch in einem persönlichen Gespräch von mir überzeugen zu dürfen.</w:t>
        </w:r>
      </w:ins>
    </w:p>
    <w:p w14:paraId="14AC61E9" w14:textId="406FF77E" w:rsidR="00F95875" w:rsidRPr="00C678BC" w:rsidDel="00DF6A43" w:rsidRDefault="00F95875" w:rsidP="00F95875">
      <w:pPr>
        <w:spacing w:after="0"/>
        <w:jc w:val="both"/>
        <w:rPr>
          <w:del w:id="141" w:author="Kwin Schlett" w:date="2025-10-17T11:21:00Z" w16du:dateUtc="2025-10-17T09:21:00Z"/>
          <w:rFonts w:ascii="Times New Roman" w:hAnsi="Times New Roman" w:cs="Times New Roman"/>
          <w:sz w:val="20"/>
          <w:szCs w:val="20"/>
          <w:rPrChange w:id="142" w:author="Kwin Schlett" w:date="2025-10-17T11:35:00Z" w16du:dateUtc="2025-10-17T09:35:00Z">
            <w:rPr>
              <w:del w:id="143" w:author="Kwin Schlett" w:date="2025-10-17T11:21:00Z" w16du:dateUtc="2025-10-17T09:21:00Z"/>
              <w:rFonts w:ascii="Times New Roman" w:hAnsi="Times New Roman" w:cs="Times New Roman"/>
              <w:sz w:val="21"/>
              <w:szCs w:val="21"/>
            </w:rPr>
          </w:rPrChange>
        </w:rPr>
      </w:pPr>
      <w:del w:id="144" w:author="Kwin Schlett" w:date="2025-10-17T11:21:00Z" w16du:dateUtc="2025-10-17T09:21:00Z">
        <w:r w:rsidRPr="00C678BC" w:rsidDel="00DF6A43">
          <w:rPr>
            <w:rFonts w:ascii="Times New Roman" w:hAnsi="Times New Roman" w:cs="Times New Roman"/>
            <w:sz w:val="20"/>
            <w:szCs w:val="20"/>
            <w:rPrChange w:id="145" w:author="Kwin Schlett" w:date="2025-10-17T11:35:00Z" w16du:dateUtc="2025-10-17T09:35:00Z">
              <w:rPr>
                <w:rFonts w:ascii="Times New Roman" w:hAnsi="Times New Roman" w:cs="Times New Roman"/>
                <w:sz w:val="21"/>
                <w:szCs w:val="21"/>
              </w:rPr>
            </w:rPrChange>
          </w:rPr>
          <w:delText>Von dem Praktikum im Bereich Consulting erhoffe ich mir eine steile Lernkurve sowie die Möglichkeit, früh Verantwortung zu übernehmen und meine analytisch-strategischen Fähigkeiten gewinnbringend einzubringen. Ich bin überzeugt, dass ich durch meine technischen und interpersonellen Kompetenzen, meine hohe Lernbereitschaft sowie mein ausgeprägtes Durchhaltevermögen in Kombination mit meinem Interesse an der Tätigkeit als Consultant eine wertvolle Bereicherung für Deloitte darstellen werde und würde mich sehr darüber freuen, Sie auch in einem persönlichen Gespräch von mir überzeugen zu dürfen.</w:delText>
        </w:r>
      </w:del>
    </w:p>
    <w:p w14:paraId="11B49693" w14:textId="63C4B0FD" w:rsidR="00E65B09" w:rsidRPr="00C678BC" w:rsidRDefault="00E65B09" w:rsidP="00E65B09">
      <w:pPr>
        <w:spacing w:after="0"/>
        <w:jc w:val="both"/>
        <w:rPr>
          <w:rFonts w:ascii="Times New Roman" w:hAnsi="Times New Roman" w:cs="Times New Roman"/>
          <w:sz w:val="20"/>
          <w:szCs w:val="20"/>
          <w:rPrChange w:id="146" w:author="Kwin Schlett" w:date="2025-10-17T11:35:00Z" w16du:dateUtc="2025-10-17T09:35:00Z">
            <w:rPr>
              <w:rFonts w:ascii="Times New Roman" w:hAnsi="Times New Roman" w:cs="Times New Roman"/>
              <w:sz w:val="21"/>
              <w:szCs w:val="21"/>
            </w:rPr>
          </w:rPrChange>
        </w:rPr>
      </w:pPr>
    </w:p>
    <w:p w14:paraId="4459D038" w14:textId="07A27375" w:rsidR="00E65B09" w:rsidRPr="00C678BC" w:rsidRDefault="0099776A" w:rsidP="00E65B09">
      <w:pPr>
        <w:spacing w:after="0"/>
        <w:jc w:val="both"/>
        <w:rPr>
          <w:rFonts w:ascii="Times New Roman" w:hAnsi="Times New Roman" w:cs="Times New Roman"/>
          <w:sz w:val="20"/>
          <w:szCs w:val="20"/>
          <w:rPrChange w:id="147" w:author="Kwin Schlett" w:date="2025-10-17T11:35:00Z" w16du:dateUtc="2025-10-17T09:35:00Z">
            <w:rPr>
              <w:rFonts w:ascii="Times New Roman" w:hAnsi="Times New Roman" w:cs="Times New Roman"/>
              <w:sz w:val="21"/>
              <w:szCs w:val="21"/>
            </w:rPr>
          </w:rPrChange>
        </w:rPr>
      </w:pPr>
      <w:r w:rsidRPr="00C678BC">
        <w:rPr>
          <w:rFonts w:ascii="Times New Roman" w:hAnsi="Times New Roman" w:cs="Times New Roman"/>
          <w:sz w:val="20"/>
          <w:szCs w:val="20"/>
          <w:rPrChange w:id="148" w:author="Kwin Schlett" w:date="2025-10-17T11:35:00Z" w16du:dateUtc="2025-10-17T09:35:00Z">
            <w:rPr>
              <w:rFonts w:ascii="Times New Roman" w:hAnsi="Times New Roman" w:cs="Times New Roman"/>
              <w:sz w:val="21"/>
              <w:szCs w:val="21"/>
            </w:rPr>
          </w:rPrChange>
        </w:rPr>
        <w:t>Mit freundlichen Grüßen</w:t>
      </w:r>
    </w:p>
    <w:p w14:paraId="3BDB02BA" w14:textId="13AF3E90" w:rsidR="00BB3512" w:rsidRPr="00C678BC" w:rsidDel="00A23E7D" w:rsidRDefault="0099776A" w:rsidP="00E65B09">
      <w:pPr>
        <w:spacing w:after="0"/>
        <w:jc w:val="both"/>
        <w:rPr>
          <w:del w:id="149" w:author="Kwin Schlett" w:date="2025-10-16T20:53:00Z" w16du:dateUtc="2025-10-16T18:53:00Z"/>
          <w:rFonts w:ascii="Times New Roman" w:hAnsi="Times New Roman" w:cs="Times New Roman"/>
          <w:sz w:val="20"/>
          <w:szCs w:val="20"/>
          <w:rPrChange w:id="150" w:author="Kwin Schlett" w:date="2025-10-17T11:35:00Z" w16du:dateUtc="2025-10-17T09:35:00Z">
            <w:rPr>
              <w:del w:id="151" w:author="Kwin Schlett" w:date="2025-10-16T20:53:00Z" w16du:dateUtc="2025-10-16T18:53:00Z"/>
              <w:rFonts w:ascii="Times New Roman" w:hAnsi="Times New Roman" w:cs="Times New Roman"/>
              <w:sz w:val="21"/>
              <w:szCs w:val="21"/>
            </w:rPr>
          </w:rPrChange>
        </w:rPr>
      </w:pPr>
      <w:r w:rsidRPr="00C678BC">
        <w:rPr>
          <w:rFonts w:ascii="Times New Roman" w:hAnsi="Times New Roman" w:cs="Times New Roman"/>
          <w:sz w:val="20"/>
          <w:szCs w:val="20"/>
          <w:rPrChange w:id="152" w:author="Kwin Schlett" w:date="2025-10-17T11:35:00Z" w16du:dateUtc="2025-10-17T09:35:00Z">
            <w:rPr>
              <w:rFonts w:ascii="Times New Roman" w:hAnsi="Times New Roman" w:cs="Times New Roman"/>
              <w:sz w:val="21"/>
              <w:szCs w:val="21"/>
            </w:rPr>
          </w:rPrChange>
        </w:rPr>
        <w:t>Unterschrift</w:t>
      </w:r>
    </w:p>
    <w:p w14:paraId="4A9BA76C" w14:textId="77777777" w:rsidR="005C3351" w:rsidRPr="00C678BC" w:rsidDel="00A23E7D" w:rsidRDefault="005C3351" w:rsidP="005C3351">
      <w:pPr>
        <w:spacing w:after="0"/>
        <w:jc w:val="both"/>
        <w:rPr>
          <w:del w:id="153" w:author="Kwin Schlett" w:date="2025-10-16T20:53:00Z" w16du:dateUtc="2025-10-16T18:53:00Z"/>
          <w:rFonts w:ascii="Times New Roman" w:hAnsi="Times New Roman" w:cs="Times New Roman"/>
          <w:sz w:val="20"/>
          <w:szCs w:val="20"/>
          <w:rPrChange w:id="154" w:author="Kwin Schlett" w:date="2025-10-17T11:35:00Z" w16du:dateUtc="2025-10-17T09:35:00Z">
            <w:rPr>
              <w:del w:id="155" w:author="Kwin Schlett" w:date="2025-10-16T20:53:00Z" w16du:dateUtc="2025-10-16T18:53:00Z"/>
              <w:rFonts w:ascii="Times New Roman" w:hAnsi="Times New Roman" w:cs="Times New Roman"/>
              <w:sz w:val="21"/>
              <w:szCs w:val="21"/>
            </w:rPr>
          </w:rPrChange>
        </w:rPr>
      </w:pPr>
    </w:p>
    <w:p w14:paraId="492B883F" w14:textId="77777777" w:rsidR="00E65BF0" w:rsidRPr="00C678BC" w:rsidDel="00A23E7D" w:rsidRDefault="00E65BF0" w:rsidP="005C3351">
      <w:pPr>
        <w:spacing w:after="0"/>
        <w:jc w:val="both"/>
        <w:rPr>
          <w:del w:id="156" w:author="Kwin Schlett" w:date="2025-10-16T20:53:00Z" w16du:dateUtc="2025-10-16T18:53:00Z"/>
          <w:rFonts w:ascii="Times New Roman" w:hAnsi="Times New Roman" w:cs="Times New Roman"/>
          <w:sz w:val="20"/>
          <w:szCs w:val="20"/>
          <w:rPrChange w:id="157" w:author="Kwin Schlett" w:date="2025-10-17T11:35:00Z" w16du:dateUtc="2025-10-17T09:35:00Z">
            <w:rPr>
              <w:del w:id="158" w:author="Kwin Schlett" w:date="2025-10-16T20:53:00Z" w16du:dateUtc="2025-10-16T18:53:00Z"/>
              <w:rFonts w:ascii="Times New Roman" w:hAnsi="Times New Roman" w:cs="Times New Roman"/>
              <w:sz w:val="21"/>
              <w:szCs w:val="21"/>
            </w:rPr>
          </w:rPrChange>
        </w:rPr>
      </w:pPr>
    </w:p>
    <w:p w14:paraId="54886704" w14:textId="77777777" w:rsidR="00E65BF0" w:rsidRPr="00C678BC" w:rsidDel="00A23E7D" w:rsidRDefault="00E65BF0" w:rsidP="005C3351">
      <w:pPr>
        <w:spacing w:after="0"/>
        <w:jc w:val="both"/>
        <w:rPr>
          <w:del w:id="159" w:author="Kwin Schlett" w:date="2025-10-16T20:53:00Z" w16du:dateUtc="2025-10-16T18:53:00Z"/>
          <w:rFonts w:ascii="Times New Roman" w:hAnsi="Times New Roman" w:cs="Times New Roman"/>
          <w:sz w:val="20"/>
          <w:szCs w:val="20"/>
          <w:rPrChange w:id="160" w:author="Kwin Schlett" w:date="2025-10-17T11:35:00Z" w16du:dateUtc="2025-10-17T09:35:00Z">
            <w:rPr>
              <w:del w:id="161" w:author="Kwin Schlett" w:date="2025-10-16T20:53:00Z" w16du:dateUtc="2025-10-16T18:53:00Z"/>
              <w:rFonts w:ascii="Times New Roman" w:hAnsi="Times New Roman" w:cs="Times New Roman"/>
              <w:sz w:val="21"/>
              <w:szCs w:val="21"/>
            </w:rPr>
          </w:rPrChange>
        </w:rPr>
      </w:pPr>
    </w:p>
    <w:p w14:paraId="5A89D0E8" w14:textId="016F45BE" w:rsidR="00E65BF0" w:rsidRPr="00C678BC" w:rsidDel="00A23E7D" w:rsidRDefault="00E65BF0" w:rsidP="005C3351">
      <w:pPr>
        <w:spacing w:after="0"/>
        <w:jc w:val="both"/>
        <w:rPr>
          <w:del w:id="162" w:author="Kwin Schlett" w:date="2025-10-16T20:53:00Z" w16du:dateUtc="2025-10-16T18:53:00Z"/>
          <w:rFonts w:ascii="Times New Roman" w:hAnsi="Times New Roman" w:cs="Times New Roman"/>
          <w:sz w:val="20"/>
          <w:szCs w:val="20"/>
          <w:rPrChange w:id="163" w:author="Kwin Schlett" w:date="2025-10-17T11:35:00Z" w16du:dateUtc="2025-10-17T09:35:00Z">
            <w:rPr>
              <w:del w:id="164" w:author="Kwin Schlett" w:date="2025-10-16T20:53:00Z" w16du:dateUtc="2025-10-16T18:53:00Z"/>
              <w:rFonts w:ascii="Times New Roman" w:hAnsi="Times New Roman" w:cs="Times New Roman"/>
              <w:sz w:val="21"/>
              <w:szCs w:val="21"/>
            </w:rPr>
          </w:rPrChange>
        </w:rPr>
      </w:pPr>
    </w:p>
    <w:p w14:paraId="155EE15B" w14:textId="57EAFDA9" w:rsidR="00E65BF0" w:rsidRPr="00C678BC" w:rsidDel="00A23E7D" w:rsidRDefault="00225DE1" w:rsidP="005C3351">
      <w:pPr>
        <w:spacing w:after="0"/>
        <w:jc w:val="both"/>
        <w:rPr>
          <w:del w:id="165" w:author="Kwin Schlett" w:date="2025-10-16T20:53:00Z" w16du:dateUtc="2025-10-16T18:53:00Z"/>
          <w:rFonts w:ascii="Times New Roman" w:hAnsi="Times New Roman" w:cs="Times New Roman"/>
          <w:sz w:val="20"/>
          <w:szCs w:val="20"/>
          <w:rPrChange w:id="166" w:author="Kwin Schlett" w:date="2025-10-17T11:35:00Z" w16du:dateUtc="2025-10-17T09:35:00Z">
            <w:rPr>
              <w:del w:id="167" w:author="Kwin Schlett" w:date="2025-10-16T20:53:00Z" w16du:dateUtc="2025-10-16T18:53:00Z"/>
              <w:rFonts w:ascii="Times New Roman" w:hAnsi="Times New Roman" w:cs="Times New Roman"/>
              <w:sz w:val="21"/>
              <w:szCs w:val="21"/>
            </w:rPr>
          </w:rPrChange>
        </w:rPr>
      </w:pPr>
      <w:del w:id="168" w:author="Kwin Schlett" w:date="2025-10-16T20:53:00Z" w16du:dateUtc="2025-10-16T18:53:00Z">
        <w:r w:rsidRPr="00C678BC" w:rsidDel="00A23E7D">
          <w:rPr>
            <w:rFonts w:ascii="Times New Roman" w:hAnsi="Times New Roman" w:cs="Times New Roman"/>
            <w:sz w:val="20"/>
            <w:szCs w:val="20"/>
            <w:rPrChange w:id="169" w:author="Kwin Schlett" w:date="2025-10-17T11:35:00Z" w16du:dateUtc="2025-10-17T09:35:00Z">
              <w:rPr>
                <w:rFonts w:ascii="Times New Roman" w:hAnsi="Times New Roman" w:cs="Times New Roman"/>
                <w:sz w:val="21"/>
                <w:szCs w:val="21"/>
              </w:rPr>
            </w:rPrChange>
          </w:rPr>
          <w:delText>KORREKTUR.</w:delText>
        </w:r>
      </w:del>
    </w:p>
    <w:p w14:paraId="58B5B1EA" w14:textId="6D123224" w:rsidR="00225DE1" w:rsidRPr="00C678BC" w:rsidDel="00A23E7D" w:rsidRDefault="00225DE1" w:rsidP="005C3351">
      <w:pPr>
        <w:spacing w:after="0"/>
        <w:jc w:val="both"/>
        <w:rPr>
          <w:del w:id="170" w:author="Kwin Schlett" w:date="2025-10-16T20:53:00Z" w16du:dateUtc="2025-10-16T18:53:00Z"/>
          <w:rFonts w:ascii="Times New Roman" w:hAnsi="Times New Roman" w:cs="Times New Roman"/>
          <w:sz w:val="20"/>
          <w:szCs w:val="20"/>
          <w:rPrChange w:id="171" w:author="Kwin Schlett" w:date="2025-10-17T11:35:00Z" w16du:dateUtc="2025-10-17T09:35:00Z">
            <w:rPr>
              <w:del w:id="172" w:author="Kwin Schlett" w:date="2025-10-16T20:53:00Z" w16du:dateUtc="2025-10-16T18:53:00Z"/>
              <w:rFonts w:ascii="Times New Roman" w:hAnsi="Times New Roman" w:cs="Times New Roman"/>
              <w:sz w:val="21"/>
              <w:szCs w:val="21"/>
            </w:rPr>
          </w:rPrChange>
        </w:rPr>
      </w:pPr>
    </w:p>
    <w:p w14:paraId="73585DF9" w14:textId="77777777" w:rsidR="00225DE1" w:rsidRPr="00C678BC" w:rsidDel="00DF6A43" w:rsidRDefault="00225DE1" w:rsidP="005C3351">
      <w:pPr>
        <w:spacing w:after="0"/>
        <w:jc w:val="both"/>
        <w:rPr>
          <w:del w:id="173" w:author="Kwin Schlett" w:date="2025-10-17T11:21:00Z" w16du:dateUtc="2025-10-17T09:21:00Z"/>
          <w:rFonts w:ascii="Times New Roman" w:hAnsi="Times New Roman" w:cs="Times New Roman"/>
          <w:sz w:val="20"/>
          <w:szCs w:val="20"/>
          <w:rPrChange w:id="174" w:author="Kwin Schlett" w:date="2025-10-17T11:35:00Z" w16du:dateUtc="2025-10-17T09:35:00Z">
            <w:rPr>
              <w:del w:id="175" w:author="Kwin Schlett" w:date="2025-10-17T11:21:00Z" w16du:dateUtc="2025-10-17T09:21:00Z"/>
              <w:rFonts w:ascii="Times New Roman" w:hAnsi="Times New Roman" w:cs="Times New Roman"/>
              <w:sz w:val="21"/>
              <w:szCs w:val="21"/>
            </w:rPr>
          </w:rPrChange>
        </w:rPr>
      </w:pPr>
    </w:p>
    <w:p w14:paraId="0FA8CD6E" w14:textId="7016C9EF" w:rsidR="00403459" w:rsidRPr="00C678BC" w:rsidDel="00DF6A43" w:rsidRDefault="00403459" w:rsidP="005C3351">
      <w:pPr>
        <w:spacing w:after="0"/>
        <w:jc w:val="both"/>
        <w:rPr>
          <w:del w:id="176" w:author="Kwin Schlett" w:date="2025-10-17T11:21:00Z" w16du:dateUtc="2025-10-17T09:21:00Z"/>
          <w:rFonts w:ascii="Times New Roman" w:hAnsi="Times New Roman" w:cs="Times New Roman"/>
          <w:sz w:val="20"/>
          <w:szCs w:val="20"/>
          <w:rPrChange w:id="177" w:author="Kwin Schlett" w:date="2025-10-17T11:35:00Z" w16du:dateUtc="2025-10-17T09:35:00Z">
            <w:rPr>
              <w:del w:id="178" w:author="Kwin Schlett" w:date="2025-10-17T11:21:00Z" w16du:dateUtc="2025-10-17T09:21:00Z"/>
              <w:rFonts w:ascii="Times New Roman" w:hAnsi="Times New Roman" w:cs="Times New Roman"/>
              <w:sz w:val="21"/>
              <w:szCs w:val="21"/>
            </w:rPr>
          </w:rPrChange>
        </w:rPr>
      </w:pPr>
    </w:p>
    <w:p w14:paraId="0B01CF61" w14:textId="354DD85A" w:rsidR="00E65BF0" w:rsidRPr="00C678BC" w:rsidDel="00DF6A43" w:rsidRDefault="00E65BF0" w:rsidP="005C3351">
      <w:pPr>
        <w:spacing w:after="0"/>
        <w:jc w:val="both"/>
        <w:rPr>
          <w:del w:id="179" w:author="Kwin Schlett" w:date="2025-10-17T11:21:00Z" w16du:dateUtc="2025-10-17T09:21:00Z"/>
          <w:rFonts w:ascii="Times New Roman" w:hAnsi="Times New Roman" w:cs="Times New Roman"/>
          <w:sz w:val="20"/>
          <w:szCs w:val="20"/>
          <w:rPrChange w:id="180" w:author="Kwin Schlett" w:date="2025-10-17T11:35:00Z" w16du:dateUtc="2025-10-17T09:35:00Z">
            <w:rPr>
              <w:del w:id="181" w:author="Kwin Schlett" w:date="2025-10-17T11:21:00Z" w16du:dateUtc="2025-10-17T09:21:00Z"/>
              <w:rFonts w:ascii="Times New Roman" w:hAnsi="Times New Roman" w:cs="Times New Roman"/>
              <w:sz w:val="21"/>
              <w:szCs w:val="21"/>
            </w:rPr>
          </w:rPrChange>
        </w:rPr>
      </w:pPr>
    </w:p>
    <w:p w14:paraId="6D586CF0" w14:textId="51EA9806" w:rsidR="00E65BF0" w:rsidRPr="00C678BC" w:rsidDel="00DF6A43" w:rsidRDefault="00E65BF0" w:rsidP="005C3351">
      <w:pPr>
        <w:spacing w:after="0"/>
        <w:jc w:val="both"/>
        <w:rPr>
          <w:del w:id="182" w:author="Kwin Schlett" w:date="2025-10-17T11:21:00Z" w16du:dateUtc="2025-10-17T09:21:00Z"/>
          <w:rFonts w:ascii="Times New Roman" w:hAnsi="Times New Roman" w:cs="Times New Roman"/>
          <w:sz w:val="20"/>
          <w:szCs w:val="20"/>
          <w:rPrChange w:id="183" w:author="Kwin Schlett" w:date="2025-10-17T11:35:00Z" w16du:dateUtc="2025-10-17T09:35:00Z">
            <w:rPr>
              <w:del w:id="184" w:author="Kwin Schlett" w:date="2025-10-17T11:21:00Z" w16du:dateUtc="2025-10-17T09:21:00Z"/>
              <w:rFonts w:ascii="Times New Roman" w:hAnsi="Times New Roman" w:cs="Times New Roman"/>
              <w:sz w:val="21"/>
              <w:szCs w:val="21"/>
            </w:rPr>
          </w:rPrChange>
        </w:rPr>
      </w:pPr>
    </w:p>
    <w:p w14:paraId="76341B05" w14:textId="77777777" w:rsidR="00E65BF0" w:rsidRPr="00C678BC" w:rsidRDefault="00E65BF0" w:rsidP="005C3351">
      <w:pPr>
        <w:spacing w:after="0"/>
        <w:jc w:val="both"/>
        <w:rPr>
          <w:rFonts w:ascii="Times New Roman" w:hAnsi="Times New Roman" w:cs="Times New Roman"/>
          <w:sz w:val="20"/>
          <w:szCs w:val="20"/>
          <w:rPrChange w:id="185" w:author="Kwin Schlett" w:date="2025-10-17T11:35:00Z" w16du:dateUtc="2025-10-17T09:35:00Z">
            <w:rPr>
              <w:rFonts w:ascii="Times New Roman" w:hAnsi="Times New Roman" w:cs="Times New Roman"/>
              <w:sz w:val="21"/>
              <w:szCs w:val="21"/>
            </w:rPr>
          </w:rPrChange>
        </w:rPr>
      </w:pPr>
    </w:p>
    <w:p w14:paraId="660B3D0F" w14:textId="77777777" w:rsidR="00E65BF0" w:rsidRPr="00C678BC" w:rsidRDefault="00E65BF0" w:rsidP="005C3351">
      <w:pPr>
        <w:spacing w:after="0"/>
        <w:jc w:val="both"/>
        <w:rPr>
          <w:rFonts w:ascii="Times New Roman" w:hAnsi="Times New Roman" w:cs="Times New Roman"/>
          <w:sz w:val="20"/>
          <w:szCs w:val="20"/>
          <w:rPrChange w:id="186" w:author="Kwin Schlett" w:date="2025-10-17T11:35:00Z" w16du:dateUtc="2025-10-17T09:35:00Z">
            <w:rPr>
              <w:rFonts w:ascii="Times New Roman" w:hAnsi="Times New Roman" w:cs="Times New Roman"/>
              <w:sz w:val="21"/>
              <w:szCs w:val="21"/>
            </w:rPr>
          </w:rPrChange>
        </w:rPr>
      </w:pPr>
    </w:p>
    <w:p w14:paraId="208C845A" w14:textId="77777777" w:rsidR="00E65BF0" w:rsidRPr="00C678BC" w:rsidRDefault="00E65BF0" w:rsidP="005C3351">
      <w:pPr>
        <w:spacing w:after="0"/>
        <w:jc w:val="both"/>
        <w:rPr>
          <w:rFonts w:ascii="Times New Roman" w:hAnsi="Times New Roman" w:cs="Times New Roman"/>
          <w:sz w:val="20"/>
          <w:szCs w:val="20"/>
          <w:rPrChange w:id="187" w:author="Kwin Schlett" w:date="2025-10-17T11:35:00Z" w16du:dateUtc="2025-10-17T09:35:00Z">
            <w:rPr>
              <w:rFonts w:ascii="Times New Roman" w:hAnsi="Times New Roman" w:cs="Times New Roman"/>
              <w:sz w:val="21"/>
              <w:szCs w:val="21"/>
            </w:rPr>
          </w:rPrChange>
        </w:rPr>
      </w:pPr>
    </w:p>
    <w:p w14:paraId="20530894" w14:textId="77777777" w:rsidR="00E65BF0" w:rsidRPr="00C678BC" w:rsidRDefault="00E65BF0" w:rsidP="005C3351">
      <w:pPr>
        <w:spacing w:after="0"/>
        <w:jc w:val="both"/>
        <w:rPr>
          <w:rFonts w:ascii="Times New Roman" w:hAnsi="Times New Roman" w:cs="Times New Roman"/>
          <w:sz w:val="20"/>
          <w:szCs w:val="20"/>
          <w:rPrChange w:id="188" w:author="Kwin Schlett" w:date="2025-10-17T11:35:00Z" w16du:dateUtc="2025-10-17T09:35:00Z">
            <w:rPr>
              <w:rFonts w:ascii="Times New Roman" w:hAnsi="Times New Roman" w:cs="Times New Roman"/>
              <w:sz w:val="21"/>
              <w:szCs w:val="21"/>
            </w:rPr>
          </w:rPrChange>
        </w:rPr>
      </w:pPr>
    </w:p>
    <w:p w14:paraId="4D016183" w14:textId="77777777" w:rsidR="00E65BF0" w:rsidRPr="00C678BC" w:rsidDel="00DF6A43" w:rsidRDefault="00E65BF0" w:rsidP="005C3351">
      <w:pPr>
        <w:spacing w:after="0"/>
        <w:jc w:val="both"/>
        <w:rPr>
          <w:del w:id="189" w:author="Kwin Schlett" w:date="2025-10-17T11:21:00Z" w16du:dateUtc="2025-10-17T09:21:00Z"/>
          <w:rFonts w:ascii="Times New Roman" w:hAnsi="Times New Roman" w:cs="Times New Roman"/>
          <w:sz w:val="20"/>
          <w:szCs w:val="20"/>
          <w:rPrChange w:id="190" w:author="Kwin Schlett" w:date="2025-10-17T11:35:00Z" w16du:dateUtc="2025-10-17T09:35:00Z">
            <w:rPr>
              <w:del w:id="191" w:author="Kwin Schlett" w:date="2025-10-17T11:21:00Z" w16du:dateUtc="2025-10-17T09:21:00Z"/>
              <w:rFonts w:ascii="Times New Roman" w:hAnsi="Times New Roman" w:cs="Times New Roman"/>
              <w:sz w:val="21"/>
              <w:szCs w:val="21"/>
            </w:rPr>
          </w:rPrChange>
        </w:rPr>
      </w:pPr>
    </w:p>
    <w:p w14:paraId="1FF85B7E" w14:textId="77777777" w:rsidR="00E65BF0" w:rsidRPr="00C678BC" w:rsidDel="00DF6A43" w:rsidRDefault="00E65BF0" w:rsidP="005C3351">
      <w:pPr>
        <w:spacing w:after="0"/>
        <w:jc w:val="both"/>
        <w:rPr>
          <w:del w:id="192" w:author="Kwin Schlett" w:date="2025-10-17T11:21:00Z" w16du:dateUtc="2025-10-17T09:21:00Z"/>
          <w:rFonts w:ascii="Times New Roman" w:hAnsi="Times New Roman" w:cs="Times New Roman"/>
          <w:sz w:val="20"/>
          <w:szCs w:val="20"/>
          <w:rPrChange w:id="193" w:author="Kwin Schlett" w:date="2025-10-17T11:35:00Z" w16du:dateUtc="2025-10-17T09:35:00Z">
            <w:rPr>
              <w:del w:id="194" w:author="Kwin Schlett" w:date="2025-10-17T11:21:00Z" w16du:dateUtc="2025-10-17T09:21:00Z"/>
              <w:rFonts w:ascii="Times New Roman" w:hAnsi="Times New Roman" w:cs="Times New Roman"/>
              <w:sz w:val="21"/>
              <w:szCs w:val="21"/>
            </w:rPr>
          </w:rPrChange>
        </w:rPr>
      </w:pPr>
    </w:p>
    <w:p w14:paraId="00ADD37C" w14:textId="77777777" w:rsidR="00E65BF0" w:rsidRPr="00C678BC" w:rsidDel="00DF6A43" w:rsidRDefault="00E65BF0" w:rsidP="005C3351">
      <w:pPr>
        <w:spacing w:after="0"/>
        <w:jc w:val="both"/>
        <w:rPr>
          <w:del w:id="195" w:author="Kwin Schlett" w:date="2025-10-17T11:21:00Z" w16du:dateUtc="2025-10-17T09:21:00Z"/>
          <w:rFonts w:ascii="Times New Roman" w:hAnsi="Times New Roman" w:cs="Times New Roman"/>
          <w:sz w:val="20"/>
          <w:szCs w:val="20"/>
          <w:rPrChange w:id="196" w:author="Kwin Schlett" w:date="2025-10-17T11:35:00Z" w16du:dateUtc="2025-10-17T09:35:00Z">
            <w:rPr>
              <w:del w:id="197" w:author="Kwin Schlett" w:date="2025-10-17T11:21:00Z" w16du:dateUtc="2025-10-17T09:21:00Z"/>
              <w:rFonts w:ascii="Times New Roman" w:hAnsi="Times New Roman" w:cs="Times New Roman"/>
              <w:sz w:val="21"/>
              <w:szCs w:val="21"/>
            </w:rPr>
          </w:rPrChange>
        </w:rPr>
      </w:pPr>
    </w:p>
    <w:p w14:paraId="65474FA7" w14:textId="77777777" w:rsidR="00E65BF0" w:rsidRPr="00C678BC" w:rsidDel="00DF6A43" w:rsidRDefault="00E65BF0" w:rsidP="005C3351">
      <w:pPr>
        <w:spacing w:after="0"/>
        <w:jc w:val="both"/>
        <w:rPr>
          <w:del w:id="198" w:author="Kwin Schlett" w:date="2025-10-17T11:21:00Z" w16du:dateUtc="2025-10-17T09:21:00Z"/>
          <w:rFonts w:ascii="Times New Roman" w:hAnsi="Times New Roman" w:cs="Times New Roman"/>
          <w:sz w:val="20"/>
          <w:szCs w:val="20"/>
          <w:rPrChange w:id="199" w:author="Kwin Schlett" w:date="2025-10-17T11:35:00Z" w16du:dateUtc="2025-10-17T09:35:00Z">
            <w:rPr>
              <w:del w:id="200" w:author="Kwin Schlett" w:date="2025-10-17T11:21:00Z" w16du:dateUtc="2025-10-17T09:21:00Z"/>
              <w:rFonts w:ascii="Times New Roman" w:hAnsi="Times New Roman" w:cs="Times New Roman"/>
              <w:sz w:val="21"/>
              <w:szCs w:val="21"/>
            </w:rPr>
          </w:rPrChange>
        </w:rPr>
      </w:pPr>
    </w:p>
    <w:p w14:paraId="33C7549D" w14:textId="77777777" w:rsidR="00E65BF0" w:rsidRPr="00C678BC" w:rsidDel="00DF6A43" w:rsidRDefault="00E65BF0" w:rsidP="005C3351">
      <w:pPr>
        <w:spacing w:after="0"/>
        <w:jc w:val="both"/>
        <w:rPr>
          <w:del w:id="201" w:author="Kwin Schlett" w:date="2025-10-17T11:21:00Z" w16du:dateUtc="2025-10-17T09:21:00Z"/>
          <w:rFonts w:ascii="Times New Roman" w:hAnsi="Times New Roman" w:cs="Times New Roman"/>
          <w:sz w:val="20"/>
          <w:szCs w:val="20"/>
          <w:rPrChange w:id="202" w:author="Kwin Schlett" w:date="2025-10-17T11:35:00Z" w16du:dateUtc="2025-10-17T09:35:00Z">
            <w:rPr>
              <w:del w:id="203" w:author="Kwin Schlett" w:date="2025-10-17T11:21:00Z" w16du:dateUtc="2025-10-17T09:21:00Z"/>
              <w:rFonts w:ascii="Times New Roman" w:hAnsi="Times New Roman" w:cs="Times New Roman"/>
              <w:sz w:val="21"/>
              <w:szCs w:val="21"/>
            </w:rPr>
          </w:rPrChange>
        </w:rPr>
      </w:pPr>
    </w:p>
    <w:p w14:paraId="566FE1FB" w14:textId="77777777" w:rsidR="00E65BF0" w:rsidRPr="00C678BC" w:rsidDel="00DF6A43" w:rsidRDefault="00E65BF0" w:rsidP="005C3351">
      <w:pPr>
        <w:spacing w:after="0"/>
        <w:jc w:val="both"/>
        <w:rPr>
          <w:del w:id="204" w:author="Kwin Schlett" w:date="2025-10-17T11:21:00Z" w16du:dateUtc="2025-10-17T09:21:00Z"/>
          <w:rFonts w:ascii="Times New Roman" w:hAnsi="Times New Roman" w:cs="Times New Roman"/>
          <w:sz w:val="20"/>
          <w:szCs w:val="20"/>
          <w:rPrChange w:id="205" w:author="Kwin Schlett" w:date="2025-10-17T11:35:00Z" w16du:dateUtc="2025-10-17T09:35:00Z">
            <w:rPr>
              <w:del w:id="206" w:author="Kwin Schlett" w:date="2025-10-17T11:21:00Z" w16du:dateUtc="2025-10-17T09:21:00Z"/>
              <w:rFonts w:ascii="Times New Roman" w:hAnsi="Times New Roman" w:cs="Times New Roman"/>
              <w:sz w:val="21"/>
              <w:szCs w:val="21"/>
            </w:rPr>
          </w:rPrChange>
        </w:rPr>
      </w:pPr>
    </w:p>
    <w:p w14:paraId="53C1BC1F" w14:textId="77777777" w:rsidR="00E65BF0" w:rsidRPr="00C678BC" w:rsidDel="00DF6A43" w:rsidRDefault="00E65BF0" w:rsidP="005C3351">
      <w:pPr>
        <w:spacing w:after="0"/>
        <w:jc w:val="both"/>
        <w:rPr>
          <w:del w:id="207" w:author="Kwin Schlett" w:date="2025-10-17T11:21:00Z" w16du:dateUtc="2025-10-17T09:21:00Z"/>
          <w:rFonts w:ascii="Times New Roman" w:hAnsi="Times New Roman" w:cs="Times New Roman"/>
          <w:sz w:val="20"/>
          <w:szCs w:val="20"/>
          <w:rPrChange w:id="208" w:author="Kwin Schlett" w:date="2025-10-17T11:35:00Z" w16du:dateUtc="2025-10-17T09:35:00Z">
            <w:rPr>
              <w:del w:id="209" w:author="Kwin Schlett" w:date="2025-10-17T11:21:00Z" w16du:dateUtc="2025-10-17T09:21:00Z"/>
              <w:rFonts w:ascii="Times New Roman" w:hAnsi="Times New Roman" w:cs="Times New Roman"/>
              <w:sz w:val="21"/>
              <w:szCs w:val="21"/>
            </w:rPr>
          </w:rPrChange>
        </w:rPr>
      </w:pPr>
    </w:p>
    <w:p w14:paraId="179BDCB7" w14:textId="77777777" w:rsidR="00E65BF0" w:rsidRPr="00C678BC" w:rsidDel="00DF6A43" w:rsidRDefault="00E65BF0" w:rsidP="005C3351">
      <w:pPr>
        <w:spacing w:after="0"/>
        <w:jc w:val="both"/>
        <w:rPr>
          <w:del w:id="210" w:author="Kwin Schlett" w:date="2025-10-17T11:21:00Z" w16du:dateUtc="2025-10-17T09:21:00Z"/>
          <w:rFonts w:ascii="Times New Roman" w:hAnsi="Times New Roman" w:cs="Times New Roman"/>
          <w:sz w:val="20"/>
          <w:szCs w:val="20"/>
          <w:rPrChange w:id="211" w:author="Kwin Schlett" w:date="2025-10-17T11:35:00Z" w16du:dateUtc="2025-10-17T09:35:00Z">
            <w:rPr>
              <w:del w:id="212" w:author="Kwin Schlett" w:date="2025-10-17T11:21:00Z" w16du:dateUtc="2025-10-17T09:21:00Z"/>
              <w:rFonts w:ascii="Times New Roman" w:hAnsi="Times New Roman" w:cs="Times New Roman"/>
              <w:sz w:val="21"/>
              <w:szCs w:val="21"/>
            </w:rPr>
          </w:rPrChange>
        </w:rPr>
      </w:pPr>
    </w:p>
    <w:p w14:paraId="2ED988C5" w14:textId="77777777" w:rsidR="00E65BF0" w:rsidRPr="00C678BC" w:rsidDel="00DF6A43" w:rsidRDefault="00E65BF0" w:rsidP="005C3351">
      <w:pPr>
        <w:spacing w:after="0"/>
        <w:jc w:val="both"/>
        <w:rPr>
          <w:del w:id="213" w:author="Kwin Schlett" w:date="2025-10-17T11:21:00Z" w16du:dateUtc="2025-10-17T09:21:00Z"/>
          <w:rFonts w:ascii="Times New Roman" w:hAnsi="Times New Roman" w:cs="Times New Roman"/>
          <w:sz w:val="20"/>
          <w:szCs w:val="20"/>
          <w:rPrChange w:id="214" w:author="Kwin Schlett" w:date="2025-10-17T11:35:00Z" w16du:dateUtc="2025-10-17T09:35:00Z">
            <w:rPr>
              <w:del w:id="215" w:author="Kwin Schlett" w:date="2025-10-17T11:21:00Z" w16du:dateUtc="2025-10-17T09:21:00Z"/>
              <w:rFonts w:ascii="Times New Roman" w:hAnsi="Times New Roman" w:cs="Times New Roman"/>
              <w:sz w:val="21"/>
              <w:szCs w:val="21"/>
            </w:rPr>
          </w:rPrChange>
        </w:rPr>
      </w:pPr>
    </w:p>
    <w:p w14:paraId="19DDBFD9" w14:textId="77777777" w:rsidR="00E65BF0" w:rsidRPr="00C678BC" w:rsidDel="00DF6A43" w:rsidRDefault="00E65BF0" w:rsidP="005C3351">
      <w:pPr>
        <w:spacing w:after="0"/>
        <w:jc w:val="both"/>
        <w:rPr>
          <w:del w:id="216" w:author="Kwin Schlett" w:date="2025-10-17T11:21:00Z" w16du:dateUtc="2025-10-17T09:21:00Z"/>
          <w:rFonts w:ascii="Times New Roman" w:hAnsi="Times New Roman" w:cs="Times New Roman"/>
          <w:sz w:val="20"/>
          <w:szCs w:val="20"/>
          <w:rPrChange w:id="217" w:author="Kwin Schlett" w:date="2025-10-17T11:35:00Z" w16du:dateUtc="2025-10-17T09:35:00Z">
            <w:rPr>
              <w:del w:id="218" w:author="Kwin Schlett" w:date="2025-10-17T11:21:00Z" w16du:dateUtc="2025-10-17T09:21:00Z"/>
              <w:rFonts w:ascii="Times New Roman" w:hAnsi="Times New Roman" w:cs="Times New Roman"/>
              <w:sz w:val="21"/>
              <w:szCs w:val="21"/>
            </w:rPr>
          </w:rPrChange>
        </w:rPr>
      </w:pPr>
    </w:p>
    <w:p w14:paraId="3AF06976" w14:textId="77777777" w:rsidR="00E65BF0" w:rsidRPr="00C678BC" w:rsidDel="00DF6A43" w:rsidRDefault="00E65BF0" w:rsidP="005C3351">
      <w:pPr>
        <w:spacing w:after="0"/>
        <w:jc w:val="both"/>
        <w:rPr>
          <w:del w:id="219" w:author="Kwin Schlett" w:date="2025-10-17T11:21:00Z" w16du:dateUtc="2025-10-17T09:21:00Z"/>
          <w:rFonts w:ascii="Times New Roman" w:hAnsi="Times New Roman" w:cs="Times New Roman"/>
          <w:sz w:val="20"/>
          <w:szCs w:val="20"/>
          <w:rPrChange w:id="220" w:author="Kwin Schlett" w:date="2025-10-17T11:35:00Z" w16du:dateUtc="2025-10-17T09:35:00Z">
            <w:rPr>
              <w:del w:id="221" w:author="Kwin Schlett" w:date="2025-10-17T11:21:00Z" w16du:dateUtc="2025-10-17T09:21:00Z"/>
              <w:rFonts w:ascii="Times New Roman" w:hAnsi="Times New Roman" w:cs="Times New Roman"/>
              <w:sz w:val="21"/>
              <w:szCs w:val="21"/>
            </w:rPr>
          </w:rPrChange>
        </w:rPr>
      </w:pPr>
    </w:p>
    <w:p w14:paraId="17E21400" w14:textId="77777777" w:rsidR="00E65BF0" w:rsidRPr="00C678BC" w:rsidDel="00DF6A43" w:rsidRDefault="00E65BF0" w:rsidP="005C3351">
      <w:pPr>
        <w:spacing w:after="0"/>
        <w:jc w:val="both"/>
        <w:rPr>
          <w:del w:id="222" w:author="Kwin Schlett" w:date="2025-10-17T11:21:00Z" w16du:dateUtc="2025-10-17T09:21:00Z"/>
          <w:rFonts w:ascii="Times New Roman" w:hAnsi="Times New Roman" w:cs="Times New Roman"/>
          <w:sz w:val="20"/>
          <w:szCs w:val="20"/>
          <w:rPrChange w:id="223" w:author="Kwin Schlett" w:date="2025-10-17T11:35:00Z" w16du:dateUtc="2025-10-17T09:35:00Z">
            <w:rPr>
              <w:del w:id="224" w:author="Kwin Schlett" w:date="2025-10-17T11:21:00Z" w16du:dateUtc="2025-10-17T09:21:00Z"/>
              <w:rFonts w:ascii="Times New Roman" w:hAnsi="Times New Roman" w:cs="Times New Roman"/>
              <w:sz w:val="21"/>
              <w:szCs w:val="21"/>
            </w:rPr>
          </w:rPrChange>
        </w:rPr>
      </w:pPr>
    </w:p>
    <w:p w14:paraId="6637D921" w14:textId="77777777" w:rsidR="00E65BF0" w:rsidRPr="00C678BC" w:rsidDel="00DF6A43" w:rsidRDefault="00E65BF0" w:rsidP="005C3351">
      <w:pPr>
        <w:spacing w:after="0"/>
        <w:jc w:val="both"/>
        <w:rPr>
          <w:del w:id="225" w:author="Kwin Schlett" w:date="2025-10-17T11:21:00Z" w16du:dateUtc="2025-10-17T09:21:00Z"/>
          <w:rFonts w:ascii="Times New Roman" w:hAnsi="Times New Roman" w:cs="Times New Roman"/>
          <w:sz w:val="20"/>
          <w:szCs w:val="20"/>
          <w:rPrChange w:id="226" w:author="Kwin Schlett" w:date="2025-10-17T11:35:00Z" w16du:dateUtc="2025-10-17T09:35:00Z">
            <w:rPr>
              <w:del w:id="227" w:author="Kwin Schlett" w:date="2025-10-17T11:21:00Z" w16du:dateUtc="2025-10-17T09:21:00Z"/>
              <w:rFonts w:ascii="Times New Roman" w:hAnsi="Times New Roman" w:cs="Times New Roman"/>
              <w:sz w:val="21"/>
              <w:szCs w:val="21"/>
            </w:rPr>
          </w:rPrChange>
        </w:rPr>
      </w:pPr>
    </w:p>
    <w:p w14:paraId="7B465A7E" w14:textId="77777777" w:rsidR="00E65BF0" w:rsidRPr="00C678BC" w:rsidDel="006A3405" w:rsidRDefault="00E65BF0" w:rsidP="005C3351">
      <w:pPr>
        <w:spacing w:after="0"/>
        <w:jc w:val="both"/>
        <w:rPr>
          <w:del w:id="228" w:author="Kwin Schlett" w:date="2025-10-17T11:44:00Z" w16du:dateUtc="2025-10-17T09:44:00Z"/>
          <w:rFonts w:ascii="Times New Roman" w:hAnsi="Times New Roman" w:cs="Times New Roman"/>
          <w:sz w:val="20"/>
          <w:szCs w:val="20"/>
          <w:rPrChange w:id="229" w:author="Kwin Schlett" w:date="2025-10-17T11:35:00Z" w16du:dateUtc="2025-10-17T09:35:00Z">
            <w:rPr>
              <w:del w:id="230" w:author="Kwin Schlett" w:date="2025-10-17T11:44:00Z" w16du:dateUtc="2025-10-17T09:44:00Z"/>
              <w:rFonts w:ascii="Times New Roman" w:hAnsi="Times New Roman" w:cs="Times New Roman"/>
              <w:sz w:val="21"/>
              <w:szCs w:val="21"/>
            </w:rPr>
          </w:rPrChange>
        </w:rPr>
      </w:pPr>
    </w:p>
    <w:p w14:paraId="0F634C06" w14:textId="77777777" w:rsidR="00E65BF0" w:rsidRPr="00C678BC" w:rsidDel="006A3405" w:rsidRDefault="00E65BF0" w:rsidP="005C3351">
      <w:pPr>
        <w:spacing w:after="0"/>
        <w:jc w:val="both"/>
        <w:rPr>
          <w:del w:id="231" w:author="Kwin Schlett" w:date="2025-10-17T11:44:00Z" w16du:dateUtc="2025-10-17T09:44:00Z"/>
          <w:rFonts w:ascii="Times New Roman" w:hAnsi="Times New Roman" w:cs="Times New Roman"/>
          <w:sz w:val="20"/>
          <w:szCs w:val="20"/>
          <w:rPrChange w:id="232" w:author="Kwin Schlett" w:date="2025-10-17T11:35:00Z" w16du:dateUtc="2025-10-17T09:35:00Z">
            <w:rPr>
              <w:del w:id="233" w:author="Kwin Schlett" w:date="2025-10-17T11:44:00Z" w16du:dateUtc="2025-10-17T09:44:00Z"/>
              <w:rFonts w:ascii="Times New Roman" w:hAnsi="Times New Roman" w:cs="Times New Roman"/>
              <w:sz w:val="21"/>
              <w:szCs w:val="21"/>
            </w:rPr>
          </w:rPrChange>
        </w:rPr>
      </w:pPr>
    </w:p>
    <w:p w14:paraId="0ABCECC5" w14:textId="704E95FC" w:rsidR="00E65BF0" w:rsidRPr="00C678BC" w:rsidDel="006A3405" w:rsidRDefault="00E65BF0" w:rsidP="005C3351">
      <w:pPr>
        <w:spacing w:after="0"/>
        <w:jc w:val="both"/>
        <w:rPr>
          <w:del w:id="234" w:author="Kwin Schlett" w:date="2025-10-17T11:44:00Z" w16du:dateUtc="2025-10-17T09:44:00Z"/>
          <w:rFonts w:ascii="Times New Roman" w:hAnsi="Times New Roman" w:cs="Times New Roman"/>
          <w:sz w:val="20"/>
          <w:szCs w:val="20"/>
          <w:rPrChange w:id="235" w:author="Kwin Schlett" w:date="2025-10-17T11:35:00Z" w16du:dateUtc="2025-10-17T09:35:00Z">
            <w:rPr>
              <w:del w:id="236" w:author="Kwin Schlett" w:date="2025-10-17T11:44:00Z" w16du:dateUtc="2025-10-17T09:44:00Z"/>
              <w:rFonts w:ascii="Times New Roman" w:hAnsi="Times New Roman" w:cs="Times New Roman"/>
              <w:sz w:val="21"/>
              <w:szCs w:val="21"/>
            </w:rPr>
          </w:rPrChange>
        </w:rPr>
      </w:pPr>
    </w:p>
    <w:p w14:paraId="3980C346" w14:textId="11DCC7AE" w:rsidR="00E65BF0" w:rsidRPr="00C678BC" w:rsidDel="006A3405" w:rsidRDefault="00E65BF0" w:rsidP="005C3351">
      <w:pPr>
        <w:spacing w:after="0"/>
        <w:jc w:val="both"/>
        <w:rPr>
          <w:del w:id="237" w:author="Kwin Schlett" w:date="2025-10-17T11:44:00Z" w16du:dateUtc="2025-10-17T09:44:00Z"/>
          <w:rFonts w:ascii="Times New Roman" w:hAnsi="Times New Roman" w:cs="Times New Roman"/>
          <w:sz w:val="20"/>
          <w:szCs w:val="20"/>
          <w:rPrChange w:id="238" w:author="Kwin Schlett" w:date="2025-10-17T11:35:00Z" w16du:dateUtc="2025-10-17T09:35:00Z">
            <w:rPr>
              <w:del w:id="239" w:author="Kwin Schlett" w:date="2025-10-17T11:44:00Z" w16du:dateUtc="2025-10-17T09:44:00Z"/>
              <w:rFonts w:ascii="Times New Roman" w:hAnsi="Times New Roman" w:cs="Times New Roman"/>
              <w:sz w:val="21"/>
              <w:szCs w:val="21"/>
            </w:rPr>
          </w:rPrChange>
        </w:rPr>
      </w:pPr>
    </w:p>
    <w:p w14:paraId="6D2A87E5" w14:textId="5DE51DAC" w:rsidR="00B95BBB" w:rsidRPr="00C678BC" w:rsidDel="006A3405" w:rsidRDefault="00B95BBB" w:rsidP="005C3351">
      <w:pPr>
        <w:spacing w:after="0"/>
        <w:jc w:val="both"/>
        <w:rPr>
          <w:del w:id="240" w:author="Kwin Schlett" w:date="2025-10-17T11:44:00Z" w16du:dateUtc="2025-10-17T09:44:00Z"/>
          <w:rFonts w:ascii="Times New Roman" w:hAnsi="Times New Roman" w:cs="Times New Roman"/>
          <w:sz w:val="20"/>
          <w:szCs w:val="20"/>
          <w:rPrChange w:id="241" w:author="Kwin Schlett" w:date="2025-10-17T11:35:00Z" w16du:dateUtc="2025-10-17T09:35:00Z">
            <w:rPr>
              <w:del w:id="242" w:author="Kwin Schlett" w:date="2025-10-17T11:44:00Z" w16du:dateUtc="2025-10-17T09:44:00Z"/>
              <w:rFonts w:ascii="Times New Roman" w:hAnsi="Times New Roman" w:cs="Times New Roman"/>
              <w:sz w:val="21"/>
              <w:szCs w:val="21"/>
            </w:rPr>
          </w:rPrChange>
        </w:rPr>
      </w:pPr>
    </w:p>
    <w:p w14:paraId="535C2327" w14:textId="39B049EB" w:rsidR="00B95BBB" w:rsidRPr="00C678BC" w:rsidDel="006A3405" w:rsidRDefault="00B95BBB" w:rsidP="005C3351">
      <w:pPr>
        <w:spacing w:after="0"/>
        <w:jc w:val="both"/>
        <w:rPr>
          <w:del w:id="243" w:author="Kwin Schlett" w:date="2025-10-17T11:44:00Z" w16du:dateUtc="2025-10-17T09:44:00Z"/>
          <w:rFonts w:ascii="Times New Roman" w:hAnsi="Times New Roman" w:cs="Times New Roman"/>
          <w:sz w:val="20"/>
          <w:szCs w:val="20"/>
          <w:rPrChange w:id="244" w:author="Kwin Schlett" w:date="2025-10-17T11:35:00Z" w16du:dateUtc="2025-10-17T09:35:00Z">
            <w:rPr>
              <w:del w:id="245" w:author="Kwin Schlett" w:date="2025-10-17T11:44:00Z" w16du:dateUtc="2025-10-17T09:44:00Z"/>
              <w:rFonts w:ascii="Times New Roman" w:hAnsi="Times New Roman" w:cs="Times New Roman"/>
              <w:sz w:val="21"/>
              <w:szCs w:val="21"/>
            </w:rPr>
          </w:rPrChange>
        </w:rPr>
      </w:pPr>
    </w:p>
    <w:p w14:paraId="4CC8AB07" w14:textId="3B108E91" w:rsidR="00B95BBB" w:rsidRPr="00C678BC" w:rsidDel="006A3405" w:rsidRDefault="00B95BBB" w:rsidP="005C3351">
      <w:pPr>
        <w:spacing w:after="0"/>
        <w:jc w:val="both"/>
        <w:rPr>
          <w:del w:id="246" w:author="Kwin Schlett" w:date="2025-10-17T11:44:00Z" w16du:dateUtc="2025-10-17T09:44:00Z"/>
          <w:rFonts w:ascii="Times New Roman" w:hAnsi="Times New Roman" w:cs="Times New Roman"/>
          <w:sz w:val="20"/>
          <w:szCs w:val="20"/>
          <w:rPrChange w:id="247" w:author="Kwin Schlett" w:date="2025-10-17T11:35:00Z" w16du:dateUtc="2025-10-17T09:35:00Z">
            <w:rPr>
              <w:del w:id="248" w:author="Kwin Schlett" w:date="2025-10-17T11:44:00Z" w16du:dateUtc="2025-10-17T09:44:00Z"/>
              <w:rFonts w:ascii="Times New Roman" w:hAnsi="Times New Roman" w:cs="Times New Roman"/>
              <w:sz w:val="21"/>
              <w:szCs w:val="21"/>
            </w:rPr>
          </w:rPrChange>
        </w:rPr>
      </w:pPr>
    </w:p>
    <w:p w14:paraId="05F95CAE" w14:textId="053A347C" w:rsidR="00B95BBB" w:rsidRPr="00C678BC" w:rsidDel="006A3405" w:rsidRDefault="00B95BBB" w:rsidP="005C3351">
      <w:pPr>
        <w:spacing w:after="0"/>
        <w:jc w:val="both"/>
        <w:rPr>
          <w:del w:id="249" w:author="Kwin Schlett" w:date="2025-10-17T11:44:00Z" w16du:dateUtc="2025-10-17T09:44:00Z"/>
          <w:rFonts w:ascii="Times New Roman" w:hAnsi="Times New Roman" w:cs="Times New Roman"/>
          <w:sz w:val="20"/>
          <w:szCs w:val="20"/>
          <w:rPrChange w:id="250" w:author="Kwin Schlett" w:date="2025-10-17T11:35:00Z" w16du:dateUtc="2025-10-17T09:35:00Z">
            <w:rPr>
              <w:del w:id="251" w:author="Kwin Schlett" w:date="2025-10-17T11:44:00Z" w16du:dateUtc="2025-10-17T09:44:00Z"/>
              <w:rFonts w:ascii="Times New Roman" w:hAnsi="Times New Roman" w:cs="Times New Roman"/>
              <w:sz w:val="21"/>
              <w:szCs w:val="21"/>
            </w:rPr>
          </w:rPrChange>
        </w:rPr>
      </w:pPr>
    </w:p>
    <w:p w14:paraId="279E3861" w14:textId="24FC2A6D" w:rsidR="00B95BBB" w:rsidRPr="00C678BC" w:rsidDel="006A3405" w:rsidRDefault="00B95BBB" w:rsidP="005C3351">
      <w:pPr>
        <w:spacing w:after="0"/>
        <w:jc w:val="both"/>
        <w:rPr>
          <w:del w:id="252" w:author="Kwin Schlett" w:date="2025-10-17T11:44:00Z" w16du:dateUtc="2025-10-17T09:44:00Z"/>
          <w:rFonts w:ascii="Times New Roman" w:hAnsi="Times New Roman" w:cs="Times New Roman"/>
          <w:sz w:val="20"/>
          <w:szCs w:val="20"/>
          <w:rPrChange w:id="253" w:author="Kwin Schlett" w:date="2025-10-17T11:35:00Z" w16du:dateUtc="2025-10-17T09:35:00Z">
            <w:rPr>
              <w:del w:id="254" w:author="Kwin Schlett" w:date="2025-10-17T11:44:00Z" w16du:dateUtc="2025-10-17T09:44:00Z"/>
              <w:rFonts w:ascii="Times New Roman" w:hAnsi="Times New Roman" w:cs="Times New Roman"/>
              <w:sz w:val="21"/>
              <w:szCs w:val="21"/>
            </w:rPr>
          </w:rPrChange>
        </w:rPr>
      </w:pPr>
    </w:p>
    <w:p w14:paraId="33448E1C" w14:textId="77777777" w:rsidR="00B95BBB" w:rsidRPr="00C678BC" w:rsidRDefault="00B95BBB" w:rsidP="005C3351">
      <w:pPr>
        <w:spacing w:after="0"/>
        <w:jc w:val="both"/>
        <w:rPr>
          <w:rFonts w:ascii="Times New Roman" w:hAnsi="Times New Roman" w:cs="Times New Roman"/>
          <w:sz w:val="20"/>
          <w:szCs w:val="20"/>
          <w:rPrChange w:id="255" w:author="Kwin Schlett" w:date="2025-10-17T11:35:00Z" w16du:dateUtc="2025-10-17T09:35:00Z">
            <w:rPr>
              <w:rFonts w:ascii="Times New Roman" w:hAnsi="Times New Roman" w:cs="Times New Roman"/>
              <w:sz w:val="21"/>
              <w:szCs w:val="21"/>
            </w:rPr>
          </w:rPrChange>
        </w:rPr>
      </w:pPr>
    </w:p>
    <w:sectPr w:rsidR="00B95BBB" w:rsidRPr="00C678BC" w:rsidSect="00212FAE">
      <w:pgSz w:w="11906" w:h="16838"/>
      <w:pgMar w:top="851" w:right="964" w:bottom="397" w:left="964" w:header="709" w:footer="709" w:gutter="0"/>
      <w:cols w:space="708"/>
      <w:docGrid w:linePitch="360"/>
      <w:sectPrChange w:id="256" w:author="David Döbele" w:date="2025-10-16T19:57:00Z" w16du:dateUtc="2025-10-16T17:57:00Z">
        <w:sectPr w:rsidR="00B95BBB" w:rsidRPr="00C678BC" w:rsidSect="00212FAE">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4FF"/>
    <w:multiLevelType w:val="hybridMultilevel"/>
    <w:tmpl w:val="4F341758"/>
    <w:lvl w:ilvl="0" w:tplc="625CD70E">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A628AE"/>
    <w:multiLevelType w:val="hybridMultilevel"/>
    <w:tmpl w:val="ED86D204"/>
    <w:lvl w:ilvl="0" w:tplc="D144D70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E2E0D72"/>
    <w:multiLevelType w:val="hybridMultilevel"/>
    <w:tmpl w:val="30F69B78"/>
    <w:lvl w:ilvl="0" w:tplc="3796014E">
      <w:start w:val="1"/>
      <w:numFmt w:val="bullet"/>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46377512">
    <w:abstractNumId w:val="1"/>
  </w:num>
  <w:num w:numId="2" w16cid:durableId="566108032">
    <w:abstractNumId w:val="0"/>
  </w:num>
  <w:num w:numId="3" w16cid:durableId="1697927410">
    <w:abstractNumId w:val="2"/>
  </w:num>
  <w:num w:numId="4" w16cid:durableId="19306985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win Schlett">
    <w15:presenceInfo w15:providerId="AD" w15:userId="S::kwin.schlett@stud.tu-darmstadt.de::462a5d75-5fb2-4505-a39e-85b38fd95d2c"/>
  </w15:person>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4BB6"/>
    <w:rsid w:val="00034B68"/>
    <w:rsid w:val="00034C00"/>
    <w:rsid w:val="0004591A"/>
    <w:rsid w:val="00046459"/>
    <w:rsid w:val="000555E4"/>
    <w:rsid w:val="0005670D"/>
    <w:rsid w:val="000576B0"/>
    <w:rsid w:val="000623B6"/>
    <w:rsid w:val="000710B0"/>
    <w:rsid w:val="00073C82"/>
    <w:rsid w:val="00081359"/>
    <w:rsid w:val="00091908"/>
    <w:rsid w:val="00093795"/>
    <w:rsid w:val="0009623C"/>
    <w:rsid w:val="000A154E"/>
    <w:rsid w:val="000A3082"/>
    <w:rsid w:val="000A4132"/>
    <w:rsid w:val="000A5AB8"/>
    <w:rsid w:val="000A6678"/>
    <w:rsid w:val="000A7DEB"/>
    <w:rsid w:val="000B33FF"/>
    <w:rsid w:val="000B3439"/>
    <w:rsid w:val="000C55DE"/>
    <w:rsid w:val="000D7ADD"/>
    <w:rsid w:val="000F371C"/>
    <w:rsid w:val="001138EF"/>
    <w:rsid w:val="00117F83"/>
    <w:rsid w:val="00146C8E"/>
    <w:rsid w:val="00152DF9"/>
    <w:rsid w:val="00156A98"/>
    <w:rsid w:val="001669DB"/>
    <w:rsid w:val="00171D11"/>
    <w:rsid w:val="00175B98"/>
    <w:rsid w:val="001819B1"/>
    <w:rsid w:val="0018679C"/>
    <w:rsid w:val="00186B10"/>
    <w:rsid w:val="001A4522"/>
    <w:rsid w:val="001B2015"/>
    <w:rsid w:val="001C17FC"/>
    <w:rsid w:val="001C1DDB"/>
    <w:rsid w:val="001D079A"/>
    <w:rsid w:val="001D2305"/>
    <w:rsid w:val="001E0088"/>
    <w:rsid w:val="001E0903"/>
    <w:rsid w:val="001E1EE7"/>
    <w:rsid w:val="001E54E6"/>
    <w:rsid w:val="001F215C"/>
    <w:rsid w:val="00203125"/>
    <w:rsid w:val="002042CB"/>
    <w:rsid w:val="002062F6"/>
    <w:rsid w:val="00212042"/>
    <w:rsid w:val="00212FAE"/>
    <w:rsid w:val="002213EE"/>
    <w:rsid w:val="00225DE1"/>
    <w:rsid w:val="0023054D"/>
    <w:rsid w:val="0023683A"/>
    <w:rsid w:val="002467A0"/>
    <w:rsid w:val="002536DC"/>
    <w:rsid w:val="00255EC1"/>
    <w:rsid w:val="00257D2A"/>
    <w:rsid w:val="002627D2"/>
    <w:rsid w:val="00264191"/>
    <w:rsid w:val="00265BA0"/>
    <w:rsid w:val="0027047C"/>
    <w:rsid w:val="002708C2"/>
    <w:rsid w:val="00274324"/>
    <w:rsid w:val="0029109C"/>
    <w:rsid w:val="0029378E"/>
    <w:rsid w:val="00294A26"/>
    <w:rsid w:val="002956EB"/>
    <w:rsid w:val="002A40A4"/>
    <w:rsid w:val="002A5B9F"/>
    <w:rsid w:val="002C4BF0"/>
    <w:rsid w:val="002D309E"/>
    <w:rsid w:val="002D594E"/>
    <w:rsid w:val="002E39B8"/>
    <w:rsid w:val="002F51FA"/>
    <w:rsid w:val="00311A15"/>
    <w:rsid w:val="00312BB8"/>
    <w:rsid w:val="003250EA"/>
    <w:rsid w:val="003333D8"/>
    <w:rsid w:val="003421B1"/>
    <w:rsid w:val="00374557"/>
    <w:rsid w:val="00375D2D"/>
    <w:rsid w:val="003811BC"/>
    <w:rsid w:val="0038671F"/>
    <w:rsid w:val="003947A8"/>
    <w:rsid w:val="00396AEA"/>
    <w:rsid w:val="003B00C2"/>
    <w:rsid w:val="003D464F"/>
    <w:rsid w:val="003D5D1E"/>
    <w:rsid w:val="003D6365"/>
    <w:rsid w:val="003E659D"/>
    <w:rsid w:val="003F3290"/>
    <w:rsid w:val="003F4091"/>
    <w:rsid w:val="003F688C"/>
    <w:rsid w:val="00401E2F"/>
    <w:rsid w:val="00403459"/>
    <w:rsid w:val="00415608"/>
    <w:rsid w:val="00424CAF"/>
    <w:rsid w:val="00434D23"/>
    <w:rsid w:val="004403CB"/>
    <w:rsid w:val="00453C2F"/>
    <w:rsid w:val="00454C0B"/>
    <w:rsid w:val="0046226E"/>
    <w:rsid w:val="004640B7"/>
    <w:rsid w:val="00473888"/>
    <w:rsid w:val="00474FC2"/>
    <w:rsid w:val="004852F7"/>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3D0C"/>
    <w:rsid w:val="00574140"/>
    <w:rsid w:val="005762CF"/>
    <w:rsid w:val="005842A0"/>
    <w:rsid w:val="00590834"/>
    <w:rsid w:val="00590E7F"/>
    <w:rsid w:val="00593C9C"/>
    <w:rsid w:val="005A086D"/>
    <w:rsid w:val="005A27F8"/>
    <w:rsid w:val="005B231F"/>
    <w:rsid w:val="005C3351"/>
    <w:rsid w:val="005C55F7"/>
    <w:rsid w:val="005D7D49"/>
    <w:rsid w:val="005E00BC"/>
    <w:rsid w:val="005E63B8"/>
    <w:rsid w:val="005F2865"/>
    <w:rsid w:val="005F350B"/>
    <w:rsid w:val="005F4D30"/>
    <w:rsid w:val="00603752"/>
    <w:rsid w:val="0060685C"/>
    <w:rsid w:val="00632F05"/>
    <w:rsid w:val="0063723B"/>
    <w:rsid w:val="00647035"/>
    <w:rsid w:val="00647413"/>
    <w:rsid w:val="006502BE"/>
    <w:rsid w:val="00667A61"/>
    <w:rsid w:val="006923B3"/>
    <w:rsid w:val="00694909"/>
    <w:rsid w:val="00694C3A"/>
    <w:rsid w:val="00697CBE"/>
    <w:rsid w:val="006A3405"/>
    <w:rsid w:val="006A3A50"/>
    <w:rsid w:val="006A7895"/>
    <w:rsid w:val="006B302C"/>
    <w:rsid w:val="006D2592"/>
    <w:rsid w:val="006E6A51"/>
    <w:rsid w:val="006E7E06"/>
    <w:rsid w:val="006F58EC"/>
    <w:rsid w:val="0070187E"/>
    <w:rsid w:val="00706233"/>
    <w:rsid w:val="007251EA"/>
    <w:rsid w:val="007340D7"/>
    <w:rsid w:val="007472BD"/>
    <w:rsid w:val="00750EE1"/>
    <w:rsid w:val="00755A3D"/>
    <w:rsid w:val="0076270A"/>
    <w:rsid w:val="007674D3"/>
    <w:rsid w:val="007675B1"/>
    <w:rsid w:val="007676C7"/>
    <w:rsid w:val="007809C6"/>
    <w:rsid w:val="00781479"/>
    <w:rsid w:val="00782B22"/>
    <w:rsid w:val="00784CAD"/>
    <w:rsid w:val="00797EF1"/>
    <w:rsid w:val="007A1721"/>
    <w:rsid w:val="007A3246"/>
    <w:rsid w:val="007A64C5"/>
    <w:rsid w:val="007A719D"/>
    <w:rsid w:val="007B11BD"/>
    <w:rsid w:val="007B1B2B"/>
    <w:rsid w:val="007C2A48"/>
    <w:rsid w:val="007C40FC"/>
    <w:rsid w:val="007C59D2"/>
    <w:rsid w:val="007E4326"/>
    <w:rsid w:val="007E5437"/>
    <w:rsid w:val="007F0344"/>
    <w:rsid w:val="007F1344"/>
    <w:rsid w:val="007F6501"/>
    <w:rsid w:val="007F7EA0"/>
    <w:rsid w:val="008049F7"/>
    <w:rsid w:val="00807293"/>
    <w:rsid w:val="008154B2"/>
    <w:rsid w:val="00821B3C"/>
    <w:rsid w:val="0083750F"/>
    <w:rsid w:val="008428CF"/>
    <w:rsid w:val="008435DC"/>
    <w:rsid w:val="0085213A"/>
    <w:rsid w:val="008565FD"/>
    <w:rsid w:val="00857C6F"/>
    <w:rsid w:val="008605F1"/>
    <w:rsid w:val="008657E3"/>
    <w:rsid w:val="00867CED"/>
    <w:rsid w:val="00874503"/>
    <w:rsid w:val="00883B55"/>
    <w:rsid w:val="0089337A"/>
    <w:rsid w:val="008A0814"/>
    <w:rsid w:val="008A248F"/>
    <w:rsid w:val="008B2A9E"/>
    <w:rsid w:val="008B402E"/>
    <w:rsid w:val="008C0603"/>
    <w:rsid w:val="008C27C1"/>
    <w:rsid w:val="008D43BE"/>
    <w:rsid w:val="008D6664"/>
    <w:rsid w:val="008D7CDB"/>
    <w:rsid w:val="008E100E"/>
    <w:rsid w:val="008E4BA9"/>
    <w:rsid w:val="008E7A27"/>
    <w:rsid w:val="008E7D17"/>
    <w:rsid w:val="008F0496"/>
    <w:rsid w:val="008F339A"/>
    <w:rsid w:val="0093066A"/>
    <w:rsid w:val="00942D34"/>
    <w:rsid w:val="00944597"/>
    <w:rsid w:val="00991E04"/>
    <w:rsid w:val="0099776A"/>
    <w:rsid w:val="009A256E"/>
    <w:rsid w:val="009B445D"/>
    <w:rsid w:val="009C4FD2"/>
    <w:rsid w:val="009D07DC"/>
    <w:rsid w:val="009D3BBF"/>
    <w:rsid w:val="009F46A7"/>
    <w:rsid w:val="00A1282E"/>
    <w:rsid w:val="00A14247"/>
    <w:rsid w:val="00A23E7D"/>
    <w:rsid w:val="00A33387"/>
    <w:rsid w:val="00A40D57"/>
    <w:rsid w:val="00A44493"/>
    <w:rsid w:val="00A53760"/>
    <w:rsid w:val="00A55011"/>
    <w:rsid w:val="00A6109E"/>
    <w:rsid w:val="00A90B16"/>
    <w:rsid w:val="00A92CDC"/>
    <w:rsid w:val="00AA2791"/>
    <w:rsid w:val="00AA4C7C"/>
    <w:rsid w:val="00AB4CD0"/>
    <w:rsid w:val="00AC61EE"/>
    <w:rsid w:val="00AC66C4"/>
    <w:rsid w:val="00AC7086"/>
    <w:rsid w:val="00AD2B27"/>
    <w:rsid w:val="00AE073F"/>
    <w:rsid w:val="00AE26F5"/>
    <w:rsid w:val="00AE3A33"/>
    <w:rsid w:val="00B135CE"/>
    <w:rsid w:val="00B156C8"/>
    <w:rsid w:val="00B339B8"/>
    <w:rsid w:val="00B346A7"/>
    <w:rsid w:val="00B43970"/>
    <w:rsid w:val="00B50A34"/>
    <w:rsid w:val="00B52302"/>
    <w:rsid w:val="00B54C38"/>
    <w:rsid w:val="00B5613E"/>
    <w:rsid w:val="00B57CB1"/>
    <w:rsid w:val="00B77DCE"/>
    <w:rsid w:val="00B81B0E"/>
    <w:rsid w:val="00B86766"/>
    <w:rsid w:val="00B87CA9"/>
    <w:rsid w:val="00B942BE"/>
    <w:rsid w:val="00B95BBB"/>
    <w:rsid w:val="00B9666E"/>
    <w:rsid w:val="00BB3512"/>
    <w:rsid w:val="00BB3C75"/>
    <w:rsid w:val="00BB61C9"/>
    <w:rsid w:val="00BB64C8"/>
    <w:rsid w:val="00BD4D12"/>
    <w:rsid w:val="00BF522D"/>
    <w:rsid w:val="00BF5F54"/>
    <w:rsid w:val="00BF7411"/>
    <w:rsid w:val="00C0214A"/>
    <w:rsid w:val="00C030C1"/>
    <w:rsid w:val="00C07BF5"/>
    <w:rsid w:val="00C1562F"/>
    <w:rsid w:val="00C15A76"/>
    <w:rsid w:val="00C20607"/>
    <w:rsid w:val="00C21CFB"/>
    <w:rsid w:val="00C23EE8"/>
    <w:rsid w:val="00C250F4"/>
    <w:rsid w:val="00C36A39"/>
    <w:rsid w:val="00C51671"/>
    <w:rsid w:val="00C6717B"/>
    <w:rsid w:val="00C678BC"/>
    <w:rsid w:val="00C71380"/>
    <w:rsid w:val="00C755E4"/>
    <w:rsid w:val="00C9003C"/>
    <w:rsid w:val="00C97ECA"/>
    <w:rsid w:val="00CA1160"/>
    <w:rsid w:val="00CA702E"/>
    <w:rsid w:val="00CA7350"/>
    <w:rsid w:val="00CB38D2"/>
    <w:rsid w:val="00CB639D"/>
    <w:rsid w:val="00CC0A4D"/>
    <w:rsid w:val="00CD4B88"/>
    <w:rsid w:val="00CD51E6"/>
    <w:rsid w:val="00CE433B"/>
    <w:rsid w:val="00D133AE"/>
    <w:rsid w:val="00D30B5E"/>
    <w:rsid w:val="00D30CEA"/>
    <w:rsid w:val="00D34755"/>
    <w:rsid w:val="00D65C90"/>
    <w:rsid w:val="00D71D8E"/>
    <w:rsid w:val="00D9281A"/>
    <w:rsid w:val="00DA3404"/>
    <w:rsid w:val="00DA524B"/>
    <w:rsid w:val="00DB396D"/>
    <w:rsid w:val="00DB471D"/>
    <w:rsid w:val="00DC7830"/>
    <w:rsid w:val="00DD1863"/>
    <w:rsid w:val="00DD3349"/>
    <w:rsid w:val="00DD54E1"/>
    <w:rsid w:val="00DD6747"/>
    <w:rsid w:val="00DE1FBC"/>
    <w:rsid w:val="00DE5C3D"/>
    <w:rsid w:val="00DF23AC"/>
    <w:rsid w:val="00DF6A43"/>
    <w:rsid w:val="00DF774B"/>
    <w:rsid w:val="00E02500"/>
    <w:rsid w:val="00E12ED8"/>
    <w:rsid w:val="00E162C9"/>
    <w:rsid w:val="00E3005D"/>
    <w:rsid w:val="00E30491"/>
    <w:rsid w:val="00E473ED"/>
    <w:rsid w:val="00E47DAF"/>
    <w:rsid w:val="00E62550"/>
    <w:rsid w:val="00E65B09"/>
    <w:rsid w:val="00E65BF0"/>
    <w:rsid w:val="00E67149"/>
    <w:rsid w:val="00E83116"/>
    <w:rsid w:val="00E86CA5"/>
    <w:rsid w:val="00E914E5"/>
    <w:rsid w:val="00E91B86"/>
    <w:rsid w:val="00EA566C"/>
    <w:rsid w:val="00EA6CEC"/>
    <w:rsid w:val="00EA7AC2"/>
    <w:rsid w:val="00EC000C"/>
    <w:rsid w:val="00EC11D8"/>
    <w:rsid w:val="00EF2FD5"/>
    <w:rsid w:val="00F04E3D"/>
    <w:rsid w:val="00F11473"/>
    <w:rsid w:val="00F253C5"/>
    <w:rsid w:val="00F270C0"/>
    <w:rsid w:val="00F30624"/>
    <w:rsid w:val="00F350A0"/>
    <w:rsid w:val="00F4717F"/>
    <w:rsid w:val="00F5301B"/>
    <w:rsid w:val="00F55CE3"/>
    <w:rsid w:val="00F605BD"/>
    <w:rsid w:val="00F70849"/>
    <w:rsid w:val="00F7287C"/>
    <w:rsid w:val="00F74175"/>
    <w:rsid w:val="00F75338"/>
    <w:rsid w:val="00F92A04"/>
    <w:rsid w:val="00F947DD"/>
    <w:rsid w:val="00F95875"/>
    <w:rsid w:val="00FA1508"/>
    <w:rsid w:val="00FA3A76"/>
    <w:rsid w:val="00FA4972"/>
    <w:rsid w:val="00FA5291"/>
    <w:rsid w:val="00FC4206"/>
    <w:rsid w:val="00FD236D"/>
    <w:rsid w:val="00FD57EB"/>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F95875"/>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6A3A50"/>
    <w:pPr>
      <w:ind w:left="720"/>
      <w:contextualSpacing/>
    </w:pPr>
  </w:style>
  <w:style w:type="paragraph" w:customStyle="1" w:styleId="Bullets">
    <w:name w:val="Bullets"/>
    <w:basedOn w:val="Listenabsatz"/>
    <w:qFormat/>
    <w:rsid w:val="007676C7"/>
    <w:pPr>
      <w:numPr>
        <w:numId w:val="3"/>
      </w:numPr>
      <w:spacing w:after="0" w:line="240" w:lineRule="auto"/>
    </w:pPr>
    <w:rPr>
      <w:rFonts w:ascii="Georgia" w:hAnsi="Georgia" w:cs="Georgia"/>
      <w:i/>
      <w:iCs/>
      <w:color w:val="000000"/>
    </w:rPr>
  </w:style>
  <w:style w:type="paragraph" w:styleId="berarbeitung">
    <w:name w:val="Revision"/>
    <w:hidden/>
    <w:uiPriority w:val="99"/>
    <w:semiHidden/>
    <w:rsid w:val="00212F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1470</Words>
  <Characters>9264</Characters>
  <Application>Microsoft Office Word</Application>
  <DocSecurity>0</DocSecurity>
  <Lines>77</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Kwin Schlett</cp:lastModifiedBy>
  <cp:revision>2</cp:revision>
  <dcterms:created xsi:type="dcterms:W3CDTF">2025-10-17T10:03:00Z</dcterms:created>
  <dcterms:modified xsi:type="dcterms:W3CDTF">2025-10-17T10:03:00Z</dcterms:modified>
</cp:coreProperties>
</file>