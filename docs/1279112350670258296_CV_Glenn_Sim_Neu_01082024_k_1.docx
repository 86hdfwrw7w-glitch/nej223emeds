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page" w:horzAnchor="margin" w:tblpXSpec="center" w:tblpY="476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4-08-30T18:15:00Z" w16du:dateUtc="2024-08-30T16:15:00Z">
          <w:tblPr>
            <w:tblStyle w:val="Tabellenraster"/>
            <w:tblpPr w:leftFromText="141" w:rightFromText="141" w:vertAnchor="page" w:horzAnchor="margin" w:tblpXSpec="center" w:tblpY="476"/>
            <w:tblW w:w="1049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135"/>
        <w:gridCol w:w="1559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2410"/>
        <w:tblGridChange w:id="1">
          <w:tblGrid>
            <w:gridCol w:w="1135"/>
            <w:gridCol w:w="1559"/>
            <w:gridCol w:w="3402"/>
            <w:gridCol w:w="136"/>
            <w:gridCol w:w="147"/>
            <w:gridCol w:w="284"/>
            <w:gridCol w:w="142"/>
            <w:gridCol w:w="283"/>
            <w:gridCol w:w="142"/>
            <w:gridCol w:w="283"/>
            <w:gridCol w:w="142"/>
            <w:gridCol w:w="425"/>
            <w:gridCol w:w="2410"/>
          </w:tblGrid>
        </w:tblGridChange>
      </w:tblGrid>
      <w:tr w:rsidR="00E55D90" w:rsidRPr="00BD25F3" w14:paraId="487AC9CE" w14:textId="77777777" w:rsidTr="00802C05">
        <w:trPr>
          <w:trHeight w:val="283"/>
          <w:trPrChange w:id="2" w:author="David Döbele" w:date="2024-08-30T18:15:00Z" w16du:dateUtc="2024-08-30T16:15:00Z">
            <w:trPr>
              <w:trHeight w:val="283"/>
            </w:trPr>
          </w:trPrChange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  <w:tcPrChange w:id="3" w:author="David Döbele" w:date="2024-08-30T18:15:00Z" w16du:dateUtc="2024-08-30T16:15:00Z">
              <w:tcPr>
                <w:tcW w:w="10490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35895E2" w14:textId="28866FAC" w:rsidR="00E55D90" w:rsidRPr="00BD25F3" w:rsidRDefault="00A20A9A" w:rsidP="00EE3BB2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D25F3">
              <w:rPr>
                <w:rFonts w:ascii="Optima" w:hAnsi="Optima" w:cs="Times New Roman (Body CS)"/>
                <w:b/>
                <w:sz w:val="36"/>
                <w:szCs w:val="32"/>
              </w:rPr>
              <w:t xml:space="preserve">Glenn Sim </w:t>
            </w:r>
          </w:p>
        </w:tc>
      </w:tr>
      <w:tr w:rsidR="00E55D90" w:rsidRPr="00BD25F3" w14:paraId="034602FF" w14:textId="77777777" w:rsidTr="00802C05">
        <w:trPr>
          <w:trHeight w:val="20"/>
          <w:trPrChange w:id="4" w:author="David Döbele" w:date="2024-08-30T18:15:00Z" w16du:dateUtc="2024-08-30T16:15:00Z">
            <w:trPr>
              <w:trHeight w:val="20"/>
            </w:trPr>
          </w:trPrChange>
        </w:trPr>
        <w:tc>
          <w:tcPr>
            <w:tcW w:w="10490" w:type="dxa"/>
            <w:gridSpan w:val="13"/>
            <w:tcBorders>
              <w:top w:val="single" w:sz="4" w:space="0" w:color="auto"/>
            </w:tcBorders>
            <w:vAlign w:val="bottom"/>
            <w:tcPrChange w:id="5" w:author="David Döbele" w:date="2024-08-30T18:15:00Z" w16du:dateUtc="2024-08-30T16:15:00Z">
              <w:tcPr>
                <w:tcW w:w="10490" w:type="dxa"/>
                <w:gridSpan w:val="1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5E1D21A" w14:textId="162C97D0" w:rsidR="00E55D90" w:rsidRPr="00BD25F3" w:rsidRDefault="00C4149B" w:rsidP="00EE3BB2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Hermann-Niebuhr-Straße 36, 32758 Detmold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="007D3103">
              <w:rPr>
                <w:rFonts w:ascii="Optima" w:hAnsi="Optima" w:cs="Times New Roman (Body CS)"/>
                <w:bCs/>
                <w:sz w:val="18"/>
                <w:szCs w:val="18"/>
              </w:rPr>
              <w:t>sim.glenn</w:t>
            </w:r>
            <w:r w:rsidR="007C5637">
              <w:rPr>
                <w:rFonts w:ascii="Optima" w:hAnsi="Optima" w:cs="Times New Roman (Body CS)"/>
                <w:bCs/>
                <w:sz w:val="18"/>
                <w:szCs w:val="18"/>
              </w:rPr>
              <w:t>@gmx.</w:t>
            </w:r>
            <w:r w:rsidR="007D3103">
              <w:rPr>
                <w:rFonts w:ascii="Optima" w:hAnsi="Optima" w:cs="Times New Roman (Body CS)"/>
                <w:bCs/>
                <w:sz w:val="18"/>
                <w:szCs w:val="18"/>
              </w:rPr>
              <w:t>de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+49(0)151</w:t>
            </w:r>
            <w:r w:rsidR="00A20A9A" w:rsidRPr="00BD25F3">
              <w:rPr>
                <w:rFonts w:ascii="Optima" w:hAnsi="Optima" w:cs="Times New Roman (Body CS)"/>
                <w:bCs/>
                <w:sz w:val="18"/>
                <w:szCs w:val="18"/>
              </w:rPr>
              <w:t>-68137894</w:t>
            </w:r>
          </w:p>
        </w:tc>
      </w:tr>
      <w:tr w:rsidR="002508C2" w:rsidRPr="00BD25F3" w14:paraId="0FCADE56" w14:textId="77777777" w:rsidTr="00802C05">
        <w:trPr>
          <w:trHeight w:val="454"/>
          <w:trPrChange w:id="6" w:author="David Döbele" w:date="2024-08-30T18:15:00Z" w16du:dateUtc="2024-08-30T16:15:00Z">
            <w:trPr>
              <w:trHeight w:val="454"/>
            </w:trPr>
          </w:trPrChange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  <w:tcPrChange w:id="7" w:author="David Döbele" w:date="2024-08-30T18:15:00Z" w16du:dateUtc="2024-08-30T16:15:00Z">
              <w:tcPr>
                <w:tcW w:w="10490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BD25F3" w:rsidRDefault="006E2C9C" w:rsidP="00EE3BB2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D25F3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BD25F3" w14:paraId="7D1DEBF7" w14:textId="77777777" w:rsidTr="00802C05">
        <w:trPr>
          <w:trHeight w:val="340"/>
          <w:trPrChange w:id="8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7513" w:type="dxa"/>
            <w:gridSpan w:val="10"/>
            <w:tcBorders>
              <w:top w:val="single" w:sz="4" w:space="0" w:color="auto"/>
            </w:tcBorders>
            <w:vAlign w:val="bottom"/>
            <w:tcPrChange w:id="9" w:author="David Döbele" w:date="2024-08-30T18:15:00Z" w16du:dateUtc="2024-08-30T16:15:00Z">
              <w:tcPr>
                <w:tcW w:w="7513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72E8CFBF" w:rsidR="00D1492F" w:rsidRPr="00BD25F3" w:rsidRDefault="00A20A9A" w:rsidP="00EE3BB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Hochschule Osnabrück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  <w:tcPrChange w:id="10" w:author="David Döbele" w:date="2024-08-30T18:15:00Z" w16du:dateUtc="2024-08-30T16:15:00Z">
              <w:tcPr>
                <w:tcW w:w="2977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2CA6A61" w:rsidR="00D1492F" w:rsidRPr="00BD25F3" w:rsidRDefault="00A20A9A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Osnabr</w:t>
            </w:r>
            <w:r w:rsidR="00DC6D24" w:rsidRPr="00BD25F3">
              <w:rPr>
                <w:rFonts w:ascii="Optima" w:hAnsi="Optima"/>
                <w:i/>
                <w:smallCaps/>
                <w:sz w:val="23"/>
                <w:szCs w:val="23"/>
              </w:rPr>
              <w:t>ü</w:t>
            </w: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ck</w:t>
            </w:r>
          </w:p>
        </w:tc>
      </w:tr>
      <w:tr w:rsidR="00D1492F" w:rsidRPr="00BD25F3" w14:paraId="61E5D482" w14:textId="77777777" w:rsidTr="00802C05">
        <w:trPr>
          <w:trHeight w:val="20"/>
          <w:trPrChange w:id="11" w:author="David Döbele" w:date="2024-08-30T18:15:00Z" w16du:dateUtc="2024-08-30T16:15:00Z">
            <w:trPr>
              <w:trHeight w:val="20"/>
            </w:trPr>
          </w:trPrChange>
        </w:trPr>
        <w:tc>
          <w:tcPr>
            <w:tcW w:w="6232" w:type="dxa"/>
            <w:gridSpan w:val="4"/>
            <w:vAlign w:val="bottom"/>
            <w:tcPrChange w:id="12" w:author="David Döbele" w:date="2024-08-30T18:15:00Z" w16du:dateUtc="2024-08-30T16:15:00Z">
              <w:tcPr>
                <w:tcW w:w="6232" w:type="dxa"/>
                <w:gridSpan w:val="4"/>
                <w:vAlign w:val="bottom"/>
              </w:tcPr>
            </w:tcPrChange>
          </w:tcPr>
          <w:p w14:paraId="11CB9A0F" w14:textId="150D6032" w:rsidR="00D1492F" w:rsidRPr="00BD25F3" w:rsidRDefault="00D1492F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B.</w:t>
            </w:r>
            <w:r w:rsidR="00A20A9A" w:rsidRPr="00BD25F3">
              <w:rPr>
                <w:rFonts w:ascii="Optima" w:hAnsi="Optima"/>
                <w:sz w:val="18"/>
              </w:rPr>
              <w:t xml:space="preserve">A. in International Management </w:t>
            </w:r>
            <w:r w:rsidR="002F3029" w:rsidRPr="00BD25F3">
              <w:rPr>
                <w:rFonts w:ascii="Optima" w:hAnsi="Optima"/>
                <w:sz w:val="18"/>
              </w:rPr>
              <w:t>(aktueller Schnitt: 1,</w:t>
            </w:r>
            <w:r w:rsidR="00615E32">
              <w:rPr>
                <w:rFonts w:ascii="Optima" w:hAnsi="Optima"/>
                <w:sz w:val="18"/>
              </w:rPr>
              <w:t>6</w:t>
            </w:r>
            <w:r w:rsidR="002F3029" w:rsidRPr="00BD25F3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4258" w:type="dxa"/>
            <w:gridSpan w:val="9"/>
            <w:vAlign w:val="bottom"/>
            <w:tcPrChange w:id="13" w:author="David Döbele" w:date="2024-08-30T18:15:00Z" w16du:dateUtc="2024-08-30T16:15:00Z">
              <w:tcPr>
                <w:tcW w:w="4258" w:type="dxa"/>
                <w:gridSpan w:val="9"/>
                <w:vAlign w:val="bottom"/>
              </w:tcPr>
            </w:tcPrChange>
          </w:tcPr>
          <w:p w14:paraId="419A9228" w14:textId="15020E2F" w:rsidR="00D1492F" w:rsidRPr="00BD25F3" w:rsidRDefault="00D1492F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09/20</w:t>
            </w:r>
            <w:r w:rsidR="00A20A9A" w:rsidRPr="00BD25F3">
              <w:rPr>
                <w:rFonts w:ascii="Optima" w:hAnsi="Optima"/>
                <w:sz w:val="18"/>
              </w:rPr>
              <w:t>21</w:t>
            </w:r>
            <w:r w:rsidRPr="00BD25F3">
              <w:rPr>
                <w:rFonts w:ascii="Optima" w:hAnsi="Optima"/>
                <w:sz w:val="18"/>
              </w:rPr>
              <w:t xml:space="preserve"> –</w:t>
            </w:r>
            <w:r w:rsidR="00B17D95" w:rsidRPr="00BD25F3">
              <w:rPr>
                <w:rFonts w:ascii="Optima" w:hAnsi="Optima"/>
                <w:sz w:val="18"/>
              </w:rPr>
              <w:t xml:space="preserve"> </w:t>
            </w:r>
            <w:r w:rsidR="00D5280E" w:rsidRPr="00BD25F3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BD25F3" w14:paraId="7EABE9F1" w14:textId="77777777" w:rsidTr="00802C05">
        <w:trPr>
          <w:trHeight w:val="20"/>
          <w:trPrChange w:id="14" w:author="David Döbele" w:date="2024-08-30T18:15:00Z" w16du:dateUtc="2024-08-30T16:15:00Z">
            <w:trPr>
              <w:trHeight w:val="20"/>
            </w:trPr>
          </w:trPrChange>
        </w:trPr>
        <w:tc>
          <w:tcPr>
            <w:tcW w:w="10490" w:type="dxa"/>
            <w:gridSpan w:val="13"/>
            <w:vAlign w:val="bottom"/>
            <w:tcPrChange w:id="15" w:author="David Döbele" w:date="2024-08-30T18:15:00Z" w16du:dateUtc="2024-08-30T16:15:00Z">
              <w:tcPr>
                <w:tcW w:w="10490" w:type="dxa"/>
                <w:gridSpan w:val="13"/>
                <w:vAlign w:val="bottom"/>
              </w:tcPr>
            </w:tcPrChange>
          </w:tcPr>
          <w:p w14:paraId="04ECD246" w14:textId="77777777" w:rsidR="00627273" w:rsidRPr="00627273" w:rsidRDefault="00B17D95" w:rsidP="00627273">
            <w:pPr>
              <w:pStyle w:val="Listenabsatz"/>
              <w:numPr>
                <w:ilvl w:val="0"/>
                <w:numId w:val="26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</w:pPr>
            <w:proofErr w:type="spellStart"/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Module: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Principles of Business Management (</w:t>
            </w:r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Note: 1,3),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Financial Management (Note: 1,3)</w:t>
            </w:r>
            <w:r w:rsidR="0062727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,</w:t>
            </w:r>
          </w:p>
          <w:p w14:paraId="18307206" w14:textId="5C4C183C" w:rsidR="00F128DA" w:rsidRPr="00627273" w:rsidRDefault="00A20A9A" w:rsidP="00627273">
            <w:pPr>
              <w:pStyle w:val="Listenabsatz"/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</w:pPr>
            <w:r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Management Tools &amp; Communication (</w:t>
            </w:r>
            <w:proofErr w:type="gramStart"/>
            <w:r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Note</w:t>
            </w:r>
            <w:r w:rsidR="00252D4A"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:</w:t>
            </w:r>
            <w:proofErr w:type="gramEnd"/>
            <w:r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 xml:space="preserve"> 1,7</w:t>
            </w:r>
            <w:r w:rsidR="00F128DA"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)</w:t>
            </w:r>
            <w:r w:rsidR="00A77775"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, Management Concepts (Note: 1,3)</w:t>
            </w:r>
          </w:p>
          <w:p w14:paraId="7A71E6B0" w14:textId="0EE592D3" w:rsidR="00F128DA" w:rsidRPr="00BD25F3" w:rsidRDefault="00250D8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Exkursion nach New York mit täglichen Workshops i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n den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Themenbereich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en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Wirtschaft, Steuern und Design </w:t>
            </w:r>
            <w:proofErr w:type="spellStart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Thinking</w:t>
            </w:r>
            <w:proofErr w:type="spellEnd"/>
          </w:p>
        </w:tc>
      </w:tr>
      <w:tr w:rsidR="00D5280E" w:rsidRPr="00BD25F3" w14:paraId="013361E1" w14:textId="77777777" w:rsidTr="00802C05">
        <w:trPr>
          <w:trHeight w:val="340"/>
          <w:trPrChange w:id="16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7655" w:type="dxa"/>
            <w:gridSpan w:val="11"/>
            <w:vAlign w:val="bottom"/>
            <w:tcPrChange w:id="17" w:author="David Döbele" w:date="2024-08-30T18:15:00Z" w16du:dateUtc="2024-08-30T16:15:00Z">
              <w:tcPr>
                <w:tcW w:w="7655" w:type="dxa"/>
                <w:gridSpan w:val="11"/>
                <w:vAlign w:val="bottom"/>
              </w:tcPr>
            </w:tcPrChange>
          </w:tcPr>
          <w:p w14:paraId="197620E3" w14:textId="3BC21072" w:rsidR="00D1492F" w:rsidRPr="00BD25F3" w:rsidRDefault="00A20A9A" w:rsidP="00EE3BB2">
            <w:pPr>
              <w:rPr>
                <w:rFonts w:ascii="Optima" w:hAnsi="Optima"/>
                <w:sz w:val="23"/>
                <w:szCs w:val="23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of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Galway</w:t>
            </w:r>
          </w:p>
        </w:tc>
        <w:tc>
          <w:tcPr>
            <w:tcW w:w="2835" w:type="dxa"/>
            <w:gridSpan w:val="2"/>
            <w:vAlign w:val="bottom"/>
            <w:tcPrChange w:id="18" w:author="David Döbele" w:date="2024-08-30T18:15:00Z" w16du:dateUtc="2024-08-30T16:15:00Z">
              <w:tcPr>
                <w:tcW w:w="2835" w:type="dxa"/>
                <w:gridSpan w:val="2"/>
                <w:vAlign w:val="bottom"/>
              </w:tcPr>
            </w:tcPrChange>
          </w:tcPr>
          <w:p w14:paraId="63D86F51" w14:textId="28035551" w:rsidR="00D1492F" w:rsidRPr="00BD25F3" w:rsidRDefault="00A20A9A" w:rsidP="00EE3BB2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Galway, Irland</w:t>
            </w:r>
          </w:p>
        </w:tc>
      </w:tr>
      <w:tr w:rsidR="00D5280E" w:rsidRPr="00BD25F3" w14:paraId="62632213" w14:textId="77777777" w:rsidTr="00802C05">
        <w:trPr>
          <w:trHeight w:val="20"/>
          <w:trPrChange w:id="19" w:author="David Döbele" w:date="2024-08-30T18:15:00Z" w16du:dateUtc="2024-08-30T16:15:00Z">
            <w:trPr>
              <w:trHeight w:val="20"/>
            </w:trPr>
          </w:trPrChange>
        </w:trPr>
        <w:tc>
          <w:tcPr>
            <w:tcW w:w="6096" w:type="dxa"/>
            <w:gridSpan w:val="3"/>
            <w:vAlign w:val="bottom"/>
            <w:tcPrChange w:id="20" w:author="David Döbele" w:date="2024-08-30T18:15:00Z" w16du:dateUtc="2024-08-30T16:15:00Z">
              <w:tcPr>
                <w:tcW w:w="6096" w:type="dxa"/>
                <w:gridSpan w:val="3"/>
                <w:vAlign w:val="bottom"/>
              </w:tcPr>
            </w:tcPrChange>
          </w:tcPr>
          <w:p w14:paraId="5F71027E" w14:textId="67AB3175" w:rsidR="00D1492F" w:rsidRPr="00BD25F3" w:rsidRDefault="0091331D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 xml:space="preserve">Auslandssemester </w:t>
            </w:r>
            <w:r w:rsidR="00A20A9A" w:rsidRPr="00BD25F3">
              <w:rPr>
                <w:rFonts w:ascii="Optima" w:hAnsi="Optima"/>
                <w:sz w:val="18"/>
                <w:lang w:val="de-AT"/>
              </w:rPr>
              <w:t>i</w:t>
            </w:r>
            <w:r w:rsidR="00DC6D24" w:rsidRPr="00BD25F3">
              <w:rPr>
                <w:rFonts w:ascii="Optima" w:hAnsi="Optima"/>
                <w:sz w:val="18"/>
                <w:lang w:val="de-AT"/>
              </w:rPr>
              <w:t xml:space="preserve">n </w:t>
            </w:r>
            <w:r w:rsidR="00A20A9A" w:rsidRPr="00BD25F3">
              <w:rPr>
                <w:rFonts w:ascii="Optima" w:hAnsi="Optima"/>
                <w:sz w:val="18"/>
                <w:lang w:val="de-AT"/>
              </w:rPr>
              <w:t>International Management</w:t>
            </w:r>
            <w:r w:rsidR="00CA097B" w:rsidRPr="00BD25F3">
              <w:rPr>
                <w:rFonts w:ascii="Optima" w:hAnsi="Optima"/>
                <w:sz w:val="18"/>
                <w:lang w:val="de-AT"/>
              </w:rPr>
              <w:t xml:space="preserve"> (Notendurchschnitt: </w:t>
            </w:r>
            <w:r w:rsidR="00613780">
              <w:rPr>
                <w:rFonts w:ascii="Optima" w:hAnsi="Optima"/>
                <w:sz w:val="18"/>
                <w:lang w:val="de-AT"/>
              </w:rPr>
              <w:t>1,0</w:t>
            </w:r>
            <w:r w:rsidR="00CA097B" w:rsidRPr="00BD25F3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4394" w:type="dxa"/>
            <w:gridSpan w:val="10"/>
            <w:vAlign w:val="bottom"/>
            <w:tcPrChange w:id="21" w:author="David Döbele" w:date="2024-08-30T18:15:00Z" w16du:dateUtc="2024-08-30T16:15:00Z">
              <w:tcPr>
                <w:tcW w:w="4394" w:type="dxa"/>
                <w:gridSpan w:val="10"/>
                <w:vAlign w:val="bottom"/>
              </w:tcPr>
            </w:tcPrChange>
          </w:tcPr>
          <w:p w14:paraId="51FC9814" w14:textId="5DD4896D" w:rsidR="00D1492F" w:rsidRPr="00BD25F3" w:rsidRDefault="00A20A9A" w:rsidP="00EE3BB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sz w:val="18"/>
              </w:rPr>
              <w:t>09/2023 – 12/2023</w:t>
            </w:r>
          </w:p>
        </w:tc>
      </w:tr>
      <w:tr w:rsidR="004334FC" w:rsidRPr="00ED4C34" w14:paraId="6A8516EE" w14:textId="77777777" w:rsidTr="00802C05">
        <w:trPr>
          <w:trHeight w:val="20"/>
          <w:trPrChange w:id="22" w:author="David Döbele" w:date="2024-08-30T18:15:00Z" w16du:dateUtc="2024-08-30T16:15:00Z">
            <w:trPr>
              <w:trHeight w:val="20"/>
            </w:trPr>
          </w:trPrChange>
        </w:trPr>
        <w:tc>
          <w:tcPr>
            <w:tcW w:w="10490" w:type="dxa"/>
            <w:gridSpan w:val="13"/>
            <w:vAlign w:val="bottom"/>
            <w:tcPrChange w:id="23" w:author="David Döbele" w:date="2024-08-30T18:15:00Z" w16du:dateUtc="2024-08-30T16:15:00Z">
              <w:tcPr>
                <w:tcW w:w="10490" w:type="dxa"/>
                <w:gridSpan w:val="13"/>
                <w:vAlign w:val="bottom"/>
              </w:tcPr>
            </w:tcPrChange>
          </w:tcPr>
          <w:p w14:paraId="46B6B686" w14:textId="3DF4C98B" w:rsidR="004334FC" w:rsidRPr="00BD25F3" w:rsidRDefault="004334F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Mitglied</w:t>
            </w:r>
            <w:proofErr w:type="spellEnd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der Volleyball Societ</w:t>
            </w:r>
            <w:r w:rsidR="00B42CD4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y und </w:t>
            </w:r>
            <w:r w:rsidR="003A187D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der </w:t>
            </w:r>
            <w:r w:rsidR="00B42CD4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Consultants and Entrepreneurs Society</w:t>
            </w:r>
          </w:p>
        </w:tc>
      </w:tr>
      <w:tr w:rsidR="004334FC" w:rsidRPr="00BD25F3" w14:paraId="1C51E2FF" w14:textId="77777777" w:rsidTr="00802C05">
        <w:trPr>
          <w:trHeight w:val="340"/>
          <w:trPrChange w:id="24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6379" w:type="dxa"/>
            <w:gridSpan w:val="5"/>
            <w:vAlign w:val="bottom"/>
            <w:tcPrChange w:id="25" w:author="David Döbele" w:date="2024-08-30T18:15:00Z" w16du:dateUtc="2024-08-30T16:15:00Z">
              <w:tcPr>
                <w:tcW w:w="6379" w:type="dxa"/>
                <w:gridSpan w:val="5"/>
                <w:vAlign w:val="bottom"/>
              </w:tcPr>
            </w:tcPrChange>
          </w:tcPr>
          <w:p w14:paraId="4BAC65D2" w14:textId="03A3CB80" w:rsidR="004334FC" w:rsidRPr="00BD25F3" w:rsidRDefault="004334FC" w:rsidP="00EE3BB2">
            <w:pPr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Dietrich-Bonhoeffer-Berufskolleg</w:t>
            </w:r>
          </w:p>
        </w:tc>
        <w:tc>
          <w:tcPr>
            <w:tcW w:w="4111" w:type="dxa"/>
            <w:gridSpan w:val="8"/>
            <w:vAlign w:val="bottom"/>
            <w:tcPrChange w:id="26" w:author="David Döbele" w:date="2024-08-30T18:15:00Z" w16du:dateUtc="2024-08-30T16:15:00Z">
              <w:tcPr>
                <w:tcW w:w="4111" w:type="dxa"/>
                <w:gridSpan w:val="8"/>
                <w:vAlign w:val="bottom"/>
              </w:tcPr>
            </w:tcPrChange>
          </w:tcPr>
          <w:p w14:paraId="2FCB10D7" w14:textId="21F2AEB0" w:rsidR="004334FC" w:rsidRPr="00BD25F3" w:rsidRDefault="004334FC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Detmold</w:t>
            </w:r>
          </w:p>
        </w:tc>
      </w:tr>
      <w:tr w:rsidR="004334FC" w:rsidRPr="00BD25F3" w14:paraId="312B82BC" w14:textId="77777777" w:rsidTr="00802C05">
        <w:trPr>
          <w:trHeight w:val="20"/>
          <w:trPrChange w:id="27" w:author="David Döbele" w:date="2024-08-30T18:15:00Z" w16du:dateUtc="2024-08-30T16:15:00Z">
            <w:trPr>
              <w:trHeight w:val="20"/>
            </w:trPr>
          </w:trPrChange>
        </w:trPr>
        <w:tc>
          <w:tcPr>
            <w:tcW w:w="6379" w:type="dxa"/>
            <w:gridSpan w:val="5"/>
            <w:vAlign w:val="bottom"/>
            <w:tcPrChange w:id="28" w:author="David Döbele" w:date="2024-08-30T18:15:00Z" w16du:dateUtc="2024-08-30T16:15:00Z">
              <w:tcPr>
                <w:tcW w:w="6379" w:type="dxa"/>
                <w:gridSpan w:val="5"/>
                <w:vAlign w:val="bottom"/>
              </w:tcPr>
            </w:tcPrChange>
          </w:tcPr>
          <w:p w14:paraId="1CEE182B" w14:textId="300BB4A9" w:rsidR="004334FC" w:rsidRPr="00BD25F3" w:rsidRDefault="004334FC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Fachhochschulreife in Wirtschaft und Verwaltung</w:t>
            </w:r>
          </w:p>
        </w:tc>
        <w:tc>
          <w:tcPr>
            <w:tcW w:w="4111" w:type="dxa"/>
            <w:gridSpan w:val="8"/>
            <w:vAlign w:val="bottom"/>
            <w:tcPrChange w:id="29" w:author="David Döbele" w:date="2024-08-30T18:15:00Z" w16du:dateUtc="2024-08-30T16:15:00Z">
              <w:tcPr>
                <w:tcW w:w="4111" w:type="dxa"/>
                <w:gridSpan w:val="8"/>
                <w:vAlign w:val="bottom"/>
              </w:tcPr>
            </w:tcPrChange>
          </w:tcPr>
          <w:p w14:paraId="7521EA6E" w14:textId="003C7DE3" w:rsidR="004334FC" w:rsidRPr="00BD25F3" w:rsidRDefault="004334FC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06/2015 – 06/2017</w:t>
            </w:r>
          </w:p>
        </w:tc>
      </w:tr>
      <w:tr w:rsidR="004334FC" w:rsidRPr="00BD25F3" w14:paraId="3A2665B3" w14:textId="77777777" w:rsidTr="00802C05">
        <w:trPr>
          <w:trHeight w:val="397"/>
          <w:trPrChange w:id="30" w:author="David Döbele" w:date="2024-08-30T18:15:00Z" w16du:dateUtc="2024-08-30T16:15:00Z">
            <w:trPr>
              <w:trHeight w:val="397"/>
            </w:trPr>
          </w:trPrChange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  <w:tcPrChange w:id="31" w:author="David Döbele" w:date="2024-08-30T18:15:00Z" w16du:dateUtc="2024-08-30T16:15:00Z">
              <w:tcPr>
                <w:tcW w:w="10490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DDD477C" w:rsidR="004334FC" w:rsidRPr="00BD25F3" w:rsidRDefault="004334FC" w:rsidP="00EE3BB2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D25F3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272517" w:rsidRPr="00BD25F3" w14:paraId="4A16547B" w14:textId="77777777" w:rsidTr="00802C05">
        <w:trPr>
          <w:trHeight w:val="340"/>
          <w:trPrChange w:id="32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7230" w:type="dxa"/>
            <w:gridSpan w:val="9"/>
            <w:tcBorders>
              <w:top w:val="single" w:sz="4" w:space="0" w:color="auto"/>
            </w:tcBorders>
            <w:vAlign w:val="bottom"/>
            <w:tcPrChange w:id="33" w:author="David Döbele" w:date="2024-08-30T18:15:00Z" w16du:dateUtc="2024-08-30T16:15:00Z">
              <w:tcPr>
                <w:tcW w:w="7230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D1E67AD" w14:textId="28862F8F" w:rsidR="00272517" w:rsidRPr="00BD25F3" w:rsidRDefault="00272517" w:rsidP="00EE3BB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Daimler Truck AG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</w:tcBorders>
            <w:vAlign w:val="bottom"/>
            <w:tcPrChange w:id="34" w:author="David Döbele" w:date="2024-08-30T18:15:00Z" w16du:dateUtc="2024-08-30T16:15:00Z">
              <w:tcPr>
                <w:tcW w:w="3260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27BFFEF" w14:textId="0E93AAC4" w:rsidR="00272517" w:rsidRPr="00BD25F3" w:rsidRDefault="00272517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Wörth</w:t>
            </w:r>
            <w:r w:rsidR="00A21331">
              <w:rPr>
                <w:rFonts w:ascii="Optima" w:hAnsi="Optima"/>
                <w:i/>
                <w:smallCaps/>
                <w:sz w:val="23"/>
                <w:szCs w:val="23"/>
              </w:rPr>
              <w:t xml:space="preserve"> am Rhein</w:t>
            </w:r>
          </w:p>
        </w:tc>
      </w:tr>
      <w:tr w:rsidR="00272517" w:rsidRPr="00272517" w14:paraId="58770E36" w14:textId="77777777" w:rsidTr="00802C05">
        <w:trPr>
          <w:trHeight w:val="234"/>
          <w:trPrChange w:id="35" w:author="David Döbele" w:date="2024-08-30T18:15:00Z" w16du:dateUtc="2024-08-30T16:15:00Z">
            <w:trPr>
              <w:trHeight w:val="234"/>
            </w:trPr>
          </w:trPrChange>
        </w:trPr>
        <w:tc>
          <w:tcPr>
            <w:tcW w:w="7230" w:type="dxa"/>
            <w:gridSpan w:val="9"/>
            <w:vAlign w:val="bottom"/>
            <w:tcPrChange w:id="36" w:author="David Döbele" w:date="2024-08-30T18:15:00Z" w16du:dateUtc="2024-08-30T16:15:00Z">
              <w:tcPr>
                <w:tcW w:w="7230" w:type="dxa"/>
                <w:gridSpan w:val="9"/>
                <w:vAlign w:val="bottom"/>
              </w:tcPr>
            </w:tcPrChange>
          </w:tcPr>
          <w:p w14:paraId="7E1C2547" w14:textId="3A717384" w:rsidR="00272517" w:rsidRPr="00272517" w:rsidRDefault="00272517" w:rsidP="00EE3BB2">
            <w:pPr>
              <w:rPr>
                <w:rFonts w:ascii="Optima" w:hAnsi="Optima"/>
                <w:bCs/>
                <w:smallCaps/>
                <w:sz w:val="18"/>
                <w:szCs w:val="18"/>
              </w:rPr>
            </w:pPr>
            <w:r w:rsidRPr="00272517">
              <w:rPr>
                <w:rFonts w:ascii="Optima" w:hAnsi="Optima"/>
                <w:sz w:val="18"/>
              </w:rPr>
              <w:t>Praktikant im CEO-Office</w:t>
            </w:r>
          </w:p>
        </w:tc>
        <w:tc>
          <w:tcPr>
            <w:tcW w:w="3260" w:type="dxa"/>
            <w:gridSpan w:val="4"/>
            <w:vAlign w:val="bottom"/>
            <w:tcPrChange w:id="37" w:author="David Döbele" w:date="2024-08-30T18:15:00Z" w16du:dateUtc="2024-08-30T16:15:00Z">
              <w:tcPr>
                <w:tcW w:w="3260" w:type="dxa"/>
                <w:gridSpan w:val="4"/>
                <w:vAlign w:val="bottom"/>
              </w:tcPr>
            </w:tcPrChange>
          </w:tcPr>
          <w:p w14:paraId="18CF0171" w14:textId="471A9983" w:rsidR="00272517" w:rsidRPr="00272517" w:rsidRDefault="00272517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8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/2024 – </w:t>
            </w:r>
            <w:r>
              <w:rPr>
                <w:rFonts w:ascii="Optima" w:hAnsi="Optima"/>
                <w:sz w:val="18"/>
                <w:lang w:val="en-US"/>
              </w:rPr>
              <w:t>12</w:t>
            </w:r>
            <w:r w:rsidRPr="00BD25F3">
              <w:rPr>
                <w:rFonts w:ascii="Optima" w:hAnsi="Optima"/>
                <w:sz w:val="18"/>
                <w:lang w:val="en-US"/>
              </w:rPr>
              <w:t>/2024</w:t>
            </w:r>
          </w:p>
        </w:tc>
      </w:tr>
      <w:tr w:rsidR="002C0AC6" w:rsidRPr="00272517" w14:paraId="55E70698" w14:textId="77777777" w:rsidTr="00802C05">
        <w:trPr>
          <w:trHeight w:val="234"/>
          <w:trPrChange w:id="38" w:author="David Döbele" w:date="2024-08-30T18:15:00Z" w16du:dateUtc="2024-08-30T16:15:00Z">
            <w:trPr>
              <w:trHeight w:val="234"/>
            </w:trPr>
          </w:trPrChange>
        </w:trPr>
        <w:tc>
          <w:tcPr>
            <w:tcW w:w="10490" w:type="dxa"/>
            <w:gridSpan w:val="13"/>
            <w:vAlign w:val="bottom"/>
            <w:tcPrChange w:id="39" w:author="David Döbele" w:date="2024-08-30T18:15:00Z" w16du:dateUtc="2024-08-30T16:15:00Z">
              <w:tcPr>
                <w:tcW w:w="10490" w:type="dxa"/>
                <w:gridSpan w:val="13"/>
                <w:vAlign w:val="bottom"/>
              </w:tcPr>
            </w:tcPrChange>
          </w:tcPr>
          <w:p w14:paraId="7BA59E81" w14:textId="55323B0A" w:rsidR="00AE6CB4" w:rsidRPr="00AE6CB4" w:rsidRDefault="00ED4C34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ins w:id="40" w:author="David Döbele" w:date="2024-08-30T18:14:00Z" w16du:dateUtc="2024-08-30T16:14:00Z">
              <w:r>
                <w:rPr>
                  <w:rFonts w:ascii="Optima" w:hAnsi="Optima"/>
                  <w:i/>
                  <w:iCs/>
                  <w:sz w:val="18"/>
                </w:rPr>
                <w:t xml:space="preserve">Eigenständige </w:t>
              </w:r>
            </w:ins>
            <w:r w:rsidR="00AE6CB4" w:rsidRPr="00AE6CB4">
              <w:rPr>
                <w:rFonts w:ascii="Optima" w:hAnsi="Optima"/>
                <w:i/>
                <w:iCs/>
                <w:sz w:val="18"/>
              </w:rPr>
              <w:t>Entwicklung eines Excel-basierten Tools zur langfristigen Personalplanung mit Fokus auf die Kompetenzerhaltung in den einzelnen Abteilungen</w:t>
            </w:r>
          </w:p>
          <w:p w14:paraId="120D2178" w14:textId="539A633D" w:rsidR="00AE6CB4" w:rsidRPr="00AE6CB4" w:rsidRDefault="00AE6CB4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 w:rsidRPr="00AE6CB4">
              <w:rPr>
                <w:rFonts w:ascii="Optima" w:hAnsi="Optima"/>
                <w:i/>
                <w:iCs/>
                <w:sz w:val="18"/>
              </w:rPr>
              <w:t>Identifizierung und Analyse von Kostentreibern sowie Erarbeitung von Maßnahmen zur nachhaltigen Reduzierung der Kosten</w:t>
            </w:r>
          </w:p>
          <w:p w14:paraId="7EA22C53" w14:textId="439F5C07" w:rsidR="00AE6CB4" w:rsidRPr="00AE6CB4" w:rsidRDefault="00AE6CB4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 w:rsidRPr="00AE6CB4">
              <w:rPr>
                <w:rFonts w:ascii="Optima" w:hAnsi="Optima"/>
                <w:i/>
                <w:iCs/>
                <w:sz w:val="18"/>
              </w:rPr>
              <w:t>Durchführung von Markt- und Wettbewerbsanalysen im Rahmen der Markteinführung eines neuen Produkts</w:t>
            </w:r>
          </w:p>
          <w:p w14:paraId="494E24CF" w14:textId="32E7B4F7" w:rsidR="002C0AC6" w:rsidRPr="00AE6CB4" w:rsidRDefault="00AE6CB4" w:rsidP="00AE6CB4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 w:rsidRPr="00AE6CB4">
              <w:rPr>
                <w:rFonts w:ascii="Optima" w:hAnsi="Optima"/>
                <w:i/>
                <w:iCs/>
                <w:sz w:val="18"/>
              </w:rPr>
              <w:t xml:space="preserve">Erstellung eines umfassenden Business Cases zur Bewertung der Rentabilität und strategischen Ausrichtung </w:t>
            </w:r>
            <w:r w:rsidR="00EA4294">
              <w:rPr>
                <w:rFonts w:ascii="Optima" w:hAnsi="Optima"/>
                <w:i/>
                <w:iCs/>
                <w:sz w:val="18"/>
              </w:rPr>
              <w:t xml:space="preserve">der </w:t>
            </w:r>
            <w:r w:rsidRPr="00AE6CB4">
              <w:rPr>
                <w:rFonts w:ascii="Optima" w:hAnsi="Optima"/>
                <w:i/>
                <w:iCs/>
                <w:sz w:val="18"/>
              </w:rPr>
              <w:t>neue</w:t>
            </w:r>
            <w:r w:rsidR="00EA4294">
              <w:rPr>
                <w:rFonts w:ascii="Optima" w:hAnsi="Optima"/>
                <w:i/>
                <w:iCs/>
                <w:sz w:val="18"/>
              </w:rPr>
              <w:t>n</w:t>
            </w:r>
            <w:r w:rsidRPr="00AE6CB4">
              <w:rPr>
                <w:rFonts w:ascii="Optima" w:hAnsi="Optima"/>
                <w:i/>
                <w:iCs/>
                <w:sz w:val="18"/>
              </w:rPr>
              <w:t xml:space="preserve"> Produkteinführung</w:t>
            </w:r>
          </w:p>
        </w:tc>
      </w:tr>
      <w:tr w:rsidR="004334FC" w:rsidRPr="00BD25F3" w14:paraId="127C64E2" w14:textId="77777777" w:rsidTr="00802C05">
        <w:trPr>
          <w:trHeight w:val="340"/>
          <w:trPrChange w:id="41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7230" w:type="dxa"/>
            <w:gridSpan w:val="9"/>
            <w:vAlign w:val="bottom"/>
            <w:tcPrChange w:id="42" w:author="David Döbele" w:date="2024-08-30T18:15:00Z" w16du:dateUtc="2024-08-30T16:15:00Z">
              <w:tcPr>
                <w:tcW w:w="7230" w:type="dxa"/>
                <w:gridSpan w:val="9"/>
                <w:vAlign w:val="bottom"/>
              </w:tcPr>
            </w:tcPrChange>
          </w:tcPr>
          <w:p w14:paraId="38F27285" w14:textId="50A5F2BF" w:rsidR="004334FC" w:rsidRPr="00BD25F3" w:rsidRDefault="005241DC" w:rsidP="00EE3BB2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innovent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consult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260" w:type="dxa"/>
            <w:gridSpan w:val="4"/>
            <w:vAlign w:val="bottom"/>
            <w:tcPrChange w:id="43" w:author="David Döbele" w:date="2024-08-30T18:15:00Z" w16du:dateUtc="2024-08-30T16:15:00Z">
              <w:tcPr>
                <w:tcW w:w="3260" w:type="dxa"/>
                <w:gridSpan w:val="4"/>
                <w:vAlign w:val="bottom"/>
              </w:tcPr>
            </w:tcPrChange>
          </w:tcPr>
          <w:p w14:paraId="4820196E" w14:textId="095E5751" w:rsidR="004334FC" w:rsidRPr="00BD25F3" w:rsidRDefault="005241DC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Münster</w:t>
            </w:r>
          </w:p>
        </w:tc>
      </w:tr>
      <w:tr w:rsidR="004334FC" w:rsidRPr="00BD25F3" w14:paraId="335D84E9" w14:textId="77777777" w:rsidTr="00802C05">
        <w:trPr>
          <w:trHeight w:val="20"/>
          <w:trPrChange w:id="44" w:author="David Döbele" w:date="2024-08-30T18:15:00Z" w16du:dateUtc="2024-08-30T16:15:00Z">
            <w:trPr>
              <w:trHeight w:val="20"/>
            </w:trPr>
          </w:trPrChange>
        </w:trPr>
        <w:tc>
          <w:tcPr>
            <w:tcW w:w="6663" w:type="dxa"/>
            <w:gridSpan w:val="6"/>
            <w:vAlign w:val="bottom"/>
            <w:tcPrChange w:id="45" w:author="David Döbele" w:date="2024-08-30T18:15:00Z" w16du:dateUtc="2024-08-30T16:15:00Z">
              <w:tcPr>
                <w:tcW w:w="6663" w:type="dxa"/>
                <w:gridSpan w:val="6"/>
                <w:vAlign w:val="bottom"/>
              </w:tcPr>
            </w:tcPrChange>
          </w:tcPr>
          <w:p w14:paraId="20B1570F" w14:textId="7B6895E3" w:rsidR="004334FC" w:rsidRPr="005E60FB" w:rsidRDefault="005241DC" w:rsidP="00EE3BB2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5E60FB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5E60FB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5E60FB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5E60FB">
              <w:rPr>
                <w:rFonts w:ascii="Optima" w:hAnsi="Optima"/>
                <w:sz w:val="18"/>
                <w:lang w:val="en-US"/>
              </w:rPr>
              <w:t xml:space="preserve"> Financial Services Consulting</w:t>
            </w:r>
          </w:p>
        </w:tc>
        <w:tc>
          <w:tcPr>
            <w:tcW w:w="3827" w:type="dxa"/>
            <w:gridSpan w:val="7"/>
            <w:vAlign w:val="bottom"/>
            <w:tcPrChange w:id="46" w:author="David Döbele" w:date="2024-08-30T18:15:00Z" w16du:dateUtc="2024-08-30T16:15:00Z">
              <w:tcPr>
                <w:tcW w:w="3827" w:type="dxa"/>
                <w:gridSpan w:val="7"/>
                <w:vAlign w:val="bottom"/>
              </w:tcPr>
            </w:tcPrChange>
          </w:tcPr>
          <w:p w14:paraId="0475B997" w14:textId="16A9FA60" w:rsidR="004334FC" w:rsidRPr="00BD25F3" w:rsidRDefault="004334FC" w:rsidP="00EE3BB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1</w:t>
            </w:r>
            <w:r w:rsidRPr="00BD25F3">
              <w:rPr>
                <w:rFonts w:ascii="Optima" w:hAnsi="Optima"/>
                <w:sz w:val="18"/>
                <w:lang w:val="en-US"/>
              </w:rPr>
              <w:t>/202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4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 – 03/202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4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 </w:t>
            </w:r>
          </w:p>
        </w:tc>
      </w:tr>
      <w:tr w:rsidR="00CA097B" w:rsidRPr="00BD25F3" w14:paraId="60F93FE2" w14:textId="77777777" w:rsidTr="00802C05">
        <w:trPr>
          <w:trHeight w:val="20"/>
          <w:trPrChange w:id="47" w:author="David Döbele" w:date="2024-08-30T18:15:00Z" w16du:dateUtc="2024-08-30T16:15:00Z">
            <w:trPr>
              <w:trHeight w:val="20"/>
            </w:trPr>
          </w:trPrChange>
        </w:trPr>
        <w:tc>
          <w:tcPr>
            <w:tcW w:w="10490" w:type="dxa"/>
            <w:gridSpan w:val="13"/>
            <w:vAlign w:val="bottom"/>
            <w:tcPrChange w:id="48" w:author="David Döbele" w:date="2024-08-30T18:15:00Z" w16du:dateUtc="2024-08-30T16:15:00Z">
              <w:tcPr>
                <w:tcW w:w="10490" w:type="dxa"/>
                <w:gridSpan w:val="13"/>
                <w:vAlign w:val="bottom"/>
              </w:tcPr>
            </w:tcPrChange>
          </w:tcPr>
          <w:p w14:paraId="75B6B8DD" w14:textId="5163804F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Durchführung von Preisberechnungen für verschiedene Personas im Depotpricing basierend auf Bank- und Wettbewerbsdaten</w:t>
            </w:r>
            <w:ins w:id="49" w:author="David Döbele" w:date="2024-08-30T18:14:00Z" w16du:dateUtc="2024-08-30T16:14:00Z">
              <w:r w:rsidR="00ED4C34">
                <w:rPr>
                  <w:rFonts w:ascii="Optima" w:hAnsi="Optima"/>
                  <w:i/>
                  <w:iCs/>
                  <w:sz w:val="18"/>
                </w:rPr>
                <w:t xml:space="preserve"> sowie Ableitung von daraus resultierenden Handlungsempfehlung</w:t>
              </w:r>
            </w:ins>
            <w:ins w:id="50" w:author="David Döbele" w:date="2024-08-30T18:15:00Z" w16du:dateUtc="2024-08-30T16:15:00Z">
              <w:r w:rsidR="00ED4C34">
                <w:rPr>
                  <w:rFonts w:ascii="Optima" w:hAnsi="Optima"/>
                  <w:i/>
                  <w:iCs/>
                  <w:sz w:val="18"/>
                </w:rPr>
                <w:t>en</w:t>
              </w:r>
            </w:ins>
          </w:p>
          <w:p w14:paraId="6D231126" w14:textId="77777777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Mitarbeit an der Überarbeitung von Bankereignissystemen durch Datenanalyse und Identifizierung von Optimierungspotenzialen</w:t>
            </w:r>
          </w:p>
          <w:p w14:paraId="645661F7" w14:textId="76BABB02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Erstellung von Workshop-Materialien zur Darstellung von Depotpricing-Analysen und Optimierungsvorschlägen für Bankprozesse</w:t>
            </w:r>
          </w:p>
        </w:tc>
      </w:tr>
      <w:tr w:rsidR="00A34F1A" w:rsidRPr="00BD25F3" w14:paraId="50AFEA03" w14:textId="77777777" w:rsidTr="00802C05">
        <w:trPr>
          <w:trHeight w:val="346"/>
          <w:trPrChange w:id="51" w:author="David Döbele" w:date="2024-08-30T18:15:00Z" w16du:dateUtc="2024-08-30T16:15:00Z">
            <w:trPr>
              <w:trHeight w:val="346"/>
            </w:trPr>
          </w:trPrChange>
        </w:trPr>
        <w:tc>
          <w:tcPr>
            <w:tcW w:w="6232" w:type="dxa"/>
            <w:gridSpan w:val="4"/>
            <w:vAlign w:val="bottom"/>
            <w:tcPrChange w:id="52" w:author="David Döbele" w:date="2024-08-30T18:15:00Z" w16du:dateUtc="2024-08-30T16:15:00Z">
              <w:tcPr>
                <w:tcW w:w="6232" w:type="dxa"/>
                <w:gridSpan w:val="4"/>
                <w:vAlign w:val="bottom"/>
              </w:tcPr>
            </w:tcPrChange>
          </w:tcPr>
          <w:p w14:paraId="42FB0D26" w14:textId="11F6F7DD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GB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Weidmüller GmbH &amp; Co. KG</w:t>
            </w:r>
          </w:p>
        </w:tc>
        <w:tc>
          <w:tcPr>
            <w:tcW w:w="4258" w:type="dxa"/>
            <w:gridSpan w:val="9"/>
            <w:vAlign w:val="bottom"/>
            <w:tcPrChange w:id="53" w:author="David Döbele" w:date="2024-08-30T18:15:00Z" w16du:dateUtc="2024-08-30T16:15:00Z">
              <w:tcPr>
                <w:tcW w:w="4258" w:type="dxa"/>
                <w:gridSpan w:val="9"/>
                <w:vAlign w:val="bottom"/>
              </w:tcPr>
            </w:tcPrChange>
          </w:tcPr>
          <w:p w14:paraId="11E31BD8" w14:textId="4A8F9B99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D25F3">
              <w:rPr>
                <w:rFonts w:ascii="Optima" w:hAnsi="Optima"/>
                <w:smallCaps/>
                <w:sz w:val="23"/>
                <w:szCs w:val="23"/>
              </w:rPr>
              <w:t>Detmold</w:t>
            </w:r>
          </w:p>
        </w:tc>
      </w:tr>
      <w:tr w:rsidR="00A34F1A" w:rsidRPr="00BD25F3" w14:paraId="48328CB9" w14:textId="77777777" w:rsidTr="00802C05">
        <w:trPr>
          <w:trHeight w:val="20"/>
          <w:trPrChange w:id="54" w:author="David Döbele" w:date="2024-08-30T18:15:00Z" w16du:dateUtc="2024-08-30T16:15:00Z">
            <w:trPr>
              <w:trHeight w:val="20"/>
            </w:trPr>
          </w:trPrChange>
        </w:trPr>
        <w:tc>
          <w:tcPr>
            <w:tcW w:w="7088" w:type="dxa"/>
            <w:gridSpan w:val="8"/>
            <w:vAlign w:val="bottom"/>
            <w:tcPrChange w:id="55" w:author="David Döbele" w:date="2024-08-30T18:15:00Z" w16du:dateUtc="2024-08-30T16:15:00Z">
              <w:tcPr>
                <w:tcW w:w="7088" w:type="dxa"/>
                <w:gridSpan w:val="8"/>
                <w:vAlign w:val="bottom"/>
              </w:tcPr>
            </w:tcPrChange>
          </w:tcPr>
          <w:p w14:paraId="74B74B41" w14:textId="02510CE9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</w:rPr>
              <w:t>Werkstudent im Business Support (Vertriebsinnendienst)</w:t>
            </w:r>
          </w:p>
        </w:tc>
        <w:tc>
          <w:tcPr>
            <w:tcW w:w="3402" w:type="dxa"/>
            <w:gridSpan w:val="5"/>
            <w:vAlign w:val="bottom"/>
            <w:tcPrChange w:id="56" w:author="David Döbele" w:date="2024-08-30T18:15:00Z" w16du:dateUtc="2024-08-30T16:15:00Z">
              <w:tcPr>
                <w:tcW w:w="3402" w:type="dxa"/>
                <w:gridSpan w:val="5"/>
                <w:vAlign w:val="bottom"/>
              </w:tcPr>
            </w:tcPrChange>
          </w:tcPr>
          <w:p w14:paraId="2CB21DEB" w14:textId="7A68EF54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05/2022 – 03/2023 </w:t>
            </w:r>
          </w:p>
        </w:tc>
      </w:tr>
      <w:tr w:rsidR="004334FC" w:rsidRPr="00BD25F3" w14:paraId="7C4155D6" w14:textId="77777777" w:rsidTr="00802C05">
        <w:trPr>
          <w:trHeight w:val="20"/>
          <w:trPrChange w:id="57" w:author="David Döbele" w:date="2024-08-30T18:15:00Z" w16du:dateUtc="2024-08-30T16:15:00Z">
            <w:trPr>
              <w:trHeight w:val="20"/>
            </w:trPr>
          </w:trPrChange>
        </w:trPr>
        <w:tc>
          <w:tcPr>
            <w:tcW w:w="10490" w:type="dxa"/>
            <w:gridSpan w:val="13"/>
            <w:vAlign w:val="bottom"/>
            <w:tcPrChange w:id="58" w:author="David Döbele" w:date="2024-08-30T18:15:00Z" w16du:dateUtc="2024-08-30T16:15:00Z">
              <w:tcPr>
                <w:tcW w:w="10490" w:type="dxa"/>
                <w:gridSpan w:val="13"/>
                <w:vAlign w:val="bottom"/>
              </w:tcPr>
            </w:tcPrChange>
          </w:tcPr>
          <w:p w14:paraId="5D2A1D57" w14:textId="764B0EA9" w:rsidR="00814623" w:rsidRPr="00BD25F3" w:rsidRDefault="00814623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Erfassung, Abwicklung und Nachbearbeitung von Kundenaufträgen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="00D25088">
              <w:rPr>
                <w:rFonts w:ascii="Optima" w:hAnsi="Optima"/>
                <w:sz w:val="18"/>
                <w:lang w:val="de-AT"/>
              </w:rPr>
              <w:t xml:space="preserve">Durchführung von </w:t>
            </w:r>
            <w:r w:rsidRPr="00BD25F3">
              <w:rPr>
                <w:rFonts w:ascii="Optima" w:hAnsi="Optima"/>
                <w:sz w:val="18"/>
                <w:lang w:val="de-AT"/>
              </w:rPr>
              <w:t>Gutschrift- und Reklamationsabwicklungen</w:t>
            </w:r>
          </w:p>
          <w:p w14:paraId="71D144E0" w14:textId="77777777" w:rsidR="004334FC" w:rsidRDefault="00814623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 xml:space="preserve">Koordination von Auslandsaufträgen und der </w:t>
            </w:r>
            <w:proofErr w:type="spellStart"/>
            <w:r w:rsidRPr="00BD25F3">
              <w:rPr>
                <w:rFonts w:ascii="Optima" w:hAnsi="Optima"/>
                <w:sz w:val="18"/>
                <w:lang w:val="de-AT"/>
              </w:rPr>
              <w:t>WebShop</w:t>
            </w:r>
            <w:proofErr w:type="spellEnd"/>
            <w:r w:rsidRPr="00BD25F3">
              <w:rPr>
                <w:rFonts w:ascii="Optima" w:hAnsi="Optima"/>
                <w:sz w:val="18"/>
                <w:lang w:val="de-AT"/>
              </w:rPr>
              <w:t>-User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Pr="00BD25F3">
              <w:rPr>
                <w:rFonts w:ascii="Optima" w:hAnsi="Optima"/>
                <w:sz w:val="18"/>
                <w:lang w:val="de-AT"/>
              </w:rPr>
              <w:t>Klärung von Forecast Vorgängen und Bedarfsanalysen</w:t>
            </w:r>
          </w:p>
          <w:p w14:paraId="3658805E" w14:textId="69B5DCDE" w:rsidR="00A77775" w:rsidRPr="00BD25F3" w:rsidRDefault="00A77775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Stammdatenpflege sowie Prüfung der Stammdaten und Einleitung von Klärung bei Abweichungen</w:t>
            </w:r>
          </w:p>
        </w:tc>
      </w:tr>
      <w:tr w:rsidR="00A34F1A" w:rsidRPr="00BD25F3" w14:paraId="0D4DF1FA" w14:textId="77777777" w:rsidTr="00802C05">
        <w:trPr>
          <w:trHeight w:val="340"/>
          <w:trPrChange w:id="59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7088" w:type="dxa"/>
            <w:gridSpan w:val="8"/>
            <w:vAlign w:val="bottom"/>
            <w:tcPrChange w:id="60" w:author="David Döbele" w:date="2024-08-30T18:15:00Z" w16du:dateUtc="2024-08-30T16:15:00Z">
              <w:tcPr>
                <w:tcW w:w="7088" w:type="dxa"/>
                <w:gridSpan w:val="8"/>
                <w:vAlign w:val="bottom"/>
              </w:tcPr>
            </w:tcPrChange>
          </w:tcPr>
          <w:p w14:paraId="52DCB940" w14:textId="26B25B90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Saint-Gobain 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Glassolutions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Augustdorf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GmbH </w:t>
            </w:r>
          </w:p>
        </w:tc>
        <w:tc>
          <w:tcPr>
            <w:tcW w:w="3402" w:type="dxa"/>
            <w:gridSpan w:val="5"/>
            <w:vAlign w:val="bottom"/>
            <w:tcPrChange w:id="61" w:author="David Döbele" w:date="2024-08-30T18:15:00Z" w16du:dateUtc="2024-08-30T16:15:00Z">
              <w:tcPr>
                <w:tcW w:w="3402" w:type="dxa"/>
                <w:gridSpan w:val="5"/>
                <w:vAlign w:val="bottom"/>
              </w:tcPr>
            </w:tcPrChange>
          </w:tcPr>
          <w:p w14:paraId="00F3353C" w14:textId="236F58E3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bCs/>
                <w:sz w:val="18"/>
              </w:rPr>
            </w:pPr>
            <w:r w:rsidRPr="00BD25F3">
              <w:rPr>
                <w:rFonts w:ascii="Optima" w:hAnsi="Optima"/>
                <w:iCs w:val="0"/>
                <w:smallCaps/>
                <w:sz w:val="23"/>
                <w:szCs w:val="23"/>
              </w:rPr>
              <w:t>Augustdorf</w:t>
            </w:r>
          </w:p>
        </w:tc>
      </w:tr>
      <w:tr w:rsidR="00A34F1A" w:rsidRPr="00BD25F3" w14:paraId="7A1EBBAB" w14:textId="77777777" w:rsidTr="00802C05">
        <w:trPr>
          <w:trHeight w:val="20"/>
          <w:trPrChange w:id="62" w:author="David Döbele" w:date="2024-08-30T18:15:00Z" w16du:dateUtc="2024-08-30T16:15:00Z">
            <w:trPr>
              <w:trHeight w:val="20"/>
            </w:trPr>
          </w:trPrChange>
        </w:trPr>
        <w:tc>
          <w:tcPr>
            <w:tcW w:w="6805" w:type="dxa"/>
            <w:gridSpan w:val="7"/>
            <w:vAlign w:val="bottom"/>
            <w:tcPrChange w:id="63" w:author="David Döbele" w:date="2024-08-30T18:15:00Z" w16du:dateUtc="2024-08-30T16:15:00Z">
              <w:tcPr>
                <w:tcW w:w="6805" w:type="dxa"/>
                <w:gridSpan w:val="7"/>
                <w:vAlign w:val="bottom"/>
              </w:tcPr>
            </w:tcPrChange>
          </w:tcPr>
          <w:p w14:paraId="06A0ABEE" w14:textId="01B1D170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</w:rPr>
              <w:t xml:space="preserve">Auszubildender zum Industriekaufmann (Abschlussnote: „gut“) </w:t>
            </w:r>
          </w:p>
        </w:tc>
        <w:tc>
          <w:tcPr>
            <w:tcW w:w="3685" w:type="dxa"/>
            <w:gridSpan w:val="6"/>
            <w:vAlign w:val="bottom"/>
            <w:tcPrChange w:id="64" w:author="David Döbele" w:date="2024-08-30T18:15:00Z" w16du:dateUtc="2024-08-30T16:15:00Z">
              <w:tcPr>
                <w:tcW w:w="3685" w:type="dxa"/>
                <w:gridSpan w:val="6"/>
                <w:vAlign w:val="bottom"/>
              </w:tcPr>
            </w:tcPrChange>
          </w:tcPr>
          <w:p w14:paraId="59E67B8D" w14:textId="1DBC686B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08/2018 – 06/2021 </w:t>
            </w:r>
          </w:p>
        </w:tc>
      </w:tr>
      <w:tr w:rsidR="004334FC" w:rsidRPr="00BD25F3" w14:paraId="414B4085" w14:textId="77777777" w:rsidTr="00802C05">
        <w:trPr>
          <w:trHeight w:val="397"/>
          <w:trPrChange w:id="65" w:author="David Döbele" w:date="2024-08-30T18:15:00Z" w16du:dateUtc="2024-08-30T16:15:00Z">
            <w:trPr>
              <w:trHeight w:val="397"/>
            </w:trPr>
          </w:trPrChange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  <w:tcPrChange w:id="66" w:author="David Döbele" w:date="2024-08-30T18:15:00Z" w16du:dateUtc="2024-08-30T16:15:00Z">
              <w:tcPr>
                <w:tcW w:w="10490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2266E609" w:rsidR="004334FC" w:rsidRPr="00BD25F3" w:rsidRDefault="004334FC" w:rsidP="00EE3BB2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BD25F3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BD25F3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4334FC" w:rsidRPr="00BD25F3" w14:paraId="4AF19DD1" w14:textId="77777777" w:rsidTr="00802C05">
        <w:trPr>
          <w:trHeight w:val="346"/>
          <w:trPrChange w:id="67" w:author="David Döbele" w:date="2024-08-30T18:15:00Z" w16du:dateUtc="2024-08-30T16:15:00Z">
            <w:trPr>
              <w:trHeight w:val="346"/>
            </w:trPr>
          </w:trPrChange>
        </w:trPr>
        <w:tc>
          <w:tcPr>
            <w:tcW w:w="6663" w:type="dxa"/>
            <w:gridSpan w:val="6"/>
            <w:vAlign w:val="bottom"/>
            <w:tcPrChange w:id="68" w:author="David Döbele" w:date="2024-08-30T18:15:00Z" w16du:dateUtc="2024-08-30T16:15:00Z">
              <w:tcPr>
                <w:tcW w:w="6663" w:type="dxa"/>
                <w:gridSpan w:val="6"/>
                <w:vAlign w:val="bottom"/>
              </w:tcPr>
            </w:tcPrChange>
          </w:tcPr>
          <w:p w14:paraId="7756FD9A" w14:textId="560A5A2E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StudenTop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827" w:type="dxa"/>
            <w:gridSpan w:val="7"/>
            <w:vAlign w:val="bottom"/>
            <w:tcPrChange w:id="69" w:author="David Döbele" w:date="2024-08-30T18:15:00Z" w16du:dateUtc="2024-08-30T16:15:00Z">
              <w:tcPr>
                <w:tcW w:w="3827" w:type="dxa"/>
                <w:gridSpan w:val="7"/>
                <w:vAlign w:val="bottom"/>
              </w:tcPr>
            </w:tcPrChange>
          </w:tcPr>
          <w:p w14:paraId="30626CB8" w14:textId="0476BC27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smallCaps/>
                <w:sz w:val="23"/>
                <w:szCs w:val="23"/>
              </w:rPr>
              <w:t>Osnabrück</w:t>
            </w:r>
          </w:p>
        </w:tc>
      </w:tr>
      <w:tr w:rsidR="004334FC" w:rsidRPr="00BD25F3" w14:paraId="56372BDE" w14:textId="77777777" w:rsidTr="00802C05">
        <w:trPr>
          <w:trHeight w:val="20"/>
          <w:trPrChange w:id="70" w:author="David Döbele" w:date="2024-08-30T18:15:00Z" w16du:dateUtc="2024-08-30T16:15:00Z">
            <w:trPr>
              <w:trHeight w:val="20"/>
            </w:trPr>
          </w:trPrChange>
        </w:trPr>
        <w:tc>
          <w:tcPr>
            <w:tcW w:w="8080" w:type="dxa"/>
            <w:gridSpan w:val="12"/>
            <w:vAlign w:val="bottom"/>
            <w:tcPrChange w:id="71" w:author="David Döbele" w:date="2024-08-30T18:15:00Z" w16du:dateUtc="2024-08-30T16:15:00Z">
              <w:tcPr>
                <w:tcW w:w="8080" w:type="dxa"/>
                <w:gridSpan w:val="12"/>
                <w:vAlign w:val="bottom"/>
              </w:tcPr>
            </w:tcPrChange>
          </w:tcPr>
          <w:p w14:paraId="3C87D247" w14:textId="03E2A085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Aktives Mitglied der studentischen Unternehmensberatung </w:t>
            </w:r>
          </w:p>
        </w:tc>
        <w:tc>
          <w:tcPr>
            <w:tcW w:w="2410" w:type="dxa"/>
            <w:vAlign w:val="bottom"/>
            <w:tcPrChange w:id="72" w:author="David Döbele" w:date="2024-08-30T18:15:00Z" w16du:dateUtc="2024-08-30T16:15:00Z">
              <w:tcPr>
                <w:tcW w:w="2410" w:type="dxa"/>
                <w:vAlign w:val="bottom"/>
              </w:tcPr>
            </w:tcPrChange>
          </w:tcPr>
          <w:p w14:paraId="288A2195" w14:textId="2A4616D2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09/2022 – </w:t>
            </w:r>
            <w:proofErr w:type="spellStart"/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4334FC" w:rsidRPr="00BD25F3" w14:paraId="7ECB507F" w14:textId="77777777" w:rsidTr="00802C05">
        <w:trPr>
          <w:trHeight w:val="20"/>
          <w:trPrChange w:id="73" w:author="David Döbele" w:date="2024-08-30T18:15:00Z" w16du:dateUtc="2024-08-30T16:15:00Z">
            <w:trPr>
              <w:trHeight w:val="20"/>
            </w:trPr>
          </w:trPrChange>
        </w:trPr>
        <w:tc>
          <w:tcPr>
            <w:tcW w:w="10490" w:type="dxa"/>
            <w:gridSpan w:val="13"/>
            <w:vAlign w:val="bottom"/>
            <w:tcPrChange w:id="74" w:author="David Döbele" w:date="2024-08-30T18:15:00Z" w16du:dateUtc="2024-08-30T16:15:00Z">
              <w:tcPr>
                <w:tcW w:w="10490" w:type="dxa"/>
                <w:gridSpan w:val="13"/>
                <w:vAlign w:val="bottom"/>
              </w:tcPr>
            </w:tcPrChange>
          </w:tcPr>
          <w:p w14:paraId="0CE49678" w14:textId="77777777" w:rsidR="00957E9A" w:rsidRPr="00957E9A" w:rsidRDefault="004334FC" w:rsidP="00EE3BB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 xml:space="preserve">Anwärterprojekt: </w:t>
            </w:r>
            <w:r w:rsidRPr="00BD25F3">
              <w:rPr>
                <w:rFonts w:ascii="Optima" w:hAnsi="Optima"/>
                <w:i/>
                <w:sz w:val="18"/>
              </w:rPr>
              <w:t>Optimierung der Website eines lokalen Vereins zur Steigerung des Traffics durc</w:t>
            </w:r>
            <w:r w:rsidR="00957E9A">
              <w:rPr>
                <w:rFonts w:ascii="Optima" w:hAnsi="Optima"/>
                <w:i/>
                <w:sz w:val="18"/>
              </w:rPr>
              <w:t>h</w:t>
            </w:r>
            <w:r w:rsidRPr="00BD25F3">
              <w:rPr>
                <w:rFonts w:ascii="Optima" w:hAnsi="Optima"/>
                <w:i/>
                <w:sz w:val="18"/>
              </w:rPr>
              <w:t xml:space="preserve"> Anwendung </w:t>
            </w:r>
          </w:p>
          <w:p w14:paraId="35323695" w14:textId="167E7894" w:rsidR="004334FC" w:rsidRPr="00BD25F3" w:rsidRDefault="004334FC" w:rsidP="00957E9A">
            <w:pPr>
              <w:pStyle w:val="Beschreibung"/>
              <w:ind w:left="720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</w:rPr>
              <w:t>von SEO-Techniken und Verbesserung der Nutzererfahrung</w:t>
            </w:r>
          </w:p>
          <w:p w14:paraId="2CC438FF" w14:textId="6C5E0BB7" w:rsidR="004334FC" w:rsidRPr="00D221EF" w:rsidRDefault="004334FC" w:rsidP="00D221E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Aufgabendelegation und Verteilung von Aufgabenpaketen an Teammitglieder des Projekts</w:t>
            </w:r>
          </w:p>
        </w:tc>
      </w:tr>
      <w:tr w:rsidR="004334FC" w:rsidRPr="00BD25F3" w14:paraId="3364698F" w14:textId="77777777" w:rsidTr="00802C05">
        <w:trPr>
          <w:trHeight w:val="340"/>
          <w:trPrChange w:id="75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6663" w:type="dxa"/>
            <w:gridSpan w:val="6"/>
            <w:vAlign w:val="bottom"/>
            <w:tcPrChange w:id="76" w:author="David Döbele" w:date="2024-08-30T18:15:00Z" w16du:dateUtc="2024-08-30T16:15:00Z">
              <w:tcPr>
                <w:tcW w:w="6663" w:type="dxa"/>
                <w:gridSpan w:val="6"/>
                <w:vAlign w:val="bottom"/>
              </w:tcPr>
            </w:tcPrChange>
          </w:tcPr>
          <w:p w14:paraId="1490C91D" w14:textId="783E2855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lang w:val="de-AT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Mandolinen-Orchester-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Pivitsheide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827" w:type="dxa"/>
            <w:gridSpan w:val="7"/>
            <w:vAlign w:val="bottom"/>
            <w:tcPrChange w:id="77" w:author="David Döbele" w:date="2024-08-30T18:15:00Z" w16du:dateUtc="2024-08-30T16:15:00Z">
              <w:tcPr>
                <w:tcW w:w="3827" w:type="dxa"/>
                <w:gridSpan w:val="7"/>
                <w:vAlign w:val="bottom"/>
              </w:tcPr>
            </w:tcPrChange>
          </w:tcPr>
          <w:p w14:paraId="235C9F9F" w14:textId="2F3BB275" w:rsidR="004334FC" w:rsidRPr="00BD25F3" w:rsidRDefault="004334FC" w:rsidP="00EE3BB2">
            <w:pPr>
              <w:pStyle w:val="Beschreibung"/>
              <w:ind w:left="720"/>
              <w:jc w:val="right"/>
              <w:rPr>
                <w:rFonts w:ascii="Optima" w:hAnsi="Optima"/>
                <w:i/>
                <w:iCs/>
                <w:smallCaps/>
                <w:sz w:val="23"/>
                <w:szCs w:val="23"/>
              </w:rPr>
            </w:pPr>
            <w:proofErr w:type="spellStart"/>
            <w:r w:rsidRPr="00BD25F3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Pivitsheide</w:t>
            </w:r>
            <w:proofErr w:type="spellEnd"/>
          </w:p>
        </w:tc>
      </w:tr>
      <w:tr w:rsidR="004334FC" w:rsidRPr="00BD25F3" w14:paraId="20044B8D" w14:textId="77777777" w:rsidTr="00802C05">
        <w:trPr>
          <w:trHeight w:val="20"/>
          <w:trPrChange w:id="78" w:author="David Döbele" w:date="2024-08-30T18:15:00Z" w16du:dateUtc="2024-08-30T16:15:00Z">
            <w:trPr>
              <w:trHeight w:val="20"/>
            </w:trPr>
          </w:trPrChange>
        </w:trPr>
        <w:tc>
          <w:tcPr>
            <w:tcW w:w="7655" w:type="dxa"/>
            <w:gridSpan w:val="11"/>
            <w:vAlign w:val="bottom"/>
            <w:tcPrChange w:id="79" w:author="David Döbele" w:date="2024-08-30T18:15:00Z" w16du:dateUtc="2024-08-30T16:15:00Z">
              <w:tcPr>
                <w:tcW w:w="7655" w:type="dxa"/>
                <w:gridSpan w:val="11"/>
                <w:vAlign w:val="bottom"/>
              </w:tcPr>
            </w:tcPrChange>
          </w:tcPr>
          <w:p w14:paraId="20368A08" w14:textId="43692B85" w:rsidR="004334FC" w:rsidRPr="00BD25F3" w:rsidRDefault="004334FC" w:rsidP="00EE3BB2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Aktives Mitglied in einem lokalen Verein</w:t>
            </w:r>
          </w:p>
        </w:tc>
        <w:tc>
          <w:tcPr>
            <w:tcW w:w="2835" w:type="dxa"/>
            <w:gridSpan w:val="2"/>
            <w:vAlign w:val="bottom"/>
            <w:tcPrChange w:id="80" w:author="David Döbele" w:date="2024-08-30T18:15:00Z" w16du:dateUtc="2024-08-30T16:15:00Z">
              <w:tcPr>
                <w:tcW w:w="2835" w:type="dxa"/>
                <w:gridSpan w:val="2"/>
                <w:vAlign w:val="bottom"/>
              </w:tcPr>
            </w:tcPrChange>
          </w:tcPr>
          <w:p w14:paraId="5DDDC610" w14:textId="5AFD05D2" w:rsidR="004334FC" w:rsidRPr="00BD25F3" w:rsidRDefault="004334FC" w:rsidP="00EE3BB2">
            <w:pPr>
              <w:pStyle w:val="Beschreibung"/>
              <w:jc w:val="right"/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 xml:space="preserve">08/2019 – </w:t>
            </w:r>
            <w:proofErr w:type="spellStart"/>
            <w:r w:rsidRPr="00BD25F3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4334FC" w:rsidRPr="00BD25F3" w14:paraId="528298C4" w14:textId="77777777" w:rsidTr="00802C05">
        <w:trPr>
          <w:trHeight w:val="20"/>
          <w:trPrChange w:id="81" w:author="David Döbele" w:date="2024-08-30T18:15:00Z" w16du:dateUtc="2024-08-30T16:15:00Z">
            <w:trPr>
              <w:trHeight w:val="20"/>
            </w:trPr>
          </w:trPrChange>
        </w:trPr>
        <w:tc>
          <w:tcPr>
            <w:tcW w:w="10490" w:type="dxa"/>
            <w:gridSpan w:val="13"/>
            <w:vAlign w:val="bottom"/>
            <w:tcPrChange w:id="82" w:author="David Döbele" w:date="2024-08-30T18:15:00Z" w16du:dateUtc="2024-08-30T16:15:00Z">
              <w:tcPr>
                <w:tcW w:w="10490" w:type="dxa"/>
                <w:gridSpan w:val="13"/>
                <w:vAlign w:val="bottom"/>
              </w:tcPr>
            </w:tcPrChange>
          </w:tcPr>
          <w:p w14:paraId="4B8249FB" w14:textId="0A5CEDD8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Aktive Beteiligung an der Organisation von Veranstaltungen</w:t>
            </w:r>
            <w:r w:rsidR="00BD25F3">
              <w:rPr>
                <w:rFonts w:ascii="Optima" w:hAnsi="Optima"/>
                <w:i/>
                <w:sz w:val="18"/>
                <w:lang w:val="de-AT"/>
              </w:rPr>
              <w:t>,</w:t>
            </w:r>
            <w:r w:rsidRPr="00BD25F3">
              <w:rPr>
                <w:rFonts w:ascii="Optima" w:hAnsi="Optima"/>
                <w:i/>
                <w:sz w:val="18"/>
                <w:lang w:val="de-AT"/>
              </w:rPr>
              <w:t xml:space="preserve"> wie Sommerfeste und Weihnachtsmärkte</w:t>
            </w:r>
          </w:p>
          <w:p w14:paraId="4128BA5F" w14:textId="4DAA7463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Unterstützung bei der Gästebetreuung und Organisation von Spendenaktionen für bedürftige Menschen der Gemeinde</w:t>
            </w:r>
          </w:p>
        </w:tc>
      </w:tr>
      <w:tr w:rsidR="004334FC" w:rsidRPr="00BD25F3" w14:paraId="560B981A" w14:textId="77777777" w:rsidTr="00802C05">
        <w:trPr>
          <w:trHeight w:val="340"/>
          <w:trPrChange w:id="83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6805" w:type="dxa"/>
            <w:gridSpan w:val="7"/>
            <w:vAlign w:val="bottom"/>
            <w:tcPrChange w:id="84" w:author="David Döbele" w:date="2024-08-30T18:15:00Z" w16du:dateUtc="2024-08-30T16:15:00Z">
              <w:tcPr>
                <w:tcW w:w="6805" w:type="dxa"/>
                <w:gridSpan w:val="7"/>
                <w:vAlign w:val="bottom"/>
              </w:tcPr>
            </w:tcPrChange>
          </w:tcPr>
          <w:p w14:paraId="19D0890F" w14:textId="5B197AA1" w:rsidR="004334FC" w:rsidRPr="00BD25F3" w:rsidRDefault="004334FC" w:rsidP="00EE3BB2">
            <w:pPr>
              <w:pStyle w:val="Beschreibung"/>
              <w:rPr>
                <w:rFonts w:ascii="Optima" w:hAnsi="Optima"/>
                <w:b/>
                <w:bCs/>
                <w:sz w:val="23"/>
                <w:szCs w:val="23"/>
                <w:lang w:val="de-AT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PricewaterhouseCoopers GmbH</w:t>
            </w:r>
          </w:p>
        </w:tc>
        <w:tc>
          <w:tcPr>
            <w:tcW w:w="3685" w:type="dxa"/>
            <w:gridSpan w:val="6"/>
            <w:vAlign w:val="bottom"/>
            <w:tcPrChange w:id="85" w:author="David Döbele" w:date="2024-08-30T18:15:00Z" w16du:dateUtc="2024-08-30T16:15:00Z">
              <w:tcPr>
                <w:tcW w:w="3685" w:type="dxa"/>
                <w:gridSpan w:val="6"/>
                <w:vAlign w:val="bottom"/>
              </w:tcPr>
            </w:tcPrChange>
          </w:tcPr>
          <w:p w14:paraId="66D0098F" w14:textId="01F1C437" w:rsidR="004334FC" w:rsidRPr="00BD25F3" w:rsidRDefault="004334FC" w:rsidP="00EE3BB2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Frankfurt am Main</w:t>
            </w:r>
          </w:p>
        </w:tc>
      </w:tr>
      <w:tr w:rsidR="004334FC" w:rsidRPr="00BD25F3" w14:paraId="7E51DB14" w14:textId="77777777" w:rsidTr="00802C05">
        <w:trPr>
          <w:trHeight w:val="20"/>
          <w:trPrChange w:id="86" w:author="David Döbele" w:date="2024-08-30T18:15:00Z" w16du:dateUtc="2024-08-30T16:15:00Z">
            <w:trPr>
              <w:trHeight w:val="20"/>
            </w:trPr>
          </w:trPrChange>
        </w:trPr>
        <w:tc>
          <w:tcPr>
            <w:tcW w:w="7655" w:type="dxa"/>
            <w:gridSpan w:val="11"/>
            <w:vAlign w:val="bottom"/>
            <w:tcPrChange w:id="87" w:author="David Döbele" w:date="2024-08-30T18:15:00Z" w16du:dateUtc="2024-08-30T16:15:00Z">
              <w:tcPr>
                <w:tcW w:w="7655" w:type="dxa"/>
                <w:gridSpan w:val="11"/>
                <w:vAlign w:val="bottom"/>
              </w:tcPr>
            </w:tcPrChange>
          </w:tcPr>
          <w:p w14:paraId="117AE9EF" w14:textId="039E4B28" w:rsidR="004334FC" w:rsidRPr="00BD25F3" w:rsidRDefault="004334FC" w:rsidP="00EE3BB2">
            <w:pPr>
              <w:pStyle w:val="Beschreibung"/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GB"/>
              </w:rPr>
              <w:t xml:space="preserve">Sieger der PwC Business-Case-Challenge </w:t>
            </w:r>
            <w:proofErr w:type="spellStart"/>
            <w:r w:rsidRPr="00BD25F3">
              <w:rPr>
                <w:rFonts w:ascii="Optima" w:hAnsi="Optima"/>
                <w:sz w:val="18"/>
                <w:lang w:val="en-GB"/>
              </w:rPr>
              <w:t>sowie</w:t>
            </w:r>
            <w:proofErr w:type="spellEnd"/>
            <w:r w:rsidRPr="00BD25F3">
              <w:rPr>
                <w:rFonts w:ascii="Optima" w:hAnsi="Optima"/>
                <w:sz w:val="18"/>
                <w:lang w:val="en-GB"/>
              </w:rPr>
              <w:t xml:space="preserve"> der Gaming Masters Season IV “United”</w:t>
            </w:r>
          </w:p>
        </w:tc>
        <w:tc>
          <w:tcPr>
            <w:tcW w:w="2835" w:type="dxa"/>
            <w:gridSpan w:val="2"/>
            <w:vAlign w:val="bottom"/>
            <w:tcPrChange w:id="88" w:author="David Döbele" w:date="2024-08-30T18:15:00Z" w16du:dateUtc="2024-08-30T16:15:00Z">
              <w:tcPr>
                <w:tcW w:w="2835" w:type="dxa"/>
                <w:gridSpan w:val="2"/>
                <w:vAlign w:val="bottom"/>
              </w:tcPr>
            </w:tcPrChange>
          </w:tcPr>
          <w:p w14:paraId="336D2C86" w14:textId="2440F4D6" w:rsidR="004334FC" w:rsidRPr="00BD25F3" w:rsidRDefault="004334FC" w:rsidP="00EE3BB2">
            <w:pPr>
              <w:pStyle w:val="Beschreibung"/>
              <w:ind w:left="720"/>
              <w:jc w:val="right"/>
              <w:rPr>
                <w:rFonts w:ascii="Optima" w:hAnsi="Optima"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09/2022 – 10/2022</w:t>
            </w:r>
          </w:p>
        </w:tc>
      </w:tr>
      <w:tr w:rsidR="004334FC" w:rsidRPr="00BD25F3" w14:paraId="482569A2" w14:textId="77777777" w:rsidTr="00802C05">
        <w:trPr>
          <w:trHeight w:val="397"/>
          <w:trPrChange w:id="89" w:author="David Döbele" w:date="2024-08-30T18:15:00Z" w16du:dateUtc="2024-08-30T16:15:00Z">
            <w:trPr>
              <w:trHeight w:val="397"/>
            </w:trPr>
          </w:trPrChange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  <w:tcPrChange w:id="90" w:author="David Döbele" w:date="2024-08-30T18:15:00Z" w16du:dateUtc="2024-08-30T16:15:00Z">
              <w:tcPr>
                <w:tcW w:w="10490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8D7F049" w:rsidR="004334FC" w:rsidRPr="00BD25F3" w:rsidRDefault="004334FC" w:rsidP="00EE3BB2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D25F3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66ABA" w:rsidRPr="00BD25F3" w14:paraId="2B257790" w14:textId="77777777" w:rsidTr="00802C05">
        <w:trPr>
          <w:trHeight w:val="340"/>
          <w:trPrChange w:id="91" w:author="David Döbele" w:date="2024-08-30T18:15:00Z" w16du:dateUtc="2024-08-30T16:15:00Z">
            <w:trPr>
              <w:trHeight w:val="46"/>
            </w:trPr>
          </w:trPrChange>
        </w:trPr>
        <w:tc>
          <w:tcPr>
            <w:tcW w:w="1135" w:type="dxa"/>
            <w:tcBorders>
              <w:top w:val="single" w:sz="4" w:space="0" w:color="auto"/>
            </w:tcBorders>
            <w:vAlign w:val="bottom"/>
            <w:tcPrChange w:id="92" w:author="David Döbele" w:date="2024-08-30T18:15:00Z" w16du:dateUtc="2024-08-30T16:15:00Z">
              <w:tcPr>
                <w:tcW w:w="113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8AD619B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Sprachen:</w:t>
            </w:r>
            <w:del w:id="93" w:author="David Döbele" w:date="2024-08-30T18:15:00Z" w16du:dateUtc="2024-08-30T16:15:00Z">
              <w:r w:rsidDel="00802C05">
                <w:rPr>
                  <w:rFonts w:ascii="Optima" w:hAnsi="Optima"/>
                  <w:sz w:val="18"/>
                </w:rPr>
                <w:br/>
              </w:r>
            </w:del>
          </w:p>
        </w:tc>
        <w:tc>
          <w:tcPr>
            <w:tcW w:w="9355" w:type="dxa"/>
            <w:gridSpan w:val="12"/>
            <w:tcBorders>
              <w:top w:val="single" w:sz="4" w:space="0" w:color="auto"/>
            </w:tcBorders>
            <w:vAlign w:val="bottom"/>
            <w:tcPrChange w:id="94" w:author="David Döbele" w:date="2024-08-30T18:15:00Z" w16du:dateUtc="2024-08-30T16:15:00Z">
              <w:tcPr>
                <w:tcW w:w="9355" w:type="dxa"/>
                <w:gridSpan w:val="1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2DC1DF6F" w:rsidR="00C66ABA" w:rsidRPr="00BD25F3" w:rsidRDefault="00C66ABA" w:rsidP="00C66ABA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Französisch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gute Kenntniss</w:t>
            </w:r>
            <w:r w:rsidR="002D36E8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e)</w:t>
            </w:r>
          </w:p>
        </w:tc>
      </w:tr>
      <w:tr w:rsidR="00C66ABA" w:rsidRPr="00BD25F3" w14:paraId="45706C3F" w14:textId="77777777" w:rsidTr="00802C05">
        <w:trPr>
          <w:trHeight w:val="340"/>
          <w:trPrChange w:id="95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1135" w:type="dxa"/>
            <w:vAlign w:val="bottom"/>
            <w:tcPrChange w:id="96" w:author="David Döbele" w:date="2024-08-30T18:15:00Z" w16du:dateUtc="2024-08-30T16:15:00Z">
              <w:tcPr>
                <w:tcW w:w="1135" w:type="dxa"/>
                <w:vAlign w:val="bottom"/>
              </w:tcPr>
            </w:tcPrChange>
          </w:tcPr>
          <w:p w14:paraId="57688BDA" w14:textId="25C8D9D6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9355" w:type="dxa"/>
            <w:gridSpan w:val="12"/>
            <w:vAlign w:val="bottom"/>
            <w:tcPrChange w:id="97" w:author="David Döbele" w:date="2024-08-30T18:15:00Z" w16du:dateUtc="2024-08-30T16:15:00Z">
              <w:tcPr>
                <w:tcW w:w="9355" w:type="dxa"/>
                <w:gridSpan w:val="12"/>
                <w:vAlign w:val="bottom"/>
              </w:tcPr>
            </w:tcPrChange>
          </w:tcPr>
          <w:p w14:paraId="60CA2168" w14:textId="6D1300D2" w:rsidR="00C66ABA" w:rsidRPr="00BD25F3" w:rsidRDefault="00C66ABA" w:rsidP="00C66ABA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SAP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CRM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Tableau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C66ABA" w:rsidRPr="00BD25F3" w14:paraId="70CB01B0" w14:textId="77777777" w:rsidTr="00802C05">
        <w:trPr>
          <w:trHeight w:val="340"/>
          <w:trPrChange w:id="98" w:author="David Döbele" w:date="2024-08-30T18:15:00Z" w16du:dateUtc="2024-08-30T16:15:00Z">
            <w:trPr>
              <w:trHeight w:val="340"/>
            </w:trPr>
          </w:trPrChange>
        </w:trPr>
        <w:tc>
          <w:tcPr>
            <w:tcW w:w="1135" w:type="dxa"/>
            <w:vAlign w:val="bottom"/>
            <w:tcPrChange w:id="99" w:author="David Döbele" w:date="2024-08-30T18:15:00Z" w16du:dateUtc="2024-08-30T16:15:00Z">
              <w:tcPr>
                <w:tcW w:w="1135" w:type="dxa"/>
                <w:vAlign w:val="bottom"/>
              </w:tcPr>
            </w:tcPrChange>
          </w:tcPr>
          <w:p w14:paraId="04F58216" w14:textId="7A37C78A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9355" w:type="dxa"/>
            <w:gridSpan w:val="12"/>
            <w:vAlign w:val="bottom"/>
            <w:tcPrChange w:id="100" w:author="David Döbele" w:date="2024-08-30T18:15:00Z" w16du:dateUtc="2024-08-30T16:15:00Z">
              <w:tcPr>
                <w:tcW w:w="9355" w:type="dxa"/>
                <w:gridSpan w:val="12"/>
                <w:vAlign w:val="bottom"/>
              </w:tcPr>
            </w:tcPrChange>
          </w:tcPr>
          <w:p w14:paraId="598C2742" w14:textId="64F71895" w:rsidR="00C66ABA" w:rsidRPr="00BD25F3" w:rsidRDefault="00C66ABA" w:rsidP="00C66ABA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>Kraft- und Mannschaftssport (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Fitness, Golf, Volleyball),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Bücher und Podcasts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(Finanzen, Persönlichkeitsentwicklung)</w:t>
            </w:r>
          </w:p>
        </w:tc>
      </w:tr>
      <w:tr w:rsidR="00C66ABA" w:rsidRPr="00BD25F3" w14:paraId="071AB173" w14:textId="77777777" w:rsidTr="00802C05">
        <w:trPr>
          <w:trHeight w:val="680"/>
          <w:trPrChange w:id="101" w:author="David Döbele" w:date="2024-08-30T18:15:00Z" w16du:dateUtc="2024-08-30T16:15:00Z">
            <w:trPr>
              <w:trHeight w:val="680"/>
            </w:trPr>
          </w:trPrChange>
        </w:trPr>
        <w:tc>
          <w:tcPr>
            <w:tcW w:w="2694" w:type="dxa"/>
            <w:gridSpan w:val="2"/>
            <w:vAlign w:val="bottom"/>
            <w:tcPrChange w:id="102" w:author="David Döbele" w:date="2024-08-30T18:15:00Z" w16du:dateUtc="2024-08-30T16:15:00Z">
              <w:tcPr>
                <w:tcW w:w="2694" w:type="dxa"/>
                <w:gridSpan w:val="2"/>
                <w:vAlign w:val="bottom"/>
              </w:tcPr>
            </w:tcPrChange>
          </w:tcPr>
          <w:p w14:paraId="7F5B912B" w14:textId="42848B71" w:rsidR="008F5495" w:rsidRDefault="008F5495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noProof/>
              </w:rPr>
              <w:drawing>
                <wp:anchor distT="0" distB="0" distL="114300" distR="114300" simplePos="0" relativeHeight="251662336" behindDoc="0" locked="0" layoutInCell="1" allowOverlap="1" wp14:anchorId="71B740AB" wp14:editId="2BA8E5D0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57150</wp:posOffset>
                  </wp:positionV>
                  <wp:extent cx="541655" cy="354965"/>
                  <wp:effectExtent l="0" t="0" r="4445" b="635"/>
                  <wp:wrapNone/>
                  <wp:docPr id="1" name="image1.jpg" descr="Ein Bild, das Text enthält.&#10;&#10;Automatisch generierte Beschreibu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 descr="Ein Bild, das Tex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33" t="11753" r="43442" b="10370"/>
                          <a:stretch/>
                        </pic:blipFill>
                        <pic:spPr bwMode="auto">
                          <a:xfrm>
                            <a:off x="0" y="0"/>
                            <a:ext cx="541655" cy="354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B4C23A" w14:textId="77777777" w:rsidR="008F5495" w:rsidRDefault="008F5495" w:rsidP="00C66ABA">
            <w:pPr>
              <w:rPr>
                <w:rFonts w:ascii="Optima" w:hAnsi="Optima"/>
                <w:sz w:val="18"/>
              </w:rPr>
            </w:pPr>
          </w:p>
          <w:p w14:paraId="37ED9995" w14:textId="18E5CA09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</w:p>
          <w:p w14:paraId="406B03AC" w14:textId="3D856645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 xml:space="preserve">Osnabrück, </w:t>
            </w:r>
            <w:r w:rsidR="00F93B3C">
              <w:rPr>
                <w:rFonts w:ascii="Optima" w:hAnsi="Optima"/>
                <w:sz w:val="18"/>
              </w:rPr>
              <w:t>xx</w:t>
            </w:r>
            <w:r w:rsidRPr="00BD25F3">
              <w:rPr>
                <w:rFonts w:ascii="Optima" w:hAnsi="Optima"/>
                <w:sz w:val="18"/>
              </w:rPr>
              <w:t>.</w:t>
            </w:r>
            <w:r w:rsidR="00F93B3C">
              <w:rPr>
                <w:rFonts w:ascii="Optima" w:hAnsi="Optima"/>
                <w:sz w:val="18"/>
              </w:rPr>
              <w:t>xx</w:t>
            </w:r>
            <w:r w:rsidRPr="00BD25F3">
              <w:rPr>
                <w:rFonts w:ascii="Optima" w:hAnsi="Optima"/>
                <w:sz w:val="18"/>
              </w:rPr>
              <w:t>.2024</w:t>
            </w:r>
          </w:p>
        </w:tc>
        <w:tc>
          <w:tcPr>
            <w:tcW w:w="7796" w:type="dxa"/>
            <w:gridSpan w:val="11"/>
            <w:vAlign w:val="bottom"/>
            <w:tcPrChange w:id="103" w:author="David Döbele" w:date="2024-08-30T18:15:00Z" w16du:dateUtc="2024-08-30T16:15:00Z">
              <w:tcPr>
                <w:tcW w:w="7796" w:type="dxa"/>
                <w:gridSpan w:val="11"/>
                <w:vAlign w:val="bottom"/>
              </w:tcPr>
            </w:tcPrChange>
          </w:tcPr>
          <w:p w14:paraId="6478BDEA" w14:textId="60CE9FD1" w:rsidR="00C66ABA" w:rsidRPr="00BD25F3" w:rsidRDefault="00C66ABA" w:rsidP="00C66ABA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2D3B1569" w:rsidR="00723643" w:rsidRPr="0074111D" w:rsidRDefault="00723643">
      <w:pPr>
        <w:rPr>
          <w:sz w:val="18"/>
        </w:rPr>
      </w:pPr>
    </w:p>
    <w:sectPr w:rsidR="00723643" w:rsidRPr="0074111D" w:rsidSect="001A7326">
      <w:footerReference w:type="even" r:id="rId9"/>
      <w:pgSz w:w="11906" w:h="16838"/>
      <w:pgMar w:top="567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25C657" w14:textId="77777777" w:rsidR="00684A96" w:rsidRDefault="00684A96" w:rsidP="00BE053D">
      <w:pPr>
        <w:spacing w:after="0" w:line="240" w:lineRule="auto"/>
      </w:pPr>
      <w:r>
        <w:separator/>
      </w:r>
    </w:p>
  </w:endnote>
  <w:endnote w:type="continuationSeparator" w:id="0">
    <w:p w14:paraId="30A553C2" w14:textId="77777777" w:rsidR="00684A96" w:rsidRDefault="00684A9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8358B" w14:textId="77777777" w:rsidR="00684A96" w:rsidRDefault="00684A96" w:rsidP="00BE053D">
      <w:pPr>
        <w:spacing w:after="0" w:line="240" w:lineRule="auto"/>
      </w:pPr>
      <w:r>
        <w:separator/>
      </w:r>
    </w:p>
  </w:footnote>
  <w:footnote w:type="continuationSeparator" w:id="0">
    <w:p w14:paraId="6B002660" w14:textId="77777777" w:rsidR="00684A96" w:rsidRDefault="00684A9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EB442C"/>
    <w:multiLevelType w:val="hybridMultilevel"/>
    <w:tmpl w:val="2682B9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1E7C04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B5704C"/>
    <w:multiLevelType w:val="hybridMultilevel"/>
    <w:tmpl w:val="BD8C15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2852">
    <w:abstractNumId w:val="15"/>
  </w:num>
  <w:num w:numId="2" w16cid:durableId="587544425">
    <w:abstractNumId w:val="18"/>
  </w:num>
  <w:num w:numId="3" w16cid:durableId="1641881938">
    <w:abstractNumId w:val="20"/>
  </w:num>
  <w:num w:numId="4" w16cid:durableId="1151216152">
    <w:abstractNumId w:val="0"/>
  </w:num>
  <w:num w:numId="5" w16cid:durableId="1556358288">
    <w:abstractNumId w:val="1"/>
  </w:num>
  <w:num w:numId="6" w16cid:durableId="1287540933">
    <w:abstractNumId w:val="2"/>
  </w:num>
  <w:num w:numId="7" w16cid:durableId="279186222">
    <w:abstractNumId w:val="14"/>
  </w:num>
  <w:num w:numId="8" w16cid:durableId="589772401">
    <w:abstractNumId w:val="23"/>
  </w:num>
  <w:num w:numId="9" w16cid:durableId="378674170">
    <w:abstractNumId w:val="13"/>
  </w:num>
  <w:num w:numId="10" w16cid:durableId="2029672896">
    <w:abstractNumId w:val="24"/>
  </w:num>
  <w:num w:numId="11" w16cid:durableId="38483151">
    <w:abstractNumId w:val="6"/>
  </w:num>
  <w:num w:numId="12" w16cid:durableId="405999455">
    <w:abstractNumId w:val="7"/>
  </w:num>
  <w:num w:numId="13" w16cid:durableId="1006906532">
    <w:abstractNumId w:val="9"/>
  </w:num>
  <w:num w:numId="14" w16cid:durableId="330958498">
    <w:abstractNumId w:val="10"/>
  </w:num>
  <w:num w:numId="15" w16cid:durableId="51389758">
    <w:abstractNumId w:val="22"/>
  </w:num>
  <w:num w:numId="16" w16cid:durableId="1125193481">
    <w:abstractNumId w:val="5"/>
  </w:num>
  <w:num w:numId="17" w16cid:durableId="1526091040">
    <w:abstractNumId w:val="17"/>
  </w:num>
  <w:num w:numId="18" w16cid:durableId="644316753">
    <w:abstractNumId w:val="4"/>
  </w:num>
  <w:num w:numId="19" w16cid:durableId="835724954">
    <w:abstractNumId w:val="19"/>
  </w:num>
  <w:num w:numId="20" w16cid:durableId="2085452321">
    <w:abstractNumId w:val="11"/>
  </w:num>
  <w:num w:numId="21" w16cid:durableId="1594361436">
    <w:abstractNumId w:val="12"/>
  </w:num>
  <w:num w:numId="22" w16cid:durableId="1589734609">
    <w:abstractNumId w:val="16"/>
  </w:num>
  <w:num w:numId="23" w16cid:durableId="1894148728">
    <w:abstractNumId w:val="8"/>
  </w:num>
  <w:num w:numId="24" w16cid:durableId="826899525">
    <w:abstractNumId w:val="21"/>
  </w:num>
  <w:num w:numId="25" w16cid:durableId="1126581135">
    <w:abstractNumId w:val="3"/>
  </w:num>
  <w:num w:numId="26" w16cid:durableId="173423842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052"/>
    <w:rsid w:val="00044846"/>
    <w:rsid w:val="00051358"/>
    <w:rsid w:val="00053321"/>
    <w:rsid w:val="00055F79"/>
    <w:rsid w:val="00056D8A"/>
    <w:rsid w:val="00061D33"/>
    <w:rsid w:val="00064643"/>
    <w:rsid w:val="00073D14"/>
    <w:rsid w:val="00087747"/>
    <w:rsid w:val="000A1FDA"/>
    <w:rsid w:val="000B63E2"/>
    <w:rsid w:val="000B6548"/>
    <w:rsid w:val="000D4A0D"/>
    <w:rsid w:val="000D671A"/>
    <w:rsid w:val="000D7E97"/>
    <w:rsid w:val="000E1683"/>
    <w:rsid w:val="000F066A"/>
    <w:rsid w:val="00103EC5"/>
    <w:rsid w:val="001164D0"/>
    <w:rsid w:val="00116C6E"/>
    <w:rsid w:val="00125CA6"/>
    <w:rsid w:val="00135429"/>
    <w:rsid w:val="001361FE"/>
    <w:rsid w:val="00150C86"/>
    <w:rsid w:val="00156FC9"/>
    <w:rsid w:val="00162A5A"/>
    <w:rsid w:val="00167D71"/>
    <w:rsid w:val="00172867"/>
    <w:rsid w:val="00175B6D"/>
    <w:rsid w:val="00181F3C"/>
    <w:rsid w:val="001826B8"/>
    <w:rsid w:val="0018739E"/>
    <w:rsid w:val="001901ED"/>
    <w:rsid w:val="0019483A"/>
    <w:rsid w:val="001A46BF"/>
    <w:rsid w:val="001A481B"/>
    <w:rsid w:val="001A7326"/>
    <w:rsid w:val="001B0186"/>
    <w:rsid w:val="001B248D"/>
    <w:rsid w:val="001B62CA"/>
    <w:rsid w:val="001D4DCD"/>
    <w:rsid w:val="001E476C"/>
    <w:rsid w:val="001F4175"/>
    <w:rsid w:val="001F5ADF"/>
    <w:rsid w:val="002045FE"/>
    <w:rsid w:val="00216E54"/>
    <w:rsid w:val="0022351A"/>
    <w:rsid w:val="00223A4D"/>
    <w:rsid w:val="00232CB5"/>
    <w:rsid w:val="00234A7E"/>
    <w:rsid w:val="0024373D"/>
    <w:rsid w:val="002508C2"/>
    <w:rsid w:val="00250D8C"/>
    <w:rsid w:val="00252D4A"/>
    <w:rsid w:val="00254674"/>
    <w:rsid w:val="00254B15"/>
    <w:rsid w:val="00263CCA"/>
    <w:rsid w:val="00267252"/>
    <w:rsid w:val="00267F75"/>
    <w:rsid w:val="00272517"/>
    <w:rsid w:val="00282DB0"/>
    <w:rsid w:val="00293346"/>
    <w:rsid w:val="0029645E"/>
    <w:rsid w:val="002B05CB"/>
    <w:rsid w:val="002B2091"/>
    <w:rsid w:val="002B340C"/>
    <w:rsid w:val="002C0AC6"/>
    <w:rsid w:val="002C18AE"/>
    <w:rsid w:val="002C6972"/>
    <w:rsid w:val="002D1082"/>
    <w:rsid w:val="002D2B32"/>
    <w:rsid w:val="002D36E8"/>
    <w:rsid w:val="002D4516"/>
    <w:rsid w:val="002F3029"/>
    <w:rsid w:val="002F429A"/>
    <w:rsid w:val="002F46AD"/>
    <w:rsid w:val="00305E75"/>
    <w:rsid w:val="003101F0"/>
    <w:rsid w:val="00314B7A"/>
    <w:rsid w:val="00316031"/>
    <w:rsid w:val="00324BC5"/>
    <w:rsid w:val="00324BFF"/>
    <w:rsid w:val="0032695D"/>
    <w:rsid w:val="003306A2"/>
    <w:rsid w:val="00334B8B"/>
    <w:rsid w:val="00340BAB"/>
    <w:rsid w:val="003418E0"/>
    <w:rsid w:val="00347F8D"/>
    <w:rsid w:val="00364A00"/>
    <w:rsid w:val="00372F7B"/>
    <w:rsid w:val="003733E5"/>
    <w:rsid w:val="00390EA6"/>
    <w:rsid w:val="0039383D"/>
    <w:rsid w:val="003A187D"/>
    <w:rsid w:val="003A3366"/>
    <w:rsid w:val="003C256F"/>
    <w:rsid w:val="003C2A5D"/>
    <w:rsid w:val="003D0374"/>
    <w:rsid w:val="003E27C3"/>
    <w:rsid w:val="003E73BA"/>
    <w:rsid w:val="003F2FF7"/>
    <w:rsid w:val="003F3E3F"/>
    <w:rsid w:val="004067B8"/>
    <w:rsid w:val="00410949"/>
    <w:rsid w:val="004154BE"/>
    <w:rsid w:val="0042013D"/>
    <w:rsid w:val="00422F83"/>
    <w:rsid w:val="004243CB"/>
    <w:rsid w:val="00426B49"/>
    <w:rsid w:val="00426D7E"/>
    <w:rsid w:val="00427635"/>
    <w:rsid w:val="004334FC"/>
    <w:rsid w:val="0043430C"/>
    <w:rsid w:val="00435E6D"/>
    <w:rsid w:val="00443668"/>
    <w:rsid w:val="00443F7C"/>
    <w:rsid w:val="004440BD"/>
    <w:rsid w:val="004476CE"/>
    <w:rsid w:val="00455CF3"/>
    <w:rsid w:val="00456B0D"/>
    <w:rsid w:val="00474CE7"/>
    <w:rsid w:val="00476AF8"/>
    <w:rsid w:val="004806F8"/>
    <w:rsid w:val="004844CE"/>
    <w:rsid w:val="00484FD7"/>
    <w:rsid w:val="004929FB"/>
    <w:rsid w:val="004A0361"/>
    <w:rsid w:val="004A54BA"/>
    <w:rsid w:val="004B6A5E"/>
    <w:rsid w:val="004C0F10"/>
    <w:rsid w:val="004D4063"/>
    <w:rsid w:val="004D5D52"/>
    <w:rsid w:val="004E205C"/>
    <w:rsid w:val="004E42A4"/>
    <w:rsid w:val="004F03FA"/>
    <w:rsid w:val="004F1726"/>
    <w:rsid w:val="00501C20"/>
    <w:rsid w:val="00507EA7"/>
    <w:rsid w:val="005154F7"/>
    <w:rsid w:val="005161C2"/>
    <w:rsid w:val="00516E07"/>
    <w:rsid w:val="005241DC"/>
    <w:rsid w:val="00526089"/>
    <w:rsid w:val="00527A28"/>
    <w:rsid w:val="00527DCA"/>
    <w:rsid w:val="00542117"/>
    <w:rsid w:val="0054467A"/>
    <w:rsid w:val="005716D4"/>
    <w:rsid w:val="005718D5"/>
    <w:rsid w:val="00571B60"/>
    <w:rsid w:val="005774FC"/>
    <w:rsid w:val="005821A7"/>
    <w:rsid w:val="00585A4D"/>
    <w:rsid w:val="00587B00"/>
    <w:rsid w:val="00593A17"/>
    <w:rsid w:val="005D1B7D"/>
    <w:rsid w:val="005D6329"/>
    <w:rsid w:val="005D6A66"/>
    <w:rsid w:val="005E57F6"/>
    <w:rsid w:val="005E60FB"/>
    <w:rsid w:val="005F550A"/>
    <w:rsid w:val="006058D8"/>
    <w:rsid w:val="0060638C"/>
    <w:rsid w:val="00610200"/>
    <w:rsid w:val="00612D8F"/>
    <w:rsid w:val="00613780"/>
    <w:rsid w:val="00615E32"/>
    <w:rsid w:val="00617BA8"/>
    <w:rsid w:val="00623699"/>
    <w:rsid w:val="006264CD"/>
    <w:rsid w:val="00627273"/>
    <w:rsid w:val="00632D5A"/>
    <w:rsid w:val="00635515"/>
    <w:rsid w:val="006511F4"/>
    <w:rsid w:val="006546FD"/>
    <w:rsid w:val="00665BF3"/>
    <w:rsid w:val="00671FA9"/>
    <w:rsid w:val="006732D6"/>
    <w:rsid w:val="00684A96"/>
    <w:rsid w:val="00685F0A"/>
    <w:rsid w:val="006868F8"/>
    <w:rsid w:val="00687557"/>
    <w:rsid w:val="00693E09"/>
    <w:rsid w:val="006A2DE9"/>
    <w:rsid w:val="006A3DEB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FC6"/>
    <w:rsid w:val="00711CEF"/>
    <w:rsid w:val="00720320"/>
    <w:rsid w:val="00723643"/>
    <w:rsid w:val="00725D3C"/>
    <w:rsid w:val="00731EE9"/>
    <w:rsid w:val="00733DA1"/>
    <w:rsid w:val="007354CF"/>
    <w:rsid w:val="00737822"/>
    <w:rsid w:val="0074111D"/>
    <w:rsid w:val="00750C5B"/>
    <w:rsid w:val="00750E73"/>
    <w:rsid w:val="00752B7E"/>
    <w:rsid w:val="00753D4A"/>
    <w:rsid w:val="007549DB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397"/>
    <w:rsid w:val="007B2D3D"/>
    <w:rsid w:val="007C5637"/>
    <w:rsid w:val="007C6A3C"/>
    <w:rsid w:val="007D3103"/>
    <w:rsid w:val="007D4BEE"/>
    <w:rsid w:val="007D5BE9"/>
    <w:rsid w:val="007E4707"/>
    <w:rsid w:val="007E6757"/>
    <w:rsid w:val="00802C05"/>
    <w:rsid w:val="008050E4"/>
    <w:rsid w:val="00813E4E"/>
    <w:rsid w:val="00814623"/>
    <w:rsid w:val="008168A9"/>
    <w:rsid w:val="0082257D"/>
    <w:rsid w:val="008410F9"/>
    <w:rsid w:val="0085290F"/>
    <w:rsid w:val="00853438"/>
    <w:rsid w:val="00866846"/>
    <w:rsid w:val="00875DA9"/>
    <w:rsid w:val="00880A4D"/>
    <w:rsid w:val="00895E38"/>
    <w:rsid w:val="008A15F6"/>
    <w:rsid w:val="008A782B"/>
    <w:rsid w:val="008B0FC0"/>
    <w:rsid w:val="008C429A"/>
    <w:rsid w:val="008D4A09"/>
    <w:rsid w:val="008D7C16"/>
    <w:rsid w:val="008E1F3D"/>
    <w:rsid w:val="008F45B1"/>
    <w:rsid w:val="008F5495"/>
    <w:rsid w:val="009021FF"/>
    <w:rsid w:val="009053D7"/>
    <w:rsid w:val="0090547E"/>
    <w:rsid w:val="00910003"/>
    <w:rsid w:val="0091331D"/>
    <w:rsid w:val="009173F9"/>
    <w:rsid w:val="00922718"/>
    <w:rsid w:val="009250BA"/>
    <w:rsid w:val="0093223C"/>
    <w:rsid w:val="00932770"/>
    <w:rsid w:val="009342A9"/>
    <w:rsid w:val="00941A87"/>
    <w:rsid w:val="009501C2"/>
    <w:rsid w:val="00956311"/>
    <w:rsid w:val="00957E9A"/>
    <w:rsid w:val="0096484B"/>
    <w:rsid w:val="009668B9"/>
    <w:rsid w:val="00970B66"/>
    <w:rsid w:val="00976577"/>
    <w:rsid w:val="00996356"/>
    <w:rsid w:val="00997D9A"/>
    <w:rsid w:val="009A3FCD"/>
    <w:rsid w:val="009C0DB5"/>
    <w:rsid w:val="009C7637"/>
    <w:rsid w:val="009D455F"/>
    <w:rsid w:val="009D7C49"/>
    <w:rsid w:val="009E7297"/>
    <w:rsid w:val="00A0257D"/>
    <w:rsid w:val="00A12EDC"/>
    <w:rsid w:val="00A20A9A"/>
    <w:rsid w:val="00A21331"/>
    <w:rsid w:val="00A259D5"/>
    <w:rsid w:val="00A26D0D"/>
    <w:rsid w:val="00A33BDE"/>
    <w:rsid w:val="00A34885"/>
    <w:rsid w:val="00A34F1A"/>
    <w:rsid w:val="00A43BC1"/>
    <w:rsid w:val="00A46D28"/>
    <w:rsid w:val="00A50479"/>
    <w:rsid w:val="00A54A0A"/>
    <w:rsid w:val="00A552B9"/>
    <w:rsid w:val="00A5720A"/>
    <w:rsid w:val="00A601C7"/>
    <w:rsid w:val="00A74225"/>
    <w:rsid w:val="00A77775"/>
    <w:rsid w:val="00A936D5"/>
    <w:rsid w:val="00AA1EB0"/>
    <w:rsid w:val="00AA2DA3"/>
    <w:rsid w:val="00AA3224"/>
    <w:rsid w:val="00AA3FE8"/>
    <w:rsid w:val="00AA5A9C"/>
    <w:rsid w:val="00AA6689"/>
    <w:rsid w:val="00AB016A"/>
    <w:rsid w:val="00AB2A5A"/>
    <w:rsid w:val="00AD28F8"/>
    <w:rsid w:val="00AE17CC"/>
    <w:rsid w:val="00AE6CB4"/>
    <w:rsid w:val="00AF7A01"/>
    <w:rsid w:val="00B0230B"/>
    <w:rsid w:val="00B03926"/>
    <w:rsid w:val="00B17D95"/>
    <w:rsid w:val="00B23509"/>
    <w:rsid w:val="00B264A2"/>
    <w:rsid w:val="00B359DB"/>
    <w:rsid w:val="00B3632B"/>
    <w:rsid w:val="00B379E7"/>
    <w:rsid w:val="00B409D8"/>
    <w:rsid w:val="00B42CD4"/>
    <w:rsid w:val="00B45134"/>
    <w:rsid w:val="00B45B3A"/>
    <w:rsid w:val="00B5178D"/>
    <w:rsid w:val="00B62EC5"/>
    <w:rsid w:val="00B67F1F"/>
    <w:rsid w:val="00B701D7"/>
    <w:rsid w:val="00B739CA"/>
    <w:rsid w:val="00B84259"/>
    <w:rsid w:val="00B8471E"/>
    <w:rsid w:val="00B90595"/>
    <w:rsid w:val="00BA215A"/>
    <w:rsid w:val="00BB592C"/>
    <w:rsid w:val="00BB5F09"/>
    <w:rsid w:val="00BB7785"/>
    <w:rsid w:val="00BC0D9F"/>
    <w:rsid w:val="00BC2F47"/>
    <w:rsid w:val="00BC72E7"/>
    <w:rsid w:val="00BD1526"/>
    <w:rsid w:val="00BD25F3"/>
    <w:rsid w:val="00BE053D"/>
    <w:rsid w:val="00BF1A7A"/>
    <w:rsid w:val="00BF1FA3"/>
    <w:rsid w:val="00C00974"/>
    <w:rsid w:val="00C018E4"/>
    <w:rsid w:val="00C05DD4"/>
    <w:rsid w:val="00C066FA"/>
    <w:rsid w:val="00C15161"/>
    <w:rsid w:val="00C179C7"/>
    <w:rsid w:val="00C21816"/>
    <w:rsid w:val="00C22609"/>
    <w:rsid w:val="00C241E5"/>
    <w:rsid w:val="00C25387"/>
    <w:rsid w:val="00C4149B"/>
    <w:rsid w:val="00C43E59"/>
    <w:rsid w:val="00C548A9"/>
    <w:rsid w:val="00C54BE3"/>
    <w:rsid w:val="00C57F80"/>
    <w:rsid w:val="00C66ABA"/>
    <w:rsid w:val="00C66FC8"/>
    <w:rsid w:val="00C75CBB"/>
    <w:rsid w:val="00C768ED"/>
    <w:rsid w:val="00C82A8F"/>
    <w:rsid w:val="00C86BBB"/>
    <w:rsid w:val="00C916C2"/>
    <w:rsid w:val="00C9605D"/>
    <w:rsid w:val="00CA097B"/>
    <w:rsid w:val="00CA3A81"/>
    <w:rsid w:val="00CC7F56"/>
    <w:rsid w:val="00CD1B12"/>
    <w:rsid w:val="00CD55DC"/>
    <w:rsid w:val="00CD6968"/>
    <w:rsid w:val="00CE1BBC"/>
    <w:rsid w:val="00CE2595"/>
    <w:rsid w:val="00CE28CC"/>
    <w:rsid w:val="00CE72FC"/>
    <w:rsid w:val="00CF31EE"/>
    <w:rsid w:val="00D02DE6"/>
    <w:rsid w:val="00D04438"/>
    <w:rsid w:val="00D04FAA"/>
    <w:rsid w:val="00D05CAF"/>
    <w:rsid w:val="00D1492F"/>
    <w:rsid w:val="00D1732F"/>
    <w:rsid w:val="00D17B69"/>
    <w:rsid w:val="00D218D2"/>
    <w:rsid w:val="00D221EF"/>
    <w:rsid w:val="00D25088"/>
    <w:rsid w:val="00D3003C"/>
    <w:rsid w:val="00D331F4"/>
    <w:rsid w:val="00D41AE0"/>
    <w:rsid w:val="00D470E4"/>
    <w:rsid w:val="00D52142"/>
    <w:rsid w:val="00D5280E"/>
    <w:rsid w:val="00D61F14"/>
    <w:rsid w:val="00D63BCC"/>
    <w:rsid w:val="00D74A30"/>
    <w:rsid w:val="00D80D6B"/>
    <w:rsid w:val="00D83DD6"/>
    <w:rsid w:val="00D84227"/>
    <w:rsid w:val="00D90950"/>
    <w:rsid w:val="00DA4F87"/>
    <w:rsid w:val="00DA69DF"/>
    <w:rsid w:val="00DB2027"/>
    <w:rsid w:val="00DB33F8"/>
    <w:rsid w:val="00DC5BAF"/>
    <w:rsid w:val="00DC6D24"/>
    <w:rsid w:val="00DD0D72"/>
    <w:rsid w:val="00DD2D11"/>
    <w:rsid w:val="00DD38E2"/>
    <w:rsid w:val="00E13110"/>
    <w:rsid w:val="00E13F08"/>
    <w:rsid w:val="00E1688B"/>
    <w:rsid w:val="00E24DF1"/>
    <w:rsid w:val="00E40B9A"/>
    <w:rsid w:val="00E431ED"/>
    <w:rsid w:val="00E527EF"/>
    <w:rsid w:val="00E55D90"/>
    <w:rsid w:val="00E611FC"/>
    <w:rsid w:val="00E64FF5"/>
    <w:rsid w:val="00E907EC"/>
    <w:rsid w:val="00EA4294"/>
    <w:rsid w:val="00EA5421"/>
    <w:rsid w:val="00EB34FC"/>
    <w:rsid w:val="00EB5816"/>
    <w:rsid w:val="00ED0EA9"/>
    <w:rsid w:val="00ED4C34"/>
    <w:rsid w:val="00EE3BB2"/>
    <w:rsid w:val="00EE7219"/>
    <w:rsid w:val="00EF77DF"/>
    <w:rsid w:val="00F050EC"/>
    <w:rsid w:val="00F11818"/>
    <w:rsid w:val="00F11BEF"/>
    <w:rsid w:val="00F128DA"/>
    <w:rsid w:val="00F258E7"/>
    <w:rsid w:val="00F30751"/>
    <w:rsid w:val="00F31B84"/>
    <w:rsid w:val="00F44798"/>
    <w:rsid w:val="00F44D3A"/>
    <w:rsid w:val="00F57BA5"/>
    <w:rsid w:val="00F631EC"/>
    <w:rsid w:val="00F63F4B"/>
    <w:rsid w:val="00F64C22"/>
    <w:rsid w:val="00F64FA7"/>
    <w:rsid w:val="00F73227"/>
    <w:rsid w:val="00F74D19"/>
    <w:rsid w:val="00F76E05"/>
    <w:rsid w:val="00F80053"/>
    <w:rsid w:val="00F939D1"/>
    <w:rsid w:val="00F93B3C"/>
    <w:rsid w:val="00F96185"/>
    <w:rsid w:val="00F97818"/>
    <w:rsid w:val="00FA02C7"/>
    <w:rsid w:val="00FA4186"/>
    <w:rsid w:val="00FA53B5"/>
    <w:rsid w:val="00FB7918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476C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476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476C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476C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76C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76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3258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78</cp:revision>
  <cp:lastPrinted>2024-04-22T13:52:00Z</cp:lastPrinted>
  <dcterms:created xsi:type="dcterms:W3CDTF">2024-02-27T15:21:00Z</dcterms:created>
  <dcterms:modified xsi:type="dcterms:W3CDTF">2024-08-30T16:15:00Z</dcterms:modified>
</cp:coreProperties>
</file>