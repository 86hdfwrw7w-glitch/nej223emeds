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308483A4" w:rsidR="006D2592" w:rsidRPr="00D30CEA" w:rsidRDefault="00D317D4" w:rsidP="006A7895">
      <w:pPr>
        <w:spacing w:after="0" w:line="240" w:lineRule="auto"/>
        <w:jc w:val="right"/>
        <w:rPr>
          <w:rFonts w:ascii="Georgia" w:hAnsi="Georgia" w:cs="Times New Roman"/>
          <w:sz w:val="21"/>
          <w:szCs w:val="21"/>
        </w:rPr>
      </w:pPr>
      <w:r>
        <w:rPr>
          <w:rFonts w:ascii="Georgia" w:hAnsi="Georgia" w:cs="Times New Roman"/>
          <w:sz w:val="21"/>
          <w:szCs w:val="21"/>
        </w:rPr>
        <w:t>Daniel Albinus</w:t>
      </w:r>
    </w:p>
    <w:p w14:paraId="2458A2A0" w14:textId="6EA763DB" w:rsidR="00857C6F" w:rsidRPr="00D30CEA" w:rsidRDefault="00D317D4"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Grabko</w:t>
      </w:r>
      <w:proofErr w:type="spellEnd"/>
      <w:r>
        <w:rPr>
          <w:rFonts w:ascii="Georgia" w:hAnsi="Georgia" w:cs="Times New Roman"/>
          <w:sz w:val="21"/>
          <w:szCs w:val="21"/>
        </w:rPr>
        <w:t xml:space="preserve"> 39</w:t>
      </w:r>
    </w:p>
    <w:p w14:paraId="451AEE20" w14:textId="2BD61180" w:rsidR="00857C6F" w:rsidRDefault="00D317D4" w:rsidP="006A7895">
      <w:pPr>
        <w:spacing w:after="0" w:line="240" w:lineRule="auto"/>
        <w:jc w:val="right"/>
        <w:rPr>
          <w:rFonts w:ascii="Georgia" w:hAnsi="Georgia" w:cs="Times New Roman"/>
          <w:sz w:val="21"/>
          <w:szCs w:val="21"/>
        </w:rPr>
      </w:pPr>
      <w:r>
        <w:rPr>
          <w:rFonts w:ascii="Georgia" w:hAnsi="Georgia" w:cs="Times New Roman"/>
          <w:sz w:val="21"/>
          <w:szCs w:val="21"/>
        </w:rPr>
        <w:t>03172 Schenkendöbern</w:t>
      </w:r>
    </w:p>
    <w:p w14:paraId="798FA6C2" w14:textId="1076F714" w:rsidR="00E65B09" w:rsidRPr="00D30CEA" w:rsidRDefault="00E65B09" w:rsidP="006A7895">
      <w:pPr>
        <w:spacing w:after="0" w:line="240" w:lineRule="auto"/>
        <w:jc w:val="right"/>
        <w:rPr>
          <w:rFonts w:ascii="Georgia" w:hAnsi="Georgia" w:cs="Times New Roman"/>
          <w:sz w:val="21"/>
          <w:szCs w:val="21"/>
        </w:rPr>
      </w:pPr>
      <w:r>
        <w:rPr>
          <w:rFonts w:ascii="Georgia" w:hAnsi="Georgia" w:cs="Times New Roman"/>
          <w:sz w:val="21"/>
          <w:szCs w:val="21"/>
        </w:rPr>
        <w:t>Germany</w:t>
      </w:r>
    </w:p>
    <w:p w14:paraId="12BA391A" w14:textId="71C1A9F3" w:rsidR="006A7895" w:rsidRPr="00D30CEA" w:rsidRDefault="00D317D4" w:rsidP="006A7895">
      <w:pPr>
        <w:spacing w:after="0" w:line="240" w:lineRule="auto"/>
        <w:jc w:val="right"/>
        <w:rPr>
          <w:rFonts w:ascii="Georgia" w:hAnsi="Georgia" w:cs="Times New Roman"/>
          <w:sz w:val="21"/>
          <w:szCs w:val="21"/>
        </w:rPr>
      </w:pPr>
      <w:r>
        <w:rPr>
          <w:rFonts w:ascii="Georgia" w:hAnsi="Georgia" w:cs="Georgia"/>
          <w:color w:val="000000"/>
          <w:sz w:val="21"/>
          <w:szCs w:val="21"/>
        </w:rPr>
        <w:t>d.albinus-business@web.de</w:t>
      </w:r>
    </w:p>
    <w:p w14:paraId="2E7278C7" w14:textId="3FBF656A"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D317D4">
        <w:rPr>
          <w:rFonts w:ascii="Georgia" w:hAnsi="Georgia" w:cs="Georgia"/>
          <w:color w:val="000000"/>
          <w:sz w:val="21"/>
          <w:szCs w:val="21"/>
        </w:rPr>
        <w:t>160</w:t>
      </w:r>
      <w:r w:rsidR="00857C6F" w:rsidRPr="00D30CEA">
        <w:rPr>
          <w:rFonts w:ascii="Georgia" w:hAnsi="Georgia" w:cs="Georgia"/>
          <w:color w:val="000000"/>
          <w:sz w:val="21"/>
          <w:szCs w:val="21"/>
        </w:rPr>
        <w:t xml:space="preserve"> </w:t>
      </w:r>
      <w:r w:rsidR="00D317D4">
        <w:rPr>
          <w:rFonts w:ascii="Georgia" w:hAnsi="Georgia" w:cs="Georgia"/>
          <w:color w:val="000000"/>
          <w:sz w:val="21"/>
          <w:szCs w:val="21"/>
        </w:rPr>
        <w:t>1096392</w:t>
      </w:r>
      <w:r w:rsidR="003D5D1E" w:rsidRPr="00D30CEA">
        <w:rPr>
          <w:rFonts w:ascii="Georgia" w:hAnsi="Georgia" w:cs="Georgia"/>
          <w:color w:val="000000"/>
          <w:sz w:val="21"/>
          <w:szCs w:val="21"/>
        </w:rPr>
        <w:t xml:space="preserve"> </w:t>
      </w:r>
    </w:p>
    <w:p w14:paraId="4FFA7063" w14:textId="702B210B"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5778CB81" w:rsidR="006A7895" w:rsidRPr="00E65B09" w:rsidRDefault="00D317D4" w:rsidP="0085213A">
      <w:pPr>
        <w:spacing w:after="0"/>
        <w:jc w:val="right"/>
        <w:rPr>
          <w:rFonts w:ascii="Georgia" w:hAnsi="Georgia" w:cs="Times New Roman"/>
          <w:sz w:val="21"/>
          <w:szCs w:val="21"/>
          <w:lang w:val="en-US"/>
        </w:rPr>
      </w:pPr>
      <w:r>
        <w:rPr>
          <w:rFonts w:ascii="Georgia" w:hAnsi="Georgia" w:cs="Times New Roman"/>
          <w:sz w:val="21"/>
          <w:szCs w:val="21"/>
          <w:lang w:val="en-US"/>
        </w:rPr>
        <w:t>St. Gallen</w:t>
      </w:r>
      <w:r w:rsidR="002D594E" w:rsidRPr="00E65B09">
        <w:rPr>
          <w:rFonts w:ascii="Georgia" w:hAnsi="Georgia" w:cs="Times New Roman"/>
          <w:sz w:val="21"/>
          <w:szCs w:val="21"/>
          <w:lang w:val="en-US"/>
        </w:rPr>
        <w:t xml:space="preserve">, </w:t>
      </w:r>
      <w:r w:rsidR="0085213A" w:rsidRPr="00E65B09">
        <w:rPr>
          <w:rFonts w:ascii="Georgia" w:hAnsi="Georgia" w:cs="Times New Roman"/>
          <w:sz w:val="21"/>
          <w:szCs w:val="21"/>
          <w:lang w:val="en-US"/>
        </w:rPr>
        <w:t>2</w:t>
      </w:r>
      <w:r w:rsidR="00590834" w:rsidRPr="00E65B09">
        <w:rPr>
          <w:rFonts w:ascii="Georgia" w:hAnsi="Georgia" w:cs="Times New Roman"/>
          <w:sz w:val="21"/>
          <w:szCs w:val="21"/>
          <w:lang w:val="en-US"/>
        </w:rPr>
        <w:t>8</w:t>
      </w:r>
      <w:r w:rsidR="002D594E" w:rsidRPr="00E65B09">
        <w:rPr>
          <w:rFonts w:ascii="Georgia" w:hAnsi="Georgia" w:cs="Times New Roman"/>
          <w:sz w:val="21"/>
          <w:szCs w:val="21"/>
          <w:lang w:val="en-US"/>
        </w:rPr>
        <w:t>.</w:t>
      </w:r>
      <w:r>
        <w:rPr>
          <w:rFonts w:ascii="Georgia" w:hAnsi="Georgia" w:cs="Times New Roman"/>
          <w:sz w:val="21"/>
          <w:szCs w:val="21"/>
          <w:lang w:val="en-US"/>
        </w:rPr>
        <w:t>08</w:t>
      </w:r>
      <w:r w:rsidR="006A7895" w:rsidRPr="00E65B09">
        <w:rPr>
          <w:rFonts w:ascii="Georgia" w:hAnsi="Georgia" w:cs="Times New Roman"/>
          <w:sz w:val="21"/>
          <w:szCs w:val="21"/>
          <w:lang w:val="en-US"/>
        </w:rPr>
        <w:t>.</w:t>
      </w:r>
      <w:r w:rsidR="003D5D1E" w:rsidRPr="00E65B09">
        <w:rPr>
          <w:rFonts w:ascii="Georgia" w:hAnsi="Georgia" w:cs="Times New Roman"/>
          <w:sz w:val="21"/>
          <w:szCs w:val="21"/>
          <w:lang w:val="en-US"/>
        </w:rPr>
        <w:t>20</w:t>
      </w:r>
      <w:r>
        <w:rPr>
          <w:rFonts w:ascii="Georgia" w:hAnsi="Georgia" w:cs="Times New Roman"/>
          <w:sz w:val="21"/>
          <w:szCs w:val="21"/>
          <w:lang w:val="en-US"/>
        </w:rPr>
        <w:t>24</w:t>
      </w:r>
    </w:p>
    <w:p w14:paraId="0731715D" w14:textId="77777777" w:rsidR="001E0088" w:rsidRPr="00E65B09" w:rsidRDefault="001E0088" w:rsidP="001E0088">
      <w:pPr>
        <w:spacing w:after="0"/>
        <w:jc w:val="right"/>
        <w:rPr>
          <w:rFonts w:ascii="Georgia" w:hAnsi="Georgia" w:cs="Times New Roman"/>
          <w:sz w:val="21"/>
          <w:szCs w:val="21"/>
          <w:lang w:val="en-US"/>
        </w:rPr>
      </w:pPr>
    </w:p>
    <w:p w14:paraId="0F705824" w14:textId="6879E175" w:rsidR="00E65B09" w:rsidRDefault="00E65B09" w:rsidP="00590834">
      <w:pPr>
        <w:spacing w:after="0"/>
        <w:rPr>
          <w:rFonts w:ascii="Georgia" w:hAnsi="Georgia" w:cs="Times New Roman"/>
          <w:b/>
          <w:sz w:val="21"/>
          <w:szCs w:val="21"/>
          <w:lang w:val="en-US"/>
        </w:rPr>
      </w:pPr>
      <w:r w:rsidRPr="00E65B09">
        <w:rPr>
          <w:rFonts w:ascii="Georgia" w:hAnsi="Georgia" w:cs="Times New Roman"/>
          <w:b/>
          <w:sz w:val="21"/>
          <w:szCs w:val="21"/>
          <w:lang w:val="en-US"/>
        </w:rPr>
        <w:t xml:space="preserve">Application for Citibank’s Spring Insight </w:t>
      </w:r>
      <w:proofErr w:type="spellStart"/>
      <w:r w:rsidRPr="00E65B09">
        <w:rPr>
          <w:rFonts w:ascii="Georgia" w:hAnsi="Georgia" w:cs="Times New Roman"/>
          <w:b/>
          <w:sz w:val="21"/>
          <w:szCs w:val="21"/>
          <w:lang w:val="en-US"/>
        </w:rPr>
        <w:t>Programm</w:t>
      </w:r>
      <w:proofErr w:type="spellEnd"/>
      <w:r w:rsidRPr="00E65B09">
        <w:rPr>
          <w:rFonts w:ascii="Georgia" w:hAnsi="Georgia" w:cs="Times New Roman"/>
          <w:b/>
          <w:sz w:val="21"/>
          <w:szCs w:val="21"/>
          <w:lang w:val="en-US"/>
        </w:rPr>
        <w:t xml:space="preserve"> 202</w:t>
      </w:r>
      <w:r w:rsidR="00D317D4">
        <w:rPr>
          <w:rFonts w:ascii="Georgia" w:hAnsi="Georgia" w:cs="Times New Roman"/>
          <w:b/>
          <w:sz w:val="21"/>
          <w:szCs w:val="21"/>
          <w:lang w:val="en-US"/>
        </w:rPr>
        <w:t>5</w:t>
      </w:r>
    </w:p>
    <w:p w14:paraId="0098600D" w14:textId="37FA1124" w:rsidR="000A5AB8" w:rsidRPr="00E65B09" w:rsidRDefault="00E65B09" w:rsidP="00590834">
      <w:pPr>
        <w:spacing w:after="0"/>
        <w:rPr>
          <w:rFonts w:ascii="Georgia" w:hAnsi="Georgia" w:cs="Times New Roman"/>
          <w:b/>
          <w:sz w:val="21"/>
          <w:szCs w:val="21"/>
          <w:lang w:val="en-US"/>
        </w:rPr>
      </w:pPr>
      <w:r>
        <w:rPr>
          <w:rFonts w:ascii="Georgia" w:hAnsi="Georgia" w:cs="Times New Roman"/>
          <w:b/>
          <w:sz w:val="21"/>
          <w:szCs w:val="21"/>
          <w:lang w:val="en-US"/>
        </w:rPr>
        <w:t>Investment Banking Division</w:t>
      </w:r>
    </w:p>
    <w:p w14:paraId="3A5BDDA8" w14:textId="77777777" w:rsidR="004A615C" w:rsidRPr="00E65B09" w:rsidRDefault="004A615C" w:rsidP="000A5AB8">
      <w:pPr>
        <w:spacing w:after="0"/>
        <w:rPr>
          <w:rFonts w:ascii="Georgia" w:hAnsi="Georgia" w:cs="Times New Roman"/>
          <w:b/>
          <w:sz w:val="21"/>
          <w:szCs w:val="21"/>
          <w:lang w:val="en-US"/>
        </w:rPr>
      </w:pPr>
    </w:p>
    <w:p w14:paraId="61CDE0AD" w14:textId="68A2A911" w:rsidR="00034B68" w:rsidRPr="00E65B09" w:rsidRDefault="00E65B09" w:rsidP="00375D2D">
      <w:pPr>
        <w:spacing w:after="0"/>
        <w:jc w:val="both"/>
        <w:rPr>
          <w:rFonts w:ascii="Georgia" w:hAnsi="Georgia" w:cs="Times New Roman"/>
          <w:sz w:val="21"/>
          <w:szCs w:val="21"/>
          <w:lang w:val="en-US"/>
        </w:rPr>
      </w:pPr>
      <w:r w:rsidRPr="00E65B09">
        <w:rPr>
          <w:rFonts w:ascii="Georgia" w:hAnsi="Georgia" w:cs="Times New Roman"/>
          <w:sz w:val="21"/>
          <w:szCs w:val="21"/>
          <w:lang w:val="en-US"/>
        </w:rPr>
        <w:t xml:space="preserve">Dear Sir or Madame, </w:t>
      </w:r>
    </w:p>
    <w:p w14:paraId="433CF1AE" w14:textId="14106765" w:rsidR="00E65B09" w:rsidRPr="00E65B09" w:rsidRDefault="00E65B09" w:rsidP="00375D2D">
      <w:pPr>
        <w:spacing w:after="0"/>
        <w:jc w:val="both"/>
        <w:rPr>
          <w:rFonts w:ascii="Georgia" w:hAnsi="Georgia" w:cs="Times New Roman"/>
          <w:sz w:val="21"/>
          <w:szCs w:val="21"/>
          <w:lang w:val="en-US"/>
        </w:rPr>
      </w:pPr>
    </w:p>
    <w:p w14:paraId="4980B708" w14:textId="1151DAD4" w:rsidR="00D317D4" w:rsidRDefault="00D317D4" w:rsidP="00D317D4">
      <w:pPr>
        <w:spacing w:after="0"/>
        <w:jc w:val="both"/>
        <w:rPr>
          <w:rFonts w:ascii="Georgia" w:hAnsi="Georgia" w:cs="Times New Roman"/>
          <w:sz w:val="21"/>
          <w:szCs w:val="21"/>
          <w:lang w:val="en-US"/>
        </w:rPr>
      </w:pPr>
      <w:r w:rsidRPr="00D317D4">
        <w:rPr>
          <w:rFonts w:ascii="Georgia" w:hAnsi="Georgia" w:cs="Times New Roman"/>
          <w:sz w:val="21"/>
          <w:szCs w:val="21"/>
          <w:lang w:val="en-US"/>
        </w:rPr>
        <w:t xml:space="preserve">I have had an affinity with the economy for a number of years now, which made me realize early on that I wanted to pursue a career in this field. This idea was reinforced not only by my </w:t>
      </w:r>
      <w:del w:id="0" w:author="David Döbele" w:date="2024-08-20T18:34:00Z" w16du:dateUtc="2024-08-20T16:34:00Z">
        <w:r w:rsidRPr="00D317D4" w:rsidDel="00184C2E">
          <w:rPr>
            <w:rFonts w:ascii="Georgia" w:hAnsi="Georgia" w:cs="Times New Roman"/>
            <w:sz w:val="21"/>
            <w:szCs w:val="21"/>
            <w:lang w:val="en-US"/>
          </w:rPr>
          <w:delText xml:space="preserve">KPMG </w:delText>
        </w:r>
      </w:del>
      <w:r w:rsidRPr="00D317D4">
        <w:rPr>
          <w:rFonts w:ascii="Georgia" w:hAnsi="Georgia" w:cs="Times New Roman"/>
          <w:sz w:val="21"/>
          <w:szCs w:val="21"/>
          <w:lang w:val="en-US"/>
        </w:rPr>
        <w:t>internship</w:t>
      </w:r>
      <w:ins w:id="1" w:author="David Döbele" w:date="2024-08-20T18:34:00Z" w16du:dateUtc="2024-08-20T16:34:00Z">
        <w:r w:rsidR="00184C2E">
          <w:rPr>
            <w:rFonts w:ascii="Georgia" w:hAnsi="Georgia" w:cs="Times New Roman"/>
            <w:sz w:val="21"/>
            <w:szCs w:val="21"/>
            <w:lang w:val="en-US"/>
          </w:rPr>
          <w:t xml:space="preserve"> with KPMG</w:t>
        </w:r>
      </w:ins>
      <w:r w:rsidRPr="00D317D4">
        <w:rPr>
          <w:rFonts w:ascii="Georgia" w:hAnsi="Georgia" w:cs="Times New Roman"/>
          <w:sz w:val="21"/>
          <w:szCs w:val="21"/>
          <w:lang w:val="en-US"/>
        </w:rPr>
        <w:t xml:space="preserve"> but also by a lengthy conversation with a former investment banker, which sparked my enthusiasm for this job. </w:t>
      </w:r>
      <w:del w:id="2" w:author="David Döbele" w:date="2024-08-20T18:33:00Z" w16du:dateUtc="2024-08-20T16:33:00Z">
        <w:r w:rsidRPr="00D317D4" w:rsidDel="00184C2E">
          <w:rPr>
            <w:rFonts w:ascii="Georgia" w:hAnsi="Georgia" w:cs="Times New Roman"/>
            <w:sz w:val="21"/>
            <w:szCs w:val="21"/>
            <w:lang w:val="en-US"/>
          </w:rPr>
          <w:delText xml:space="preserve">The profession of investment banker </w:delText>
        </w:r>
      </w:del>
      <w:ins w:id="3" w:author="David Döbele" w:date="2024-08-20T18:33:00Z" w16du:dateUtc="2024-08-20T16:33:00Z">
        <w:r w:rsidR="00184C2E">
          <w:rPr>
            <w:rFonts w:ascii="Georgia" w:hAnsi="Georgia" w:cs="Times New Roman"/>
            <w:sz w:val="21"/>
            <w:szCs w:val="21"/>
            <w:lang w:val="en-US"/>
          </w:rPr>
          <w:t xml:space="preserve">Working in M&amp;A </w:t>
        </w:r>
      </w:ins>
      <w:r w:rsidRPr="00D317D4">
        <w:rPr>
          <w:rFonts w:ascii="Georgia" w:hAnsi="Georgia" w:cs="Times New Roman"/>
          <w:sz w:val="21"/>
          <w:szCs w:val="21"/>
          <w:lang w:val="en-US"/>
        </w:rPr>
        <w:t>defines the influence you can exert through your work on transactions at major companies. This influence gives you the opportunity - beyond the boundaries of the companies involved - to help shape the entire economy and make your contribution to a functioning economic system. I am also fascinated by the high learning curve that results from the stimulating and exciting working environment as well as the close cooperation in a highly motivated team, which I already consider to be enormously performance-enhancing through competitive sport and have firmly implemented in my principles. In order to contribute to the positive development of companies one day, I would like to support you as a spring week intern in (area) in your (location) office.</w:t>
      </w:r>
    </w:p>
    <w:p w14:paraId="7CA36FC7" w14:textId="77777777" w:rsidR="00D317D4" w:rsidRPr="00D317D4" w:rsidRDefault="00D317D4" w:rsidP="00D317D4">
      <w:pPr>
        <w:spacing w:after="0"/>
        <w:jc w:val="both"/>
        <w:rPr>
          <w:rFonts w:ascii="Georgia" w:hAnsi="Georgia" w:cs="Times New Roman"/>
          <w:sz w:val="21"/>
          <w:szCs w:val="21"/>
          <w:lang w:val="en-US"/>
        </w:rPr>
      </w:pPr>
    </w:p>
    <w:p w14:paraId="74E62E9F" w14:textId="41DDC9EF" w:rsidR="00D317D4" w:rsidRDefault="00D317D4" w:rsidP="00D317D4">
      <w:pPr>
        <w:spacing w:after="0"/>
        <w:jc w:val="both"/>
        <w:rPr>
          <w:rFonts w:ascii="Georgia" w:hAnsi="Georgia" w:cs="Times New Roman"/>
          <w:sz w:val="21"/>
          <w:szCs w:val="21"/>
          <w:lang w:val="en-US"/>
        </w:rPr>
      </w:pPr>
      <w:r w:rsidRPr="00D317D4">
        <w:rPr>
          <w:rFonts w:ascii="Georgia" w:hAnsi="Georgia" w:cs="Times New Roman"/>
          <w:sz w:val="21"/>
          <w:szCs w:val="21"/>
          <w:lang w:val="en-US"/>
        </w:rPr>
        <w:t>In my school career so far, I have already shown that I can work consistently and independently towards high goals and consequently achieve excellent results. My organized time management helps me to do this, which has allowed me to successfully manage football as a competitive sport</w:t>
      </w:r>
      <w:r w:rsidR="004F31EA">
        <w:rPr>
          <w:rFonts w:ascii="Georgia" w:hAnsi="Georgia" w:cs="Times New Roman"/>
          <w:sz w:val="21"/>
          <w:szCs w:val="21"/>
          <w:lang w:val="en-US"/>
        </w:rPr>
        <w:t xml:space="preserve"> with six training sessions a week as well as competitions at the weekends</w:t>
      </w:r>
      <w:r w:rsidRPr="00D317D4">
        <w:rPr>
          <w:rFonts w:ascii="Georgia" w:hAnsi="Georgia" w:cs="Times New Roman"/>
          <w:sz w:val="21"/>
          <w:szCs w:val="21"/>
          <w:lang w:val="en-US"/>
        </w:rPr>
        <w:t xml:space="preserve">, voluntary commitments, hobbies, and my academic achievements </w:t>
      </w:r>
      <w:r w:rsidR="004F31EA">
        <w:rPr>
          <w:rFonts w:ascii="Georgia" w:hAnsi="Georgia" w:cs="Times New Roman"/>
          <w:sz w:val="21"/>
          <w:szCs w:val="21"/>
          <w:lang w:val="en-US"/>
        </w:rPr>
        <w:t>during the A-Levels</w:t>
      </w:r>
      <w:r w:rsidRPr="00D317D4">
        <w:rPr>
          <w:rFonts w:ascii="Georgia" w:hAnsi="Georgia" w:cs="Times New Roman"/>
          <w:sz w:val="21"/>
          <w:szCs w:val="21"/>
          <w:lang w:val="en-US"/>
        </w:rPr>
        <w:t xml:space="preserve"> at the same time. </w:t>
      </w:r>
      <w:r w:rsidR="004F31EA">
        <w:rPr>
          <w:rFonts w:ascii="Georgia" w:hAnsi="Georgia" w:cs="Times New Roman"/>
          <w:sz w:val="21"/>
          <w:szCs w:val="21"/>
          <w:lang w:val="en-US"/>
        </w:rPr>
        <w:t xml:space="preserve">Additionally, </w:t>
      </w:r>
      <w:r w:rsidRPr="00D317D4">
        <w:rPr>
          <w:rFonts w:ascii="Georgia" w:hAnsi="Georgia" w:cs="Times New Roman"/>
          <w:sz w:val="21"/>
          <w:szCs w:val="21"/>
          <w:lang w:val="en-US"/>
        </w:rPr>
        <w:t>I really enjoy coaching younger competitive athletes, which significantly improves my leadership qualities and social skills. In my free time, I also find balance in weight training, which I have been pursuing with great discipline for almost three years, and work on improving myself every day. I want to bring this ambition and enjoyment of challenging projects to you in the form of an internship.</w:t>
      </w:r>
    </w:p>
    <w:p w14:paraId="5A8D26E5" w14:textId="77777777" w:rsidR="00D317D4" w:rsidRPr="00D317D4" w:rsidRDefault="00D317D4" w:rsidP="00D317D4">
      <w:pPr>
        <w:spacing w:after="0"/>
        <w:jc w:val="both"/>
        <w:rPr>
          <w:rFonts w:ascii="Georgia" w:hAnsi="Georgia" w:cs="Times New Roman"/>
          <w:sz w:val="21"/>
          <w:szCs w:val="21"/>
          <w:lang w:val="en-US"/>
        </w:rPr>
      </w:pPr>
    </w:p>
    <w:p w14:paraId="19160B60" w14:textId="6E3D1D05"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CB9212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5394CA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23D7B33"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BAC5501" w14:textId="77777777" w:rsidR="00E65B09" w:rsidRPr="004F31EA" w:rsidRDefault="00E65B09" w:rsidP="00E65B09">
      <w:pPr>
        <w:spacing w:after="0"/>
        <w:jc w:val="both"/>
        <w:rPr>
          <w:rFonts w:ascii="Georgia" w:hAnsi="Georgia" w:cs="Times New Roman"/>
          <w:sz w:val="21"/>
          <w:szCs w:val="21"/>
          <w:lang w:val="en-US"/>
        </w:rPr>
      </w:pPr>
      <w:proofErr w:type="spellStart"/>
      <w:r w:rsidRPr="004F31EA">
        <w:rPr>
          <w:rFonts w:ascii="Georgia" w:hAnsi="Georgia" w:cs="Times New Roman"/>
          <w:sz w:val="21"/>
          <w:szCs w:val="21"/>
          <w:lang w:val="en-US"/>
        </w:rPr>
        <w:t>Dritter</w:t>
      </w:r>
      <w:proofErr w:type="spellEnd"/>
      <w:r w:rsidRPr="004F31EA">
        <w:rPr>
          <w:rFonts w:ascii="Georgia" w:hAnsi="Georgia" w:cs="Times New Roman"/>
          <w:sz w:val="21"/>
          <w:szCs w:val="21"/>
          <w:lang w:val="en-US"/>
        </w:rPr>
        <w:t xml:space="preserve"> </w:t>
      </w:r>
      <w:proofErr w:type="spellStart"/>
      <w:r w:rsidRPr="004F31EA">
        <w:rPr>
          <w:rFonts w:ascii="Georgia" w:hAnsi="Georgia" w:cs="Times New Roman"/>
          <w:sz w:val="21"/>
          <w:szCs w:val="21"/>
          <w:lang w:val="en-US"/>
        </w:rPr>
        <w:t>Absatz</w:t>
      </w:r>
      <w:proofErr w:type="spellEnd"/>
    </w:p>
    <w:p w14:paraId="0D1927BC" w14:textId="366D7854" w:rsidR="00E65B09" w:rsidRPr="004F31EA" w:rsidRDefault="00E65B09" w:rsidP="00E65B09">
      <w:pPr>
        <w:spacing w:after="0"/>
        <w:jc w:val="both"/>
        <w:rPr>
          <w:rFonts w:ascii="Georgia" w:hAnsi="Georgia" w:cs="Times New Roman"/>
          <w:sz w:val="21"/>
          <w:szCs w:val="21"/>
          <w:lang w:val="en-US"/>
        </w:rPr>
      </w:pPr>
    </w:p>
    <w:p w14:paraId="509D100E" w14:textId="5B997DEE" w:rsidR="00E65B09" w:rsidRDefault="00D317D4" w:rsidP="00E65B09">
      <w:pPr>
        <w:spacing w:after="0"/>
        <w:jc w:val="both"/>
        <w:rPr>
          <w:rFonts w:ascii="Georgia" w:hAnsi="Georgia" w:cs="Times New Roman"/>
          <w:sz w:val="21"/>
          <w:szCs w:val="21"/>
          <w:lang w:val="en-US"/>
        </w:rPr>
      </w:pPr>
      <w:r w:rsidRPr="00D317D4">
        <w:rPr>
          <w:rFonts w:ascii="Georgia" w:hAnsi="Georgia" w:cs="Times New Roman"/>
          <w:sz w:val="21"/>
          <w:szCs w:val="21"/>
          <w:lang w:val="en-US"/>
        </w:rPr>
        <w:t>The internship in (area) will provide me with a steep learning curve and the opportunity to take responsibility for relevant projects and make a real contribution to their realization with my own ideas. I am convinced that I will be an asset to (company) thanks to my high level of teamwork, my strong ambition, and my willingness to work, despite - or above all because of - my young age. For this reason, I would be delighted to be able to convince you of my qualities in a personal interview.</w:t>
      </w:r>
    </w:p>
    <w:p w14:paraId="2F3C1339" w14:textId="77777777" w:rsidR="00D317D4" w:rsidRDefault="00D317D4" w:rsidP="00E65B09">
      <w:pPr>
        <w:spacing w:after="0"/>
        <w:jc w:val="both"/>
        <w:rPr>
          <w:rFonts w:ascii="Georgia" w:hAnsi="Georgia" w:cs="Times New Roman"/>
          <w:sz w:val="21"/>
          <w:szCs w:val="21"/>
          <w:lang w:val="en-US"/>
        </w:rPr>
      </w:pPr>
    </w:p>
    <w:p w14:paraId="58B71142" w14:textId="77777777" w:rsidR="00D317D4" w:rsidRPr="00D317D4" w:rsidRDefault="00D317D4" w:rsidP="00E65B09">
      <w:pPr>
        <w:spacing w:after="0"/>
        <w:jc w:val="both"/>
        <w:rPr>
          <w:rFonts w:ascii="Georgia" w:hAnsi="Georgia" w:cs="Times New Roman"/>
          <w:sz w:val="21"/>
          <w:szCs w:val="21"/>
          <w:lang w:val="en-US"/>
        </w:rPr>
      </w:pPr>
    </w:p>
    <w:p w14:paraId="4459D038" w14:textId="678ADF19" w:rsidR="00E65B09" w:rsidRPr="002627D2" w:rsidRDefault="00E65B09" w:rsidP="00E65B09">
      <w:pPr>
        <w:spacing w:after="0"/>
        <w:jc w:val="both"/>
        <w:rPr>
          <w:rFonts w:ascii="Georgia" w:hAnsi="Georgia" w:cs="Times New Roman"/>
          <w:sz w:val="21"/>
          <w:szCs w:val="21"/>
        </w:rPr>
      </w:pPr>
      <w:proofErr w:type="spellStart"/>
      <w:r w:rsidRPr="002627D2">
        <w:rPr>
          <w:rFonts w:ascii="Georgia" w:hAnsi="Georgia" w:cs="Times New Roman"/>
          <w:sz w:val="21"/>
          <w:szCs w:val="21"/>
        </w:rPr>
        <w:t>Yours</w:t>
      </w:r>
      <w:proofErr w:type="spellEnd"/>
      <w:r w:rsidRPr="002627D2">
        <w:rPr>
          <w:rFonts w:ascii="Georgia" w:hAnsi="Georgia" w:cs="Times New Roman"/>
          <w:sz w:val="21"/>
          <w:szCs w:val="21"/>
        </w:rPr>
        <w:t xml:space="preserve"> </w:t>
      </w:r>
      <w:proofErr w:type="spellStart"/>
      <w:r w:rsidRPr="002627D2">
        <w:rPr>
          <w:rFonts w:ascii="Georgia" w:hAnsi="Georgia" w:cs="Times New Roman"/>
          <w:sz w:val="21"/>
          <w:szCs w:val="21"/>
        </w:rPr>
        <w:t>sincerely</w:t>
      </w:r>
      <w:proofErr w:type="spellEnd"/>
      <w:r w:rsidRPr="002627D2">
        <w:rPr>
          <w:rFonts w:ascii="Georgia" w:hAnsi="Georgia" w:cs="Times New Roman"/>
          <w:sz w:val="21"/>
          <w:szCs w:val="21"/>
        </w:rPr>
        <w:t>,</w:t>
      </w:r>
    </w:p>
    <w:p w14:paraId="3BDB02BA" w14:textId="6666A45F" w:rsidR="00BB3512" w:rsidRPr="00D30CEA" w:rsidRDefault="00E65B09" w:rsidP="00E65B09">
      <w:pPr>
        <w:spacing w:after="0"/>
        <w:jc w:val="both"/>
        <w:rPr>
          <w:rFonts w:ascii="Georgia" w:hAnsi="Georgia" w:cs="Times New Roman"/>
          <w:sz w:val="21"/>
          <w:szCs w:val="21"/>
        </w:rPr>
      </w:pPr>
      <w:r>
        <w:rPr>
          <w:rFonts w:ascii="Georgia" w:hAnsi="Georgia" w:cs="Times New Roman"/>
          <w:sz w:val="21"/>
          <w:szCs w:val="21"/>
          <w:lang w:val="en-US"/>
        </w:rPr>
        <w:t xml:space="preserve">Max </w:t>
      </w:r>
      <w:proofErr w:type="spellStart"/>
      <w:r>
        <w:rPr>
          <w:rFonts w:ascii="Georgia" w:hAnsi="Georgia" w:cs="Times New Roman"/>
          <w:sz w:val="21"/>
          <w:szCs w:val="21"/>
          <w:lang w:val="en-US"/>
        </w:rPr>
        <w:t>Mustermann</w:t>
      </w:r>
      <w:proofErr w:type="spellEnd"/>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84C2E"/>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F31E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13A3"/>
    <w:rsid w:val="008D6664"/>
    <w:rsid w:val="008D7CDB"/>
    <w:rsid w:val="008E100E"/>
    <w:rsid w:val="008E4BA9"/>
    <w:rsid w:val="008E7A27"/>
    <w:rsid w:val="008E7D17"/>
    <w:rsid w:val="00991E04"/>
    <w:rsid w:val="00993D40"/>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317D4"/>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184C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408</Words>
  <Characters>2575</Characters>
  <Application>Microsoft Office Word</Application>
  <DocSecurity>0</DocSecurity>
  <Lines>21</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2024-08-18T12:54:00Z</dcterms:created>
  <dcterms:modified xsi:type="dcterms:W3CDTF">2024-08-20T16:35:00Z</dcterms:modified>
</cp:coreProperties>
</file>