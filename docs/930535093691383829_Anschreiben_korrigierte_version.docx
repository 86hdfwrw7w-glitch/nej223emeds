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0B9FD5CA" w:rsidR="00EE44B0" w:rsidRPr="009D3640" w:rsidRDefault="00F00E5F" w:rsidP="009D3640">
      <w:pPr>
        <w:jc w:val="right"/>
        <w:rPr>
          <w:rFonts w:ascii="Georgia" w:hAnsi="Georgia"/>
          <w:sz w:val="21"/>
          <w:szCs w:val="21"/>
        </w:rPr>
      </w:pPr>
      <w:r w:rsidRPr="009D3640">
        <w:rPr>
          <w:rFonts w:ascii="Georgia" w:hAnsi="Georgia"/>
          <w:sz w:val="21"/>
          <w:szCs w:val="21"/>
        </w:rPr>
        <w:t>Josef</w:t>
      </w:r>
      <w:r w:rsidR="00C4564A" w:rsidRPr="009D3640">
        <w:rPr>
          <w:rFonts w:ascii="Georgia" w:hAnsi="Georgia"/>
          <w:sz w:val="21"/>
          <w:szCs w:val="21"/>
        </w:rPr>
        <w:t xml:space="preserve"> </w:t>
      </w:r>
      <w:r w:rsidRPr="009D3640">
        <w:rPr>
          <w:rFonts w:ascii="Georgia" w:hAnsi="Georgia"/>
          <w:sz w:val="21"/>
          <w:szCs w:val="21"/>
        </w:rPr>
        <w:t>Karbasie</w:t>
      </w:r>
    </w:p>
    <w:p w14:paraId="0815CC5A" w14:textId="40966AE8" w:rsidR="004A6740" w:rsidRPr="009D3640" w:rsidRDefault="00F00E5F" w:rsidP="009D3640">
      <w:pPr>
        <w:jc w:val="right"/>
        <w:rPr>
          <w:rFonts w:ascii="Georgia" w:hAnsi="Georgia"/>
          <w:sz w:val="21"/>
          <w:szCs w:val="21"/>
        </w:rPr>
      </w:pPr>
      <w:r w:rsidRPr="009D3640">
        <w:rPr>
          <w:rFonts w:ascii="Georgia" w:hAnsi="Georgia"/>
          <w:sz w:val="21"/>
          <w:szCs w:val="21"/>
        </w:rPr>
        <w:t>Hallestrasse</w:t>
      </w:r>
      <w:r w:rsidR="00C4564A" w:rsidRPr="009D3640">
        <w:rPr>
          <w:rFonts w:ascii="Georgia" w:hAnsi="Georgia"/>
          <w:sz w:val="21"/>
          <w:szCs w:val="21"/>
        </w:rPr>
        <w:t xml:space="preserve"> 2</w:t>
      </w:r>
      <w:r w:rsidRPr="009D3640">
        <w:rPr>
          <w:rFonts w:ascii="Georgia" w:hAnsi="Georgia"/>
          <w:sz w:val="21"/>
          <w:szCs w:val="21"/>
        </w:rPr>
        <w:t>2</w:t>
      </w:r>
    </w:p>
    <w:p w14:paraId="474D3B3D" w14:textId="0C0EA56C" w:rsidR="001E6FC7" w:rsidRPr="009D3640" w:rsidRDefault="00F2535C" w:rsidP="009D3640">
      <w:pPr>
        <w:jc w:val="right"/>
        <w:rPr>
          <w:rFonts w:ascii="Georgia" w:hAnsi="Georgia"/>
          <w:sz w:val="21"/>
          <w:szCs w:val="21"/>
        </w:rPr>
      </w:pPr>
      <w:r w:rsidRPr="009D3640">
        <w:rPr>
          <w:rFonts w:ascii="Georgia" w:hAnsi="Georgia"/>
          <w:sz w:val="21"/>
          <w:szCs w:val="21"/>
        </w:rPr>
        <w:t>53125 Bonn</w:t>
      </w:r>
    </w:p>
    <w:p w14:paraId="78E662E1" w14:textId="66970829" w:rsidR="001E6FC7" w:rsidRPr="009D3640" w:rsidRDefault="009D3640" w:rsidP="009D3640">
      <w:pPr>
        <w:jc w:val="right"/>
        <w:rPr>
          <w:rFonts w:ascii="Georgia" w:hAnsi="Georgia"/>
          <w:sz w:val="21"/>
          <w:szCs w:val="21"/>
        </w:rPr>
      </w:pPr>
      <w:r>
        <w:rPr>
          <w:rFonts w:ascii="Georgia" w:hAnsi="Georgia"/>
          <w:sz w:val="21"/>
          <w:szCs w:val="21"/>
        </w:rPr>
        <w:t xml:space="preserve"> </w:t>
      </w:r>
      <w:r w:rsidR="00F2535C" w:rsidRPr="009D3640">
        <w:rPr>
          <w:rFonts w:ascii="Georgia" w:hAnsi="Georgia"/>
          <w:sz w:val="21"/>
          <w:szCs w:val="21"/>
        </w:rPr>
        <w:t>Jakubkarbasie@yahoo.de</w:t>
      </w:r>
    </w:p>
    <w:p w14:paraId="0D174AB6" w14:textId="13C77478" w:rsidR="001E6FC7" w:rsidRPr="002C3F8B" w:rsidRDefault="00F2535C" w:rsidP="004200B2">
      <w:pPr>
        <w:jc w:val="right"/>
        <w:rPr>
          <w:rFonts w:ascii="Georgia" w:hAnsi="Georgia"/>
          <w:sz w:val="21"/>
          <w:szCs w:val="21"/>
          <w:lang w:val="en-US"/>
        </w:rPr>
      </w:pPr>
      <w:r w:rsidRPr="002C3F8B">
        <w:rPr>
          <w:rFonts w:ascii="Georgia" w:hAnsi="Georgia"/>
          <w:sz w:val="21"/>
          <w:szCs w:val="21"/>
          <w:lang w:val="en-US"/>
        </w:rPr>
        <w:t>01791083389</w:t>
      </w:r>
    </w:p>
    <w:p w14:paraId="5199F119" w14:textId="6768C738" w:rsidR="001E6FC7" w:rsidRPr="002C3F8B" w:rsidRDefault="00B350DD">
      <w:pPr>
        <w:rPr>
          <w:rFonts w:ascii="Georgia" w:eastAsia="Times New Roman" w:hAnsi="Georgia" w:cs="Times New Roman"/>
          <w:color w:val="000000" w:themeColor="text1"/>
          <w:sz w:val="21"/>
          <w:szCs w:val="21"/>
          <w:lang w:eastAsia="de-DE"/>
        </w:rPr>
      </w:pPr>
      <w:r w:rsidRPr="00B350DD">
        <w:rPr>
          <w:rFonts w:ascii="Georgia" w:eastAsia="Times New Roman" w:hAnsi="Georgia" w:cs="Arial"/>
          <w:color w:val="000000" w:themeColor="text1"/>
          <w:sz w:val="21"/>
          <w:szCs w:val="21"/>
          <w:lang w:val="en-US" w:eastAsia="de-DE"/>
        </w:rPr>
        <w:t>SSC Consult Corporate Finance</w:t>
      </w:r>
      <w:r w:rsidRPr="009D3640">
        <w:rPr>
          <w:rFonts w:ascii="Georgia" w:eastAsia="Times New Roman" w:hAnsi="Georgia" w:cs="Arial"/>
          <w:color w:val="000000" w:themeColor="text1"/>
          <w:sz w:val="21"/>
          <w:szCs w:val="21"/>
          <w:lang w:val="en-US" w:eastAsia="de-DE"/>
        </w:rPr>
        <w:t xml:space="preserve"> GmbH &amp; Co. </w:t>
      </w:r>
      <w:r w:rsidRPr="002C3F8B">
        <w:rPr>
          <w:rFonts w:ascii="Georgia" w:eastAsia="Times New Roman" w:hAnsi="Georgia" w:cs="Arial"/>
          <w:color w:val="000000" w:themeColor="text1"/>
          <w:sz w:val="21"/>
          <w:szCs w:val="21"/>
          <w:lang w:eastAsia="de-DE"/>
        </w:rPr>
        <w:t>KG</w:t>
      </w:r>
    </w:p>
    <w:p w14:paraId="19C322C7" w14:textId="5616C3EC" w:rsidR="001E6FC7" w:rsidRPr="009D3640" w:rsidRDefault="00B350DD">
      <w:pPr>
        <w:rPr>
          <w:rFonts w:ascii="Georgia" w:hAnsi="Georgia"/>
          <w:sz w:val="21"/>
          <w:szCs w:val="21"/>
        </w:rPr>
      </w:pPr>
      <w:r w:rsidRPr="009D3640">
        <w:rPr>
          <w:rFonts w:ascii="Georgia" w:hAnsi="Georgia"/>
          <w:sz w:val="21"/>
          <w:szCs w:val="21"/>
        </w:rPr>
        <w:t>Mohrenstraße 7-9</w:t>
      </w:r>
    </w:p>
    <w:p w14:paraId="6E19E5D6" w14:textId="5ED96735" w:rsidR="001E6FC7" w:rsidRPr="009D3640" w:rsidRDefault="00B350DD">
      <w:pPr>
        <w:rPr>
          <w:rFonts w:ascii="Georgia" w:hAnsi="Georgia"/>
          <w:sz w:val="21"/>
          <w:szCs w:val="21"/>
        </w:rPr>
      </w:pPr>
      <w:r w:rsidRPr="009D3640">
        <w:rPr>
          <w:rFonts w:ascii="Georgia" w:hAnsi="Georgia"/>
          <w:sz w:val="21"/>
          <w:szCs w:val="21"/>
        </w:rPr>
        <w:t>50670</w:t>
      </w:r>
      <w:r w:rsidR="00C4564A" w:rsidRPr="009D3640">
        <w:rPr>
          <w:rFonts w:ascii="Georgia" w:hAnsi="Georgia"/>
          <w:sz w:val="21"/>
          <w:szCs w:val="21"/>
        </w:rPr>
        <w:t xml:space="preserve"> </w:t>
      </w:r>
      <w:r w:rsidRPr="009D3640">
        <w:rPr>
          <w:rFonts w:ascii="Georgia" w:hAnsi="Georgia"/>
          <w:sz w:val="21"/>
          <w:szCs w:val="21"/>
        </w:rPr>
        <w:t>Köln</w:t>
      </w:r>
    </w:p>
    <w:p w14:paraId="139C30C5" w14:textId="0D103A0E" w:rsidR="001E6FC7" w:rsidRPr="009D3640" w:rsidRDefault="00416DD2" w:rsidP="004200B2">
      <w:pPr>
        <w:ind w:left="708" w:firstLine="708"/>
        <w:jc w:val="right"/>
        <w:rPr>
          <w:rFonts w:ascii="Georgia" w:hAnsi="Georgia"/>
          <w:sz w:val="21"/>
          <w:szCs w:val="21"/>
        </w:rPr>
      </w:pPr>
      <w:r w:rsidRPr="009D3640">
        <w:rPr>
          <w:rFonts w:ascii="Georgia" w:hAnsi="Georgia"/>
          <w:sz w:val="21"/>
          <w:szCs w:val="21"/>
        </w:rPr>
        <w:t>Bonn</w:t>
      </w:r>
      <w:r w:rsidR="00C4564A" w:rsidRPr="009D3640">
        <w:rPr>
          <w:rFonts w:ascii="Georgia" w:hAnsi="Georgia"/>
          <w:sz w:val="21"/>
          <w:szCs w:val="21"/>
        </w:rPr>
        <w:t xml:space="preserve">, </w:t>
      </w:r>
      <w:r w:rsidR="00B048DC">
        <w:rPr>
          <w:rFonts w:ascii="Georgia" w:hAnsi="Georgia"/>
          <w:sz w:val="21"/>
          <w:szCs w:val="21"/>
        </w:rPr>
        <w:t>11</w:t>
      </w:r>
      <w:r w:rsidRPr="009D3640">
        <w:rPr>
          <w:rFonts w:ascii="Georgia" w:hAnsi="Georgia"/>
          <w:sz w:val="21"/>
          <w:szCs w:val="21"/>
        </w:rPr>
        <w:t>.01.2022</w:t>
      </w:r>
    </w:p>
    <w:p w14:paraId="6A07C2D1" w14:textId="37075A3E" w:rsidR="00955BE9" w:rsidRPr="009D3640" w:rsidRDefault="00955BE9" w:rsidP="00C3193D">
      <w:pPr>
        <w:tabs>
          <w:tab w:val="left" w:pos="6254"/>
        </w:tabs>
        <w:spacing w:line="247" w:lineRule="auto"/>
        <w:rPr>
          <w:rFonts w:ascii="Georgia" w:hAnsi="Georgia" w:cs="Times New Roman"/>
          <w:b/>
          <w:sz w:val="21"/>
          <w:szCs w:val="21"/>
        </w:rPr>
      </w:pPr>
      <w:r w:rsidRPr="009D3640">
        <w:rPr>
          <w:rFonts w:ascii="Georgia" w:hAnsi="Georgia" w:cs="Times New Roman"/>
          <w:b/>
          <w:sz w:val="21"/>
          <w:szCs w:val="21"/>
        </w:rPr>
        <w:t xml:space="preserve">Bewerbung als Praktikant </w:t>
      </w:r>
      <w:r w:rsidR="00727C9F" w:rsidRPr="009D3640">
        <w:rPr>
          <w:rFonts w:ascii="Georgia" w:hAnsi="Georgia" w:cs="Times New Roman"/>
          <w:b/>
          <w:sz w:val="21"/>
          <w:szCs w:val="21"/>
        </w:rPr>
        <w:t xml:space="preserve">im M&amp;A </w:t>
      </w:r>
      <w:r w:rsidR="00C3193D">
        <w:rPr>
          <w:rFonts w:ascii="Georgia" w:hAnsi="Georgia" w:cs="Times New Roman"/>
          <w:b/>
          <w:sz w:val="21"/>
          <w:szCs w:val="21"/>
        </w:rPr>
        <w:tab/>
      </w:r>
    </w:p>
    <w:p w14:paraId="46C9B02E" w14:textId="77777777" w:rsidR="00955BE9" w:rsidRPr="009D3640" w:rsidRDefault="00955BE9" w:rsidP="00955BE9">
      <w:pPr>
        <w:spacing w:line="247" w:lineRule="auto"/>
        <w:rPr>
          <w:rFonts w:ascii="Georgia" w:hAnsi="Georgia" w:cs="Times New Roman"/>
          <w:b/>
          <w:sz w:val="21"/>
          <w:szCs w:val="21"/>
        </w:rPr>
      </w:pPr>
    </w:p>
    <w:p w14:paraId="4278AFE6" w14:textId="77777777" w:rsidR="00955BE9" w:rsidRPr="009D3640" w:rsidRDefault="00955BE9" w:rsidP="00955BE9">
      <w:pPr>
        <w:spacing w:line="247" w:lineRule="auto"/>
        <w:rPr>
          <w:rFonts w:ascii="Georgia" w:hAnsi="Georgia" w:cs="Times New Roman"/>
          <w:b/>
          <w:sz w:val="21"/>
          <w:szCs w:val="21"/>
        </w:rPr>
      </w:pPr>
    </w:p>
    <w:p w14:paraId="4250B6CE" w14:textId="77777777" w:rsidR="002A6B60" w:rsidRPr="009D3640" w:rsidRDefault="002A6B60" w:rsidP="00C3193D">
      <w:pPr>
        <w:jc w:val="both"/>
        <w:rPr>
          <w:rFonts w:ascii="Georgia" w:hAnsi="Georgia" w:cs="Times New Roman"/>
          <w:sz w:val="21"/>
          <w:szCs w:val="21"/>
        </w:rPr>
      </w:pPr>
      <w:r w:rsidRPr="009D3640">
        <w:rPr>
          <w:rFonts w:ascii="Georgia" w:hAnsi="Georgia" w:cs="Times New Roman"/>
          <w:sz w:val="21"/>
          <w:szCs w:val="21"/>
        </w:rPr>
        <w:t>Sehr geehrte Damen und Herren,</w:t>
      </w:r>
    </w:p>
    <w:p w14:paraId="2D81E091" w14:textId="77777777" w:rsidR="002A6B60" w:rsidRPr="009D3640" w:rsidRDefault="002A6B60" w:rsidP="00C3193D">
      <w:pPr>
        <w:jc w:val="both"/>
        <w:rPr>
          <w:rFonts w:ascii="Georgia" w:hAnsi="Georgia" w:cs="Times New Roman"/>
          <w:sz w:val="21"/>
          <w:szCs w:val="21"/>
        </w:rPr>
      </w:pPr>
    </w:p>
    <w:p w14:paraId="2AFEA25F" w14:textId="20C22C5B" w:rsidR="006923A2" w:rsidRPr="009D3640" w:rsidRDefault="002A6B60" w:rsidP="00C3193D">
      <w:pPr>
        <w:jc w:val="both"/>
        <w:rPr>
          <w:rFonts w:ascii="Georgia" w:hAnsi="Georgia" w:cs="Times New Roman"/>
          <w:color w:val="000000" w:themeColor="text1"/>
          <w:sz w:val="21"/>
          <w:szCs w:val="21"/>
        </w:rPr>
      </w:pPr>
      <w:r w:rsidRPr="009D3640">
        <w:rPr>
          <w:rFonts w:ascii="Georgia" w:hAnsi="Georgia" w:cs="Times New Roman"/>
          <w:sz w:val="21"/>
          <w:szCs w:val="21"/>
        </w:rPr>
        <w:t xml:space="preserve">schon </w:t>
      </w:r>
      <w:r w:rsidR="001F2ADF" w:rsidRPr="009D3640">
        <w:rPr>
          <w:rFonts w:ascii="Georgia" w:hAnsi="Georgia" w:cs="Times New Roman"/>
          <w:sz w:val="21"/>
          <w:szCs w:val="21"/>
        </w:rPr>
        <w:t>in der Mittelstufe hatte</w:t>
      </w:r>
      <w:r w:rsidRPr="009D3640">
        <w:rPr>
          <w:rFonts w:ascii="Georgia" w:hAnsi="Georgia" w:cs="Times New Roman"/>
          <w:sz w:val="21"/>
          <w:szCs w:val="21"/>
        </w:rPr>
        <w:t xml:space="preserve"> ich ein großes Interesse an wirtschaftlichen Fragestellungen und beschäftigte mich viel mit der Börse und</w:t>
      </w:r>
      <w:r w:rsidR="001F2ADF" w:rsidRPr="009D3640">
        <w:rPr>
          <w:rFonts w:ascii="Georgia" w:hAnsi="Georgia" w:cs="Times New Roman"/>
          <w:sz w:val="21"/>
          <w:szCs w:val="21"/>
        </w:rPr>
        <w:t xml:space="preserve"> </w:t>
      </w:r>
      <w:r w:rsidRPr="009D3640">
        <w:rPr>
          <w:rFonts w:ascii="Georgia" w:hAnsi="Georgia" w:cs="Times New Roman"/>
          <w:sz w:val="21"/>
          <w:szCs w:val="21"/>
        </w:rPr>
        <w:t xml:space="preserve">makroökonomischen Themen. Durch diverse </w:t>
      </w:r>
      <w:r w:rsidR="001F2ADF" w:rsidRPr="009D3640">
        <w:rPr>
          <w:rFonts w:ascii="Georgia" w:hAnsi="Georgia" w:cs="Times New Roman"/>
          <w:sz w:val="21"/>
          <w:szCs w:val="21"/>
        </w:rPr>
        <w:t>Veranstaltungen</w:t>
      </w:r>
      <w:r w:rsidRPr="009D3640">
        <w:rPr>
          <w:rFonts w:ascii="Georgia" w:hAnsi="Georgia" w:cs="Times New Roman"/>
          <w:sz w:val="21"/>
          <w:szCs w:val="21"/>
        </w:rPr>
        <w:t xml:space="preserve"> sowie Gespräche mit Alumni </w:t>
      </w:r>
      <w:r w:rsidR="001F2ADF" w:rsidRPr="009D3640">
        <w:rPr>
          <w:rFonts w:ascii="Georgia" w:hAnsi="Georgia" w:cs="Times New Roman"/>
          <w:sz w:val="21"/>
          <w:szCs w:val="21"/>
        </w:rPr>
        <w:t xml:space="preserve">verschiedener Universitäten </w:t>
      </w:r>
      <w:r w:rsidRPr="009D3640">
        <w:rPr>
          <w:rFonts w:ascii="Georgia" w:hAnsi="Georgia" w:cs="Times New Roman"/>
          <w:sz w:val="21"/>
          <w:szCs w:val="21"/>
        </w:rPr>
        <w:t>ist mir klar geworden, dass mich eine Karriere im Investment Banking enorm reizt.</w:t>
      </w:r>
      <w:r w:rsidR="001F2ADF" w:rsidRPr="009D3640">
        <w:rPr>
          <w:rFonts w:ascii="Georgia" w:hAnsi="Georgia" w:cs="Times New Roman"/>
          <w:color w:val="000000" w:themeColor="text1"/>
          <w:sz w:val="21"/>
          <w:szCs w:val="21"/>
        </w:rPr>
        <w:t xml:space="preserve"> Mich faszinier</w:t>
      </w:r>
      <w:ins w:id="0" w:author="David Döbele" w:date="2022-01-11T19:47:00Z">
        <w:r w:rsidR="00B952C3">
          <w:rPr>
            <w:rFonts w:ascii="Georgia" w:hAnsi="Georgia" w:cs="Times New Roman"/>
            <w:color w:val="000000" w:themeColor="text1"/>
            <w:sz w:val="21"/>
            <w:szCs w:val="21"/>
          </w:rPr>
          <w:t>en</w:t>
        </w:r>
      </w:ins>
      <w:del w:id="1" w:author="David Döbele" w:date="2022-01-11T19:47:00Z">
        <w:r w:rsidR="001F2ADF" w:rsidRPr="009D3640" w:rsidDel="00B952C3">
          <w:rPr>
            <w:rFonts w:ascii="Georgia" w:hAnsi="Georgia" w:cs="Times New Roman"/>
            <w:color w:val="000000" w:themeColor="text1"/>
            <w:sz w:val="21"/>
            <w:szCs w:val="21"/>
          </w:rPr>
          <w:delText>t</w:delText>
        </w:r>
      </w:del>
      <w:r w:rsidR="001F2ADF" w:rsidRPr="009D3640">
        <w:rPr>
          <w:rFonts w:ascii="Georgia" w:hAnsi="Georgia" w:cs="Times New Roman"/>
          <w:color w:val="000000" w:themeColor="text1"/>
          <w:sz w:val="21"/>
          <w:szCs w:val="21"/>
        </w:rPr>
        <w:t xml:space="preserve"> die Herausforderung, sich als Außenstehender in die betriebswirtschaftlichen Abläufe von Unternehmen hineinzudenken </w:t>
      </w:r>
      <w:del w:id="2" w:author="David Döbele" w:date="2022-01-11T19:47:00Z">
        <w:r w:rsidR="001F2ADF" w:rsidRPr="009D3640" w:rsidDel="00B952C3">
          <w:rPr>
            <w:rFonts w:ascii="Georgia" w:hAnsi="Georgia" w:cs="Times New Roman"/>
            <w:color w:val="000000" w:themeColor="text1"/>
            <w:sz w:val="21"/>
            <w:szCs w:val="21"/>
          </w:rPr>
          <w:delText xml:space="preserve">und </w:delText>
        </w:r>
      </w:del>
      <w:ins w:id="3" w:author="David Döbele" w:date="2022-01-11T19:47:00Z">
        <w:r w:rsidR="00B952C3">
          <w:rPr>
            <w:rFonts w:ascii="Georgia" w:hAnsi="Georgia" w:cs="Times New Roman"/>
            <w:color w:val="000000" w:themeColor="text1"/>
            <w:sz w:val="21"/>
            <w:szCs w:val="21"/>
          </w:rPr>
          <w:t>sowie</w:t>
        </w:r>
        <w:r w:rsidR="00B952C3" w:rsidRPr="009D3640">
          <w:rPr>
            <w:rFonts w:ascii="Georgia" w:hAnsi="Georgia" w:cs="Times New Roman"/>
            <w:color w:val="000000" w:themeColor="text1"/>
            <w:sz w:val="21"/>
            <w:szCs w:val="21"/>
          </w:rPr>
          <w:t xml:space="preserve"> </w:t>
        </w:r>
      </w:ins>
      <w:r w:rsidR="001F2ADF" w:rsidRPr="009D3640">
        <w:rPr>
          <w:rFonts w:ascii="Georgia" w:hAnsi="Georgia" w:cs="Times New Roman"/>
          <w:color w:val="000000" w:themeColor="text1"/>
          <w:sz w:val="21"/>
          <w:szCs w:val="21"/>
        </w:rPr>
        <w:t xml:space="preserve">der </w:t>
      </w:r>
      <w:r w:rsidR="00B008B3">
        <w:rPr>
          <w:rFonts w:ascii="Georgia" w:hAnsi="Georgia" w:cs="Times New Roman"/>
          <w:color w:val="000000" w:themeColor="text1"/>
          <w:sz w:val="21"/>
          <w:szCs w:val="21"/>
        </w:rPr>
        <w:t>Einfluss</w:t>
      </w:r>
      <w:r w:rsidR="00A626A0">
        <w:rPr>
          <w:rFonts w:ascii="Georgia" w:hAnsi="Georgia" w:cs="Times New Roman"/>
          <w:color w:val="000000" w:themeColor="text1"/>
          <w:sz w:val="21"/>
          <w:szCs w:val="21"/>
        </w:rPr>
        <w:t>,</w:t>
      </w:r>
      <w:r w:rsidR="001F2ADF" w:rsidRPr="009D3640">
        <w:rPr>
          <w:rFonts w:ascii="Georgia" w:hAnsi="Georgia" w:cs="Times New Roman"/>
          <w:color w:val="000000" w:themeColor="text1"/>
          <w:sz w:val="21"/>
          <w:szCs w:val="21"/>
        </w:rPr>
        <w:t xml:space="preserve"> den man durch die Mitarbeit an bedeutsamen Transaktionen erzielt</w:t>
      </w:r>
      <w:ins w:id="4" w:author="David Döbele" w:date="2022-01-11T19:47:00Z">
        <w:r w:rsidR="00B952C3">
          <w:rPr>
            <w:rFonts w:ascii="Georgia" w:hAnsi="Georgia" w:cs="Times New Roman"/>
            <w:color w:val="000000" w:themeColor="text1"/>
            <w:sz w:val="21"/>
            <w:szCs w:val="21"/>
          </w:rPr>
          <w:t xml:space="preserve">. Auch </w:t>
        </w:r>
      </w:ins>
      <w:del w:id="5" w:author="David Döbele" w:date="2022-01-11T19:47:00Z">
        <w:r w:rsidR="00B008B3" w:rsidDel="00B952C3">
          <w:rPr>
            <w:rFonts w:ascii="Georgia" w:hAnsi="Georgia" w:cs="Times New Roman"/>
            <w:color w:val="000000" w:themeColor="text1"/>
            <w:sz w:val="21"/>
            <w:szCs w:val="21"/>
          </w:rPr>
          <w:delText>,</w:delText>
        </w:r>
        <w:r w:rsidR="001F2ADF" w:rsidRPr="009D3640" w:rsidDel="00B952C3">
          <w:rPr>
            <w:rFonts w:ascii="Georgia" w:hAnsi="Georgia" w:cs="Times New Roman"/>
            <w:color w:val="000000" w:themeColor="text1"/>
            <w:sz w:val="21"/>
            <w:szCs w:val="21"/>
          </w:rPr>
          <w:delText xml:space="preserve"> sowie </w:delText>
        </w:r>
      </w:del>
      <w:r w:rsidR="001F2ADF" w:rsidRPr="009D3640">
        <w:rPr>
          <w:rFonts w:ascii="Georgia" w:hAnsi="Georgia" w:cs="Times New Roman"/>
          <w:sz w:val="21"/>
          <w:szCs w:val="21"/>
        </w:rPr>
        <w:t>die hohe Lernkurve, die durch die stimulierende und spannende Arbeitsumgebung automatisch geschaffen wird</w:t>
      </w:r>
      <w:ins w:id="6" w:author="David Döbele" w:date="2022-01-11T19:47:00Z">
        <w:r w:rsidR="00B952C3">
          <w:rPr>
            <w:rFonts w:ascii="Georgia" w:hAnsi="Georgia" w:cs="Times New Roman"/>
            <w:sz w:val="21"/>
            <w:szCs w:val="21"/>
          </w:rPr>
          <w:t>, reiz mich enorm</w:t>
        </w:r>
      </w:ins>
      <w:r w:rsidR="001F2ADF" w:rsidRPr="009D3640">
        <w:rPr>
          <w:rFonts w:ascii="Georgia" w:hAnsi="Georgia" w:cs="Times New Roman"/>
          <w:sz w:val="21"/>
          <w:szCs w:val="21"/>
        </w:rPr>
        <w:t xml:space="preserve">. </w:t>
      </w:r>
      <w:r w:rsidR="001F2ADF" w:rsidRPr="009D3640">
        <w:rPr>
          <w:rFonts w:ascii="Georgia" w:hAnsi="Georgia" w:cs="Times New Roman"/>
          <w:color w:val="000000" w:themeColor="text1"/>
          <w:sz w:val="21"/>
          <w:szCs w:val="21"/>
        </w:rPr>
        <w:t xml:space="preserve">Dadurch kann man eine entscheidende Rolle für den nachhaltigen Erfolg eines Unternehmens </w:t>
      </w:r>
      <w:r w:rsidR="005F7389" w:rsidRPr="009D3640">
        <w:rPr>
          <w:rFonts w:ascii="Georgia" w:hAnsi="Georgia" w:cs="Times New Roman"/>
          <w:color w:val="000000" w:themeColor="text1"/>
          <w:sz w:val="21"/>
          <w:szCs w:val="21"/>
        </w:rPr>
        <w:t>darstellen.</w:t>
      </w:r>
      <w:r w:rsidR="001F2ADF" w:rsidRPr="009D3640">
        <w:rPr>
          <w:rFonts w:ascii="Georgia" w:hAnsi="Georgia" w:cs="Times New Roman"/>
          <w:color w:val="000000" w:themeColor="text1"/>
          <w:sz w:val="21"/>
          <w:szCs w:val="21"/>
        </w:rPr>
        <w:t xml:space="preserve"> Um durch meine Arbeit eines Tages ebenfalls zu so einem Erfolgsfaktor zu werden, möchte ich bei </w:t>
      </w:r>
      <w:del w:id="7" w:author="David Döbele" w:date="2022-01-11T19:52:00Z">
        <w:r w:rsidR="001F2ADF" w:rsidRPr="009D3640" w:rsidDel="00D609EF">
          <w:rPr>
            <w:rFonts w:ascii="Georgia" w:hAnsi="Georgia" w:cs="Times New Roman"/>
            <w:color w:val="000000" w:themeColor="text1"/>
            <w:sz w:val="21"/>
            <w:szCs w:val="21"/>
          </w:rPr>
          <w:delText xml:space="preserve">Ihnen </w:delText>
        </w:r>
      </w:del>
      <w:r w:rsidR="001F2ADF" w:rsidRPr="009D3640">
        <w:rPr>
          <w:rFonts w:ascii="Georgia" w:hAnsi="Georgia" w:cs="Times New Roman"/>
          <w:color w:val="000000" w:themeColor="text1"/>
          <w:sz w:val="21"/>
          <w:szCs w:val="21"/>
        </w:rPr>
        <w:t xml:space="preserve">ab </w:t>
      </w:r>
      <w:del w:id="8" w:author="David Döbele" w:date="2022-01-11T19:52:00Z">
        <w:r w:rsidR="001F2ADF" w:rsidRPr="009D3640" w:rsidDel="00D609EF">
          <w:rPr>
            <w:rFonts w:ascii="Georgia" w:hAnsi="Georgia" w:cs="Times New Roman"/>
            <w:color w:val="000000" w:themeColor="text1"/>
            <w:sz w:val="21"/>
            <w:szCs w:val="21"/>
          </w:rPr>
          <w:delText xml:space="preserve">Februar </w:delText>
        </w:r>
        <w:r w:rsidR="00A626A0" w:rsidDel="00D609EF">
          <w:rPr>
            <w:rFonts w:ascii="Georgia" w:hAnsi="Georgia" w:cs="Times New Roman"/>
            <w:color w:val="000000" w:themeColor="text1"/>
            <w:sz w:val="21"/>
            <w:szCs w:val="21"/>
          </w:rPr>
          <w:delText>2022</w:delText>
        </w:r>
      </w:del>
      <w:ins w:id="9" w:author="David Döbele" w:date="2022-01-11T19:52:00Z">
        <w:r w:rsidR="00D609EF">
          <w:rPr>
            <w:rFonts w:ascii="Georgia" w:hAnsi="Georgia" w:cs="Times New Roman"/>
            <w:color w:val="000000" w:themeColor="text1"/>
            <w:sz w:val="21"/>
            <w:szCs w:val="21"/>
          </w:rPr>
          <w:t>dem frühestmöglichen Startdatum</w:t>
        </w:r>
      </w:ins>
      <w:r w:rsidR="00A626A0">
        <w:rPr>
          <w:rFonts w:ascii="Georgia" w:hAnsi="Georgia" w:cs="Times New Roman"/>
          <w:color w:val="000000" w:themeColor="text1"/>
          <w:sz w:val="21"/>
          <w:szCs w:val="21"/>
        </w:rPr>
        <w:t xml:space="preserve"> </w:t>
      </w:r>
      <w:r w:rsidR="001F2ADF" w:rsidRPr="009D3640">
        <w:rPr>
          <w:rFonts w:ascii="Georgia" w:hAnsi="Georgia" w:cs="Times New Roman"/>
          <w:color w:val="000000" w:themeColor="text1"/>
          <w:sz w:val="21"/>
          <w:szCs w:val="21"/>
        </w:rPr>
        <w:t xml:space="preserve">ein </w:t>
      </w:r>
      <w:del w:id="10" w:author="David Döbele" w:date="2022-01-11T19:52:00Z">
        <w:r w:rsidR="001F2ADF" w:rsidRPr="009D3640" w:rsidDel="00D609EF">
          <w:rPr>
            <w:rFonts w:ascii="Georgia" w:hAnsi="Georgia" w:cs="Times New Roman"/>
            <w:color w:val="000000" w:themeColor="text1"/>
            <w:sz w:val="21"/>
            <w:szCs w:val="21"/>
          </w:rPr>
          <w:delText xml:space="preserve">acht bis zwölfwöchiges </w:delText>
        </w:r>
      </w:del>
      <w:r w:rsidR="001F2ADF" w:rsidRPr="009D3640">
        <w:rPr>
          <w:rFonts w:ascii="Georgia" w:hAnsi="Georgia" w:cs="Times New Roman"/>
          <w:color w:val="000000" w:themeColor="text1"/>
          <w:sz w:val="21"/>
          <w:szCs w:val="21"/>
        </w:rPr>
        <w:t xml:space="preserve">Praktikum im Mergers &amp; </w:t>
      </w:r>
      <w:r w:rsidR="00A626A0" w:rsidRPr="009D3640">
        <w:rPr>
          <w:rFonts w:ascii="Georgia" w:hAnsi="Georgia" w:cs="Times New Roman"/>
          <w:color w:val="000000" w:themeColor="text1"/>
          <w:sz w:val="21"/>
          <w:szCs w:val="21"/>
        </w:rPr>
        <w:t>Acquisitions</w:t>
      </w:r>
      <w:r w:rsidR="001F2ADF" w:rsidRPr="009D3640">
        <w:rPr>
          <w:rFonts w:ascii="Georgia" w:hAnsi="Georgia" w:cs="Times New Roman"/>
          <w:color w:val="000000" w:themeColor="text1"/>
          <w:sz w:val="21"/>
          <w:szCs w:val="21"/>
        </w:rPr>
        <w:t xml:space="preserve"> </w:t>
      </w:r>
      <w:ins w:id="11" w:author="David Döbele" w:date="2022-01-11T19:52:00Z">
        <w:r w:rsidR="00D609EF">
          <w:rPr>
            <w:rFonts w:ascii="Georgia" w:hAnsi="Georgia" w:cs="Times New Roman"/>
            <w:color w:val="000000" w:themeColor="text1"/>
            <w:sz w:val="21"/>
            <w:szCs w:val="21"/>
          </w:rPr>
          <w:t>bis zu meinem</w:t>
        </w:r>
      </w:ins>
      <w:ins w:id="12" w:author="David Döbele" w:date="2022-01-11T19:51:00Z">
        <w:r w:rsidR="00E84134">
          <w:rPr>
            <w:rFonts w:ascii="Georgia" w:hAnsi="Georgia" w:cs="Times New Roman"/>
            <w:color w:val="000000" w:themeColor="text1"/>
            <w:sz w:val="21"/>
            <w:szCs w:val="21"/>
          </w:rPr>
          <w:t xml:space="preserve"> Studienstart an der Frankfurt School </w:t>
        </w:r>
      </w:ins>
      <w:r w:rsidR="001F2ADF" w:rsidRPr="009D3640">
        <w:rPr>
          <w:rFonts w:ascii="Georgia" w:hAnsi="Georgia" w:cs="Times New Roman"/>
          <w:color w:val="000000" w:themeColor="text1"/>
          <w:sz w:val="21"/>
          <w:szCs w:val="21"/>
        </w:rPr>
        <w:t>absolvieren.</w:t>
      </w:r>
    </w:p>
    <w:p w14:paraId="695DEFBE" w14:textId="77777777" w:rsidR="002A6B60" w:rsidRPr="004200B2" w:rsidRDefault="002A6B60" w:rsidP="00C3193D">
      <w:pPr>
        <w:jc w:val="both"/>
        <w:rPr>
          <w:rFonts w:ascii="Georgia" w:hAnsi="Georgia" w:cs="Times New Roman"/>
          <w:sz w:val="12"/>
          <w:szCs w:val="12"/>
        </w:rPr>
      </w:pPr>
    </w:p>
    <w:p w14:paraId="06504A25" w14:textId="0D6F1132" w:rsidR="006923A2" w:rsidRPr="009D3640" w:rsidRDefault="002A6B60" w:rsidP="00C3193D">
      <w:pPr>
        <w:jc w:val="both"/>
        <w:rPr>
          <w:rFonts w:ascii="Georgia" w:hAnsi="Georgia" w:cs="Times New Roman"/>
          <w:color w:val="000000" w:themeColor="text1"/>
          <w:sz w:val="21"/>
          <w:szCs w:val="21"/>
        </w:rPr>
      </w:pPr>
      <w:r w:rsidRPr="009D3640">
        <w:rPr>
          <w:rFonts w:ascii="Georgia" w:hAnsi="Georgia" w:cs="Times New Roman"/>
          <w:sz w:val="21"/>
          <w:szCs w:val="21"/>
        </w:rPr>
        <w:t>Nach meinem Abitur 20</w:t>
      </w:r>
      <w:r w:rsidR="00E46AFD" w:rsidRPr="009D3640">
        <w:rPr>
          <w:rFonts w:ascii="Georgia" w:hAnsi="Georgia" w:cs="Times New Roman"/>
          <w:sz w:val="21"/>
          <w:szCs w:val="21"/>
        </w:rPr>
        <w:t>21</w:t>
      </w:r>
      <w:r w:rsidRPr="009D3640">
        <w:rPr>
          <w:rFonts w:ascii="Georgia" w:hAnsi="Georgia" w:cs="Times New Roman"/>
          <w:sz w:val="21"/>
          <w:szCs w:val="21"/>
        </w:rPr>
        <w:t xml:space="preserve"> be</w:t>
      </w:r>
      <w:r w:rsidR="00E46AFD" w:rsidRPr="009D3640">
        <w:rPr>
          <w:rFonts w:ascii="Georgia" w:hAnsi="Georgia" w:cs="Times New Roman"/>
          <w:sz w:val="21"/>
          <w:szCs w:val="21"/>
        </w:rPr>
        <w:t xml:space="preserve">fand ich mich im Gap-Year und nahm an einer Non-Combatant Evacuation Operation im Auftrag der US-Botschaft </w:t>
      </w:r>
      <w:del w:id="13" w:author="David Döbele" w:date="2022-01-11T19:47:00Z">
        <w:r w:rsidR="00E46AFD" w:rsidRPr="009D3640" w:rsidDel="00B952C3">
          <w:rPr>
            <w:rFonts w:ascii="Georgia" w:hAnsi="Georgia" w:cs="Times New Roman"/>
            <w:sz w:val="21"/>
            <w:szCs w:val="21"/>
          </w:rPr>
          <w:delText>im Ausland</w:delText>
        </w:r>
      </w:del>
      <w:ins w:id="14" w:author="David Döbele" w:date="2022-01-11T19:47:00Z">
        <w:r w:rsidR="00B952C3">
          <w:rPr>
            <w:rFonts w:ascii="Georgia" w:hAnsi="Georgia" w:cs="Times New Roman"/>
            <w:sz w:val="21"/>
            <w:szCs w:val="21"/>
          </w:rPr>
          <w:t>in Italien</w:t>
        </w:r>
      </w:ins>
      <w:r w:rsidR="00E46AFD" w:rsidRPr="009D3640">
        <w:rPr>
          <w:rFonts w:ascii="Georgia" w:hAnsi="Georgia" w:cs="Times New Roman"/>
          <w:sz w:val="21"/>
          <w:szCs w:val="21"/>
        </w:rPr>
        <w:t xml:space="preserve"> teil</w:t>
      </w:r>
      <w:r w:rsidRPr="009D3640">
        <w:rPr>
          <w:rFonts w:ascii="Georgia" w:hAnsi="Georgia" w:cs="Times New Roman"/>
          <w:sz w:val="21"/>
          <w:szCs w:val="21"/>
        </w:rPr>
        <w:t>. Dieser Schritt war für mich perfekt</w:t>
      </w:r>
      <w:r w:rsidR="00E16537">
        <w:rPr>
          <w:rFonts w:ascii="Georgia" w:hAnsi="Georgia" w:cs="Times New Roman"/>
          <w:sz w:val="21"/>
          <w:szCs w:val="21"/>
        </w:rPr>
        <w:t xml:space="preserve">, </w:t>
      </w:r>
      <w:r w:rsidR="00A626A0">
        <w:rPr>
          <w:rFonts w:ascii="Georgia" w:hAnsi="Georgia" w:cs="Times New Roman"/>
          <w:sz w:val="21"/>
          <w:szCs w:val="21"/>
        </w:rPr>
        <w:t xml:space="preserve">denn </w:t>
      </w:r>
      <w:r w:rsidR="00B008B3">
        <w:rPr>
          <w:rFonts w:ascii="Georgia" w:hAnsi="Georgia" w:cs="Times New Roman"/>
          <w:sz w:val="21"/>
          <w:szCs w:val="21"/>
        </w:rPr>
        <w:t xml:space="preserve">ich konnte nicht nur </w:t>
      </w:r>
      <w:r w:rsidR="00E46AFD" w:rsidRPr="009D3640">
        <w:rPr>
          <w:rFonts w:ascii="Georgia" w:hAnsi="Georgia" w:cs="Times New Roman"/>
          <w:sz w:val="21"/>
          <w:szCs w:val="21"/>
        </w:rPr>
        <w:t>meine Englisch</w:t>
      </w:r>
      <w:r w:rsidR="00A626A0">
        <w:rPr>
          <w:rFonts w:ascii="Georgia" w:hAnsi="Georgia" w:cs="Times New Roman"/>
          <w:sz w:val="21"/>
          <w:szCs w:val="21"/>
        </w:rPr>
        <w:t>-</w:t>
      </w:r>
      <w:r w:rsidR="00E46AFD" w:rsidRPr="009D3640">
        <w:rPr>
          <w:rFonts w:ascii="Georgia" w:hAnsi="Georgia" w:cs="Times New Roman"/>
          <w:sz w:val="21"/>
          <w:szCs w:val="21"/>
        </w:rPr>
        <w:t>Kenntnisse unter Beweis stellen</w:t>
      </w:r>
      <w:r w:rsidRPr="009D3640">
        <w:rPr>
          <w:rFonts w:ascii="Georgia" w:hAnsi="Georgia" w:cs="Times New Roman"/>
          <w:sz w:val="21"/>
          <w:szCs w:val="21"/>
        </w:rPr>
        <w:t xml:space="preserve">, sondern habe mir bereits jetzt ein großes Netzwerk an ähnlich ambitionierten </w:t>
      </w:r>
      <w:r w:rsidR="00E46AFD" w:rsidRPr="009D3640">
        <w:rPr>
          <w:rFonts w:ascii="Georgia" w:hAnsi="Georgia" w:cs="Times New Roman"/>
          <w:sz w:val="21"/>
          <w:szCs w:val="21"/>
        </w:rPr>
        <w:t>Menschen</w:t>
      </w:r>
      <w:r w:rsidRPr="009D3640">
        <w:rPr>
          <w:rFonts w:ascii="Georgia" w:hAnsi="Georgia" w:cs="Times New Roman"/>
          <w:sz w:val="21"/>
          <w:szCs w:val="21"/>
        </w:rPr>
        <w:t xml:space="preserve"> aufgebaut</w:t>
      </w:r>
      <w:r w:rsidR="00E46AFD" w:rsidRPr="009D3640">
        <w:rPr>
          <w:rFonts w:ascii="Georgia" w:hAnsi="Georgia" w:cs="Times New Roman"/>
          <w:sz w:val="21"/>
          <w:szCs w:val="21"/>
        </w:rPr>
        <w:t xml:space="preserve"> und konnte dadurch </w:t>
      </w:r>
      <w:r w:rsidR="0079465B">
        <w:rPr>
          <w:rFonts w:ascii="Georgia" w:hAnsi="Georgia" w:cs="Times New Roman"/>
          <w:sz w:val="21"/>
          <w:szCs w:val="21"/>
        </w:rPr>
        <w:t>Personen</w:t>
      </w:r>
      <w:r w:rsidR="00E46AFD" w:rsidRPr="009D3640">
        <w:rPr>
          <w:rFonts w:ascii="Georgia" w:hAnsi="Georgia" w:cs="Times New Roman"/>
          <w:sz w:val="21"/>
          <w:szCs w:val="21"/>
        </w:rPr>
        <w:t xml:space="preserve"> </w:t>
      </w:r>
      <w:r w:rsidR="00B008B3">
        <w:rPr>
          <w:rFonts w:ascii="Georgia" w:hAnsi="Georgia" w:cs="Times New Roman"/>
          <w:sz w:val="21"/>
          <w:szCs w:val="21"/>
        </w:rPr>
        <w:t>mit</w:t>
      </w:r>
      <w:r w:rsidR="00E46AFD" w:rsidRPr="009D3640">
        <w:rPr>
          <w:rFonts w:ascii="Georgia" w:hAnsi="Georgia" w:cs="Times New Roman"/>
          <w:sz w:val="21"/>
          <w:szCs w:val="21"/>
        </w:rPr>
        <w:t xml:space="preserve"> </w:t>
      </w:r>
      <w:r w:rsidR="005F7389" w:rsidRPr="009D3640">
        <w:rPr>
          <w:rFonts w:ascii="Georgia" w:hAnsi="Georgia" w:cs="Times New Roman"/>
          <w:sz w:val="21"/>
          <w:szCs w:val="21"/>
        </w:rPr>
        <w:t>verschiedensten</w:t>
      </w:r>
      <w:r w:rsidR="00E46AFD" w:rsidRPr="009D3640">
        <w:rPr>
          <w:rFonts w:ascii="Georgia" w:hAnsi="Georgia" w:cs="Times New Roman"/>
          <w:sz w:val="21"/>
          <w:szCs w:val="21"/>
        </w:rPr>
        <w:t xml:space="preserve"> </w:t>
      </w:r>
      <w:r w:rsidR="005F7389" w:rsidRPr="009D3640">
        <w:rPr>
          <w:rFonts w:ascii="Georgia" w:hAnsi="Georgia" w:cs="Times New Roman"/>
          <w:sz w:val="21"/>
          <w:szCs w:val="21"/>
        </w:rPr>
        <w:t>Hintergründen</w:t>
      </w:r>
      <w:r w:rsidR="00E46AFD" w:rsidRPr="009D3640">
        <w:rPr>
          <w:rFonts w:ascii="Georgia" w:hAnsi="Georgia" w:cs="Times New Roman"/>
          <w:sz w:val="21"/>
          <w:szCs w:val="21"/>
        </w:rPr>
        <w:t xml:space="preserve"> </w:t>
      </w:r>
      <w:r w:rsidR="005F7389" w:rsidRPr="009D3640">
        <w:rPr>
          <w:rFonts w:ascii="Georgia" w:hAnsi="Georgia" w:cs="Times New Roman"/>
          <w:sz w:val="21"/>
          <w:szCs w:val="21"/>
        </w:rPr>
        <w:t>kennenlernen</w:t>
      </w:r>
      <w:r w:rsidR="00E46AFD" w:rsidRPr="009D3640">
        <w:rPr>
          <w:rFonts w:ascii="Georgia" w:hAnsi="Georgia" w:cs="Times New Roman"/>
          <w:sz w:val="21"/>
          <w:szCs w:val="21"/>
        </w:rPr>
        <w:t xml:space="preserve"> und mit </w:t>
      </w:r>
      <w:ins w:id="15" w:author="David Döbele" w:date="2022-01-11T19:48:00Z">
        <w:r w:rsidR="00B952C3">
          <w:rPr>
            <w:rFonts w:ascii="Georgia" w:hAnsi="Georgia" w:cs="Times New Roman"/>
            <w:sz w:val="21"/>
            <w:szCs w:val="21"/>
          </w:rPr>
          <w:t>i</w:t>
        </w:r>
      </w:ins>
      <w:del w:id="16" w:author="David Döbele" w:date="2022-01-11T19:48:00Z">
        <w:r w:rsidR="00E46AFD" w:rsidRPr="009D3640" w:rsidDel="00B952C3">
          <w:rPr>
            <w:rFonts w:ascii="Georgia" w:hAnsi="Georgia" w:cs="Times New Roman"/>
            <w:sz w:val="21"/>
            <w:szCs w:val="21"/>
          </w:rPr>
          <w:delText>I</w:delText>
        </w:r>
      </w:del>
      <w:r w:rsidR="00E46AFD" w:rsidRPr="009D3640">
        <w:rPr>
          <w:rFonts w:ascii="Georgia" w:hAnsi="Georgia" w:cs="Times New Roman"/>
          <w:sz w:val="21"/>
          <w:szCs w:val="21"/>
        </w:rPr>
        <w:t xml:space="preserve">hnen gemeinsam </w:t>
      </w:r>
      <w:r w:rsidR="005F7389" w:rsidRPr="009D3640">
        <w:rPr>
          <w:rFonts w:ascii="Georgia" w:hAnsi="Georgia" w:cs="Times New Roman"/>
          <w:sz w:val="21"/>
          <w:szCs w:val="21"/>
        </w:rPr>
        <w:t>Problemstellungen</w:t>
      </w:r>
      <w:r w:rsidR="00B64430" w:rsidRPr="009D3640">
        <w:rPr>
          <w:rFonts w:ascii="Georgia" w:hAnsi="Georgia" w:cs="Times New Roman"/>
          <w:sz w:val="21"/>
          <w:szCs w:val="21"/>
        </w:rPr>
        <w:t xml:space="preserve"> </w:t>
      </w:r>
      <w:r w:rsidR="005F7389" w:rsidRPr="009D3640">
        <w:rPr>
          <w:rFonts w:ascii="Georgia" w:hAnsi="Georgia" w:cs="Times New Roman"/>
          <w:sz w:val="21"/>
          <w:szCs w:val="21"/>
        </w:rPr>
        <w:t>lösen</w:t>
      </w:r>
      <w:r w:rsidRPr="009D3640">
        <w:rPr>
          <w:rFonts w:ascii="Georgia" w:hAnsi="Georgia" w:cs="Times New Roman"/>
          <w:sz w:val="21"/>
          <w:szCs w:val="21"/>
        </w:rPr>
        <w:t xml:space="preserve">. </w:t>
      </w:r>
      <w:r w:rsidR="00B64430" w:rsidRPr="009D3640">
        <w:rPr>
          <w:rFonts w:ascii="Georgia" w:hAnsi="Georgia" w:cs="Times New Roman"/>
          <w:sz w:val="21"/>
          <w:szCs w:val="21"/>
        </w:rPr>
        <w:t xml:space="preserve">Meine Vorgesetzten </w:t>
      </w:r>
      <w:r w:rsidRPr="009D3640">
        <w:rPr>
          <w:rFonts w:ascii="Georgia" w:hAnsi="Georgia" w:cs="Times New Roman"/>
          <w:sz w:val="21"/>
          <w:szCs w:val="21"/>
        </w:rPr>
        <w:t>schätz</w:t>
      </w:r>
      <w:r w:rsidR="005E50CA" w:rsidRPr="009D3640">
        <w:rPr>
          <w:rFonts w:ascii="Georgia" w:hAnsi="Georgia" w:cs="Times New Roman"/>
          <w:sz w:val="21"/>
          <w:szCs w:val="21"/>
        </w:rPr>
        <w:t>t</w:t>
      </w:r>
      <w:r w:rsidRPr="009D3640">
        <w:rPr>
          <w:rFonts w:ascii="Georgia" w:hAnsi="Georgia" w:cs="Times New Roman"/>
          <w:sz w:val="21"/>
          <w:szCs w:val="21"/>
        </w:rPr>
        <w:t>en an mir besonders, dass ich auch in</w:t>
      </w:r>
      <w:r w:rsidR="00B64430" w:rsidRPr="009D3640">
        <w:rPr>
          <w:rFonts w:ascii="Georgia" w:hAnsi="Georgia" w:cs="Times New Roman"/>
          <w:sz w:val="21"/>
          <w:szCs w:val="21"/>
        </w:rPr>
        <w:t xml:space="preserve"> </w:t>
      </w:r>
      <w:r w:rsidR="005E50CA" w:rsidRPr="009D3640">
        <w:rPr>
          <w:rFonts w:ascii="Georgia" w:hAnsi="Georgia" w:cs="Times New Roman"/>
          <w:sz w:val="21"/>
          <w:szCs w:val="21"/>
        </w:rPr>
        <w:t>strapaziösen</w:t>
      </w:r>
      <w:r w:rsidR="00B64430" w:rsidRPr="009D3640">
        <w:rPr>
          <w:rFonts w:ascii="Georgia" w:hAnsi="Georgia" w:cs="Times New Roman"/>
          <w:sz w:val="21"/>
          <w:szCs w:val="21"/>
        </w:rPr>
        <w:t xml:space="preserve"> </w:t>
      </w:r>
      <w:r w:rsidR="008302E2" w:rsidRPr="009D3640">
        <w:rPr>
          <w:rFonts w:ascii="Georgia" w:hAnsi="Georgia" w:cs="Times New Roman"/>
          <w:sz w:val="21"/>
          <w:szCs w:val="21"/>
        </w:rPr>
        <w:t>Situationen</w:t>
      </w:r>
      <w:r w:rsidR="00B64430" w:rsidRPr="009D3640">
        <w:rPr>
          <w:rFonts w:ascii="Georgia" w:hAnsi="Georgia" w:cs="Times New Roman"/>
          <w:sz w:val="21"/>
          <w:szCs w:val="21"/>
        </w:rPr>
        <w:t xml:space="preserve"> einen kühlen </w:t>
      </w:r>
      <w:r w:rsidR="005E50CA" w:rsidRPr="009D3640">
        <w:rPr>
          <w:rFonts w:ascii="Georgia" w:hAnsi="Georgia" w:cs="Times New Roman"/>
          <w:sz w:val="21"/>
          <w:szCs w:val="21"/>
        </w:rPr>
        <w:t>Kopf</w:t>
      </w:r>
      <w:r w:rsidR="00B64430" w:rsidRPr="009D3640">
        <w:rPr>
          <w:rFonts w:ascii="Georgia" w:hAnsi="Georgia" w:cs="Times New Roman"/>
          <w:sz w:val="21"/>
          <w:szCs w:val="21"/>
        </w:rPr>
        <w:t xml:space="preserve"> bewahr</w:t>
      </w:r>
      <w:r w:rsidR="00042EFB" w:rsidRPr="009D3640">
        <w:rPr>
          <w:rFonts w:ascii="Georgia" w:hAnsi="Georgia" w:cs="Times New Roman"/>
          <w:sz w:val="21"/>
          <w:szCs w:val="21"/>
        </w:rPr>
        <w:t>t</w:t>
      </w:r>
      <w:r w:rsidR="00B64430" w:rsidRPr="009D3640">
        <w:rPr>
          <w:rFonts w:ascii="Georgia" w:hAnsi="Georgia" w:cs="Times New Roman"/>
          <w:sz w:val="21"/>
          <w:szCs w:val="21"/>
        </w:rPr>
        <w:t>e</w:t>
      </w:r>
      <w:r w:rsidR="00E16537">
        <w:rPr>
          <w:rFonts w:ascii="Georgia" w:hAnsi="Georgia" w:cs="Times New Roman"/>
          <w:sz w:val="21"/>
          <w:szCs w:val="21"/>
        </w:rPr>
        <w:t xml:space="preserve">, </w:t>
      </w:r>
      <w:r w:rsidR="00B64430" w:rsidRPr="009D3640">
        <w:rPr>
          <w:rFonts w:ascii="Georgia" w:hAnsi="Georgia" w:cs="Times New Roman"/>
          <w:sz w:val="21"/>
          <w:szCs w:val="21"/>
        </w:rPr>
        <w:t xml:space="preserve">meine </w:t>
      </w:r>
      <w:r w:rsidR="005E50CA" w:rsidRPr="009D3640">
        <w:rPr>
          <w:rFonts w:ascii="Georgia" w:hAnsi="Georgia" w:cs="Times New Roman"/>
          <w:sz w:val="21"/>
          <w:szCs w:val="21"/>
        </w:rPr>
        <w:t>Aufgaben</w:t>
      </w:r>
      <w:r w:rsidR="00B64430" w:rsidRPr="009D3640">
        <w:rPr>
          <w:rFonts w:ascii="Georgia" w:hAnsi="Georgia" w:cs="Times New Roman"/>
          <w:sz w:val="21"/>
          <w:szCs w:val="21"/>
        </w:rPr>
        <w:t xml:space="preserve"> exzellent </w:t>
      </w:r>
      <w:r w:rsidR="008302E2" w:rsidRPr="009D3640">
        <w:rPr>
          <w:rFonts w:ascii="Georgia" w:hAnsi="Georgia" w:cs="Times New Roman"/>
          <w:sz w:val="21"/>
          <w:szCs w:val="21"/>
        </w:rPr>
        <w:t>erfüll</w:t>
      </w:r>
      <w:r w:rsidR="005E50CA" w:rsidRPr="009D3640">
        <w:rPr>
          <w:rFonts w:ascii="Georgia" w:hAnsi="Georgia" w:cs="Times New Roman"/>
          <w:sz w:val="21"/>
          <w:szCs w:val="21"/>
        </w:rPr>
        <w:t>t</w:t>
      </w:r>
      <w:r w:rsidR="008302E2" w:rsidRPr="009D3640">
        <w:rPr>
          <w:rFonts w:ascii="Georgia" w:hAnsi="Georgia" w:cs="Times New Roman"/>
          <w:sz w:val="21"/>
          <w:szCs w:val="21"/>
        </w:rPr>
        <w:t>e</w:t>
      </w:r>
      <w:r w:rsidR="005E50CA" w:rsidRPr="009D3640">
        <w:rPr>
          <w:rFonts w:ascii="Georgia" w:hAnsi="Georgia" w:cs="Times New Roman"/>
          <w:sz w:val="21"/>
          <w:szCs w:val="21"/>
        </w:rPr>
        <w:t xml:space="preserve"> und </w:t>
      </w:r>
      <w:r w:rsidR="00E16537">
        <w:rPr>
          <w:rFonts w:ascii="Georgia" w:hAnsi="Georgia" w:cs="Times New Roman"/>
          <w:sz w:val="21"/>
          <w:szCs w:val="21"/>
        </w:rPr>
        <w:t xml:space="preserve">eine hohe Arbeitsmoral und Strebsamkeit an den Tag legte. </w:t>
      </w:r>
      <w:r w:rsidR="006923A2" w:rsidRPr="009D3640">
        <w:rPr>
          <w:rFonts w:ascii="Georgia" w:hAnsi="Georgia" w:cs="Times New Roman"/>
          <w:color w:val="000000" w:themeColor="text1"/>
          <w:sz w:val="21"/>
          <w:szCs w:val="21"/>
        </w:rPr>
        <w:t xml:space="preserve">Bereits in meiner Schulzeit habe ich gezeigt, dass ich konstant und selbstständig arbeiten kann und folglich </w:t>
      </w:r>
      <w:r w:rsidR="00B008B3">
        <w:rPr>
          <w:rFonts w:ascii="Georgia" w:hAnsi="Georgia" w:cs="Times New Roman"/>
          <w:color w:val="000000" w:themeColor="text1"/>
          <w:sz w:val="21"/>
          <w:szCs w:val="21"/>
        </w:rPr>
        <w:t>hervorragende</w:t>
      </w:r>
      <w:r w:rsidR="008302E2" w:rsidRPr="009D3640">
        <w:rPr>
          <w:rFonts w:ascii="Georgia" w:hAnsi="Georgia" w:cs="Times New Roman"/>
          <w:color w:val="000000" w:themeColor="text1"/>
          <w:sz w:val="21"/>
          <w:szCs w:val="21"/>
        </w:rPr>
        <w:t xml:space="preserve"> </w:t>
      </w:r>
      <w:r w:rsidR="006923A2" w:rsidRPr="009D3640">
        <w:rPr>
          <w:rFonts w:ascii="Georgia" w:hAnsi="Georgia" w:cs="Times New Roman"/>
          <w:color w:val="000000" w:themeColor="text1"/>
          <w:sz w:val="21"/>
          <w:szCs w:val="21"/>
        </w:rPr>
        <w:t>Ergebnisse erziele. Aufgrund</w:t>
      </w:r>
      <w:r w:rsidR="00FE2C92" w:rsidRPr="009D3640">
        <w:rPr>
          <w:rFonts w:ascii="Georgia" w:hAnsi="Georgia" w:cs="Times New Roman"/>
          <w:color w:val="000000" w:themeColor="text1"/>
          <w:sz w:val="21"/>
          <w:szCs w:val="21"/>
        </w:rPr>
        <w:t xml:space="preserve"> meines stetigen Antriebs habe ich es geschafft, nach der Sekundarstufe I den Wechsel auf das Gymnasium zu meistern und dort das Abitur </w:t>
      </w:r>
      <w:r w:rsidR="00042EFB" w:rsidRPr="009D3640">
        <w:rPr>
          <w:rFonts w:ascii="Georgia" w:hAnsi="Georgia" w:cs="Times New Roman"/>
          <w:color w:val="000000" w:themeColor="text1"/>
          <w:sz w:val="21"/>
          <w:szCs w:val="21"/>
        </w:rPr>
        <w:t xml:space="preserve">zu </w:t>
      </w:r>
      <w:r w:rsidR="00FE2C92" w:rsidRPr="009D3640">
        <w:rPr>
          <w:rFonts w:ascii="Georgia" w:hAnsi="Georgia" w:cs="Times New Roman"/>
          <w:color w:val="000000" w:themeColor="text1"/>
          <w:sz w:val="21"/>
          <w:szCs w:val="21"/>
        </w:rPr>
        <w:t>absolvier</w:t>
      </w:r>
      <w:r w:rsidR="00E16537">
        <w:rPr>
          <w:rFonts w:ascii="Georgia" w:hAnsi="Georgia" w:cs="Times New Roman"/>
          <w:color w:val="000000" w:themeColor="text1"/>
          <w:sz w:val="21"/>
          <w:szCs w:val="21"/>
        </w:rPr>
        <w:t>en</w:t>
      </w:r>
      <w:r w:rsidR="006923A2" w:rsidRPr="009D3640">
        <w:rPr>
          <w:rFonts w:ascii="Georgia" w:hAnsi="Georgia" w:cs="Times New Roman"/>
          <w:color w:val="000000" w:themeColor="text1"/>
          <w:sz w:val="21"/>
          <w:szCs w:val="21"/>
        </w:rPr>
        <w:t>.</w:t>
      </w:r>
      <w:r w:rsidR="00042EFB" w:rsidRPr="009D3640">
        <w:rPr>
          <w:rFonts w:ascii="Georgia" w:hAnsi="Georgia" w:cs="Times New Roman"/>
          <w:color w:val="000000" w:themeColor="text1"/>
          <w:sz w:val="21"/>
          <w:szCs w:val="21"/>
        </w:rPr>
        <w:t xml:space="preserve"> </w:t>
      </w:r>
      <w:r w:rsidR="008302E2" w:rsidRPr="009D3640">
        <w:rPr>
          <w:rFonts w:ascii="Georgia" w:hAnsi="Georgia" w:cs="Times New Roman"/>
          <w:color w:val="000000" w:themeColor="text1"/>
          <w:sz w:val="21"/>
          <w:szCs w:val="21"/>
        </w:rPr>
        <w:t xml:space="preserve">Mein hohes </w:t>
      </w:r>
      <w:r w:rsidR="005E50CA" w:rsidRPr="009D3640">
        <w:rPr>
          <w:rFonts w:ascii="Georgia" w:hAnsi="Georgia" w:cs="Times New Roman"/>
          <w:color w:val="000000" w:themeColor="text1"/>
          <w:sz w:val="21"/>
          <w:szCs w:val="21"/>
        </w:rPr>
        <w:t>Interesse</w:t>
      </w:r>
      <w:r w:rsidR="008302E2" w:rsidRPr="009D3640">
        <w:rPr>
          <w:rFonts w:ascii="Georgia" w:hAnsi="Georgia" w:cs="Times New Roman"/>
          <w:color w:val="000000" w:themeColor="text1"/>
          <w:sz w:val="21"/>
          <w:szCs w:val="21"/>
        </w:rPr>
        <w:t xml:space="preserve"> am </w:t>
      </w:r>
      <w:r w:rsidR="005E50CA" w:rsidRPr="009D3640">
        <w:rPr>
          <w:rFonts w:ascii="Georgia" w:hAnsi="Georgia" w:cs="Times New Roman"/>
          <w:color w:val="000000" w:themeColor="text1"/>
          <w:sz w:val="21"/>
          <w:szCs w:val="21"/>
        </w:rPr>
        <w:t>Thema</w:t>
      </w:r>
      <w:r w:rsidR="008302E2" w:rsidRPr="009D3640">
        <w:rPr>
          <w:rFonts w:ascii="Georgia" w:hAnsi="Georgia" w:cs="Times New Roman"/>
          <w:color w:val="000000" w:themeColor="text1"/>
          <w:sz w:val="21"/>
          <w:szCs w:val="21"/>
        </w:rPr>
        <w:t xml:space="preserve"> </w:t>
      </w:r>
      <w:r w:rsidR="005E50CA" w:rsidRPr="009D3640">
        <w:rPr>
          <w:rFonts w:ascii="Georgia" w:hAnsi="Georgia" w:cs="Times New Roman"/>
          <w:color w:val="000000" w:themeColor="text1"/>
          <w:sz w:val="21"/>
          <w:szCs w:val="21"/>
        </w:rPr>
        <w:t>Investments</w:t>
      </w:r>
      <w:r w:rsidR="008302E2" w:rsidRPr="009D3640">
        <w:rPr>
          <w:rFonts w:ascii="Georgia" w:hAnsi="Georgia" w:cs="Times New Roman"/>
          <w:color w:val="000000" w:themeColor="text1"/>
          <w:sz w:val="21"/>
          <w:szCs w:val="21"/>
        </w:rPr>
        <w:t xml:space="preserve"> spiegelt sich</w:t>
      </w:r>
      <w:r w:rsidR="00B654E6" w:rsidRPr="009D3640">
        <w:rPr>
          <w:rFonts w:ascii="Georgia" w:hAnsi="Georgia" w:cs="Times New Roman"/>
          <w:color w:val="000000" w:themeColor="text1"/>
          <w:sz w:val="21"/>
          <w:szCs w:val="21"/>
        </w:rPr>
        <w:t xml:space="preserve"> auch</w:t>
      </w:r>
      <w:r w:rsidR="008302E2" w:rsidRPr="009D3640">
        <w:rPr>
          <w:rFonts w:ascii="Georgia" w:hAnsi="Georgia" w:cs="Times New Roman"/>
          <w:color w:val="000000" w:themeColor="text1"/>
          <w:sz w:val="21"/>
          <w:szCs w:val="21"/>
        </w:rPr>
        <w:t xml:space="preserve"> in meinem Alltag </w:t>
      </w:r>
      <w:r w:rsidR="00B008B3">
        <w:rPr>
          <w:rFonts w:ascii="Georgia" w:hAnsi="Georgia" w:cs="Times New Roman"/>
          <w:color w:val="000000" w:themeColor="text1"/>
          <w:sz w:val="21"/>
          <w:szCs w:val="21"/>
        </w:rPr>
        <w:t>wider</w:t>
      </w:r>
      <w:r w:rsidR="008302E2" w:rsidRPr="009D3640">
        <w:rPr>
          <w:rFonts w:ascii="Georgia" w:hAnsi="Georgia" w:cs="Times New Roman"/>
          <w:color w:val="000000" w:themeColor="text1"/>
          <w:sz w:val="21"/>
          <w:szCs w:val="21"/>
        </w:rPr>
        <w:t xml:space="preserve">. So besitze ich seit meinem 17. Lebensjahr ein </w:t>
      </w:r>
      <w:r w:rsidR="00B008B3">
        <w:rPr>
          <w:rFonts w:ascii="Georgia" w:hAnsi="Georgia" w:cs="Times New Roman"/>
          <w:color w:val="000000" w:themeColor="text1"/>
          <w:sz w:val="21"/>
          <w:szCs w:val="21"/>
        </w:rPr>
        <w:t>selbst geführtes</w:t>
      </w:r>
      <w:r w:rsidR="008302E2" w:rsidRPr="009D3640">
        <w:rPr>
          <w:rFonts w:ascii="Georgia" w:hAnsi="Georgia" w:cs="Times New Roman"/>
          <w:color w:val="000000" w:themeColor="text1"/>
          <w:sz w:val="21"/>
          <w:szCs w:val="21"/>
        </w:rPr>
        <w:t xml:space="preserve"> Aktienportfolio</w:t>
      </w:r>
      <w:ins w:id="17" w:author="David Döbele" w:date="2022-01-11T19:50:00Z">
        <w:r w:rsidR="00B952C3">
          <w:rPr>
            <w:rFonts w:ascii="Georgia" w:hAnsi="Georgia" w:cs="Times New Roman"/>
            <w:color w:val="000000" w:themeColor="text1"/>
            <w:sz w:val="21"/>
            <w:szCs w:val="21"/>
          </w:rPr>
          <w:t xml:space="preserve"> und beschäftige mich regelmäßig mit fundamentalen Aktienanalysen</w:t>
        </w:r>
      </w:ins>
      <w:del w:id="18" w:author="David Döbele" w:date="2022-01-11T19:50:00Z">
        <w:r w:rsidR="008302E2" w:rsidRPr="009D3640" w:rsidDel="00B952C3">
          <w:rPr>
            <w:rFonts w:ascii="Georgia" w:hAnsi="Georgia" w:cs="Times New Roman"/>
            <w:color w:val="000000" w:themeColor="text1"/>
            <w:sz w:val="21"/>
            <w:szCs w:val="21"/>
          </w:rPr>
          <w:delText xml:space="preserve">, welches </w:delText>
        </w:r>
      </w:del>
      <w:del w:id="19" w:author="David Döbele" w:date="2022-01-11T19:49:00Z">
        <w:r w:rsidR="008302E2" w:rsidRPr="009D3640" w:rsidDel="00B952C3">
          <w:rPr>
            <w:rFonts w:ascii="Georgia" w:hAnsi="Georgia" w:cs="Times New Roman"/>
            <w:color w:val="000000" w:themeColor="text1"/>
            <w:sz w:val="21"/>
            <w:szCs w:val="21"/>
          </w:rPr>
          <w:delText>die meisten Indizes outperformed</w:delText>
        </w:r>
      </w:del>
      <w:r w:rsidR="008302E2" w:rsidRPr="009D3640">
        <w:rPr>
          <w:rFonts w:ascii="Georgia" w:hAnsi="Georgia" w:cs="Times New Roman"/>
          <w:color w:val="000000" w:themeColor="text1"/>
          <w:sz w:val="21"/>
          <w:szCs w:val="21"/>
        </w:rPr>
        <w:t xml:space="preserve">. Des </w:t>
      </w:r>
      <w:r w:rsidR="005E50CA" w:rsidRPr="009D3640">
        <w:rPr>
          <w:rFonts w:ascii="Georgia" w:hAnsi="Georgia" w:cs="Times New Roman"/>
          <w:color w:val="000000" w:themeColor="text1"/>
          <w:sz w:val="21"/>
          <w:szCs w:val="21"/>
        </w:rPr>
        <w:t>Weiteren</w:t>
      </w:r>
      <w:r w:rsidR="008302E2" w:rsidRPr="009D3640">
        <w:rPr>
          <w:rFonts w:ascii="Georgia" w:hAnsi="Georgia" w:cs="Times New Roman"/>
          <w:color w:val="000000" w:themeColor="text1"/>
          <w:sz w:val="21"/>
          <w:szCs w:val="21"/>
        </w:rPr>
        <w:t xml:space="preserve"> nahm mein So</w:t>
      </w:r>
      <w:r w:rsidR="00046062">
        <w:rPr>
          <w:rFonts w:ascii="Georgia" w:hAnsi="Georgia" w:cs="Times New Roman"/>
          <w:color w:val="000000" w:themeColor="text1"/>
          <w:sz w:val="21"/>
          <w:szCs w:val="21"/>
        </w:rPr>
        <w:t>zialwissenschaftsk</w:t>
      </w:r>
      <w:r w:rsidR="008302E2" w:rsidRPr="009D3640">
        <w:rPr>
          <w:rFonts w:ascii="Georgia" w:hAnsi="Georgia" w:cs="Times New Roman"/>
          <w:color w:val="000000" w:themeColor="text1"/>
          <w:sz w:val="21"/>
          <w:szCs w:val="21"/>
        </w:rPr>
        <w:t xml:space="preserve">urs am Börsenspiel der örtlichen Sparkasse teil. In dieser </w:t>
      </w:r>
      <w:r w:rsidR="005E50CA" w:rsidRPr="009D3640">
        <w:rPr>
          <w:rFonts w:ascii="Georgia" w:hAnsi="Georgia" w:cs="Times New Roman"/>
          <w:color w:val="000000" w:themeColor="text1"/>
          <w:sz w:val="21"/>
          <w:szCs w:val="21"/>
        </w:rPr>
        <w:t>Veranstaltung</w:t>
      </w:r>
      <w:r w:rsidR="008302E2" w:rsidRPr="009D3640">
        <w:rPr>
          <w:rFonts w:ascii="Georgia" w:hAnsi="Georgia" w:cs="Times New Roman"/>
          <w:color w:val="000000" w:themeColor="text1"/>
          <w:sz w:val="21"/>
          <w:szCs w:val="21"/>
        </w:rPr>
        <w:t xml:space="preserve"> absolvierte mein Team als das Schulbeste</w:t>
      </w:r>
      <w:r w:rsidR="005E50CA" w:rsidRPr="009D3640">
        <w:rPr>
          <w:rFonts w:ascii="Georgia" w:hAnsi="Georgia" w:cs="Times New Roman"/>
          <w:color w:val="000000" w:themeColor="text1"/>
          <w:sz w:val="21"/>
          <w:szCs w:val="21"/>
        </w:rPr>
        <w:t>, was das Ergebnis von durchdachten und analysierten Investments war</w:t>
      </w:r>
      <w:r w:rsidR="008302E2" w:rsidRPr="009D3640">
        <w:rPr>
          <w:rFonts w:ascii="Georgia" w:hAnsi="Georgia" w:cs="Times New Roman"/>
          <w:color w:val="000000" w:themeColor="text1"/>
          <w:sz w:val="21"/>
          <w:szCs w:val="21"/>
        </w:rPr>
        <w:t>.</w:t>
      </w:r>
      <w:r w:rsidR="006923A2" w:rsidRPr="009D3640">
        <w:rPr>
          <w:rFonts w:ascii="Georgia" w:hAnsi="Georgia" w:cs="Times New Roman"/>
          <w:color w:val="000000" w:themeColor="text1"/>
          <w:sz w:val="21"/>
          <w:szCs w:val="21"/>
        </w:rPr>
        <w:t xml:space="preserve"> In meiner Freizeit finde ich Ausgleich beim Kraftsport, den ich seit 2018 mit hoher Disziplin verfolge und täglich</w:t>
      </w:r>
      <w:r w:rsidR="00FE2C92" w:rsidRPr="009D3640">
        <w:rPr>
          <w:rFonts w:ascii="Georgia" w:hAnsi="Georgia" w:cs="Times New Roman"/>
          <w:color w:val="000000" w:themeColor="text1"/>
          <w:sz w:val="21"/>
          <w:szCs w:val="21"/>
        </w:rPr>
        <w:t xml:space="preserve"> </w:t>
      </w:r>
      <w:r w:rsidR="006923A2" w:rsidRPr="009D3640">
        <w:rPr>
          <w:rFonts w:ascii="Georgia" w:hAnsi="Georgia" w:cs="Times New Roman"/>
          <w:color w:val="000000" w:themeColor="text1"/>
          <w:sz w:val="21"/>
          <w:szCs w:val="21"/>
        </w:rPr>
        <w:t xml:space="preserve">daran arbeite, mich stets weiter zu steigern. </w:t>
      </w:r>
      <w:r w:rsidR="008302E2" w:rsidRPr="009D3640">
        <w:rPr>
          <w:rFonts w:ascii="Georgia" w:hAnsi="Georgia" w:cs="Times New Roman"/>
          <w:color w:val="000000" w:themeColor="text1"/>
          <w:sz w:val="21"/>
          <w:szCs w:val="21"/>
        </w:rPr>
        <w:t xml:space="preserve">Beim Kraftsport gefällt mir </w:t>
      </w:r>
      <w:r w:rsidR="00B008B3">
        <w:rPr>
          <w:rFonts w:ascii="Georgia" w:hAnsi="Georgia" w:cs="Times New Roman"/>
          <w:color w:val="000000" w:themeColor="text1"/>
          <w:sz w:val="21"/>
          <w:szCs w:val="21"/>
        </w:rPr>
        <w:t>primär</w:t>
      </w:r>
      <w:r w:rsidR="008302E2" w:rsidRPr="009D3640">
        <w:rPr>
          <w:rFonts w:ascii="Georgia" w:hAnsi="Georgia" w:cs="Times New Roman"/>
          <w:color w:val="000000" w:themeColor="text1"/>
          <w:sz w:val="21"/>
          <w:szCs w:val="21"/>
        </w:rPr>
        <w:t xml:space="preserve"> der Gedanke, dass man für </w:t>
      </w:r>
      <w:r w:rsidR="005E50CA" w:rsidRPr="009D3640">
        <w:rPr>
          <w:rFonts w:ascii="Georgia" w:hAnsi="Georgia" w:cs="Times New Roman"/>
          <w:color w:val="000000" w:themeColor="text1"/>
          <w:sz w:val="21"/>
          <w:szCs w:val="21"/>
        </w:rPr>
        <w:t>das Erreichen</w:t>
      </w:r>
      <w:r w:rsidR="008302E2" w:rsidRPr="009D3640">
        <w:rPr>
          <w:rFonts w:ascii="Georgia" w:hAnsi="Georgia" w:cs="Times New Roman"/>
          <w:color w:val="000000" w:themeColor="text1"/>
          <w:sz w:val="21"/>
          <w:szCs w:val="21"/>
        </w:rPr>
        <w:t xml:space="preserve"> seiner </w:t>
      </w:r>
      <w:r w:rsidR="005E50CA" w:rsidRPr="009D3640">
        <w:rPr>
          <w:rFonts w:ascii="Georgia" w:hAnsi="Georgia" w:cs="Times New Roman"/>
          <w:color w:val="000000" w:themeColor="text1"/>
          <w:sz w:val="21"/>
          <w:szCs w:val="21"/>
        </w:rPr>
        <w:t>Ziele</w:t>
      </w:r>
      <w:r w:rsidR="008302E2" w:rsidRPr="009D3640">
        <w:rPr>
          <w:rFonts w:ascii="Georgia" w:hAnsi="Georgia" w:cs="Times New Roman"/>
          <w:color w:val="000000" w:themeColor="text1"/>
          <w:sz w:val="21"/>
          <w:szCs w:val="21"/>
        </w:rPr>
        <w:t xml:space="preserve"> Disziplin, harte </w:t>
      </w:r>
      <w:r w:rsidR="005E50CA" w:rsidRPr="009D3640">
        <w:rPr>
          <w:rFonts w:ascii="Georgia" w:hAnsi="Georgia" w:cs="Times New Roman"/>
          <w:color w:val="000000" w:themeColor="text1"/>
          <w:sz w:val="21"/>
          <w:szCs w:val="21"/>
        </w:rPr>
        <w:t>Arbeit</w:t>
      </w:r>
      <w:r w:rsidR="008302E2" w:rsidRPr="009D3640">
        <w:rPr>
          <w:rFonts w:ascii="Georgia" w:hAnsi="Georgia" w:cs="Times New Roman"/>
          <w:color w:val="000000" w:themeColor="text1"/>
          <w:sz w:val="21"/>
          <w:szCs w:val="21"/>
        </w:rPr>
        <w:t xml:space="preserve"> und Ehrgeiz benötigt. Diesen</w:t>
      </w:r>
      <w:r w:rsidR="006923A2" w:rsidRPr="009D3640">
        <w:rPr>
          <w:rFonts w:ascii="Georgia" w:hAnsi="Georgia" w:cs="Times New Roman"/>
          <w:color w:val="000000" w:themeColor="text1"/>
          <w:sz w:val="21"/>
          <w:szCs w:val="21"/>
        </w:rPr>
        <w:t xml:space="preserve"> Ehrgeiz und diese </w:t>
      </w:r>
      <w:r w:rsidR="00A51E22" w:rsidRPr="009D3640">
        <w:rPr>
          <w:rFonts w:ascii="Georgia" w:hAnsi="Georgia" w:cs="Times New Roman"/>
          <w:color w:val="000000" w:themeColor="text1"/>
          <w:sz w:val="21"/>
          <w:szCs w:val="21"/>
        </w:rPr>
        <w:t>Begeisterung</w:t>
      </w:r>
      <w:r w:rsidR="006923A2" w:rsidRPr="009D3640">
        <w:rPr>
          <w:rFonts w:ascii="Georgia" w:hAnsi="Georgia" w:cs="Times New Roman"/>
          <w:color w:val="000000" w:themeColor="text1"/>
          <w:sz w:val="21"/>
          <w:szCs w:val="21"/>
        </w:rPr>
        <w:t xml:space="preserve"> an herausfordernden Projekten möchte ich nun gerne bei Ihnen in Form des Praktikums mit einbringen. </w:t>
      </w:r>
    </w:p>
    <w:p w14:paraId="28CCE719" w14:textId="77777777" w:rsidR="002A6B60" w:rsidRPr="004200B2" w:rsidRDefault="002A6B60" w:rsidP="00C3193D">
      <w:pPr>
        <w:jc w:val="both"/>
        <w:rPr>
          <w:rFonts w:ascii="Georgia" w:hAnsi="Georgia" w:cs="Times New Roman"/>
          <w:sz w:val="12"/>
          <w:szCs w:val="12"/>
        </w:rPr>
      </w:pPr>
    </w:p>
    <w:p w14:paraId="3C41726A" w14:textId="569F3F5E" w:rsidR="002A6B60" w:rsidRPr="009D3640" w:rsidRDefault="00E71334" w:rsidP="00C3193D">
      <w:pPr>
        <w:jc w:val="both"/>
        <w:rPr>
          <w:rFonts w:ascii="Georgia" w:hAnsi="Georgia" w:cs="Times New Roman"/>
          <w:color w:val="FF0000"/>
          <w:sz w:val="21"/>
          <w:szCs w:val="21"/>
        </w:rPr>
      </w:pPr>
      <w:r w:rsidRPr="009D3640">
        <w:rPr>
          <w:rFonts w:ascii="Georgia" w:hAnsi="Georgia" w:cs="Times New Roman"/>
          <w:color w:val="000000" w:themeColor="text1"/>
          <w:sz w:val="21"/>
          <w:szCs w:val="21"/>
        </w:rPr>
        <w:t>SSC Consult scheint mir für dieses Praktikum ideal. Durch Ihren Status als eine</w:t>
      </w:r>
      <w:del w:id="20" w:author="David Döbele" w:date="2022-01-11T19:50:00Z">
        <w:r w:rsidRPr="009D3640" w:rsidDel="00B952C3">
          <w:rPr>
            <w:rFonts w:ascii="Georgia" w:hAnsi="Georgia" w:cs="Times New Roman"/>
            <w:color w:val="000000" w:themeColor="text1"/>
            <w:sz w:val="21"/>
            <w:szCs w:val="21"/>
          </w:rPr>
          <w:delText>r</w:delText>
        </w:r>
      </w:del>
      <w:r w:rsidRPr="009D3640">
        <w:rPr>
          <w:rFonts w:ascii="Georgia" w:hAnsi="Georgia" w:cs="Times New Roman"/>
          <w:color w:val="000000" w:themeColor="text1"/>
          <w:sz w:val="21"/>
          <w:szCs w:val="21"/>
        </w:rPr>
        <w:t xml:space="preserve"> der führenden </w:t>
      </w:r>
      <w:r w:rsidR="007E55BF" w:rsidRPr="009D3640">
        <w:rPr>
          <w:rFonts w:ascii="Georgia" w:hAnsi="Georgia" w:cs="Times New Roman"/>
          <w:color w:val="000000" w:themeColor="text1"/>
          <w:sz w:val="21"/>
          <w:szCs w:val="21"/>
        </w:rPr>
        <w:t xml:space="preserve">Corporate Finance M&amp;A Beratungen </w:t>
      </w:r>
      <w:r w:rsidRPr="009D3640">
        <w:rPr>
          <w:rFonts w:ascii="Georgia" w:hAnsi="Georgia" w:cs="Times New Roman"/>
          <w:color w:val="000000" w:themeColor="text1"/>
          <w:sz w:val="21"/>
          <w:szCs w:val="21"/>
        </w:rPr>
        <w:t xml:space="preserve">erhalte ich bei Ihnen die bestmögliche Vorstellung von den beruflichen Anforderungen </w:t>
      </w:r>
      <w:r w:rsidR="007E55BF" w:rsidRPr="009D3640">
        <w:rPr>
          <w:rFonts w:ascii="Georgia" w:hAnsi="Georgia" w:cs="Times New Roman"/>
          <w:color w:val="000000" w:themeColor="text1"/>
          <w:sz w:val="21"/>
          <w:szCs w:val="21"/>
        </w:rPr>
        <w:t>im M&amp;A</w:t>
      </w:r>
      <w:r w:rsidRPr="009D3640">
        <w:rPr>
          <w:rFonts w:ascii="Georgia" w:hAnsi="Georgia" w:cs="Times New Roman"/>
          <w:color w:val="000000" w:themeColor="text1"/>
          <w:sz w:val="21"/>
          <w:szCs w:val="21"/>
        </w:rPr>
        <w:t>.</w:t>
      </w:r>
      <w:r w:rsidR="007E55BF" w:rsidRPr="009D3640">
        <w:rPr>
          <w:rFonts w:ascii="Georgia" w:hAnsi="Georgia" w:cs="Times New Roman"/>
          <w:color w:val="000000" w:themeColor="text1"/>
          <w:sz w:val="21"/>
          <w:szCs w:val="21"/>
        </w:rPr>
        <w:t xml:space="preserve"> Besonders spannend sind </w:t>
      </w:r>
      <w:r w:rsidR="00046062">
        <w:rPr>
          <w:rFonts w:ascii="Georgia" w:hAnsi="Georgia" w:cs="Times New Roman"/>
          <w:color w:val="000000" w:themeColor="text1"/>
          <w:sz w:val="21"/>
          <w:szCs w:val="21"/>
        </w:rPr>
        <w:t>I</w:t>
      </w:r>
      <w:r w:rsidR="007E55BF" w:rsidRPr="009D3640">
        <w:rPr>
          <w:rFonts w:ascii="Georgia" w:hAnsi="Georgia" w:cs="Times New Roman"/>
          <w:color w:val="000000" w:themeColor="text1"/>
          <w:sz w:val="21"/>
          <w:szCs w:val="21"/>
        </w:rPr>
        <w:t>hre diversen Kompetenzen in Teilbereichen de</w:t>
      </w:r>
      <w:r w:rsidR="00046062">
        <w:rPr>
          <w:rFonts w:ascii="Georgia" w:hAnsi="Georgia" w:cs="Times New Roman"/>
          <w:color w:val="000000" w:themeColor="text1"/>
          <w:sz w:val="21"/>
          <w:szCs w:val="21"/>
        </w:rPr>
        <w:t>s</w:t>
      </w:r>
      <w:r w:rsidR="007E55BF" w:rsidRPr="009D3640">
        <w:rPr>
          <w:rFonts w:ascii="Georgia" w:hAnsi="Georgia" w:cs="Times New Roman"/>
          <w:color w:val="000000" w:themeColor="text1"/>
          <w:sz w:val="21"/>
          <w:szCs w:val="21"/>
        </w:rPr>
        <w:t xml:space="preserve"> M&amp;A </w:t>
      </w:r>
      <w:r w:rsidR="00AD54E0">
        <w:rPr>
          <w:rFonts w:ascii="Georgia" w:hAnsi="Georgia" w:cs="Times New Roman"/>
          <w:color w:val="000000" w:themeColor="text1"/>
          <w:sz w:val="21"/>
          <w:szCs w:val="21"/>
        </w:rPr>
        <w:t xml:space="preserve">wie zum </w:t>
      </w:r>
      <w:r w:rsidR="00B008B3">
        <w:rPr>
          <w:rFonts w:ascii="Georgia" w:hAnsi="Georgia" w:cs="Times New Roman"/>
          <w:color w:val="000000" w:themeColor="text1"/>
          <w:sz w:val="21"/>
          <w:szCs w:val="21"/>
        </w:rPr>
        <w:t>Beispiel</w:t>
      </w:r>
      <w:r w:rsidR="007E55BF" w:rsidRPr="009D3640">
        <w:rPr>
          <w:rFonts w:ascii="Georgia" w:hAnsi="Georgia" w:cs="Times New Roman"/>
          <w:color w:val="000000" w:themeColor="text1"/>
          <w:sz w:val="21"/>
          <w:szCs w:val="21"/>
        </w:rPr>
        <w:t xml:space="preserve"> Carveout, Buyout, Unternehmensbewertung, Joint Venture und Fusion. </w:t>
      </w:r>
      <w:r w:rsidRPr="009D3640">
        <w:rPr>
          <w:rFonts w:ascii="Georgia" w:hAnsi="Georgia" w:cs="Times New Roman"/>
          <w:color w:val="000000" w:themeColor="text1"/>
          <w:sz w:val="21"/>
          <w:szCs w:val="21"/>
        </w:rPr>
        <w:t xml:space="preserve">Mit </w:t>
      </w:r>
      <w:r w:rsidR="00932B81" w:rsidRPr="009D3640">
        <w:rPr>
          <w:rFonts w:ascii="Georgia" w:hAnsi="Georgia" w:cs="Times New Roman"/>
          <w:color w:val="000000" w:themeColor="text1"/>
          <w:sz w:val="21"/>
          <w:szCs w:val="21"/>
        </w:rPr>
        <w:t>SSC Consult</w:t>
      </w:r>
      <w:r w:rsidRPr="009D3640">
        <w:rPr>
          <w:rFonts w:ascii="Georgia" w:hAnsi="Georgia" w:cs="Times New Roman"/>
          <w:color w:val="000000" w:themeColor="text1"/>
          <w:sz w:val="21"/>
          <w:szCs w:val="21"/>
        </w:rPr>
        <w:t xml:space="preserve"> assoziiere ich </w:t>
      </w:r>
      <w:r w:rsidR="001F3C8A" w:rsidRPr="009D3640">
        <w:rPr>
          <w:rFonts w:ascii="Georgia" w:hAnsi="Georgia" w:cs="Times New Roman"/>
          <w:color w:val="000000" w:themeColor="text1"/>
          <w:sz w:val="21"/>
          <w:szCs w:val="21"/>
        </w:rPr>
        <w:t>Teamgeist,</w:t>
      </w:r>
      <w:r w:rsidR="002A1BD3" w:rsidRPr="009D3640">
        <w:rPr>
          <w:rFonts w:ascii="Georgia" w:hAnsi="Georgia" w:cs="Times New Roman"/>
          <w:color w:val="000000" w:themeColor="text1"/>
          <w:sz w:val="21"/>
          <w:szCs w:val="21"/>
        </w:rPr>
        <w:t xml:space="preserve"> Effizienz,</w:t>
      </w:r>
      <w:r w:rsidR="001F3C8A" w:rsidRPr="009D3640">
        <w:rPr>
          <w:rFonts w:ascii="Georgia" w:hAnsi="Georgia" w:cs="Times New Roman"/>
          <w:color w:val="000000" w:themeColor="text1"/>
          <w:sz w:val="21"/>
          <w:szCs w:val="21"/>
        </w:rPr>
        <w:t xml:space="preserve"> langjährige Expertise</w:t>
      </w:r>
      <w:r w:rsidR="002315B9" w:rsidRPr="009D3640">
        <w:rPr>
          <w:rFonts w:ascii="Georgia" w:hAnsi="Georgia" w:cs="Times New Roman"/>
          <w:color w:val="000000" w:themeColor="text1"/>
          <w:sz w:val="21"/>
          <w:szCs w:val="21"/>
        </w:rPr>
        <w:t>,</w:t>
      </w:r>
      <w:r w:rsidRPr="009D3640">
        <w:rPr>
          <w:rFonts w:ascii="Georgia" w:hAnsi="Georgia" w:cs="Times New Roman"/>
          <w:color w:val="000000" w:themeColor="text1"/>
          <w:sz w:val="21"/>
          <w:szCs w:val="21"/>
        </w:rPr>
        <w:t xml:space="preserve"> Professionalität und Leistung auf höchstem Niveau – Werte, mit denen ich mich vollkommen identifiziere und auf denen ich meine weitere Karriere sehr gerne aufbauen möchte. </w:t>
      </w:r>
    </w:p>
    <w:p w14:paraId="672FD3CE" w14:textId="77777777" w:rsidR="002A6B60" w:rsidRPr="004200B2" w:rsidRDefault="002A6B60" w:rsidP="00C3193D">
      <w:pPr>
        <w:jc w:val="both"/>
        <w:rPr>
          <w:rFonts w:ascii="Georgia" w:hAnsi="Georgia" w:cs="Times New Roman"/>
          <w:sz w:val="12"/>
          <w:szCs w:val="12"/>
        </w:rPr>
      </w:pPr>
    </w:p>
    <w:p w14:paraId="596758DC" w14:textId="18934108" w:rsidR="00E71334" w:rsidRPr="009D3640" w:rsidRDefault="00E71334" w:rsidP="00C3193D">
      <w:pPr>
        <w:jc w:val="both"/>
        <w:rPr>
          <w:rFonts w:ascii="Georgia" w:hAnsi="Georgia" w:cs="Times New Roman"/>
          <w:color w:val="000000" w:themeColor="text1"/>
          <w:sz w:val="21"/>
          <w:szCs w:val="21"/>
        </w:rPr>
      </w:pPr>
      <w:r w:rsidRPr="009D3640">
        <w:rPr>
          <w:rFonts w:ascii="Georgia" w:hAnsi="Georgia" w:cs="Times New Roman"/>
          <w:color w:val="000000" w:themeColor="text1"/>
          <w:sz w:val="21"/>
          <w:szCs w:val="21"/>
        </w:rPr>
        <w:t xml:space="preserve">Von dem Praktikum im M&amp;A erhoffe ich mir eine steile Lernkurve sowie die Möglichkeit, meine eigenen Ideen und bisherigen Erfahrungen bei Ihnen mehrwertschaffend einbringen zu können. Ich bin mir sicher, dass ich durch mein starkes Interesse an der Tätigkeit als </w:t>
      </w:r>
      <w:r w:rsidR="00A35D3D" w:rsidRPr="009D3640">
        <w:rPr>
          <w:rFonts w:ascii="Georgia" w:hAnsi="Georgia" w:cs="Times New Roman"/>
          <w:color w:val="000000" w:themeColor="text1"/>
          <w:sz w:val="21"/>
          <w:szCs w:val="21"/>
        </w:rPr>
        <w:t>Praktikant</w:t>
      </w:r>
      <w:r w:rsidR="00946621" w:rsidRPr="009D3640">
        <w:rPr>
          <w:rFonts w:ascii="Georgia" w:hAnsi="Georgia" w:cs="Times New Roman"/>
          <w:color w:val="000000" w:themeColor="text1"/>
          <w:sz w:val="21"/>
          <w:szCs w:val="21"/>
        </w:rPr>
        <w:t xml:space="preserve"> bei Ihnen</w:t>
      </w:r>
      <w:r w:rsidRPr="009D3640">
        <w:rPr>
          <w:rFonts w:ascii="Georgia" w:hAnsi="Georgia" w:cs="Times New Roman"/>
          <w:color w:val="000000" w:themeColor="text1"/>
          <w:sz w:val="21"/>
          <w:szCs w:val="21"/>
        </w:rPr>
        <w:t>, meine hohe Einsatzbereitschaft</w:t>
      </w:r>
      <w:r w:rsidR="00E7600B" w:rsidRPr="009D3640">
        <w:rPr>
          <w:rFonts w:ascii="Georgia" w:hAnsi="Georgia" w:cs="Times New Roman"/>
          <w:color w:val="000000" w:themeColor="text1"/>
          <w:sz w:val="21"/>
          <w:szCs w:val="21"/>
        </w:rPr>
        <w:t>, Arbeitsmoral</w:t>
      </w:r>
      <w:r w:rsidRPr="009D3640">
        <w:rPr>
          <w:rFonts w:ascii="Georgia" w:hAnsi="Georgia" w:cs="Times New Roman"/>
          <w:color w:val="000000" w:themeColor="text1"/>
          <w:sz w:val="21"/>
          <w:szCs w:val="21"/>
        </w:rPr>
        <w:t xml:space="preserve"> sowie meine hervorragenden analytischen Fähigkeiten eine Bereicherung für </w:t>
      </w:r>
      <w:r w:rsidR="00A35D3D" w:rsidRPr="009D3640">
        <w:rPr>
          <w:rFonts w:ascii="Georgia" w:hAnsi="Georgia" w:cs="Times New Roman"/>
          <w:color w:val="000000" w:themeColor="text1"/>
          <w:sz w:val="21"/>
          <w:szCs w:val="21"/>
        </w:rPr>
        <w:t>SSC Consult</w:t>
      </w:r>
      <w:r w:rsidRPr="009D3640">
        <w:rPr>
          <w:rFonts w:ascii="Georgia" w:hAnsi="Georgia" w:cs="Times New Roman"/>
          <w:color w:val="000000" w:themeColor="text1"/>
          <w:sz w:val="21"/>
          <w:szCs w:val="21"/>
        </w:rPr>
        <w:t xml:space="preserve"> sein werde und würde mich sehr darüber freuen, Sie auch in einem persönlichen Gespräch von mir überzeugen zu dürfen.</w:t>
      </w:r>
    </w:p>
    <w:p w14:paraId="40D3D990" w14:textId="77777777" w:rsidR="002A6B60" w:rsidRPr="004200B2" w:rsidRDefault="002A6B60" w:rsidP="00C3193D">
      <w:pPr>
        <w:jc w:val="both"/>
        <w:rPr>
          <w:rFonts w:ascii="Georgia" w:hAnsi="Georgia" w:cs="Times New Roman"/>
          <w:sz w:val="12"/>
          <w:szCs w:val="12"/>
        </w:rPr>
      </w:pPr>
    </w:p>
    <w:p w14:paraId="5E26FBC7" w14:textId="469442CF" w:rsidR="00C16765" w:rsidRPr="009D3640" w:rsidRDefault="002A6B60" w:rsidP="00C3193D">
      <w:pPr>
        <w:jc w:val="both"/>
        <w:rPr>
          <w:rFonts w:ascii="Georgia" w:hAnsi="Georgia" w:cs="Times New Roman"/>
          <w:sz w:val="21"/>
          <w:szCs w:val="21"/>
        </w:rPr>
      </w:pPr>
      <w:r w:rsidRPr="009D3640">
        <w:rPr>
          <w:rFonts w:ascii="Georgia" w:hAnsi="Georgia" w:cs="Times New Roman"/>
          <w:sz w:val="21"/>
          <w:szCs w:val="21"/>
        </w:rPr>
        <w:t>Mit freundlichen Grüßen</w:t>
      </w:r>
    </w:p>
    <w:p w14:paraId="1895EC71" w14:textId="77777777" w:rsidR="003328F3" w:rsidRPr="009D3640" w:rsidRDefault="003328F3" w:rsidP="00C3193D">
      <w:pPr>
        <w:jc w:val="both"/>
        <w:rPr>
          <w:rFonts w:ascii="Georgia" w:hAnsi="Georgia"/>
          <w:sz w:val="21"/>
          <w:szCs w:val="21"/>
          <w:lang w:val="en-US"/>
        </w:rPr>
      </w:pPr>
    </w:p>
    <w:sectPr w:rsidR="003328F3" w:rsidRPr="009D3640" w:rsidSect="00D15493">
      <w:pgSz w:w="11900" w:h="16840"/>
      <w:pgMar w:top="964" w:right="1247" w:bottom="5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F5DD2" w14:textId="77777777" w:rsidR="00FB1B89" w:rsidRDefault="00FB1B89" w:rsidP="00A156B9">
      <w:r>
        <w:separator/>
      </w:r>
    </w:p>
  </w:endnote>
  <w:endnote w:type="continuationSeparator" w:id="0">
    <w:p w14:paraId="20ED46F7" w14:textId="77777777" w:rsidR="00FB1B89" w:rsidRDefault="00FB1B8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1E260" w14:textId="77777777" w:rsidR="00FB1B89" w:rsidRDefault="00FB1B89" w:rsidP="00A156B9">
      <w:r>
        <w:separator/>
      </w:r>
    </w:p>
  </w:footnote>
  <w:footnote w:type="continuationSeparator" w:id="0">
    <w:p w14:paraId="4FD8BF75" w14:textId="77777777" w:rsidR="00FB1B89" w:rsidRDefault="00FB1B8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42EFB"/>
    <w:rsid w:val="00046062"/>
    <w:rsid w:val="000A0AF7"/>
    <w:rsid w:val="000C3413"/>
    <w:rsid w:val="000E5917"/>
    <w:rsid w:val="000F2F6E"/>
    <w:rsid w:val="001057F0"/>
    <w:rsid w:val="001476D4"/>
    <w:rsid w:val="0017795A"/>
    <w:rsid w:val="00185DAD"/>
    <w:rsid w:val="001C3673"/>
    <w:rsid w:val="001E6FC7"/>
    <w:rsid w:val="001F2ADF"/>
    <w:rsid w:val="001F3C8A"/>
    <w:rsid w:val="001F701F"/>
    <w:rsid w:val="002315B9"/>
    <w:rsid w:val="00235669"/>
    <w:rsid w:val="002840C5"/>
    <w:rsid w:val="00284FE4"/>
    <w:rsid w:val="002A1BD3"/>
    <w:rsid w:val="002A6B60"/>
    <w:rsid w:val="002C3F8B"/>
    <w:rsid w:val="003112EA"/>
    <w:rsid w:val="0032583B"/>
    <w:rsid w:val="00327827"/>
    <w:rsid w:val="003328F3"/>
    <w:rsid w:val="00333CF7"/>
    <w:rsid w:val="0034043F"/>
    <w:rsid w:val="00341FDF"/>
    <w:rsid w:val="00376E4C"/>
    <w:rsid w:val="003B2432"/>
    <w:rsid w:val="003C0453"/>
    <w:rsid w:val="003C292D"/>
    <w:rsid w:val="003F7403"/>
    <w:rsid w:val="00407537"/>
    <w:rsid w:val="00416DD2"/>
    <w:rsid w:val="004200B2"/>
    <w:rsid w:val="00442BF5"/>
    <w:rsid w:val="00444DE6"/>
    <w:rsid w:val="004A6740"/>
    <w:rsid w:val="004F2067"/>
    <w:rsid w:val="0051624B"/>
    <w:rsid w:val="005A7876"/>
    <w:rsid w:val="005C18A8"/>
    <w:rsid w:val="005C45BA"/>
    <w:rsid w:val="005E50CA"/>
    <w:rsid w:val="005F7389"/>
    <w:rsid w:val="00623FD8"/>
    <w:rsid w:val="0064311F"/>
    <w:rsid w:val="00644592"/>
    <w:rsid w:val="006923A2"/>
    <w:rsid w:val="006A3056"/>
    <w:rsid w:val="006C3E20"/>
    <w:rsid w:val="0070635E"/>
    <w:rsid w:val="007271B0"/>
    <w:rsid w:val="00727C9F"/>
    <w:rsid w:val="007307F4"/>
    <w:rsid w:val="00755109"/>
    <w:rsid w:val="0076389E"/>
    <w:rsid w:val="0078695D"/>
    <w:rsid w:val="0079465B"/>
    <w:rsid w:val="007950E2"/>
    <w:rsid w:val="007C24A1"/>
    <w:rsid w:val="007E3211"/>
    <w:rsid w:val="007E55BF"/>
    <w:rsid w:val="008302E2"/>
    <w:rsid w:val="00836AC0"/>
    <w:rsid w:val="00894D21"/>
    <w:rsid w:val="008C77FC"/>
    <w:rsid w:val="008D5621"/>
    <w:rsid w:val="008F7948"/>
    <w:rsid w:val="00932B81"/>
    <w:rsid w:val="00946621"/>
    <w:rsid w:val="00955BE9"/>
    <w:rsid w:val="009C6D59"/>
    <w:rsid w:val="009D3640"/>
    <w:rsid w:val="009F2E7C"/>
    <w:rsid w:val="009F47B4"/>
    <w:rsid w:val="009F50E5"/>
    <w:rsid w:val="00A156B9"/>
    <w:rsid w:val="00A30472"/>
    <w:rsid w:val="00A3280A"/>
    <w:rsid w:val="00A35D3D"/>
    <w:rsid w:val="00A51E22"/>
    <w:rsid w:val="00A626A0"/>
    <w:rsid w:val="00AA7FE9"/>
    <w:rsid w:val="00AC4E2A"/>
    <w:rsid w:val="00AC69E8"/>
    <w:rsid w:val="00AD54E0"/>
    <w:rsid w:val="00B008B3"/>
    <w:rsid w:val="00B048DC"/>
    <w:rsid w:val="00B15E02"/>
    <w:rsid w:val="00B260E1"/>
    <w:rsid w:val="00B27710"/>
    <w:rsid w:val="00B350DD"/>
    <w:rsid w:val="00B64430"/>
    <w:rsid w:val="00B654E6"/>
    <w:rsid w:val="00B7517D"/>
    <w:rsid w:val="00B804AF"/>
    <w:rsid w:val="00B843C4"/>
    <w:rsid w:val="00B87BB7"/>
    <w:rsid w:val="00B952C3"/>
    <w:rsid w:val="00BB1BD6"/>
    <w:rsid w:val="00BC25E9"/>
    <w:rsid w:val="00BC2FE2"/>
    <w:rsid w:val="00BC6398"/>
    <w:rsid w:val="00BF708A"/>
    <w:rsid w:val="00C10FCC"/>
    <w:rsid w:val="00C16765"/>
    <w:rsid w:val="00C247DD"/>
    <w:rsid w:val="00C3193D"/>
    <w:rsid w:val="00C4564A"/>
    <w:rsid w:val="00C7109B"/>
    <w:rsid w:val="00CA6FE3"/>
    <w:rsid w:val="00D15493"/>
    <w:rsid w:val="00D15FA0"/>
    <w:rsid w:val="00D22691"/>
    <w:rsid w:val="00D40790"/>
    <w:rsid w:val="00D54045"/>
    <w:rsid w:val="00D609EF"/>
    <w:rsid w:val="00D648FF"/>
    <w:rsid w:val="00D64CB6"/>
    <w:rsid w:val="00DC01B9"/>
    <w:rsid w:val="00DF2508"/>
    <w:rsid w:val="00E01186"/>
    <w:rsid w:val="00E16537"/>
    <w:rsid w:val="00E3243A"/>
    <w:rsid w:val="00E46AFD"/>
    <w:rsid w:val="00E50E9B"/>
    <w:rsid w:val="00E71334"/>
    <w:rsid w:val="00E7600B"/>
    <w:rsid w:val="00E825FF"/>
    <w:rsid w:val="00E84134"/>
    <w:rsid w:val="00EA6931"/>
    <w:rsid w:val="00EB6E52"/>
    <w:rsid w:val="00EB7B50"/>
    <w:rsid w:val="00EE44B0"/>
    <w:rsid w:val="00F00E5F"/>
    <w:rsid w:val="00F06D19"/>
    <w:rsid w:val="00F0754A"/>
    <w:rsid w:val="00F17E63"/>
    <w:rsid w:val="00F2535C"/>
    <w:rsid w:val="00F32BA5"/>
    <w:rsid w:val="00F40192"/>
    <w:rsid w:val="00F65A61"/>
    <w:rsid w:val="00F7199D"/>
    <w:rsid w:val="00F9278A"/>
    <w:rsid w:val="00FB0C13"/>
    <w:rsid w:val="00FB1B89"/>
    <w:rsid w:val="00FB2B88"/>
    <w:rsid w:val="00FE2C92"/>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00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784">
      <w:bodyDiv w:val="1"/>
      <w:marLeft w:val="0"/>
      <w:marRight w:val="0"/>
      <w:marTop w:val="0"/>
      <w:marBottom w:val="0"/>
      <w:divBdr>
        <w:top w:val="none" w:sz="0" w:space="0" w:color="auto"/>
        <w:left w:val="none" w:sz="0" w:space="0" w:color="auto"/>
        <w:bottom w:val="none" w:sz="0" w:space="0" w:color="auto"/>
        <w:right w:val="none" w:sz="0" w:space="0" w:color="auto"/>
      </w:divBdr>
    </w:div>
    <w:div w:id="503320035">
      <w:bodyDiv w:val="1"/>
      <w:marLeft w:val="0"/>
      <w:marRight w:val="0"/>
      <w:marTop w:val="0"/>
      <w:marBottom w:val="0"/>
      <w:divBdr>
        <w:top w:val="none" w:sz="0" w:space="0" w:color="auto"/>
        <w:left w:val="none" w:sz="0" w:space="0" w:color="auto"/>
        <w:bottom w:val="none" w:sz="0" w:space="0" w:color="auto"/>
        <w:right w:val="none" w:sz="0" w:space="0" w:color="auto"/>
      </w:divBdr>
    </w:div>
    <w:div w:id="1118715687">
      <w:bodyDiv w:val="1"/>
      <w:marLeft w:val="0"/>
      <w:marRight w:val="0"/>
      <w:marTop w:val="0"/>
      <w:marBottom w:val="0"/>
      <w:divBdr>
        <w:top w:val="none" w:sz="0" w:space="0" w:color="auto"/>
        <w:left w:val="none" w:sz="0" w:space="0" w:color="auto"/>
        <w:bottom w:val="none" w:sz="0" w:space="0" w:color="auto"/>
        <w:right w:val="none" w:sz="0" w:space="0" w:color="auto"/>
      </w:divBdr>
    </w:div>
    <w:div w:id="1488938722">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4320A1-4BD5-461D-A576-35A1A6410863}">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607</Words>
  <Characters>3826</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9</cp:revision>
  <dcterms:created xsi:type="dcterms:W3CDTF">2022-01-11T17:26:00Z</dcterms:created>
  <dcterms:modified xsi:type="dcterms:W3CDTF">2022-01-11T18:53:00Z</dcterms:modified>
</cp:coreProperties>
</file>