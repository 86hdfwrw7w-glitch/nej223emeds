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9C753" w14:textId="77777777" w:rsidR="00B65218" w:rsidRPr="005D001F" w:rsidRDefault="00B65218" w:rsidP="005D001F">
      <w:pPr>
        <w:spacing w:after="0" w:line="240" w:lineRule="auto"/>
        <w:jc w:val="both"/>
        <w:rPr>
          <w:rFonts w:ascii="Georgia" w:hAnsi="Georgia" w:cs="Times New Roman"/>
          <w:sz w:val="20"/>
          <w:szCs w:val="20"/>
        </w:rPr>
      </w:pPr>
    </w:p>
    <w:p w14:paraId="43C09E22" w14:textId="77777777" w:rsidR="00B65218" w:rsidRPr="005D001F" w:rsidRDefault="00B65218" w:rsidP="005D001F">
      <w:pPr>
        <w:spacing w:after="0" w:line="240" w:lineRule="auto"/>
        <w:jc w:val="right"/>
        <w:rPr>
          <w:rFonts w:ascii="Georgia" w:hAnsi="Georgia" w:cs="Times New Roman"/>
          <w:sz w:val="20"/>
          <w:szCs w:val="20"/>
          <w:lang w:val="en-GB"/>
        </w:rPr>
      </w:pPr>
      <w:r w:rsidRPr="005D001F">
        <w:rPr>
          <w:rFonts w:ascii="Georgia" w:hAnsi="Georgia" w:cs="Times New Roman"/>
          <w:sz w:val="20"/>
          <w:szCs w:val="20"/>
          <w:lang w:val="en-GB"/>
        </w:rPr>
        <w:t xml:space="preserve">Alexandra </w:t>
      </w:r>
      <w:proofErr w:type="spellStart"/>
      <w:r w:rsidRPr="005D001F">
        <w:rPr>
          <w:rFonts w:ascii="Georgia" w:hAnsi="Georgia" w:cs="Times New Roman"/>
          <w:sz w:val="20"/>
          <w:szCs w:val="20"/>
          <w:lang w:val="en-GB"/>
        </w:rPr>
        <w:t>Muchin</w:t>
      </w:r>
      <w:proofErr w:type="spellEnd"/>
    </w:p>
    <w:p w14:paraId="4F7F562B" w14:textId="54DC79DD" w:rsidR="00B65218" w:rsidRPr="005D001F" w:rsidRDefault="00B65218" w:rsidP="005D001F">
      <w:pPr>
        <w:spacing w:after="0" w:line="240" w:lineRule="auto"/>
        <w:jc w:val="right"/>
        <w:rPr>
          <w:rFonts w:ascii="Georgia" w:hAnsi="Georgia" w:cs="Times New Roman"/>
          <w:color w:val="000000" w:themeColor="text1"/>
          <w:sz w:val="20"/>
          <w:szCs w:val="20"/>
          <w:lang w:val="en-GB"/>
        </w:rPr>
      </w:pPr>
      <w:r w:rsidRPr="005D001F">
        <w:rPr>
          <w:rFonts w:ascii="Georgia" w:hAnsi="Georgia" w:cs="Times New Roman"/>
          <w:color w:val="000000" w:themeColor="text1"/>
          <w:sz w:val="20"/>
          <w:szCs w:val="20"/>
          <w:lang w:val="en-GB"/>
        </w:rPr>
        <w:t>Vogt-</w:t>
      </w:r>
      <w:proofErr w:type="spellStart"/>
      <w:r w:rsidRPr="005D001F">
        <w:rPr>
          <w:rFonts w:ascii="Georgia" w:hAnsi="Georgia" w:cs="Times New Roman"/>
          <w:color w:val="000000" w:themeColor="text1"/>
          <w:sz w:val="20"/>
          <w:szCs w:val="20"/>
          <w:lang w:val="en-GB"/>
        </w:rPr>
        <w:t>Groth</w:t>
      </w:r>
      <w:proofErr w:type="spellEnd"/>
      <w:r w:rsidRPr="005D001F">
        <w:rPr>
          <w:rFonts w:ascii="Georgia" w:hAnsi="Georgia" w:cs="Times New Roman"/>
          <w:color w:val="000000" w:themeColor="text1"/>
          <w:sz w:val="20"/>
          <w:szCs w:val="20"/>
          <w:lang w:val="en-GB"/>
        </w:rPr>
        <w:t>-</w:t>
      </w:r>
      <w:proofErr w:type="spellStart"/>
      <w:r w:rsidRPr="005D001F">
        <w:rPr>
          <w:rFonts w:ascii="Georgia" w:hAnsi="Georgia" w:cs="Times New Roman"/>
          <w:color w:val="000000" w:themeColor="text1"/>
          <w:sz w:val="20"/>
          <w:szCs w:val="20"/>
          <w:lang w:val="en-GB"/>
        </w:rPr>
        <w:t>Weg</w:t>
      </w:r>
      <w:proofErr w:type="spellEnd"/>
      <w:r w:rsidRPr="005D001F">
        <w:rPr>
          <w:rFonts w:ascii="Georgia" w:hAnsi="Georgia" w:cs="Times New Roman"/>
          <w:color w:val="000000" w:themeColor="text1"/>
          <w:sz w:val="20"/>
          <w:szCs w:val="20"/>
          <w:lang w:val="en-GB"/>
        </w:rPr>
        <w:t xml:space="preserve"> 31</w:t>
      </w:r>
      <w:r w:rsidR="00AA6EB5" w:rsidRPr="005D001F">
        <w:rPr>
          <w:rFonts w:ascii="Georgia" w:hAnsi="Georgia" w:cs="Times New Roman"/>
          <w:color w:val="000000" w:themeColor="text1"/>
          <w:sz w:val="20"/>
          <w:szCs w:val="20"/>
          <w:lang w:val="en-GB"/>
        </w:rPr>
        <w:t>a</w:t>
      </w:r>
    </w:p>
    <w:p w14:paraId="631984F6" w14:textId="77777777" w:rsidR="00B65218" w:rsidRPr="005D001F" w:rsidRDefault="00B65218" w:rsidP="005D001F">
      <w:pPr>
        <w:spacing w:after="0" w:line="240" w:lineRule="auto"/>
        <w:jc w:val="right"/>
        <w:rPr>
          <w:rFonts w:ascii="Georgia" w:hAnsi="Georgia" w:cs="Times New Roman"/>
          <w:color w:val="000000" w:themeColor="text1"/>
          <w:sz w:val="20"/>
          <w:szCs w:val="20"/>
          <w:lang w:val="pl-PL"/>
        </w:rPr>
      </w:pPr>
      <w:r w:rsidRPr="005D001F">
        <w:rPr>
          <w:rFonts w:ascii="Georgia" w:hAnsi="Georgia" w:cs="Times New Roman"/>
          <w:color w:val="000000" w:themeColor="text1"/>
          <w:sz w:val="20"/>
          <w:szCs w:val="20"/>
          <w:lang w:val="pl-PL"/>
        </w:rPr>
        <w:t>22609 Hamburg</w:t>
      </w:r>
    </w:p>
    <w:p w14:paraId="650ECD4C" w14:textId="77777777" w:rsidR="00B65218" w:rsidRPr="005D001F" w:rsidRDefault="00B65218" w:rsidP="005D001F">
      <w:pPr>
        <w:spacing w:after="0" w:line="240" w:lineRule="auto"/>
        <w:jc w:val="right"/>
        <w:rPr>
          <w:rFonts w:ascii="Georgia" w:hAnsi="Georgia" w:cs="Times New Roman"/>
          <w:color w:val="000000" w:themeColor="text1"/>
          <w:sz w:val="20"/>
          <w:szCs w:val="20"/>
          <w:lang w:val="pl-PL"/>
        </w:rPr>
      </w:pPr>
      <w:commentRangeStart w:id="0"/>
      <w:r w:rsidRPr="005D001F">
        <w:rPr>
          <w:rFonts w:ascii="Georgia" w:hAnsi="Georgia" w:cs="Georgia"/>
          <w:color w:val="000000" w:themeColor="text1"/>
          <w:sz w:val="20"/>
          <w:szCs w:val="20"/>
          <w:lang w:val="pl-PL"/>
        </w:rPr>
        <w:t>Alexandra.muchin@gmail.com</w:t>
      </w:r>
      <w:commentRangeEnd w:id="0"/>
      <w:r w:rsidR="00D84454">
        <w:rPr>
          <w:rStyle w:val="Kommentarzeichen"/>
        </w:rPr>
        <w:commentReference w:id="0"/>
      </w:r>
    </w:p>
    <w:p w14:paraId="32393FF8" w14:textId="77777777" w:rsidR="00B65218" w:rsidRPr="005D001F" w:rsidRDefault="00B65218" w:rsidP="005D001F">
      <w:pPr>
        <w:spacing w:after="0" w:line="240" w:lineRule="auto"/>
        <w:rPr>
          <w:rFonts w:ascii="Georgia" w:eastAsia="Times New Roman" w:hAnsi="Georgia" w:cs="Times New Roman"/>
          <w:color w:val="000000" w:themeColor="text1"/>
          <w:sz w:val="20"/>
          <w:szCs w:val="20"/>
          <w:lang w:eastAsia="en-GB"/>
        </w:rPr>
      </w:pPr>
      <w:commentRangeStart w:id="1"/>
      <w:proofErr w:type="spellStart"/>
      <w:r w:rsidRPr="00806FCE">
        <w:rPr>
          <w:rFonts w:ascii="Georgia" w:eastAsia="Times New Roman" w:hAnsi="Georgia" w:cs="Arial"/>
          <w:color w:val="000000" w:themeColor="text1"/>
          <w:sz w:val="20"/>
          <w:szCs w:val="20"/>
          <w:highlight w:val="lightGray"/>
          <w:shd w:val="clear" w:color="auto" w:fill="FFFFFF"/>
          <w:lang w:val="en-US" w:eastAsia="en-GB"/>
          <w:rPrChange w:id="2" w:author="David Döbele" w:date="2021-11-16T20:09:00Z">
            <w:rPr>
              <w:rFonts w:ascii="Georgia" w:eastAsia="Times New Roman" w:hAnsi="Georgia" w:cs="Arial"/>
              <w:color w:val="000000" w:themeColor="text1"/>
              <w:sz w:val="20"/>
              <w:szCs w:val="20"/>
              <w:highlight w:val="lightGray"/>
              <w:shd w:val="clear" w:color="auto" w:fill="FFFFFF"/>
              <w:lang w:eastAsia="en-GB"/>
            </w:rPr>
          </w:rPrChange>
        </w:rPr>
        <w:t>undconsorten</w:t>
      </w:r>
      <w:commentRangeEnd w:id="1"/>
      <w:proofErr w:type="spellEnd"/>
      <w:r w:rsidR="00D84454" w:rsidRPr="00C32302">
        <w:rPr>
          <w:rStyle w:val="Kommentarzeichen"/>
          <w:highlight w:val="lightGray"/>
        </w:rPr>
        <w:commentReference w:id="1"/>
      </w:r>
      <w:r w:rsidRPr="00806FCE">
        <w:rPr>
          <w:rFonts w:ascii="Georgia" w:eastAsia="Times New Roman" w:hAnsi="Georgia" w:cs="Arial"/>
          <w:color w:val="000000" w:themeColor="text1"/>
          <w:sz w:val="20"/>
          <w:szCs w:val="20"/>
          <w:highlight w:val="lightGray"/>
          <w:lang w:val="en-US" w:eastAsia="en-GB"/>
          <w:rPrChange w:id="3" w:author="David Döbele" w:date="2021-11-16T20:09:00Z">
            <w:rPr>
              <w:rFonts w:ascii="Georgia" w:eastAsia="Times New Roman" w:hAnsi="Georgia" w:cs="Arial"/>
              <w:color w:val="000000" w:themeColor="text1"/>
              <w:sz w:val="20"/>
              <w:szCs w:val="20"/>
              <w:highlight w:val="lightGray"/>
              <w:lang w:eastAsia="en-GB"/>
            </w:rPr>
          </w:rPrChange>
        </w:rPr>
        <w:br/>
      </w:r>
      <w:proofErr w:type="spellStart"/>
      <w:r w:rsidRPr="00806FCE">
        <w:rPr>
          <w:rFonts w:ascii="Georgia" w:eastAsia="Times New Roman" w:hAnsi="Georgia" w:cs="Arial"/>
          <w:color w:val="000000" w:themeColor="text1"/>
          <w:sz w:val="20"/>
          <w:szCs w:val="20"/>
          <w:highlight w:val="lightGray"/>
          <w:shd w:val="clear" w:color="auto" w:fill="FFFFFF"/>
          <w:lang w:val="en-US" w:eastAsia="en-GB"/>
          <w:rPrChange w:id="4" w:author="David Döbele" w:date="2021-11-16T20:09:00Z">
            <w:rPr>
              <w:rFonts w:ascii="Georgia" w:eastAsia="Times New Roman" w:hAnsi="Georgia" w:cs="Arial"/>
              <w:color w:val="000000" w:themeColor="text1"/>
              <w:sz w:val="20"/>
              <w:szCs w:val="20"/>
              <w:highlight w:val="lightGray"/>
              <w:shd w:val="clear" w:color="auto" w:fill="FFFFFF"/>
              <w:lang w:eastAsia="en-GB"/>
            </w:rPr>
          </w:rPrChange>
        </w:rPr>
        <w:t>Managementberatung</w:t>
      </w:r>
      <w:proofErr w:type="spellEnd"/>
      <w:r w:rsidRPr="00806FCE">
        <w:rPr>
          <w:rFonts w:ascii="Georgia" w:eastAsia="Times New Roman" w:hAnsi="Georgia" w:cs="Arial"/>
          <w:color w:val="000000" w:themeColor="text1"/>
          <w:sz w:val="20"/>
          <w:szCs w:val="20"/>
          <w:highlight w:val="lightGray"/>
          <w:shd w:val="clear" w:color="auto" w:fill="FFFFFF"/>
          <w:lang w:val="en-US" w:eastAsia="en-GB"/>
          <w:rPrChange w:id="5" w:author="David Döbele" w:date="2021-11-16T20:09:00Z">
            <w:rPr>
              <w:rFonts w:ascii="Georgia" w:eastAsia="Times New Roman" w:hAnsi="Georgia" w:cs="Arial"/>
              <w:color w:val="000000" w:themeColor="text1"/>
              <w:sz w:val="20"/>
              <w:szCs w:val="20"/>
              <w:highlight w:val="lightGray"/>
              <w:shd w:val="clear" w:color="auto" w:fill="FFFFFF"/>
              <w:lang w:eastAsia="en-GB"/>
            </w:rPr>
          </w:rPrChange>
        </w:rPr>
        <w:t xml:space="preserve"> GmbH &amp; Co. </w:t>
      </w:r>
      <w:r w:rsidRPr="00C32302">
        <w:rPr>
          <w:rFonts w:ascii="Georgia" w:eastAsia="Times New Roman" w:hAnsi="Georgia" w:cs="Arial"/>
          <w:color w:val="000000" w:themeColor="text1"/>
          <w:sz w:val="20"/>
          <w:szCs w:val="20"/>
          <w:highlight w:val="lightGray"/>
          <w:shd w:val="clear" w:color="auto" w:fill="FFFFFF"/>
          <w:lang w:eastAsia="en-GB"/>
        </w:rPr>
        <w:t>KG</w:t>
      </w:r>
      <w:r w:rsidRPr="00C32302">
        <w:rPr>
          <w:rFonts w:ascii="Georgia" w:eastAsia="Times New Roman" w:hAnsi="Georgia" w:cs="Arial"/>
          <w:color w:val="000000" w:themeColor="text1"/>
          <w:sz w:val="20"/>
          <w:szCs w:val="20"/>
          <w:highlight w:val="lightGray"/>
          <w:lang w:eastAsia="en-GB"/>
        </w:rPr>
        <w:br/>
      </w:r>
      <w:proofErr w:type="spellStart"/>
      <w:r w:rsidRPr="00C32302">
        <w:rPr>
          <w:rFonts w:ascii="Georgia" w:eastAsia="Times New Roman" w:hAnsi="Georgia" w:cs="Arial"/>
          <w:color w:val="000000" w:themeColor="text1"/>
          <w:sz w:val="20"/>
          <w:szCs w:val="20"/>
          <w:highlight w:val="lightGray"/>
          <w:shd w:val="clear" w:color="auto" w:fill="FFFFFF"/>
          <w:lang w:eastAsia="en-GB"/>
        </w:rPr>
        <w:t>Kurfürstendamm</w:t>
      </w:r>
      <w:proofErr w:type="spellEnd"/>
      <w:r w:rsidRPr="00C32302">
        <w:rPr>
          <w:rFonts w:ascii="Georgia" w:eastAsia="Times New Roman" w:hAnsi="Georgia" w:cs="Arial"/>
          <w:color w:val="000000" w:themeColor="text1"/>
          <w:sz w:val="20"/>
          <w:szCs w:val="20"/>
          <w:highlight w:val="lightGray"/>
          <w:shd w:val="clear" w:color="auto" w:fill="FFFFFF"/>
          <w:lang w:eastAsia="en-GB"/>
        </w:rPr>
        <w:t xml:space="preserve"> 194</w:t>
      </w:r>
      <w:r w:rsidRPr="00C32302">
        <w:rPr>
          <w:rFonts w:ascii="Georgia" w:eastAsia="Times New Roman" w:hAnsi="Georgia" w:cs="Arial"/>
          <w:color w:val="000000" w:themeColor="text1"/>
          <w:sz w:val="20"/>
          <w:szCs w:val="20"/>
          <w:highlight w:val="lightGray"/>
          <w:lang w:eastAsia="en-GB"/>
        </w:rPr>
        <w:br/>
      </w:r>
      <w:r w:rsidRPr="00C32302">
        <w:rPr>
          <w:rFonts w:ascii="Georgia" w:eastAsia="Times New Roman" w:hAnsi="Georgia" w:cs="Arial"/>
          <w:color w:val="000000" w:themeColor="text1"/>
          <w:sz w:val="20"/>
          <w:szCs w:val="20"/>
          <w:highlight w:val="lightGray"/>
          <w:shd w:val="clear" w:color="auto" w:fill="FFFFFF"/>
          <w:lang w:eastAsia="en-GB"/>
        </w:rPr>
        <w:t>10707 Berlin</w:t>
      </w:r>
    </w:p>
    <w:p w14:paraId="492F30DC" w14:textId="7687615E" w:rsidR="00B65218" w:rsidRPr="005D001F" w:rsidRDefault="00B65218" w:rsidP="005D001F">
      <w:pPr>
        <w:spacing w:after="0" w:line="240" w:lineRule="auto"/>
        <w:jc w:val="right"/>
        <w:rPr>
          <w:rFonts w:ascii="Georgia" w:hAnsi="Georgia" w:cs="Times New Roman"/>
          <w:sz w:val="20"/>
          <w:szCs w:val="20"/>
        </w:rPr>
      </w:pPr>
      <w:r w:rsidRPr="005D001F">
        <w:rPr>
          <w:rFonts w:ascii="Georgia" w:eastAsia="Times New Roman" w:hAnsi="Georgia" w:cs="Arial"/>
          <w:color w:val="000000" w:themeColor="text1"/>
          <w:sz w:val="20"/>
          <w:szCs w:val="20"/>
          <w:shd w:val="clear" w:color="auto" w:fill="FFFFFF"/>
          <w:lang w:eastAsia="en-GB"/>
        </w:rPr>
        <w:t>Hamburg</w:t>
      </w:r>
      <w:r w:rsidRPr="005D001F">
        <w:rPr>
          <w:rFonts w:ascii="Georgia" w:hAnsi="Georgia" w:cs="Times New Roman"/>
          <w:sz w:val="20"/>
          <w:szCs w:val="20"/>
        </w:rPr>
        <w:t>, 2</w:t>
      </w:r>
      <w:r w:rsidR="00AA6EB5" w:rsidRPr="005D001F">
        <w:rPr>
          <w:rFonts w:ascii="Georgia" w:hAnsi="Georgia" w:cs="Times New Roman"/>
          <w:sz w:val="20"/>
          <w:szCs w:val="20"/>
        </w:rPr>
        <w:t>6</w:t>
      </w:r>
      <w:r w:rsidRPr="005D001F">
        <w:rPr>
          <w:rFonts w:ascii="Georgia" w:hAnsi="Georgia" w:cs="Times New Roman"/>
          <w:sz w:val="20"/>
          <w:szCs w:val="20"/>
        </w:rPr>
        <w:t>.02.2021</w:t>
      </w:r>
    </w:p>
    <w:p w14:paraId="2B55EBC4" w14:textId="1BEDBA57" w:rsidR="00B65218" w:rsidRPr="005D001F" w:rsidRDefault="00B65218" w:rsidP="005D001F">
      <w:pPr>
        <w:spacing w:after="0" w:line="240" w:lineRule="auto"/>
        <w:rPr>
          <w:rFonts w:ascii="Georgia" w:hAnsi="Georgia" w:cs="Times New Roman"/>
          <w:b/>
          <w:bCs/>
          <w:sz w:val="20"/>
          <w:szCs w:val="20"/>
        </w:rPr>
      </w:pPr>
      <w:r w:rsidRPr="005D001F">
        <w:rPr>
          <w:rFonts w:ascii="Georgia" w:hAnsi="Georgia" w:cs="Times New Roman"/>
          <w:b/>
          <w:bCs/>
          <w:sz w:val="20"/>
          <w:szCs w:val="20"/>
        </w:rPr>
        <w:t xml:space="preserve">Bewerbung um ein Praktikum </w:t>
      </w:r>
      <w:r w:rsidRPr="00C32302">
        <w:rPr>
          <w:rFonts w:ascii="Georgia" w:hAnsi="Georgia" w:cs="Times New Roman"/>
          <w:b/>
          <w:bCs/>
          <w:sz w:val="20"/>
          <w:szCs w:val="20"/>
          <w:highlight w:val="lightGray"/>
        </w:rPr>
        <w:t xml:space="preserve">als </w:t>
      </w:r>
      <w:proofErr w:type="spellStart"/>
      <w:r w:rsidRPr="00C32302">
        <w:rPr>
          <w:rFonts w:ascii="Georgia" w:hAnsi="Georgia" w:cs="Times New Roman"/>
          <w:b/>
          <w:bCs/>
          <w:sz w:val="20"/>
          <w:szCs w:val="20"/>
          <w:highlight w:val="lightGray"/>
        </w:rPr>
        <w:t>Visiting</w:t>
      </w:r>
      <w:proofErr w:type="spellEnd"/>
      <w:r w:rsidRPr="00C32302">
        <w:rPr>
          <w:rFonts w:ascii="Georgia" w:hAnsi="Georgia" w:cs="Times New Roman"/>
          <w:b/>
          <w:bCs/>
          <w:sz w:val="20"/>
          <w:szCs w:val="20"/>
          <w:highlight w:val="lightGray"/>
        </w:rPr>
        <w:t xml:space="preserve"> </w:t>
      </w:r>
      <w:proofErr w:type="spellStart"/>
      <w:r w:rsidRPr="00C32302">
        <w:rPr>
          <w:rFonts w:ascii="Georgia" w:hAnsi="Georgia" w:cs="Times New Roman"/>
          <w:b/>
          <w:bCs/>
          <w:sz w:val="20"/>
          <w:szCs w:val="20"/>
          <w:highlight w:val="lightGray"/>
        </w:rPr>
        <w:t>Associate</w:t>
      </w:r>
      <w:proofErr w:type="spellEnd"/>
    </w:p>
    <w:p w14:paraId="5A3A33D0" w14:textId="77777777" w:rsidR="00B65218" w:rsidRPr="005D001F" w:rsidRDefault="00B65218" w:rsidP="005D001F">
      <w:pPr>
        <w:spacing w:after="0" w:line="240" w:lineRule="auto"/>
        <w:rPr>
          <w:rFonts w:ascii="Georgia" w:hAnsi="Georgia" w:cs="Times New Roman"/>
          <w:b/>
          <w:sz w:val="20"/>
          <w:szCs w:val="20"/>
        </w:rPr>
      </w:pPr>
    </w:p>
    <w:p w14:paraId="1A4296C5" w14:textId="77777777"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Sehr geehrte Damen und Herren,</w:t>
      </w:r>
    </w:p>
    <w:p w14:paraId="079ED1DF" w14:textId="77777777" w:rsidR="00B65218" w:rsidRPr="005D001F" w:rsidRDefault="00B65218" w:rsidP="005D001F">
      <w:pPr>
        <w:spacing w:after="0" w:line="240" w:lineRule="auto"/>
        <w:jc w:val="both"/>
        <w:rPr>
          <w:rFonts w:ascii="Georgia" w:hAnsi="Georgia" w:cs="Times New Roman"/>
          <w:sz w:val="20"/>
          <w:szCs w:val="20"/>
        </w:rPr>
      </w:pPr>
    </w:p>
    <w:p w14:paraId="72E6045E" w14:textId="51AA1C55"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mit der Tätigkeit als Beraterin assoziiere ich Problemlösung, Kreativität und das Erschaffen neuer Möglichkeiten und innovativer Herangehensweisen, was meiner Meinung nach heutzutage besonders wichtig ist um sich als Gesellschaft weiterzuentwickeln. Durch diverse Workshops</w:t>
      </w:r>
      <w:ins w:id="6" w:author="David Döbele" w:date="2021-11-16T20:09:00Z">
        <w:r w:rsidR="00806FCE">
          <w:rPr>
            <w:rFonts w:ascii="Georgia" w:hAnsi="Georgia" w:cs="Times New Roman"/>
            <w:sz w:val="20"/>
            <w:szCs w:val="20"/>
          </w:rPr>
          <w:t xml:space="preserve"> und Case </w:t>
        </w:r>
        <w:proofErr w:type="spellStart"/>
        <w:r w:rsidR="00806FCE">
          <w:rPr>
            <w:rFonts w:ascii="Georgia" w:hAnsi="Georgia" w:cs="Times New Roman"/>
            <w:sz w:val="20"/>
            <w:szCs w:val="20"/>
          </w:rPr>
          <w:t>Competitions</w:t>
        </w:r>
        <w:proofErr w:type="spellEnd"/>
        <w:r w:rsidR="00806FCE">
          <w:rPr>
            <w:rFonts w:ascii="Georgia" w:hAnsi="Georgia" w:cs="Times New Roman"/>
            <w:sz w:val="20"/>
            <w:szCs w:val="20"/>
          </w:rPr>
          <w:t xml:space="preserve"> an meiner Uni sowie mein Praktikum bei </w:t>
        </w:r>
      </w:ins>
      <w:ins w:id="7" w:author="David Döbele" w:date="2021-11-16T20:10:00Z">
        <w:r w:rsidR="00806FCE">
          <w:rPr>
            <w:rFonts w:ascii="Georgia" w:hAnsi="Georgia" w:cs="Times New Roman"/>
            <w:sz w:val="20"/>
            <w:szCs w:val="20"/>
          </w:rPr>
          <w:t xml:space="preserve">Monitor </w:t>
        </w:r>
        <w:proofErr w:type="spellStart"/>
        <w:r w:rsidR="00806FCE">
          <w:rPr>
            <w:rFonts w:ascii="Georgia" w:hAnsi="Georgia" w:cs="Times New Roman"/>
            <w:sz w:val="20"/>
            <w:szCs w:val="20"/>
          </w:rPr>
          <w:t>Deloitte</w:t>
        </w:r>
      </w:ins>
      <w:proofErr w:type="spellEnd"/>
      <w:del w:id="8" w:author="David Döbele" w:date="2021-11-16T20:09:00Z">
        <w:r w:rsidRPr="005D001F" w:rsidDel="00806FCE">
          <w:rPr>
            <w:rFonts w:ascii="Georgia" w:hAnsi="Georgia" w:cs="Times New Roman"/>
            <w:sz w:val="20"/>
            <w:szCs w:val="20"/>
          </w:rPr>
          <w:delText>, sowie Gastvorlesungen von verschiedensten Beratern</w:delText>
        </w:r>
      </w:del>
      <w:r w:rsidRPr="005D001F">
        <w:rPr>
          <w:rFonts w:ascii="Georgia" w:hAnsi="Georgia" w:cs="Times New Roman"/>
          <w:sz w:val="20"/>
          <w:szCs w:val="20"/>
        </w:rPr>
        <w:t xml:space="preserve">, durfte ich diesen Bereich näher kennen zu lernen, was </w:t>
      </w:r>
      <w:del w:id="9" w:author="David Döbele" w:date="2021-11-16T20:11:00Z">
        <w:r w:rsidRPr="005D001F" w:rsidDel="00806FCE">
          <w:rPr>
            <w:rFonts w:ascii="Georgia" w:hAnsi="Georgia" w:cs="Times New Roman"/>
            <w:sz w:val="20"/>
            <w:szCs w:val="20"/>
          </w:rPr>
          <w:delText>meine Neugier enorm geweckt</w:delText>
        </w:r>
      </w:del>
      <w:ins w:id="10" w:author="David Döbele" w:date="2021-11-16T20:11:00Z">
        <w:r w:rsidR="00806FCE">
          <w:rPr>
            <w:rFonts w:ascii="Georgia" w:hAnsi="Georgia" w:cs="Times New Roman"/>
            <w:sz w:val="20"/>
            <w:szCs w:val="20"/>
          </w:rPr>
          <w:t>mein Interesse an einer Karriere in diesem Bereich weiter gestärkt</w:t>
        </w:r>
      </w:ins>
      <w:r w:rsidRPr="005D001F">
        <w:rPr>
          <w:rFonts w:ascii="Georgia" w:hAnsi="Georgia" w:cs="Times New Roman"/>
          <w:sz w:val="20"/>
          <w:szCs w:val="20"/>
        </w:rPr>
        <w:t xml:space="preserve">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lightGray"/>
        </w:rPr>
        <w:t xml:space="preserve">möchte ich bei Ihnen in </w:t>
      </w:r>
      <w:r w:rsidR="00AA6EB5" w:rsidRPr="00C32302">
        <w:rPr>
          <w:rFonts w:ascii="Georgia" w:hAnsi="Georgia" w:cs="Times New Roman"/>
          <w:sz w:val="20"/>
          <w:szCs w:val="20"/>
          <w:highlight w:val="lightGray"/>
        </w:rPr>
        <w:t>Berlin</w:t>
      </w:r>
      <w:r w:rsidRPr="00C32302">
        <w:rPr>
          <w:rFonts w:ascii="Georgia" w:hAnsi="Georgia" w:cs="Times New Roman"/>
          <w:sz w:val="20"/>
          <w:szCs w:val="20"/>
          <w:highlight w:val="lightGray"/>
        </w:rPr>
        <w:t xml:space="preserve"> zwischen Mai und September 2021 ein </w:t>
      </w:r>
      <w:r w:rsidR="00C32302" w:rsidRPr="00C32302">
        <w:rPr>
          <w:rFonts w:ascii="Georgia" w:hAnsi="Georgia" w:cs="Times New Roman"/>
          <w:sz w:val="20"/>
          <w:szCs w:val="20"/>
          <w:highlight w:val="lightGray"/>
        </w:rPr>
        <w:t>zwölfwöchiges Praktikum absolvieren.</w:t>
      </w:r>
    </w:p>
    <w:p w14:paraId="7D42785D" w14:textId="77777777" w:rsidR="00B65218" w:rsidRPr="005D001F" w:rsidRDefault="00B65218" w:rsidP="005D001F">
      <w:pPr>
        <w:spacing w:after="0" w:line="240" w:lineRule="auto"/>
        <w:jc w:val="both"/>
        <w:rPr>
          <w:rFonts w:ascii="Georgia" w:hAnsi="Georgia" w:cs="Times New Roman"/>
          <w:sz w:val="20"/>
          <w:szCs w:val="20"/>
        </w:rPr>
      </w:pPr>
    </w:p>
    <w:p w14:paraId="4C5D2994" w14:textId="7188939F" w:rsidR="00B65218" w:rsidRPr="005D001F" w:rsidRDefault="00B65218" w:rsidP="005D001F">
      <w:pPr>
        <w:spacing w:after="0" w:line="240" w:lineRule="auto"/>
        <w:jc w:val="both"/>
        <w:rPr>
          <w:rFonts w:ascii="Georgia" w:eastAsiaTheme="minorEastAsia" w:hAnsi="Georgia"/>
          <w:sz w:val="20"/>
          <w:szCs w:val="20"/>
          <w:lang w:eastAsia="de-DE"/>
        </w:rPr>
      </w:pPr>
      <w:r w:rsidRPr="005D001F">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5D001F">
        <w:rPr>
          <w:rFonts w:ascii="Georgia" w:eastAsiaTheme="minorEastAsia" w:hAnsi="Georgia"/>
          <w:sz w:val="20"/>
          <w:szCs w:val="20"/>
          <w:lang w:eastAsia="de-DE"/>
        </w:rPr>
        <w:t>extracurrikularen</w:t>
      </w:r>
      <w:proofErr w:type="spellEnd"/>
      <w:r w:rsidRPr="005D001F">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5D001F">
        <w:rPr>
          <w:rFonts w:ascii="Georgia" w:eastAsiaTheme="minorEastAsia" w:hAnsi="Georgia"/>
          <w:sz w:val="20"/>
          <w:szCs w:val="20"/>
          <w:lang w:eastAsia="de-DE"/>
        </w:rPr>
        <w:t>wurde</w:t>
      </w:r>
      <w:proofErr w:type="gramEnd"/>
      <w:r w:rsidRPr="005D001F">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w:t>
      </w:r>
      <w:ins w:id="11" w:author="David Döbele" w:date="2021-11-16T20:12:00Z">
        <w:r w:rsidR="00806FCE">
          <w:rPr>
            <w:rFonts w:ascii="Georgia" w:eastAsiaTheme="minorEastAsia" w:hAnsi="Georgia"/>
            <w:sz w:val="20"/>
            <w:szCs w:val="20"/>
            <w:lang w:eastAsia="de-DE"/>
          </w:rPr>
          <w:t xml:space="preserve"> Während meines </w:t>
        </w:r>
      </w:ins>
      <w:r w:rsidRPr="005D001F">
        <w:rPr>
          <w:rFonts w:ascii="Georgia" w:eastAsiaTheme="minorEastAsia" w:hAnsi="Georgia"/>
          <w:sz w:val="20"/>
          <w:szCs w:val="20"/>
          <w:lang w:eastAsia="de-DE"/>
        </w:rPr>
        <w:t xml:space="preserve"> Ich freue mich, diese Stärken während eines Praktikums nun bei Ihnen einzubringen.</w:t>
      </w:r>
    </w:p>
    <w:p w14:paraId="0203B34C" w14:textId="77777777" w:rsidR="00B65218" w:rsidRPr="005D001F" w:rsidRDefault="00B65218" w:rsidP="005D001F">
      <w:pPr>
        <w:spacing w:after="0" w:line="240" w:lineRule="auto"/>
        <w:jc w:val="both"/>
        <w:rPr>
          <w:rFonts w:ascii="Georgia" w:hAnsi="Georgia" w:cs="Times New Roman"/>
          <w:sz w:val="20"/>
          <w:szCs w:val="20"/>
        </w:rPr>
      </w:pPr>
    </w:p>
    <w:p w14:paraId="63022461" w14:textId="14BB2695" w:rsidR="00B65218" w:rsidRPr="005D001F" w:rsidRDefault="00B65218" w:rsidP="005D001F">
      <w:pPr>
        <w:spacing w:after="0" w:line="240" w:lineRule="auto"/>
        <w:jc w:val="both"/>
        <w:rPr>
          <w:rFonts w:ascii="Times New Roman" w:eastAsia="Times New Roman" w:hAnsi="Times New Roman" w:cs="Times New Roman"/>
          <w:sz w:val="20"/>
          <w:szCs w:val="20"/>
          <w:lang w:eastAsia="de-DE"/>
        </w:rPr>
      </w:pPr>
      <w:r w:rsidRPr="00C32302">
        <w:rPr>
          <w:rFonts w:ascii="Georgia" w:eastAsia="Times New Roman" w:hAnsi="Georgia" w:cs="Times New Roman"/>
          <w:color w:val="000000"/>
          <w:sz w:val="20"/>
          <w:szCs w:val="20"/>
          <w:highlight w:val="lightGray"/>
          <w:lang w:eastAsia="de-DE"/>
        </w:rPr>
        <w:t>&amp;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scheint mir hierfür ideal. Als ‚Hidden Champion‘ in ‚Führung und</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Organisation‘ verbindet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Strategie- und Personalthemen, und konnte bereits ein überzeugendes</w:t>
      </w:r>
      <w:r w:rsidR="005D001F"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Klientenportfolio</w:t>
      </w:r>
      <w:proofErr w:type="spellEnd"/>
      <w:r w:rsidRPr="00C32302">
        <w:rPr>
          <w:rFonts w:ascii="Georgia" w:eastAsia="Times New Roman" w:hAnsi="Georgia" w:cs="Times New Roman"/>
          <w:color w:val="000000"/>
          <w:sz w:val="20"/>
          <w:szCs w:val="20"/>
          <w:highlight w:val="lightGray"/>
          <w:lang w:eastAsia="de-DE"/>
        </w:rPr>
        <w:t xml:space="preserve"> bilden und sich als führende spezialisierte Beratung etablieren. Die Koproduktion der Projekte,</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die dank realistischen Konzepten dauerhaften Mehrwert für Kunden bringen, sowie</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die Unternehmenskultur</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mit flexibler Arbeitsgestaltung machen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zu einem inspirierenden Arbeitgeber, ohne dabei an Professionalität als Firma und Engagement für die Kunden zu verlieren. Besonders spannend finde ich die Schwerpunkte von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ich konnte bereits während des Studiums durch Module wie ‚Management </w:t>
      </w:r>
      <w:proofErr w:type="spellStart"/>
      <w:r w:rsidRPr="00C32302">
        <w:rPr>
          <w:rFonts w:ascii="Georgia" w:eastAsia="Times New Roman" w:hAnsi="Georgia" w:cs="Times New Roman"/>
          <w:color w:val="000000"/>
          <w:sz w:val="20"/>
          <w:szCs w:val="20"/>
          <w:highlight w:val="lightGray"/>
          <w:lang w:eastAsia="de-DE"/>
        </w:rPr>
        <w:t>and</w:t>
      </w:r>
      <w:proofErr w:type="spellEnd"/>
      <w:r w:rsidRPr="00C32302">
        <w:rPr>
          <w:rFonts w:ascii="Georgia" w:eastAsia="Times New Roman" w:hAnsi="Georgia" w:cs="Times New Roman"/>
          <w:color w:val="000000"/>
          <w:sz w:val="20"/>
          <w:szCs w:val="20"/>
          <w:highlight w:val="lightGray"/>
          <w:lang w:eastAsia="de-DE"/>
        </w:rPr>
        <w:t xml:space="preserve"> Organisation‘, und ‚Global </w:t>
      </w:r>
      <w:proofErr w:type="spellStart"/>
      <w:r w:rsidRPr="00C32302">
        <w:rPr>
          <w:rFonts w:ascii="Georgia" w:eastAsia="Times New Roman" w:hAnsi="Georgia" w:cs="Times New Roman"/>
          <w:color w:val="000000"/>
          <w:sz w:val="20"/>
          <w:szCs w:val="20"/>
          <w:highlight w:val="lightGray"/>
          <w:lang w:eastAsia="de-DE"/>
        </w:rPr>
        <w:t>Perspectives</w:t>
      </w:r>
      <w:proofErr w:type="spellEnd"/>
      <w:r w:rsidRPr="00C32302">
        <w:rPr>
          <w:rFonts w:ascii="Georgia" w:eastAsia="Times New Roman" w:hAnsi="Georgia" w:cs="Times New Roman"/>
          <w:color w:val="000000"/>
          <w:sz w:val="20"/>
          <w:szCs w:val="20"/>
          <w:highlight w:val="lightGray"/>
          <w:lang w:eastAsia="de-DE"/>
        </w:rPr>
        <w:t xml:space="preserve"> in Managing People </w:t>
      </w:r>
      <w:proofErr w:type="spellStart"/>
      <w:r w:rsidRPr="00C32302">
        <w:rPr>
          <w:rFonts w:ascii="Georgia" w:eastAsia="Times New Roman" w:hAnsi="Georgia" w:cs="Times New Roman"/>
          <w:color w:val="000000"/>
          <w:sz w:val="20"/>
          <w:szCs w:val="20"/>
          <w:highlight w:val="lightGray"/>
          <w:lang w:eastAsia="de-DE"/>
        </w:rPr>
        <w:t>and</w:t>
      </w:r>
      <w:proofErr w:type="spellEnd"/>
      <w:r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Organisations</w:t>
      </w:r>
      <w:proofErr w:type="spellEnd"/>
      <w:r w:rsidRPr="00C32302">
        <w:rPr>
          <w:rFonts w:ascii="Georgia" w:eastAsia="Times New Roman" w:hAnsi="Georgia" w:cs="Times New Roman"/>
          <w:color w:val="000000"/>
          <w:sz w:val="20"/>
          <w:szCs w:val="20"/>
          <w:highlight w:val="lightGray"/>
          <w:lang w:eastAsia="de-DE"/>
        </w:rPr>
        <w:t>‘ Interesse für diese Bereiche entwickeln. Meines Erachtens nach hat &amp;</w:t>
      </w:r>
      <w:proofErr w:type="spellStart"/>
      <w:r w:rsidRPr="00C32302">
        <w:rPr>
          <w:rFonts w:ascii="Georgia" w:eastAsia="Times New Roman" w:hAnsi="Georgia" w:cs="Times New Roman"/>
          <w:color w:val="000000"/>
          <w:sz w:val="20"/>
          <w:szCs w:val="20"/>
          <w:highlight w:val="lightGray"/>
          <w:lang w:eastAsia="de-DE"/>
        </w:rPr>
        <w:t>Consorten</w:t>
      </w:r>
      <w:proofErr w:type="spellEnd"/>
      <w:r w:rsidRPr="00C32302">
        <w:rPr>
          <w:rFonts w:ascii="Georgia" w:eastAsia="Times New Roman" w:hAnsi="Georgia" w:cs="Times New Roman"/>
          <w:color w:val="000000"/>
          <w:sz w:val="20"/>
          <w:szCs w:val="20"/>
          <w:highlight w:val="lightGray"/>
          <w:lang w:eastAsia="de-DE"/>
        </w:rPr>
        <w:t xml:space="preserve"> enormes Wachstumspotenzial, nicht nur wegen Ihrer Expertise in Ihren Beratungsbereichen und der integrierten Arbeitsweise, sondern vor allem wegen dem Fokus auf agiles Arbeiten, das in der heutigen schnelllebigen Welt und Wirtschaft immer wichtiger wird. Durch Ihre ‚</w:t>
      </w:r>
      <w:proofErr w:type="spellStart"/>
      <w:r w:rsidRPr="00C32302">
        <w:rPr>
          <w:rFonts w:ascii="Georgia" w:eastAsia="Times New Roman" w:hAnsi="Georgia" w:cs="Times New Roman"/>
          <w:color w:val="000000"/>
          <w:sz w:val="20"/>
          <w:szCs w:val="20"/>
          <w:highlight w:val="lightGray"/>
          <w:lang w:eastAsia="de-DE"/>
        </w:rPr>
        <w:t>Mind</w:t>
      </w:r>
      <w:proofErr w:type="spellEnd"/>
      <w:r w:rsidR="00AA6EB5"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the</w:t>
      </w:r>
      <w:proofErr w:type="spellEnd"/>
      <w:r w:rsidR="00AA6EB5"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Gap‘ Studie haben Sie Ihre Expertise im Thema Strategie hervorragend demonstriert, weswegen</w:t>
      </w:r>
      <w:r w:rsidR="005D001F" w:rsidRPr="00C32302">
        <w:rPr>
          <w:rFonts w:ascii="Georgia" w:eastAsia="Times New Roman" w:hAnsi="Georgia" w:cs="Times New Roman"/>
          <w:color w:val="000000"/>
          <w:sz w:val="20"/>
          <w:szCs w:val="20"/>
          <w:highlight w:val="lightGray"/>
          <w:lang w:eastAsia="de-DE"/>
        </w:rPr>
        <w:t xml:space="preserve"> </w:t>
      </w:r>
      <w:r w:rsidRPr="00C32302">
        <w:rPr>
          <w:rFonts w:ascii="Georgia" w:eastAsia="Times New Roman" w:hAnsi="Georgia" w:cs="Times New Roman"/>
          <w:color w:val="000000"/>
          <w:sz w:val="20"/>
          <w:szCs w:val="20"/>
          <w:highlight w:val="lightGray"/>
          <w:lang w:eastAsia="de-DE"/>
        </w:rPr>
        <w:t>Sie die perfekte Adresse für dieses Praktikum sind.</w:t>
      </w:r>
    </w:p>
    <w:p w14:paraId="3282DDF6" w14:textId="77777777" w:rsidR="00B65218" w:rsidRPr="005D001F" w:rsidRDefault="00B65218" w:rsidP="005D001F">
      <w:pPr>
        <w:spacing w:after="0" w:line="240" w:lineRule="auto"/>
        <w:jc w:val="both"/>
        <w:rPr>
          <w:rFonts w:ascii="Georgia" w:eastAsiaTheme="minorEastAsia" w:hAnsi="Georgia"/>
          <w:sz w:val="20"/>
          <w:szCs w:val="20"/>
          <w:lang w:eastAsia="de-DE"/>
        </w:rPr>
      </w:pPr>
    </w:p>
    <w:p w14:paraId="2D10FA3E" w14:textId="572F7C48"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w:t>
      </w:r>
      <w:r w:rsidR="00AA6EB5" w:rsidRPr="005D001F">
        <w:rPr>
          <w:rFonts w:ascii="Georgia" w:hAnsi="Georgia" w:cs="Times New Roman"/>
          <w:sz w:val="20"/>
          <w:szCs w:val="20"/>
        </w:rPr>
        <w:t xml:space="preserve">aufgrund </w:t>
      </w:r>
      <w:r w:rsidRPr="005D001F">
        <w:rPr>
          <w:rFonts w:ascii="Georgia" w:hAnsi="Georgia" w:cs="Times New Roman"/>
          <w:sz w:val="20"/>
          <w:szCs w:val="20"/>
        </w:rPr>
        <w:t xml:space="preserve">meiner hervorragenden analytischen Fähigkeiten und hoher Motivation eine Bereicherung für </w:t>
      </w:r>
      <w:r w:rsidR="00AA6EB5" w:rsidRPr="00C32302">
        <w:rPr>
          <w:rFonts w:ascii="Georgia" w:hAnsi="Georgia" w:cs="Times New Roman"/>
          <w:sz w:val="20"/>
          <w:szCs w:val="20"/>
          <w:highlight w:val="lightGray"/>
        </w:rPr>
        <w:t>&amp;</w:t>
      </w:r>
      <w:proofErr w:type="spellStart"/>
      <w:r w:rsidR="00AA6EB5" w:rsidRPr="00C32302">
        <w:rPr>
          <w:rFonts w:ascii="Georgia" w:hAnsi="Georgia" w:cs="Times New Roman"/>
          <w:sz w:val="20"/>
          <w:szCs w:val="20"/>
          <w:highlight w:val="lightGray"/>
        </w:rPr>
        <w:t>Consorten</w:t>
      </w:r>
      <w:proofErr w:type="spellEnd"/>
      <w:r w:rsidRPr="005D001F">
        <w:rPr>
          <w:rFonts w:ascii="Georgia" w:hAnsi="Georgia" w:cs="Times New Roman"/>
          <w:sz w:val="20"/>
          <w:szCs w:val="20"/>
        </w:rPr>
        <w:t xml:space="preserve"> sein werde. Ich würde mich sehr darüber freuen, Sie auch in einem persönlichen Gespräch von mir und meinen Kompetenzen überzeugen zu dürfen. </w:t>
      </w:r>
    </w:p>
    <w:p w14:paraId="7F5CF071" w14:textId="77777777" w:rsidR="00B65218" w:rsidRPr="005D001F" w:rsidRDefault="00B65218" w:rsidP="005D001F">
      <w:pPr>
        <w:spacing w:after="0" w:line="240" w:lineRule="auto"/>
        <w:jc w:val="both"/>
        <w:rPr>
          <w:rFonts w:ascii="Georgia" w:hAnsi="Georgia" w:cs="Times New Roman"/>
          <w:sz w:val="20"/>
          <w:szCs w:val="20"/>
        </w:rPr>
      </w:pPr>
    </w:p>
    <w:p w14:paraId="2B8109AD" w14:textId="77777777"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sz w:val="20"/>
          <w:szCs w:val="20"/>
        </w:rPr>
        <w:t>Mit freundlichen Grüßen</w:t>
      </w:r>
    </w:p>
    <w:p w14:paraId="105CF79C" w14:textId="77777777" w:rsidR="00B65218" w:rsidRPr="005D001F" w:rsidRDefault="00B65218" w:rsidP="005D001F">
      <w:pPr>
        <w:spacing w:after="0" w:line="240" w:lineRule="auto"/>
        <w:jc w:val="both"/>
        <w:rPr>
          <w:rFonts w:ascii="Georgia" w:hAnsi="Georgia" w:cs="Times New Roman"/>
          <w:sz w:val="20"/>
          <w:szCs w:val="20"/>
        </w:rPr>
      </w:pPr>
      <w:r w:rsidRPr="005D001F">
        <w:rPr>
          <w:rFonts w:ascii="Georgia" w:hAnsi="Georgia" w:cs="Times New Roman"/>
          <w:noProof/>
          <w:sz w:val="20"/>
          <w:szCs w:val="20"/>
        </w:rPr>
        <mc:AlternateContent>
          <mc:Choice Requires="wpi">
            <w:drawing>
              <wp:anchor distT="0" distB="0" distL="114300" distR="114300" simplePos="0" relativeHeight="251659264" behindDoc="0" locked="0" layoutInCell="1" allowOverlap="1" wp14:anchorId="499D327F" wp14:editId="2EA6FC04">
                <wp:simplePos x="0" y="0"/>
                <wp:positionH relativeFrom="column">
                  <wp:posOffset>0</wp:posOffset>
                </wp:positionH>
                <wp:positionV relativeFrom="paragraph">
                  <wp:posOffset>37465</wp:posOffset>
                </wp:positionV>
                <wp:extent cx="1435100" cy="262890"/>
                <wp:effectExtent l="38100" t="38100" r="38100" b="29210"/>
                <wp:wrapNone/>
                <wp:docPr id="11" name="Freihand 11"/>
                <wp:cNvGraphicFramePr/>
                <a:graphic xmlns:a="http://schemas.openxmlformats.org/drawingml/2006/main">
                  <a:graphicData uri="http://schemas.microsoft.com/office/word/2010/wordprocessingInk">
                    <w14:contentPart bwMode="auto" r:id="rId10">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type w14:anchorId="4E2825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1" o:spid="_x0000_s1026" type="#_x0000_t75" style="position:absolute;margin-left:-.6pt;margin-top:2.35pt;width:114.2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">
                <v:imagedata r:id="rId11" o:title=""/>
              </v:shape>
            </w:pict>
          </mc:Fallback>
        </mc:AlternateContent>
      </w:r>
    </w:p>
    <w:p w14:paraId="5993D344" w14:textId="77777777" w:rsidR="00B65218" w:rsidRPr="005D001F" w:rsidRDefault="00B65218" w:rsidP="00B65218">
      <w:pPr>
        <w:spacing w:after="0" w:line="240" w:lineRule="auto"/>
        <w:jc w:val="both"/>
        <w:rPr>
          <w:rFonts w:ascii="Georgia" w:hAnsi="Georgia" w:cs="Times New Roman"/>
          <w:sz w:val="20"/>
          <w:szCs w:val="20"/>
        </w:rPr>
      </w:pPr>
    </w:p>
    <w:p w14:paraId="21E3C967" w14:textId="6AC3F094" w:rsidR="00FC4A48" w:rsidRDefault="0056085B"/>
    <w:p w14:paraId="5CA9F3BB" w14:textId="115BBAE6" w:rsidR="005D001F" w:rsidRPr="005D001F" w:rsidRDefault="00EE1DF1" w:rsidP="005D001F">
      <w:pPr>
        <w:spacing w:after="0" w:line="240" w:lineRule="auto"/>
        <w:jc w:val="both"/>
        <w:rPr>
          <w:rFonts w:ascii="Georgia" w:hAnsi="Georgia" w:cs="Times New Roman"/>
          <w:sz w:val="19"/>
          <w:szCs w:val="19"/>
        </w:rPr>
      </w:pPr>
      <w:r w:rsidRPr="00806FCE">
        <w:rPr>
          <w:rFonts w:ascii="Georgia" w:eastAsia="Times New Roman" w:hAnsi="Georgia" w:cs="Times New Roman"/>
          <w:color w:val="000000" w:themeColor="text1"/>
          <w:sz w:val="20"/>
          <w:szCs w:val="20"/>
          <w:highlight w:val="yellow"/>
          <w:lang w:eastAsia="en-GB"/>
          <w:rPrChange w:id="12" w:author="David Döbele" w:date="2021-11-16T20:09:00Z">
            <w:rPr>
              <w:rFonts w:ascii="Georgia" w:eastAsia="Times New Roman" w:hAnsi="Georgia" w:cs="Times New Roman"/>
              <w:color w:val="000000" w:themeColor="text1"/>
              <w:sz w:val="20"/>
              <w:szCs w:val="20"/>
              <w:highlight w:val="yellow"/>
              <w:lang w:val="en-GB" w:eastAsia="en-GB"/>
            </w:rPr>
          </w:rPrChange>
        </w:rPr>
        <w:lastRenderedPageBreak/>
        <w:t xml:space="preserve">Jeanette </w:t>
      </w:r>
      <w:commentRangeStart w:id="13"/>
      <w:proofErr w:type="spellStart"/>
      <w:r w:rsidRPr="00806FCE">
        <w:rPr>
          <w:rFonts w:ascii="Georgia" w:eastAsia="Times New Roman" w:hAnsi="Georgia" w:cs="Times New Roman"/>
          <w:color w:val="000000" w:themeColor="text1"/>
          <w:sz w:val="20"/>
          <w:szCs w:val="20"/>
          <w:highlight w:val="yellow"/>
          <w:lang w:eastAsia="en-GB"/>
          <w:rPrChange w:id="14" w:author="David Döbele" w:date="2021-11-16T20:09:00Z">
            <w:rPr>
              <w:rFonts w:ascii="Georgia" w:eastAsia="Times New Roman" w:hAnsi="Georgia" w:cs="Times New Roman"/>
              <w:color w:val="000000" w:themeColor="text1"/>
              <w:sz w:val="20"/>
              <w:szCs w:val="20"/>
              <w:highlight w:val="yellow"/>
              <w:lang w:val="en-GB" w:eastAsia="en-GB"/>
            </w:rPr>
          </w:rPrChange>
        </w:rPr>
        <w:t>Ledgister</w:t>
      </w:r>
      <w:commentRangeEnd w:id="13"/>
      <w:proofErr w:type="spellEnd"/>
      <w:r w:rsidRPr="00C32302">
        <w:rPr>
          <w:rStyle w:val="Kommentarzeichen"/>
          <w:highlight w:val="yellow"/>
        </w:rPr>
        <w:commentReference w:id="13"/>
      </w:r>
    </w:p>
    <w:p w14:paraId="7EF834EE" w14:textId="77777777" w:rsidR="005D001F" w:rsidRPr="00806FCE" w:rsidRDefault="005D001F" w:rsidP="005D001F">
      <w:pPr>
        <w:spacing w:after="0" w:line="240" w:lineRule="auto"/>
        <w:jc w:val="right"/>
        <w:rPr>
          <w:rFonts w:ascii="Georgia" w:hAnsi="Georgia" w:cs="Times New Roman"/>
          <w:sz w:val="19"/>
          <w:szCs w:val="19"/>
          <w:rPrChange w:id="15" w:author="David Döbele" w:date="2021-11-16T20:09:00Z">
            <w:rPr>
              <w:rFonts w:ascii="Georgia" w:hAnsi="Georgia" w:cs="Times New Roman"/>
              <w:sz w:val="19"/>
              <w:szCs w:val="19"/>
              <w:lang w:val="en-GB"/>
            </w:rPr>
          </w:rPrChange>
        </w:rPr>
      </w:pPr>
      <w:r w:rsidRPr="00806FCE">
        <w:rPr>
          <w:rFonts w:ascii="Georgia" w:hAnsi="Georgia" w:cs="Times New Roman"/>
          <w:sz w:val="19"/>
          <w:szCs w:val="19"/>
          <w:rPrChange w:id="16" w:author="David Döbele" w:date="2021-11-16T20:09:00Z">
            <w:rPr>
              <w:rFonts w:ascii="Georgia" w:hAnsi="Georgia" w:cs="Times New Roman"/>
              <w:sz w:val="19"/>
              <w:szCs w:val="19"/>
              <w:lang w:val="en-GB"/>
            </w:rPr>
          </w:rPrChange>
        </w:rPr>
        <w:t xml:space="preserve">Alexandra </w:t>
      </w:r>
      <w:proofErr w:type="spellStart"/>
      <w:r w:rsidRPr="00806FCE">
        <w:rPr>
          <w:rFonts w:ascii="Georgia" w:hAnsi="Georgia" w:cs="Times New Roman"/>
          <w:sz w:val="19"/>
          <w:szCs w:val="19"/>
          <w:rPrChange w:id="17" w:author="David Döbele" w:date="2021-11-16T20:09:00Z">
            <w:rPr>
              <w:rFonts w:ascii="Georgia" w:hAnsi="Georgia" w:cs="Times New Roman"/>
              <w:sz w:val="19"/>
              <w:szCs w:val="19"/>
              <w:lang w:val="en-GB"/>
            </w:rPr>
          </w:rPrChange>
        </w:rPr>
        <w:t>Muchin</w:t>
      </w:r>
      <w:proofErr w:type="spellEnd"/>
    </w:p>
    <w:p w14:paraId="13139329" w14:textId="77777777" w:rsidR="005D001F" w:rsidRPr="005D001F" w:rsidRDefault="005D001F" w:rsidP="005D001F">
      <w:pPr>
        <w:spacing w:after="0" w:line="240" w:lineRule="auto"/>
        <w:jc w:val="right"/>
        <w:rPr>
          <w:rFonts w:ascii="Georgia" w:hAnsi="Georgia" w:cs="Times New Roman"/>
          <w:color w:val="000000" w:themeColor="text1"/>
          <w:sz w:val="19"/>
          <w:szCs w:val="19"/>
          <w:lang w:val="en-GB"/>
        </w:rPr>
      </w:pPr>
      <w:r w:rsidRPr="005D001F">
        <w:rPr>
          <w:rFonts w:ascii="Georgia" w:hAnsi="Georgia" w:cs="Times New Roman"/>
          <w:color w:val="000000" w:themeColor="text1"/>
          <w:sz w:val="19"/>
          <w:szCs w:val="19"/>
          <w:lang w:val="en-GB"/>
        </w:rPr>
        <w:t>Vogt-</w:t>
      </w:r>
      <w:proofErr w:type="spellStart"/>
      <w:r w:rsidRPr="005D001F">
        <w:rPr>
          <w:rFonts w:ascii="Georgia" w:hAnsi="Georgia" w:cs="Times New Roman"/>
          <w:color w:val="000000" w:themeColor="text1"/>
          <w:sz w:val="19"/>
          <w:szCs w:val="19"/>
          <w:lang w:val="en-GB"/>
        </w:rPr>
        <w:t>Groth</w:t>
      </w:r>
      <w:proofErr w:type="spellEnd"/>
      <w:r w:rsidRPr="005D001F">
        <w:rPr>
          <w:rFonts w:ascii="Georgia" w:hAnsi="Georgia" w:cs="Times New Roman"/>
          <w:color w:val="000000" w:themeColor="text1"/>
          <w:sz w:val="19"/>
          <w:szCs w:val="19"/>
          <w:lang w:val="en-GB"/>
        </w:rPr>
        <w:t>-</w:t>
      </w:r>
      <w:proofErr w:type="spellStart"/>
      <w:r w:rsidRPr="005D001F">
        <w:rPr>
          <w:rFonts w:ascii="Georgia" w:hAnsi="Georgia" w:cs="Times New Roman"/>
          <w:color w:val="000000" w:themeColor="text1"/>
          <w:sz w:val="19"/>
          <w:szCs w:val="19"/>
          <w:lang w:val="en-GB"/>
        </w:rPr>
        <w:t>Weg</w:t>
      </w:r>
      <w:proofErr w:type="spellEnd"/>
      <w:r w:rsidRPr="005D001F">
        <w:rPr>
          <w:rFonts w:ascii="Georgia" w:hAnsi="Georgia" w:cs="Times New Roman"/>
          <w:color w:val="000000" w:themeColor="text1"/>
          <w:sz w:val="19"/>
          <w:szCs w:val="19"/>
          <w:lang w:val="en-GB"/>
        </w:rPr>
        <w:t xml:space="preserve"> 31a</w:t>
      </w:r>
    </w:p>
    <w:p w14:paraId="710159BE" w14:textId="77777777" w:rsidR="005D001F" w:rsidRPr="005D001F" w:rsidRDefault="005D001F" w:rsidP="005D001F">
      <w:pPr>
        <w:spacing w:after="0" w:line="240" w:lineRule="auto"/>
        <w:jc w:val="right"/>
        <w:rPr>
          <w:rFonts w:ascii="Georgia" w:hAnsi="Georgia" w:cs="Times New Roman"/>
          <w:color w:val="000000" w:themeColor="text1"/>
          <w:sz w:val="19"/>
          <w:szCs w:val="19"/>
          <w:lang w:val="en-GB"/>
        </w:rPr>
      </w:pPr>
      <w:r w:rsidRPr="005D001F">
        <w:rPr>
          <w:rFonts w:ascii="Georgia" w:hAnsi="Georgia" w:cs="Times New Roman"/>
          <w:color w:val="000000" w:themeColor="text1"/>
          <w:sz w:val="19"/>
          <w:szCs w:val="19"/>
          <w:lang w:val="en-GB"/>
        </w:rPr>
        <w:t>22609 Hamburg</w:t>
      </w:r>
    </w:p>
    <w:p w14:paraId="5BDCC3A9" w14:textId="77777777" w:rsidR="005D001F" w:rsidRPr="005D001F" w:rsidRDefault="005D001F" w:rsidP="005D001F">
      <w:pPr>
        <w:spacing w:after="0" w:line="240" w:lineRule="auto"/>
        <w:jc w:val="right"/>
        <w:rPr>
          <w:rFonts w:ascii="Georgia" w:hAnsi="Georgia" w:cs="Times New Roman"/>
          <w:color w:val="000000" w:themeColor="text1"/>
          <w:sz w:val="19"/>
          <w:szCs w:val="19"/>
          <w:lang w:val="pl-PL"/>
        </w:rPr>
      </w:pPr>
      <w:r w:rsidRPr="005D001F">
        <w:rPr>
          <w:rFonts w:ascii="Georgia" w:hAnsi="Georgia" w:cs="Georgia"/>
          <w:color w:val="000000" w:themeColor="text1"/>
          <w:sz w:val="19"/>
          <w:szCs w:val="19"/>
          <w:lang w:val="pl-PL"/>
        </w:rPr>
        <w:t>Alexandra.muchin@gmail.com</w:t>
      </w:r>
    </w:p>
    <w:p w14:paraId="5F055AAA" w14:textId="77777777" w:rsidR="00D84454" w:rsidRPr="00806FCE" w:rsidRDefault="00D84454" w:rsidP="00D84454">
      <w:pPr>
        <w:spacing w:after="0" w:line="240" w:lineRule="auto"/>
        <w:rPr>
          <w:rFonts w:ascii="Georgia" w:hAnsi="Georgia" w:cs="Times New Roman"/>
          <w:sz w:val="19"/>
          <w:szCs w:val="19"/>
          <w:lang w:val="en-US"/>
          <w:rPrChange w:id="18" w:author="David Döbele" w:date="2021-11-16T20:09:00Z">
            <w:rPr>
              <w:rFonts w:ascii="Georgia" w:hAnsi="Georgia" w:cs="Times New Roman"/>
              <w:sz w:val="19"/>
              <w:szCs w:val="19"/>
            </w:rPr>
          </w:rPrChange>
        </w:rPr>
      </w:pPr>
    </w:p>
    <w:p w14:paraId="5FED39EC" w14:textId="2FABBFE5" w:rsidR="005D001F" w:rsidRDefault="005D001F" w:rsidP="005D001F">
      <w:pPr>
        <w:spacing w:after="0" w:line="240" w:lineRule="auto"/>
        <w:rPr>
          <w:rFonts w:ascii="Georgia" w:hAnsi="Georgia" w:cs="Times New Roman"/>
          <w:b/>
          <w:bCs/>
          <w:sz w:val="19"/>
          <w:szCs w:val="19"/>
        </w:rPr>
      </w:pPr>
      <w:r w:rsidRPr="00D84454">
        <w:rPr>
          <w:rFonts w:ascii="Georgia" w:hAnsi="Georgia" w:cs="Times New Roman"/>
          <w:b/>
          <w:bCs/>
          <w:sz w:val="19"/>
          <w:szCs w:val="19"/>
          <w:highlight w:val="lightGray"/>
        </w:rPr>
        <w:t xml:space="preserve">Bewerbung um ein Praktikum </w:t>
      </w:r>
      <w:r w:rsidR="00D84454" w:rsidRPr="00D84454">
        <w:rPr>
          <w:rFonts w:ascii="Georgia" w:hAnsi="Georgia" w:cs="Times New Roman"/>
          <w:b/>
          <w:bCs/>
          <w:sz w:val="19"/>
          <w:szCs w:val="19"/>
          <w:highlight w:val="lightGray"/>
        </w:rPr>
        <w:t>im Management Consulting</w:t>
      </w:r>
    </w:p>
    <w:p w14:paraId="31CFBFCC" w14:textId="77777777" w:rsidR="00D84454" w:rsidRDefault="00D84454" w:rsidP="00D84454">
      <w:pPr>
        <w:spacing w:after="0" w:line="240" w:lineRule="auto"/>
        <w:jc w:val="right"/>
        <w:rPr>
          <w:rFonts w:ascii="Georgia" w:hAnsi="Georgia" w:cs="Times New Roman"/>
          <w:sz w:val="19"/>
          <w:szCs w:val="19"/>
        </w:rPr>
      </w:pPr>
      <w:r w:rsidRPr="005D001F">
        <w:rPr>
          <w:rFonts w:ascii="Georgia" w:eastAsia="Times New Roman" w:hAnsi="Georgia" w:cs="Arial"/>
          <w:color w:val="000000" w:themeColor="text1"/>
          <w:sz w:val="19"/>
          <w:szCs w:val="19"/>
          <w:shd w:val="clear" w:color="auto" w:fill="FFFFFF"/>
          <w:lang w:eastAsia="en-GB"/>
        </w:rPr>
        <w:t>Hamburg</w:t>
      </w:r>
      <w:r w:rsidRPr="005D001F">
        <w:rPr>
          <w:rFonts w:ascii="Georgia" w:hAnsi="Georgia" w:cs="Times New Roman"/>
          <w:sz w:val="19"/>
          <w:szCs w:val="19"/>
        </w:rPr>
        <w:t>, 26.02.2021</w:t>
      </w:r>
    </w:p>
    <w:p w14:paraId="2AD4036E" w14:textId="77777777" w:rsidR="005D001F" w:rsidRPr="005D001F" w:rsidRDefault="005D001F" w:rsidP="005D001F">
      <w:pPr>
        <w:spacing w:after="0" w:line="240" w:lineRule="auto"/>
        <w:rPr>
          <w:rFonts w:ascii="Georgia" w:hAnsi="Georgia" w:cs="Times New Roman"/>
          <w:b/>
          <w:sz w:val="19"/>
          <w:szCs w:val="19"/>
        </w:rPr>
      </w:pPr>
    </w:p>
    <w:p w14:paraId="22944DA2" w14:textId="54490BEF" w:rsidR="005D001F" w:rsidRPr="00806FCE" w:rsidRDefault="005D001F" w:rsidP="00EE1DF1">
      <w:pPr>
        <w:spacing w:after="0" w:line="240" w:lineRule="auto"/>
        <w:rPr>
          <w:rFonts w:ascii="Times New Roman" w:eastAsia="Times New Roman" w:hAnsi="Times New Roman" w:cs="Times New Roman"/>
          <w:sz w:val="24"/>
          <w:szCs w:val="24"/>
          <w:lang w:eastAsia="en-GB"/>
          <w:rPrChange w:id="19" w:author="David Döbele" w:date="2021-11-16T20:09:00Z">
            <w:rPr>
              <w:rFonts w:ascii="Times New Roman" w:eastAsia="Times New Roman" w:hAnsi="Times New Roman" w:cs="Times New Roman"/>
              <w:sz w:val="24"/>
              <w:szCs w:val="24"/>
              <w:lang w:val="en-GB" w:eastAsia="en-GB"/>
            </w:rPr>
          </w:rPrChange>
        </w:rPr>
      </w:pPr>
      <w:r w:rsidRPr="005D001F">
        <w:rPr>
          <w:rFonts w:ascii="Georgia" w:hAnsi="Georgia" w:cs="Times New Roman"/>
          <w:sz w:val="19"/>
          <w:szCs w:val="19"/>
        </w:rPr>
        <w:t xml:space="preserve">Sehr </w:t>
      </w:r>
      <w:r w:rsidRPr="00C32302">
        <w:rPr>
          <w:rFonts w:ascii="Georgia" w:hAnsi="Georgia" w:cs="Times New Roman"/>
          <w:sz w:val="19"/>
          <w:szCs w:val="19"/>
          <w:highlight w:val="lightGray"/>
        </w:rPr>
        <w:t xml:space="preserve">geehrte </w:t>
      </w:r>
      <w:r w:rsidR="00EE1DF1" w:rsidRPr="00806FCE">
        <w:rPr>
          <w:rFonts w:ascii="Georgia" w:eastAsia="Times New Roman" w:hAnsi="Georgia" w:cs="Times New Roman"/>
          <w:color w:val="000000" w:themeColor="text1"/>
          <w:sz w:val="20"/>
          <w:szCs w:val="20"/>
          <w:highlight w:val="lightGray"/>
          <w:lang w:eastAsia="en-GB"/>
          <w:rPrChange w:id="20" w:author="David Döbele" w:date="2021-11-16T20:09:00Z">
            <w:rPr>
              <w:rFonts w:ascii="Georgia" w:eastAsia="Times New Roman" w:hAnsi="Georgia" w:cs="Times New Roman"/>
              <w:color w:val="000000" w:themeColor="text1"/>
              <w:sz w:val="20"/>
              <w:szCs w:val="20"/>
              <w:highlight w:val="lightGray"/>
              <w:lang w:val="en-GB" w:eastAsia="en-GB"/>
            </w:rPr>
          </w:rPrChange>
        </w:rPr>
        <w:t>Frau</w:t>
      </w:r>
      <w:r w:rsidR="00D84454" w:rsidRPr="00806FCE">
        <w:rPr>
          <w:rFonts w:ascii="Georgia" w:eastAsia="Times New Roman" w:hAnsi="Georgia" w:cs="Times New Roman"/>
          <w:color w:val="000000" w:themeColor="text1"/>
          <w:sz w:val="20"/>
          <w:szCs w:val="20"/>
          <w:highlight w:val="lightGray"/>
          <w:lang w:eastAsia="en-GB"/>
          <w:rPrChange w:id="21" w:author="David Döbele" w:date="2021-11-16T20:09:00Z">
            <w:rPr>
              <w:rFonts w:ascii="Georgia" w:eastAsia="Times New Roman" w:hAnsi="Georgia" w:cs="Times New Roman"/>
              <w:color w:val="000000" w:themeColor="text1"/>
              <w:sz w:val="20"/>
              <w:szCs w:val="20"/>
              <w:highlight w:val="lightGray"/>
              <w:lang w:val="en-GB" w:eastAsia="en-GB"/>
            </w:rPr>
          </w:rPrChange>
        </w:rPr>
        <w:t xml:space="preserve"> </w:t>
      </w:r>
      <w:proofErr w:type="spellStart"/>
      <w:r w:rsidR="00D84454" w:rsidRPr="00806FCE">
        <w:rPr>
          <w:rFonts w:ascii="Georgia" w:eastAsia="Times New Roman" w:hAnsi="Georgia" w:cs="Times New Roman"/>
          <w:color w:val="000000" w:themeColor="text1"/>
          <w:sz w:val="20"/>
          <w:szCs w:val="20"/>
          <w:highlight w:val="lightGray"/>
          <w:lang w:eastAsia="en-GB"/>
          <w:rPrChange w:id="22" w:author="David Döbele" w:date="2021-11-16T20:09:00Z">
            <w:rPr>
              <w:rFonts w:ascii="Georgia" w:eastAsia="Times New Roman" w:hAnsi="Georgia" w:cs="Times New Roman"/>
              <w:color w:val="000000" w:themeColor="text1"/>
              <w:sz w:val="20"/>
              <w:szCs w:val="20"/>
              <w:highlight w:val="lightGray"/>
              <w:lang w:val="en-GB" w:eastAsia="en-GB"/>
            </w:rPr>
          </w:rPrChange>
        </w:rPr>
        <w:t>Ledgister</w:t>
      </w:r>
      <w:proofErr w:type="spellEnd"/>
      <w:r w:rsidR="00EE1DF1" w:rsidRPr="00806FCE">
        <w:rPr>
          <w:rFonts w:ascii="Georgia" w:eastAsia="Times New Roman" w:hAnsi="Georgia" w:cs="Times New Roman"/>
          <w:color w:val="000000" w:themeColor="text1"/>
          <w:sz w:val="20"/>
          <w:szCs w:val="20"/>
          <w:highlight w:val="lightGray"/>
          <w:lang w:eastAsia="en-GB"/>
          <w:rPrChange w:id="23" w:author="David Döbele" w:date="2021-11-16T20:09:00Z">
            <w:rPr>
              <w:rFonts w:ascii="Georgia" w:eastAsia="Times New Roman" w:hAnsi="Georgia" w:cs="Times New Roman"/>
              <w:color w:val="000000" w:themeColor="text1"/>
              <w:sz w:val="20"/>
              <w:szCs w:val="20"/>
              <w:highlight w:val="lightGray"/>
              <w:lang w:val="en-GB" w:eastAsia="en-GB"/>
            </w:rPr>
          </w:rPrChange>
        </w:rPr>
        <w:t>,</w:t>
      </w:r>
    </w:p>
    <w:p w14:paraId="2E72FBF2" w14:textId="77777777" w:rsidR="005D001F" w:rsidRPr="005D001F" w:rsidRDefault="005D001F" w:rsidP="005D001F">
      <w:pPr>
        <w:spacing w:after="0" w:line="240" w:lineRule="auto"/>
        <w:jc w:val="both"/>
        <w:rPr>
          <w:rFonts w:ascii="Georgia" w:hAnsi="Georgia" w:cs="Times New Roman"/>
          <w:sz w:val="19"/>
          <w:szCs w:val="19"/>
        </w:rPr>
      </w:pPr>
    </w:p>
    <w:p w14:paraId="0C384052" w14:textId="797891F0" w:rsidR="005D001F" w:rsidRP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sz w:val="19"/>
          <w:szCs w:val="19"/>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D84454">
        <w:rPr>
          <w:rFonts w:ascii="Georgia" w:hAnsi="Georgia" w:cs="Times New Roman"/>
          <w:sz w:val="19"/>
          <w:szCs w:val="19"/>
          <w:highlight w:val="lightGray"/>
        </w:rPr>
        <w:t xml:space="preserve">möchte ich bei Ihnen </w:t>
      </w:r>
      <w:r w:rsidR="00D84454">
        <w:rPr>
          <w:rFonts w:ascii="Georgia" w:hAnsi="Georgia" w:cs="Times New Roman"/>
          <w:sz w:val="19"/>
          <w:szCs w:val="19"/>
          <w:highlight w:val="lightGray"/>
        </w:rPr>
        <w:t xml:space="preserve">in München </w:t>
      </w:r>
      <w:r w:rsidR="00D84454" w:rsidRPr="00D84454">
        <w:rPr>
          <w:rFonts w:ascii="Georgia" w:hAnsi="Georgia" w:cs="Times New Roman"/>
          <w:sz w:val="19"/>
          <w:szCs w:val="19"/>
          <w:highlight w:val="lightGray"/>
        </w:rPr>
        <w:t xml:space="preserve">ab </w:t>
      </w:r>
      <w:r w:rsidRPr="00D84454">
        <w:rPr>
          <w:rFonts w:ascii="Georgia" w:hAnsi="Georgia" w:cs="Times New Roman"/>
          <w:sz w:val="19"/>
          <w:szCs w:val="19"/>
          <w:highlight w:val="lightGray"/>
        </w:rPr>
        <w:t xml:space="preserve">Mai 2021 ein dreimonatiges </w:t>
      </w:r>
      <w:r w:rsidR="00D84454" w:rsidRPr="00D84454">
        <w:rPr>
          <w:rFonts w:ascii="Georgia" w:hAnsi="Georgia" w:cs="Times New Roman"/>
          <w:sz w:val="19"/>
          <w:szCs w:val="19"/>
          <w:highlight w:val="lightGray"/>
        </w:rPr>
        <w:t>Praktikum im Bereich ‚</w:t>
      </w:r>
      <w:proofErr w:type="gramStart"/>
      <w:r w:rsidR="00D84454" w:rsidRPr="00D84454">
        <w:rPr>
          <w:rFonts w:ascii="Georgia" w:hAnsi="Georgia" w:cs="Times New Roman"/>
          <w:sz w:val="19"/>
          <w:szCs w:val="19"/>
          <w:highlight w:val="lightGray"/>
        </w:rPr>
        <w:t>Change Management</w:t>
      </w:r>
      <w:proofErr w:type="gramEnd"/>
      <w:r w:rsidR="00D84454" w:rsidRPr="00D84454">
        <w:rPr>
          <w:rFonts w:ascii="Georgia" w:hAnsi="Georgia" w:cs="Times New Roman"/>
          <w:sz w:val="19"/>
          <w:szCs w:val="19"/>
          <w:highlight w:val="lightGray"/>
        </w:rPr>
        <w:t xml:space="preserve">‘ </w:t>
      </w:r>
      <w:r w:rsidRPr="00D84454">
        <w:rPr>
          <w:rFonts w:ascii="Georgia" w:hAnsi="Georgia" w:cs="Times New Roman"/>
          <w:sz w:val="19"/>
          <w:szCs w:val="19"/>
          <w:highlight w:val="lightGray"/>
        </w:rPr>
        <w:t>absolvieren.</w:t>
      </w:r>
      <w:r w:rsidRPr="005D001F">
        <w:rPr>
          <w:rFonts w:ascii="Georgia" w:hAnsi="Georgia" w:cs="Times New Roman"/>
          <w:sz w:val="19"/>
          <w:szCs w:val="19"/>
        </w:rPr>
        <w:t xml:space="preserve"> </w:t>
      </w:r>
    </w:p>
    <w:p w14:paraId="65082F40" w14:textId="77777777" w:rsidR="005D001F" w:rsidRPr="005D001F" w:rsidRDefault="005D001F" w:rsidP="005D001F">
      <w:pPr>
        <w:spacing w:after="0" w:line="240" w:lineRule="auto"/>
        <w:jc w:val="both"/>
        <w:rPr>
          <w:rFonts w:ascii="Georgia" w:hAnsi="Georgia" w:cs="Times New Roman"/>
          <w:sz w:val="19"/>
          <w:szCs w:val="19"/>
        </w:rPr>
      </w:pPr>
    </w:p>
    <w:p w14:paraId="0609A390" w14:textId="77777777" w:rsidR="005D001F" w:rsidRPr="005D001F" w:rsidRDefault="005D001F" w:rsidP="005D001F">
      <w:pPr>
        <w:spacing w:after="0" w:line="240" w:lineRule="auto"/>
        <w:jc w:val="both"/>
        <w:rPr>
          <w:rFonts w:ascii="Georgia" w:eastAsiaTheme="minorEastAsia" w:hAnsi="Georgia"/>
          <w:sz w:val="19"/>
          <w:szCs w:val="19"/>
          <w:lang w:eastAsia="de-DE"/>
        </w:rPr>
      </w:pPr>
      <w:r w:rsidRPr="005D001F">
        <w:rPr>
          <w:rFonts w:ascii="Georgia" w:eastAsiaTheme="minorEastAsia" w:hAnsi="Georgia"/>
          <w:sz w:val="19"/>
          <w:szCs w:val="19"/>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5D001F">
        <w:rPr>
          <w:rFonts w:ascii="Georgia" w:eastAsiaTheme="minorEastAsia" w:hAnsi="Georgia"/>
          <w:sz w:val="19"/>
          <w:szCs w:val="19"/>
          <w:lang w:eastAsia="de-DE"/>
        </w:rPr>
        <w:t>extracurrikularen</w:t>
      </w:r>
      <w:proofErr w:type="spellEnd"/>
      <w:r w:rsidRPr="005D001F">
        <w:rPr>
          <w:rFonts w:ascii="Georgia" w:eastAsiaTheme="minorEastAsia" w:hAnsi="Georgia"/>
          <w:sz w:val="19"/>
          <w:szCs w:val="19"/>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5D001F">
        <w:rPr>
          <w:rFonts w:ascii="Georgia" w:eastAsiaTheme="minorEastAsia" w:hAnsi="Georgia"/>
          <w:sz w:val="19"/>
          <w:szCs w:val="19"/>
          <w:lang w:eastAsia="de-DE"/>
        </w:rPr>
        <w:t>wurde</w:t>
      </w:r>
      <w:proofErr w:type="gramEnd"/>
      <w:r w:rsidRPr="005D001F">
        <w:rPr>
          <w:rFonts w:ascii="Georgia" w:eastAsiaTheme="minorEastAsia" w:hAnsi="Georgia"/>
          <w:sz w:val="19"/>
          <w:szCs w:val="19"/>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3FB75D36" w14:textId="4AF59F03" w:rsidR="005D001F" w:rsidRPr="005D001F" w:rsidRDefault="005D001F" w:rsidP="005D001F">
      <w:pPr>
        <w:pStyle w:val="s3"/>
        <w:spacing w:after="0"/>
        <w:jc w:val="both"/>
        <w:rPr>
          <w:rFonts w:ascii="-webkit-standard" w:hAnsi="-webkit-standard"/>
          <w:color w:val="000000"/>
          <w:sz w:val="19"/>
          <w:szCs w:val="19"/>
        </w:rPr>
      </w:pP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scheint mir für ein Praktikum in Management Consulting im Bereich</w:t>
      </w:r>
      <w:r w:rsidRPr="00D84454">
        <w:rPr>
          <w:rStyle w:val="apple-converted-space"/>
          <w:rFonts w:ascii="Georgia" w:hAnsi="Georgia"/>
          <w:color w:val="000000"/>
          <w:sz w:val="19"/>
          <w:szCs w:val="19"/>
          <w:highlight w:val="lightGray"/>
        </w:rPr>
        <w:t xml:space="preserve"> </w:t>
      </w:r>
      <w:proofErr w:type="gramStart"/>
      <w:r w:rsidRPr="00D84454">
        <w:rPr>
          <w:rStyle w:val="s4"/>
          <w:rFonts w:ascii="Georgia" w:hAnsi="Georgia"/>
          <w:color w:val="000000"/>
          <w:sz w:val="19"/>
          <w:szCs w:val="19"/>
          <w:highlight w:val="lightGray"/>
        </w:rPr>
        <w:t>Change Management</w:t>
      </w:r>
      <w:proofErr w:type="gram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 xml:space="preserve">ideal. Als führende internationale Unternehmensberatung hilft </w:t>
      </w: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 xml:space="preserve">Unternehmen besser zu werden. Dies erzielen Sie, </w:t>
      </w:r>
      <w:r w:rsidRPr="00D84454">
        <w:rPr>
          <w:rStyle w:val="apple-converted-space"/>
          <w:rFonts w:ascii="Georgia" w:hAnsi="Georgia"/>
          <w:color w:val="000000"/>
          <w:sz w:val="19"/>
          <w:szCs w:val="19"/>
          <w:highlight w:val="lightGray"/>
        </w:rPr>
        <w:t>i</w:t>
      </w:r>
      <w:r w:rsidRPr="00D84454">
        <w:rPr>
          <w:rStyle w:val="s4"/>
          <w:rFonts w:ascii="Georgia" w:hAnsi="Georgia"/>
          <w:color w:val="000000"/>
          <w:sz w:val="19"/>
          <w:szCs w:val="19"/>
          <w:highlight w:val="lightGray"/>
        </w:rPr>
        <w:t>ndem Sie Kunden durch komplexe Herausforderung, vor allem</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im</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Digitalisierungsbereich,</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der heute besonders relevant ist, leiten.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Mithilfe</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 xml:space="preserve">des BXT-Modells, sowie der bereichsübergreifenden Zusammenarbeit, hilft </w:t>
      </w: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Unternehmen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dabei,</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sich auf das ungewisse Morgen vorzubereiten, und</w:t>
      </w:r>
      <w:r w:rsidRPr="00D84454">
        <w:rPr>
          <w:rStyle w:val="apple-converted-space"/>
          <w:rFonts w:ascii="Georgia" w:hAnsi="Georgia"/>
          <w:color w:val="000000"/>
          <w:sz w:val="19"/>
          <w:szCs w:val="19"/>
          <w:highlight w:val="lightGray"/>
        </w:rPr>
        <w:t> </w:t>
      </w:r>
      <w:r w:rsidRPr="00D84454">
        <w:rPr>
          <w:rStyle w:val="s4"/>
          <w:rFonts w:ascii="Georgia" w:hAnsi="Georgia"/>
          <w:color w:val="000000"/>
          <w:sz w:val="19"/>
          <w:szCs w:val="19"/>
          <w:highlight w:val="lightGray"/>
        </w:rPr>
        <w:t>sich so in einem ständig verändernden Umfeld ihre Position aufzubauen.</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Pwc</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konnte ich bereits durch verschiedene Veranstaltungen an der Universität kennenlernen, wobei mein Interesse an dem Unternehmen wegen Ihrer einmaligen Arbeitsweise geweckt wurde.</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Auf den</w:t>
      </w:r>
      <w:r w:rsidRPr="00D84454">
        <w:rPr>
          <w:rStyle w:val="apple-converted-space"/>
          <w:rFonts w:ascii="Georgia" w:hAnsi="Georgia"/>
          <w:color w:val="000000"/>
          <w:sz w:val="19"/>
          <w:szCs w:val="19"/>
          <w:highlight w:val="lightGray"/>
        </w:rPr>
        <w:t xml:space="preserve"> </w:t>
      </w:r>
      <w:proofErr w:type="gramStart"/>
      <w:r w:rsidRPr="00D84454">
        <w:rPr>
          <w:rStyle w:val="s4"/>
          <w:rFonts w:ascii="Georgia" w:hAnsi="Georgia"/>
          <w:color w:val="000000"/>
          <w:sz w:val="19"/>
          <w:szCs w:val="19"/>
          <w:highlight w:val="lightGray"/>
        </w:rPr>
        <w:t>Change Management</w:t>
      </w:r>
      <w:proofErr w:type="gram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Bereich bin ich durch eine Präsentation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einer Unternehmensberatung aufmerksam geworden, als ich bei der ‚Bright Network Consulting Virtual</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Internship</w:t>
      </w:r>
      <w:proofErr w:type="spell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Experience‘ teilgenommen habe. Zusätzlich</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konnte ich dieses Wissen durch den ‘Design</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Thinking</w:t>
      </w:r>
      <w:proofErr w:type="spellEnd"/>
      <w:r w:rsidRPr="00D84454">
        <w:rPr>
          <w:rStyle w:val="s4"/>
          <w:rFonts w:ascii="Georgia" w:hAnsi="Georgia"/>
          <w:color w:val="000000"/>
          <w:sz w:val="19"/>
          <w:szCs w:val="19"/>
          <w:highlight w:val="lightGray"/>
        </w:rPr>
        <w:t>’ Kurs stärken, was ich als sehr interessant empfunden habe, da in unserer schnelllebigen und innovativen Gesellschaft Änderungen unvermeidbar sind. Und obwohl die Digitalisierung vieles optimiert und vereinfacht hat, und Änderungen oftmals zu langfristigen positiven Ergebnissen führen, können diese nicht ohne Kollaboration zu ihrer</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vollen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Kapazität (?) genutzt werden, weswegen ich</w:t>
      </w:r>
      <w:r w:rsidRPr="00D84454">
        <w:rPr>
          <w:rStyle w:val="apple-converted-space"/>
          <w:rFonts w:ascii="Georgia" w:hAnsi="Georgia"/>
          <w:color w:val="000000"/>
          <w:sz w:val="19"/>
          <w:szCs w:val="19"/>
          <w:highlight w:val="lightGray"/>
        </w:rPr>
        <w:t xml:space="preserve"> </w:t>
      </w:r>
      <w:proofErr w:type="gramStart"/>
      <w:r w:rsidRPr="00D84454">
        <w:rPr>
          <w:rStyle w:val="s4"/>
          <w:rFonts w:ascii="Georgia" w:hAnsi="Georgia"/>
          <w:color w:val="000000"/>
          <w:sz w:val="19"/>
          <w:szCs w:val="19"/>
          <w:highlight w:val="lightGray"/>
        </w:rPr>
        <w:t>Change Management</w:t>
      </w:r>
      <w:proofErr w:type="gramEnd"/>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als</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äußerst</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wichtig für nachhaltigen Erfolg empfinde. In meinem jetzigen Praktikum ist es auch zu Veränderungen gekommen, wobei mir die</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Bedeutung(?) guter Kommunikation und Vorbereitung besonders aufgefallen ist. Ebenso habe ich dies bemerkt,</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als ich in meinem ersten Praktikum an der Implementierung</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des</w:t>
      </w:r>
      <w:r w:rsidRPr="00D84454">
        <w:rPr>
          <w:rStyle w:val="apple-converted-space"/>
          <w:rFonts w:ascii="Georgia" w:hAnsi="Georgia"/>
          <w:color w:val="000000"/>
          <w:sz w:val="19"/>
          <w:szCs w:val="19"/>
          <w:highlight w:val="lightGray"/>
        </w:rPr>
        <w:t xml:space="preserve"> </w:t>
      </w:r>
      <w:proofErr w:type="spellStart"/>
      <w:r w:rsidRPr="00D84454">
        <w:rPr>
          <w:rStyle w:val="s4"/>
          <w:rFonts w:ascii="Georgia" w:hAnsi="Georgia"/>
          <w:color w:val="000000"/>
          <w:sz w:val="19"/>
          <w:szCs w:val="19"/>
          <w:highlight w:val="lightGray"/>
        </w:rPr>
        <w:t>Salesforce</w:t>
      </w:r>
      <w:proofErr w:type="spellEnd"/>
      <w:r w:rsidRPr="00D84454">
        <w:rPr>
          <w:rStyle w:val="s4"/>
          <w:rFonts w:ascii="Georgia" w:hAnsi="Georgia"/>
          <w:color w:val="000000"/>
          <w:sz w:val="19"/>
          <w:szCs w:val="19"/>
          <w:highlight w:val="lightGray"/>
        </w:rPr>
        <w:t xml:space="preserve"> Programms</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mitgearbeitet habe. Deswegen bin ich überzeugt,</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dass ich bei Ihnen als Praktikantin mein bisheriges Wissen aus dem Studium, meine persönlichen Erfahrungen,</w:t>
      </w:r>
      <w:r w:rsidRPr="00D84454">
        <w:rPr>
          <w:rStyle w:val="apple-converted-space"/>
          <w:rFonts w:ascii="Georgia" w:hAnsi="Georgia"/>
          <w:color w:val="000000"/>
          <w:sz w:val="19"/>
          <w:szCs w:val="19"/>
          <w:highlight w:val="lightGray"/>
        </w:rPr>
        <w:t xml:space="preserve"> </w:t>
      </w:r>
      <w:r w:rsidRPr="00D84454">
        <w:rPr>
          <w:rStyle w:val="s4"/>
          <w:rFonts w:ascii="Georgia" w:hAnsi="Georgia"/>
          <w:color w:val="000000"/>
          <w:sz w:val="19"/>
          <w:szCs w:val="19"/>
          <w:highlight w:val="lightGray"/>
        </w:rPr>
        <w:t>sowie meine Kompetenzen perfekt miteinbringen kann.</w:t>
      </w:r>
    </w:p>
    <w:p w14:paraId="787FBD73" w14:textId="673280B4" w:rsidR="005D001F" w:rsidRP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sz w:val="19"/>
          <w:szCs w:val="19"/>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proofErr w:type="spellStart"/>
      <w:r w:rsidR="00D84454" w:rsidRPr="00D84454">
        <w:rPr>
          <w:rFonts w:ascii="Georgia" w:hAnsi="Georgia" w:cs="Times New Roman"/>
          <w:sz w:val="19"/>
          <w:szCs w:val="19"/>
          <w:highlight w:val="lightGray"/>
        </w:rPr>
        <w:t>Pwc</w:t>
      </w:r>
      <w:proofErr w:type="spellEnd"/>
      <w:r w:rsidRPr="005D001F">
        <w:rPr>
          <w:rFonts w:ascii="Georgia" w:hAnsi="Georgia" w:cs="Times New Roman"/>
          <w:sz w:val="19"/>
          <w:szCs w:val="19"/>
        </w:rPr>
        <w:t xml:space="preserve"> sein werde. Ich würde mich sehr darüber freuen, Sie auch in einem persönlichen Gespräch von mir und meinen Kompetenzen überzeugen zu dürfen. </w:t>
      </w:r>
    </w:p>
    <w:p w14:paraId="5793E700" w14:textId="77777777" w:rsidR="005D001F" w:rsidRPr="005D001F" w:rsidRDefault="005D001F" w:rsidP="005D001F">
      <w:pPr>
        <w:spacing w:after="0" w:line="240" w:lineRule="auto"/>
        <w:jc w:val="both"/>
        <w:rPr>
          <w:rFonts w:ascii="Georgia" w:hAnsi="Georgia" w:cs="Times New Roman"/>
          <w:sz w:val="19"/>
          <w:szCs w:val="19"/>
        </w:rPr>
      </w:pPr>
    </w:p>
    <w:p w14:paraId="6011DF83" w14:textId="77777777" w:rsidR="005D001F" w:rsidRP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sz w:val="19"/>
          <w:szCs w:val="19"/>
        </w:rPr>
        <w:t>Mit freundlichen Grüßen</w:t>
      </w:r>
    </w:p>
    <w:p w14:paraId="79F13E6B" w14:textId="7BA5C6AA" w:rsidR="005D001F" w:rsidRDefault="005D001F" w:rsidP="005D001F">
      <w:pPr>
        <w:spacing w:after="0" w:line="240" w:lineRule="auto"/>
        <w:jc w:val="both"/>
        <w:rPr>
          <w:rFonts w:ascii="Georgia" w:hAnsi="Georgia" w:cs="Times New Roman"/>
          <w:sz w:val="19"/>
          <w:szCs w:val="19"/>
        </w:rPr>
      </w:pPr>
      <w:r w:rsidRPr="005D001F">
        <w:rPr>
          <w:rFonts w:ascii="Georgia" w:hAnsi="Georgia" w:cs="Times New Roman"/>
          <w:noProof/>
          <w:sz w:val="19"/>
          <w:szCs w:val="19"/>
        </w:rPr>
        <mc:AlternateContent>
          <mc:Choice Requires="wpi">
            <w:drawing>
              <wp:anchor distT="0" distB="0" distL="114300" distR="114300" simplePos="0" relativeHeight="251661312" behindDoc="0" locked="0" layoutInCell="1" allowOverlap="1" wp14:anchorId="7FA293FB" wp14:editId="1B140297">
                <wp:simplePos x="0" y="0"/>
                <wp:positionH relativeFrom="column">
                  <wp:posOffset>0</wp:posOffset>
                </wp:positionH>
                <wp:positionV relativeFrom="paragraph">
                  <wp:posOffset>37465</wp:posOffset>
                </wp:positionV>
                <wp:extent cx="1435100" cy="262890"/>
                <wp:effectExtent l="38100" t="38100" r="38100" b="29210"/>
                <wp:wrapNone/>
                <wp:docPr id="1" name="Freihand 11"/>
                <wp:cNvGraphicFramePr/>
                <a:graphic xmlns:a="http://schemas.openxmlformats.org/drawingml/2006/main">
                  <a:graphicData uri="http://schemas.microsoft.com/office/word/2010/wordprocessingInk">
                    <w14:contentPart bwMode="auto" r:id="rId12">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24BE7FE8" id="Freihand 11" o:spid="_x0000_s1026" type="#_x0000_t75" style="position:absolute;margin-left:-.6pt;margin-top:2.35pt;width:114.2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">
                <v:imagedata r:id="rId11" o:title=""/>
              </v:shape>
            </w:pict>
          </mc:Fallback>
        </mc:AlternateContent>
      </w:r>
    </w:p>
    <w:p w14:paraId="21C374A0" w14:textId="77777777" w:rsidR="005D001F" w:rsidRPr="005D001F" w:rsidRDefault="005D001F" w:rsidP="005D001F">
      <w:pPr>
        <w:spacing w:after="0" w:line="240" w:lineRule="auto"/>
        <w:jc w:val="both"/>
        <w:rPr>
          <w:rFonts w:ascii="Georgia" w:hAnsi="Georgia" w:cs="Times New Roman"/>
          <w:sz w:val="19"/>
          <w:szCs w:val="19"/>
        </w:rPr>
      </w:pPr>
    </w:p>
    <w:p w14:paraId="61B68E8E" w14:textId="77777777" w:rsidR="005D001F" w:rsidRPr="005D001F" w:rsidRDefault="005D001F" w:rsidP="005D001F">
      <w:pPr>
        <w:spacing w:after="0" w:line="240" w:lineRule="auto"/>
        <w:jc w:val="both"/>
        <w:rPr>
          <w:rFonts w:ascii="Georgia" w:hAnsi="Georgia" w:cs="Times New Roman"/>
          <w:sz w:val="20"/>
          <w:szCs w:val="20"/>
        </w:rPr>
      </w:pPr>
    </w:p>
    <w:p w14:paraId="01020BDC" w14:textId="77777777" w:rsidR="00EE1DF1" w:rsidRDefault="00EE1DF1" w:rsidP="005D001F">
      <w:pPr>
        <w:spacing w:after="0" w:line="240" w:lineRule="auto"/>
        <w:jc w:val="right"/>
        <w:rPr>
          <w:rFonts w:ascii="Georgia" w:hAnsi="Georgia" w:cs="Times New Roman"/>
          <w:sz w:val="20"/>
          <w:szCs w:val="20"/>
        </w:rPr>
      </w:pPr>
    </w:p>
    <w:p w14:paraId="45642A7E" w14:textId="77777777" w:rsidR="00EE1DF1" w:rsidRDefault="00EE1DF1" w:rsidP="005D001F">
      <w:pPr>
        <w:spacing w:after="0" w:line="240" w:lineRule="auto"/>
        <w:jc w:val="right"/>
        <w:rPr>
          <w:rFonts w:ascii="Georgia" w:hAnsi="Georgia" w:cs="Times New Roman"/>
          <w:sz w:val="20"/>
          <w:szCs w:val="20"/>
        </w:rPr>
      </w:pPr>
    </w:p>
    <w:p w14:paraId="70E33865" w14:textId="77777777" w:rsidR="00EE1DF1" w:rsidRDefault="00EE1DF1" w:rsidP="005D001F">
      <w:pPr>
        <w:spacing w:after="0" w:line="240" w:lineRule="auto"/>
        <w:jc w:val="right"/>
        <w:rPr>
          <w:rFonts w:ascii="Georgia" w:hAnsi="Georgia" w:cs="Times New Roman"/>
          <w:sz w:val="20"/>
          <w:szCs w:val="20"/>
        </w:rPr>
      </w:pPr>
    </w:p>
    <w:p w14:paraId="3387D7DF" w14:textId="2EBF0302" w:rsidR="005D001F" w:rsidRPr="00C32302" w:rsidRDefault="005D001F" w:rsidP="005D001F">
      <w:pPr>
        <w:spacing w:after="0" w:line="240" w:lineRule="auto"/>
        <w:jc w:val="right"/>
        <w:rPr>
          <w:rFonts w:ascii="Georgia" w:hAnsi="Georgia" w:cs="Times New Roman"/>
          <w:sz w:val="20"/>
          <w:szCs w:val="20"/>
        </w:rPr>
      </w:pPr>
      <w:r w:rsidRPr="00C32302">
        <w:rPr>
          <w:rFonts w:ascii="Georgia" w:hAnsi="Georgia" w:cs="Times New Roman"/>
          <w:sz w:val="20"/>
          <w:szCs w:val="20"/>
        </w:rPr>
        <w:lastRenderedPageBreak/>
        <w:t xml:space="preserve">Alexandra </w:t>
      </w:r>
      <w:proofErr w:type="spellStart"/>
      <w:r w:rsidRPr="00C32302">
        <w:rPr>
          <w:rFonts w:ascii="Georgia" w:hAnsi="Georgia" w:cs="Times New Roman"/>
          <w:sz w:val="20"/>
          <w:szCs w:val="20"/>
        </w:rPr>
        <w:t>Muchin</w:t>
      </w:r>
      <w:proofErr w:type="spellEnd"/>
    </w:p>
    <w:p w14:paraId="7D714A45" w14:textId="77777777" w:rsidR="005D001F" w:rsidRPr="00C32302" w:rsidRDefault="005D001F" w:rsidP="005D001F">
      <w:pPr>
        <w:spacing w:after="0" w:line="240" w:lineRule="auto"/>
        <w:jc w:val="right"/>
        <w:rPr>
          <w:rFonts w:ascii="Georgia" w:hAnsi="Georgia" w:cs="Times New Roman"/>
          <w:color w:val="000000" w:themeColor="text1"/>
          <w:sz w:val="20"/>
          <w:szCs w:val="20"/>
        </w:rPr>
      </w:pPr>
      <w:r w:rsidRPr="00C32302">
        <w:rPr>
          <w:rFonts w:ascii="Georgia" w:hAnsi="Georgia" w:cs="Times New Roman"/>
          <w:color w:val="000000" w:themeColor="text1"/>
          <w:sz w:val="20"/>
          <w:szCs w:val="20"/>
        </w:rPr>
        <w:t>Vogt-Groth-Weg 31a</w:t>
      </w:r>
    </w:p>
    <w:p w14:paraId="7E3B251C"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Times New Roman"/>
          <w:color w:val="000000" w:themeColor="text1"/>
          <w:sz w:val="20"/>
          <w:szCs w:val="20"/>
          <w:lang w:val="pl-PL"/>
        </w:rPr>
        <w:t>22609 Hamburg</w:t>
      </w:r>
    </w:p>
    <w:p w14:paraId="3E0BA0AD"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Georgia"/>
          <w:color w:val="000000" w:themeColor="text1"/>
          <w:sz w:val="20"/>
          <w:szCs w:val="20"/>
          <w:lang w:val="pl-PL"/>
        </w:rPr>
        <w:t>Alexandra.muchin@gmail.com</w:t>
      </w:r>
    </w:p>
    <w:p w14:paraId="5F1FF047" w14:textId="77777777" w:rsidR="005D001F" w:rsidRPr="00C32302" w:rsidRDefault="005D001F" w:rsidP="005D001F">
      <w:pPr>
        <w:spacing w:after="0" w:line="240" w:lineRule="auto"/>
        <w:rPr>
          <w:rFonts w:ascii="Georgia" w:eastAsia="Times New Roman" w:hAnsi="Georgia" w:cs="Times New Roman"/>
          <w:color w:val="000000" w:themeColor="text1"/>
          <w:sz w:val="20"/>
          <w:szCs w:val="20"/>
          <w:lang w:eastAsia="en-GB"/>
        </w:rPr>
      </w:pPr>
      <w:proofErr w:type="spellStart"/>
      <w:r w:rsidRPr="00C32302">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C32302">
        <w:rPr>
          <w:rFonts w:ascii="Georgia" w:eastAsia="Times New Roman" w:hAnsi="Georgia" w:cs="Arial"/>
          <w:color w:val="000000" w:themeColor="text1"/>
          <w:sz w:val="20"/>
          <w:szCs w:val="20"/>
          <w:highlight w:val="yellow"/>
          <w:lang w:val="pl-PL" w:eastAsia="en-GB"/>
        </w:rPr>
        <w:br/>
      </w:r>
      <w:proofErr w:type="spellStart"/>
      <w:r w:rsidRPr="00C32302">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C32302">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C32302">
        <w:rPr>
          <w:rFonts w:ascii="Georgia" w:eastAsia="Times New Roman" w:hAnsi="Georgia" w:cs="Arial"/>
          <w:color w:val="000000" w:themeColor="text1"/>
          <w:sz w:val="20"/>
          <w:szCs w:val="20"/>
          <w:highlight w:val="yellow"/>
          <w:shd w:val="clear" w:color="auto" w:fill="FFFFFF"/>
          <w:lang w:eastAsia="en-GB"/>
        </w:rPr>
        <w:t>KG</w:t>
      </w:r>
      <w:r w:rsidRPr="00C32302">
        <w:rPr>
          <w:rFonts w:ascii="Georgia" w:eastAsia="Times New Roman" w:hAnsi="Georgia" w:cs="Arial"/>
          <w:color w:val="000000" w:themeColor="text1"/>
          <w:sz w:val="20"/>
          <w:szCs w:val="20"/>
          <w:highlight w:val="yellow"/>
          <w:lang w:eastAsia="en-GB"/>
        </w:rPr>
        <w:br/>
      </w:r>
      <w:proofErr w:type="spellStart"/>
      <w:r w:rsidRPr="00C32302">
        <w:rPr>
          <w:rFonts w:ascii="Georgia" w:eastAsia="Times New Roman" w:hAnsi="Georgia" w:cs="Arial"/>
          <w:color w:val="000000" w:themeColor="text1"/>
          <w:sz w:val="20"/>
          <w:szCs w:val="20"/>
          <w:highlight w:val="yellow"/>
          <w:shd w:val="clear" w:color="auto" w:fill="FFFFFF"/>
          <w:lang w:eastAsia="en-GB"/>
        </w:rPr>
        <w:t>Kurfürstendamm</w:t>
      </w:r>
      <w:proofErr w:type="spellEnd"/>
      <w:r w:rsidRPr="00C32302">
        <w:rPr>
          <w:rFonts w:ascii="Georgia" w:eastAsia="Times New Roman" w:hAnsi="Georgia" w:cs="Arial"/>
          <w:color w:val="000000" w:themeColor="text1"/>
          <w:sz w:val="20"/>
          <w:szCs w:val="20"/>
          <w:highlight w:val="yellow"/>
          <w:shd w:val="clear" w:color="auto" w:fill="FFFFFF"/>
          <w:lang w:eastAsia="en-GB"/>
        </w:rPr>
        <w:t xml:space="preserve"> 194</w:t>
      </w:r>
      <w:r w:rsidRPr="00C32302">
        <w:rPr>
          <w:rFonts w:ascii="Georgia" w:eastAsia="Times New Roman" w:hAnsi="Georgia" w:cs="Arial"/>
          <w:color w:val="000000" w:themeColor="text1"/>
          <w:sz w:val="20"/>
          <w:szCs w:val="20"/>
          <w:highlight w:val="yellow"/>
          <w:lang w:eastAsia="en-GB"/>
        </w:rPr>
        <w:br/>
      </w:r>
      <w:r w:rsidRPr="00C32302">
        <w:rPr>
          <w:rFonts w:ascii="Georgia" w:eastAsia="Times New Roman" w:hAnsi="Georgia" w:cs="Arial"/>
          <w:color w:val="000000" w:themeColor="text1"/>
          <w:sz w:val="20"/>
          <w:szCs w:val="20"/>
          <w:highlight w:val="yellow"/>
          <w:shd w:val="clear" w:color="auto" w:fill="FFFFFF"/>
          <w:lang w:eastAsia="en-GB"/>
        </w:rPr>
        <w:t>10707 Berlin</w:t>
      </w:r>
    </w:p>
    <w:p w14:paraId="6751AF0E" w14:textId="77777777" w:rsidR="005D001F" w:rsidRPr="00C32302" w:rsidRDefault="005D001F" w:rsidP="005D001F">
      <w:pPr>
        <w:spacing w:after="0" w:line="240" w:lineRule="auto"/>
        <w:jc w:val="right"/>
        <w:rPr>
          <w:rFonts w:ascii="Georgia" w:hAnsi="Georgia" w:cs="Times New Roman"/>
          <w:sz w:val="20"/>
          <w:szCs w:val="20"/>
        </w:rPr>
      </w:pPr>
      <w:r w:rsidRPr="00C32302">
        <w:rPr>
          <w:rFonts w:ascii="Georgia" w:eastAsia="Times New Roman" w:hAnsi="Georgia" w:cs="Arial"/>
          <w:color w:val="000000" w:themeColor="text1"/>
          <w:sz w:val="20"/>
          <w:szCs w:val="20"/>
          <w:shd w:val="clear" w:color="auto" w:fill="FFFFFF"/>
          <w:lang w:eastAsia="en-GB"/>
        </w:rPr>
        <w:t>Hamburg</w:t>
      </w:r>
      <w:r w:rsidRPr="00C32302">
        <w:rPr>
          <w:rFonts w:ascii="Georgia" w:hAnsi="Georgia" w:cs="Times New Roman"/>
          <w:sz w:val="20"/>
          <w:szCs w:val="20"/>
        </w:rPr>
        <w:t>, 26.02.2021</w:t>
      </w:r>
    </w:p>
    <w:p w14:paraId="43B58F11" w14:textId="77777777" w:rsidR="005D001F" w:rsidRPr="00C32302" w:rsidRDefault="005D001F" w:rsidP="005D001F">
      <w:pPr>
        <w:spacing w:after="0" w:line="240" w:lineRule="auto"/>
        <w:rPr>
          <w:rFonts w:ascii="Georgia" w:hAnsi="Georgia" w:cs="Times New Roman"/>
          <w:b/>
          <w:bCs/>
          <w:sz w:val="20"/>
          <w:szCs w:val="20"/>
        </w:rPr>
      </w:pPr>
      <w:r w:rsidRPr="00C32302">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273E56FE" w14:textId="77777777" w:rsidR="005D001F" w:rsidRPr="00C32302" w:rsidRDefault="005D001F" w:rsidP="005D001F">
      <w:pPr>
        <w:spacing w:after="0" w:line="240" w:lineRule="auto"/>
        <w:rPr>
          <w:rFonts w:ascii="Georgia" w:hAnsi="Georgia" w:cs="Times New Roman"/>
          <w:b/>
          <w:sz w:val="20"/>
          <w:szCs w:val="20"/>
        </w:rPr>
      </w:pPr>
    </w:p>
    <w:p w14:paraId="1D9C239F"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p>
    <w:p w14:paraId="0A0F39F8" w14:textId="77777777" w:rsidR="005D001F" w:rsidRPr="00C32302" w:rsidRDefault="005D001F" w:rsidP="005D001F">
      <w:pPr>
        <w:spacing w:after="0" w:line="240" w:lineRule="auto"/>
        <w:jc w:val="both"/>
        <w:rPr>
          <w:rFonts w:ascii="Georgia" w:hAnsi="Georgia" w:cs="Times New Roman"/>
          <w:sz w:val="20"/>
          <w:szCs w:val="20"/>
        </w:rPr>
      </w:pPr>
    </w:p>
    <w:p w14:paraId="052FA335"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 zwischen Mai und September 2021 ein dreimonatiges Praktikum absolvieren.</w:t>
      </w:r>
      <w:r w:rsidRPr="00C32302">
        <w:rPr>
          <w:rFonts w:ascii="Georgia" w:hAnsi="Georgia" w:cs="Times New Roman"/>
          <w:sz w:val="20"/>
          <w:szCs w:val="20"/>
        </w:rPr>
        <w:t xml:space="preserve"> </w:t>
      </w:r>
    </w:p>
    <w:p w14:paraId="0F94E001" w14:textId="77777777" w:rsidR="005D001F" w:rsidRPr="00C32302" w:rsidRDefault="005D001F" w:rsidP="005D001F">
      <w:pPr>
        <w:spacing w:after="0" w:line="240" w:lineRule="auto"/>
        <w:jc w:val="both"/>
        <w:rPr>
          <w:rFonts w:ascii="Georgia" w:hAnsi="Georgia" w:cs="Times New Roman"/>
          <w:sz w:val="20"/>
          <w:szCs w:val="20"/>
        </w:rPr>
      </w:pPr>
    </w:p>
    <w:p w14:paraId="1D20B578" w14:textId="114AABBA" w:rsidR="005D001F" w:rsidRPr="00C32302" w:rsidRDefault="005D001F" w:rsidP="005D001F">
      <w:pPr>
        <w:spacing w:after="0" w:line="240" w:lineRule="auto"/>
        <w:jc w:val="both"/>
        <w:rPr>
          <w:rFonts w:ascii="Georgia" w:eastAsiaTheme="minorEastAsia" w:hAnsi="Georgia"/>
          <w:sz w:val="20"/>
          <w:szCs w:val="20"/>
          <w:lang w:eastAsia="de-DE"/>
        </w:rPr>
      </w:pPr>
      <w:r w:rsidRPr="00C32302">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C32302">
        <w:rPr>
          <w:rFonts w:ascii="Georgia" w:eastAsiaTheme="minorEastAsia" w:hAnsi="Georgia"/>
          <w:sz w:val="20"/>
          <w:szCs w:val="20"/>
          <w:lang w:eastAsia="de-DE"/>
        </w:rPr>
        <w:t>extracurrikularen</w:t>
      </w:r>
      <w:proofErr w:type="spellEnd"/>
      <w:r w:rsidRPr="00C32302">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C32302">
        <w:rPr>
          <w:rFonts w:ascii="Georgia" w:eastAsiaTheme="minorEastAsia" w:hAnsi="Georgia"/>
          <w:sz w:val="20"/>
          <w:szCs w:val="20"/>
          <w:lang w:eastAsia="de-DE"/>
        </w:rPr>
        <w:t>wurde</w:t>
      </w:r>
      <w:proofErr w:type="gramEnd"/>
      <w:r w:rsidRPr="00C32302">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13F3E367" w14:textId="286A4E4D" w:rsidR="005D001F" w:rsidRPr="00C32302" w:rsidRDefault="00C32302" w:rsidP="00C32302">
      <w:pPr>
        <w:pStyle w:val="s3"/>
        <w:spacing w:after="0"/>
        <w:jc w:val="both"/>
        <w:rPr>
          <w:rFonts w:ascii="Georgia" w:hAnsi="Georgia"/>
          <w:color w:val="000000"/>
          <w:sz w:val="20"/>
          <w:szCs w:val="20"/>
        </w:rPr>
      </w:pPr>
      <w:r w:rsidRPr="00C32302">
        <w:rPr>
          <w:rStyle w:val="s4"/>
          <w:rFonts w:ascii="Georgia" w:hAnsi="Georgia"/>
          <w:color w:val="000000"/>
          <w:sz w:val="20"/>
          <w:szCs w:val="20"/>
          <w:highlight w:val="lightGray"/>
        </w:rPr>
        <w:t>Helbling</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 xml:space="preserve">Business </w:t>
      </w:r>
      <w:proofErr w:type="spellStart"/>
      <w:r w:rsidRPr="00C32302">
        <w:rPr>
          <w:rStyle w:val="s4"/>
          <w:rFonts w:ascii="Georgia" w:hAnsi="Georgia"/>
          <w:color w:val="000000"/>
          <w:sz w:val="20"/>
          <w:szCs w:val="20"/>
          <w:highlight w:val="lightGray"/>
        </w:rPr>
        <w:t>Advisors</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scheint</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für</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ein</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Praktikum</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in Operational Excellence ideal.</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Als</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internationale Unternehmensberatung hilft Helbling dank pragmatischer Vorgehensweise, Kundenfokus und Zielstrebigkeit Ihren Kunden</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dabei,</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innovativer und wettbewerbsfähiger zu werden, so dass sie durch</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den</w:t>
      </w:r>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innovation</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Wert schöpfen können</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und nachhaltiges</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Wachstum erreichen. Dabei ist</w:t>
      </w:r>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Helbling auch noch ein ‘Top</w:t>
      </w:r>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Employer</w:t>
      </w:r>
      <w:proofErr w:type="spellEnd"/>
      <w:r w:rsidRPr="00C32302">
        <w:rPr>
          <w:rStyle w:val="s4"/>
          <w:rFonts w:ascii="Georgia" w:hAnsi="Georgia"/>
          <w:color w:val="000000"/>
          <w:sz w:val="20"/>
          <w:szCs w:val="20"/>
          <w:highlight w:val="lightGray"/>
        </w:rPr>
        <w:t>’. Besonders spannend fand ich Ihren Bericht zu ‘</w:t>
      </w:r>
      <w:proofErr w:type="spellStart"/>
      <w:r w:rsidRPr="00C32302">
        <w:rPr>
          <w:rStyle w:val="s4"/>
          <w:rFonts w:ascii="Georgia" w:hAnsi="Georgia"/>
          <w:color w:val="000000"/>
          <w:sz w:val="20"/>
          <w:szCs w:val="20"/>
          <w:highlight w:val="lightGray"/>
        </w:rPr>
        <w:t>Insights</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to</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Use</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Centred</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E-</w:t>
      </w:r>
      <w:proofErr w:type="spellStart"/>
      <w:r w:rsidRPr="00C32302">
        <w:rPr>
          <w:rStyle w:val="s4"/>
          <w:rFonts w:ascii="Georgia" w:hAnsi="Georgia"/>
          <w:color w:val="000000"/>
          <w:sz w:val="20"/>
          <w:szCs w:val="20"/>
          <w:highlight w:val="lightGray"/>
        </w:rPr>
        <w:t>Health</w:t>
      </w:r>
      <w:proofErr w:type="spellEnd"/>
      <w:r w:rsidRPr="00C32302">
        <w:rPr>
          <w:rStyle w:val="apple-converted-space"/>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Product</w:t>
      </w:r>
      <w:proofErr w:type="spellEnd"/>
      <w:r w:rsidRPr="00C32302">
        <w:rPr>
          <w:rStyle w:val="apple-converted-space"/>
          <w:rFonts w:ascii="Georgia" w:hAnsi="Georgia"/>
          <w:color w:val="000000"/>
          <w:sz w:val="20"/>
          <w:szCs w:val="20"/>
          <w:highlight w:val="lightGray"/>
        </w:rPr>
        <w:t> </w:t>
      </w:r>
      <w:r w:rsidRPr="00C32302">
        <w:rPr>
          <w:rStyle w:val="s4"/>
          <w:rFonts w:ascii="Georgia" w:hAnsi="Georgia"/>
          <w:color w:val="000000"/>
          <w:sz w:val="20"/>
          <w:szCs w:val="20"/>
          <w:highlight w:val="lightGray"/>
        </w:rPr>
        <w:t>Design’, da ich durch mein aktuelles Praktikum bei Philips diese Industrie näher kennenlernen durfte, und sie vor allem zu den heutigen Zeiten als besonders bedeutsam empfinde. Für den Operational Excellence Spezialisierungsbereich konnte ich bereits durch Module wie ‚</w:t>
      </w:r>
      <w:proofErr w:type="spellStart"/>
      <w:proofErr w:type="gramStart"/>
      <w:r w:rsidRPr="00C32302">
        <w:rPr>
          <w:rStyle w:val="s4"/>
          <w:rFonts w:ascii="Georgia" w:hAnsi="Georgia"/>
          <w:color w:val="000000"/>
          <w:sz w:val="20"/>
          <w:szCs w:val="20"/>
          <w:highlight w:val="lightGray"/>
        </w:rPr>
        <w:t>Operations</w:t>
      </w:r>
      <w:proofErr w:type="spellEnd"/>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Research</w:t>
      </w:r>
      <w:proofErr w:type="gramEnd"/>
      <w:r w:rsidRPr="00C32302">
        <w:rPr>
          <w:rStyle w:val="s4"/>
          <w:rFonts w:ascii="Georgia" w:hAnsi="Georgia"/>
          <w:color w:val="000000"/>
          <w:sz w:val="20"/>
          <w:szCs w:val="20"/>
          <w:highlight w:val="lightGray"/>
        </w:rPr>
        <w:t>’, ‚</w:t>
      </w:r>
      <w:proofErr w:type="spellStart"/>
      <w:r w:rsidRPr="00C32302">
        <w:rPr>
          <w:rStyle w:val="s4"/>
          <w:rFonts w:ascii="Georgia" w:hAnsi="Georgia"/>
          <w:color w:val="000000"/>
          <w:sz w:val="20"/>
          <w:szCs w:val="20"/>
          <w:highlight w:val="lightGray"/>
        </w:rPr>
        <w:t>Operations</w:t>
      </w:r>
      <w:proofErr w:type="spellEnd"/>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Management’,</w:t>
      </w:r>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sowie dem Schwerpunkt ‚Supply Chain Management:</w:t>
      </w:r>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Procurement</w:t>
      </w:r>
      <w:proofErr w:type="spellEnd"/>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&amp;</w:t>
      </w:r>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Strategy</w:t>
      </w:r>
      <w:proofErr w:type="spellEnd"/>
      <w:r w:rsidRPr="00C32302">
        <w:rPr>
          <w:rStyle w:val="apple-converted-space"/>
          <w:rFonts w:ascii="Georgia" w:hAnsi="Georgia"/>
          <w:color w:val="000000"/>
          <w:sz w:val="20"/>
          <w:szCs w:val="20"/>
          <w:highlight w:val="lightGray"/>
        </w:rPr>
        <w:t xml:space="preserve"> </w:t>
      </w:r>
      <w:proofErr w:type="spellStart"/>
      <w:r w:rsidRPr="00C32302">
        <w:rPr>
          <w:rStyle w:val="s4"/>
          <w:rFonts w:ascii="Georgia" w:hAnsi="Georgia"/>
          <w:color w:val="000000"/>
          <w:sz w:val="20"/>
          <w:szCs w:val="20"/>
          <w:highlight w:val="lightGray"/>
        </w:rPr>
        <w:t>and</w:t>
      </w:r>
      <w:proofErr w:type="spellEnd"/>
      <w:r w:rsidRPr="00C32302">
        <w:rPr>
          <w:rStyle w:val="s4"/>
          <w:rFonts w:ascii="Georgia" w:hAnsi="Georgia"/>
          <w:color w:val="000000"/>
          <w:sz w:val="20"/>
          <w:szCs w:val="20"/>
          <w:highlight w:val="lightGray"/>
        </w:rPr>
        <w:t xml:space="preserve"> Innovation’ ein großes Interesse entwickeln. Deswegen bin ich überzeugt,</w:t>
      </w:r>
      <w:r w:rsidRPr="00C32302">
        <w:rPr>
          <w:rStyle w:val="apple-converted-space"/>
          <w:rFonts w:ascii="Georgia" w:hAnsi="Georgia"/>
          <w:color w:val="000000"/>
          <w:sz w:val="20"/>
          <w:szCs w:val="20"/>
          <w:highlight w:val="lightGray"/>
        </w:rPr>
        <w:t xml:space="preserve"> </w:t>
      </w:r>
      <w:r w:rsidRPr="00C32302">
        <w:rPr>
          <w:rStyle w:val="s4"/>
          <w:rFonts w:ascii="Georgia" w:hAnsi="Georgia"/>
          <w:color w:val="000000"/>
          <w:sz w:val="20"/>
          <w:szCs w:val="20"/>
          <w:highlight w:val="lightGray"/>
        </w:rPr>
        <w:t>dass ich bei Ihnen als Praktikantin mein bisheriges Wissen aus dem Studium, sowie meine Kompetenzen perfekt miteinbringen kann.</w:t>
      </w:r>
    </w:p>
    <w:p w14:paraId="0E679ACC" w14:textId="7F959456"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00C32302" w:rsidRPr="00C32302">
        <w:rPr>
          <w:rFonts w:ascii="Georgia" w:hAnsi="Georgia" w:cs="Times New Roman"/>
          <w:sz w:val="20"/>
          <w:szCs w:val="20"/>
          <w:highlight w:val="lightGray"/>
        </w:rPr>
        <w:t>Helbling</w:t>
      </w:r>
      <w:r w:rsidRPr="00C32302">
        <w:rPr>
          <w:rFonts w:ascii="Georgia" w:hAnsi="Georgia" w:cs="Times New Roman"/>
          <w:sz w:val="20"/>
          <w:szCs w:val="20"/>
        </w:rPr>
        <w:t xml:space="preserve"> sein werde. Ich würde mich sehr darüber freuen, Sie auch in einem persönlichen Gespräch von mir und meinen Kompetenzen überzeugen zu dürfen. </w:t>
      </w:r>
    </w:p>
    <w:p w14:paraId="37AA3650" w14:textId="77777777" w:rsidR="005D001F" w:rsidRPr="00C32302" w:rsidRDefault="005D001F" w:rsidP="005D001F">
      <w:pPr>
        <w:spacing w:after="0" w:line="240" w:lineRule="auto"/>
        <w:jc w:val="both"/>
        <w:rPr>
          <w:rFonts w:ascii="Georgia" w:hAnsi="Georgia" w:cs="Times New Roman"/>
          <w:sz w:val="20"/>
          <w:szCs w:val="20"/>
        </w:rPr>
      </w:pPr>
    </w:p>
    <w:p w14:paraId="17F2695E"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Mit freundlichen Grüßen</w:t>
      </w:r>
    </w:p>
    <w:p w14:paraId="49C0E781"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noProof/>
          <w:sz w:val="20"/>
          <w:szCs w:val="20"/>
        </w:rPr>
        <mc:AlternateContent>
          <mc:Choice Requires="wpi">
            <w:drawing>
              <wp:anchor distT="0" distB="0" distL="114300" distR="114300" simplePos="0" relativeHeight="251663360" behindDoc="0" locked="0" layoutInCell="1" allowOverlap="1" wp14:anchorId="6BBABCE2" wp14:editId="75ED2176">
                <wp:simplePos x="0" y="0"/>
                <wp:positionH relativeFrom="column">
                  <wp:posOffset>0</wp:posOffset>
                </wp:positionH>
                <wp:positionV relativeFrom="paragraph">
                  <wp:posOffset>37465</wp:posOffset>
                </wp:positionV>
                <wp:extent cx="1435100" cy="262890"/>
                <wp:effectExtent l="38100" t="38100" r="38100" b="29210"/>
                <wp:wrapNone/>
                <wp:docPr id="2" name="Freihand 11"/>
                <wp:cNvGraphicFramePr/>
                <a:graphic xmlns:a="http://schemas.openxmlformats.org/drawingml/2006/main">
                  <a:graphicData uri="http://schemas.microsoft.com/office/word/2010/wordprocessingInk">
                    <w14:contentPart bwMode="auto" r:id="rId13">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23D54384" id="Freihand 11" o:spid="_x0000_s1026" type="#_x0000_t75" style="position:absolute;margin-left:-.6pt;margin-top:2.35pt;width:114.2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">
                <v:imagedata r:id="rId11" o:title=""/>
              </v:shape>
            </w:pict>
          </mc:Fallback>
        </mc:AlternateContent>
      </w:r>
    </w:p>
    <w:p w14:paraId="087E2E16" w14:textId="77777777" w:rsidR="005D001F" w:rsidRPr="00C32302" w:rsidRDefault="005D001F" w:rsidP="005D001F">
      <w:pPr>
        <w:spacing w:after="0" w:line="240" w:lineRule="auto"/>
        <w:jc w:val="both"/>
        <w:rPr>
          <w:rFonts w:ascii="Georgia" w:hAnsi="Georgia" w:cs="Times New Roman"/>
          <w:sz w:val="20"/>
          <w:szCs w:val="20"/>
        </w:rPr>
      </w:pPr>
    </w:p>
    <w:p w14:paraId="3E0F0819" w14:textId="25299358" w:rsidR="005D001F" w:rsidRDefault="005D001F"/>
    <w:p w14:paraId="5C4250F5" w14:textId="78AACA8B" w:rsidR="005D001F" w:rsidRDefault="005D001F" w:rsidP="005D001F">
      <w:pPr>
        <w:spacing w:after="0" w:line="240" w:lineRule="auto"/>
        <w:jc w:val="both"/>
        <w:rPr>
          <w:rFonts w:ascii="Georgia" w:hAnsi="Georgia" w:cs="Times New Roman"/>
          <w:sz w:val="20"/>
          <w:szCs w:val="20"/>
        </w:rPr>
      </w:pPr>
    </w:p>
    <w:p w14:paraId="4B293DBE" w14:textId="0832769F" w:rsidR="00C32302" w:rsidRDefault="00C32302" w:rsidP="005D001F">
      <w:pPr>
        <w:spacing w:after="0" w:line="240" w:lineRule="auto"/>
        <w:jc w:val="both"/>
        <w:rPr>
          <w:rFonts w:ascii="Georgia" w:hAnsi="Georgia" w:cs="Times New Roman"/>
          <w:sz w:val="20"/>
          <w:szCs w:val="20"/>
        </w:rPr>
      </w:pPr>
    </w:p>
    <w:p w14:paraId="7728AEED" w14:textId="77777777" w:rsidR="005D001F" w:rsidRPr="00806FCE" w:rsidRDefault="005D001F" w:rsidP="005D001F">
      <w:pPr>
        <w:spacing w:after="0" w:line="240" w:lineRule="auto"/>
        <w:jc w:val="right"/>
        <w:rPr>
          <w:rFonts w:ascii="Georgia" w:hAnsi="Georgia" w:cs="Times New Roman"/>
          <w:sz w:val="20"/>
          <w:szCs w:val="20"/>
          <w:rPrChange w:id="24" w:author="David Döbele" w:date="2021-11-16T20:09:00Z">
            <w:rPr>
              <w:rFonts w:ascii="Georgia" w:hAnsi="Georgia" w:cs="Times New Roman"/>
              <w:sz w:val="20"/>
              <w:szCs w:val="20"/>
              <w:lang w:val="en-GB"/>
            </w:rPr>
          </w:rPrChange>
        </w:rPr>
      </w:pPr>
      <w:r w:rsidRPr="00806FCE">
        <w:rPr>
          <w:rFonts w:ascii="Georgia" w:hAnsi="Georgia" w:cs="Times New Roman"/>
          <w:sz w:val="20"/>
          <w:szCs w:val="20"/>
          <w:rPrChange w:id="25" w:author="David Döbele" w:date="2021-11-16T20:09:00Z">
            <w:rPr>
              <w:rFonts w:ascii="Georgia" w:hAnsi="Georgia" w:cs="Times New Roman"/>
              <w:sz w:val="20"/>
              <w:szCs w:val="20"/>
              <w:lang w:val="en-GB"/>
            </w:rPr>
          </w:rPrChange>
        </w:rPr>
        <w:lastRenderedPageBreak/>
        <w:t xml:space="preserve">Alexandra </w:t>
      </w:r>
      <w:proofErr w:type="spellStart"/>
      <w:r w:rsidRPr="00806FCE">
        <w:rPr>
          <w:rFonts w:ascii="Georgia" w:hAnsi="Georgia" w:cs="Times New Roman"/>
          <w:sz w:val="20"/>
          <w:szCs w:val="20"/>
          <w:rPrChange w:id="26" w:author="David Döbele" w:date="2021-11-16T20:09:00Z">
            <w:rPr>
              <w:rFonts w:ascii="Georgia" w:hAnsi="Georgia" w:cs="Times New Roman"/>
              <w:sz w:val="20"/>
              <w:szCs w:val="20"/>
              <w:lang w:val="en-GB"/>
            </w:rPr>
          </w:rPrChange>
        </w:rPr>
        <w:t>Muchin</w:t>
      </w:r>
      <w:proofErr w:type="spellEnd"/>
    </w:p>
    <w:p w14:paraId="6ECBB7D3" w14:textId="77777777" w:rsidR="005D001F" w:rsidRPr="00806FCE" w:rsidRDefault="005D001F" w:rsidP="005D001F">
      <w:pPr>
        <w:spacing w:after="0" w:line="240" w:lineRule="auto"/>
        <w:jc w:val="right"/>
        <w:rPr>
          <w:rFonts w:ascii="Georgia" w:hAnsi="Georgia" w:cs="Times New Roman"/>
          <w:color w:val="000000" w:themeColor="text1"/>
          <w:sz w:val="20"/>
          <w:szCs w:val="20"/>
          <w:rPrChange w:id="27" w:author="David Döbele" w:date="2021-11-16T20:09:00Z">
            <w:rPr>
              <w:rFonts w:ascii="Georgia" w:hAnsi="Georgia" w:cs="Times New Roman"/>
              <w:color w:val="000000" w:themeColor="text1"/>
              <w:sz w:val="20"/>
              <w:szCs w:val="20"/>
              <w:lang w:val="en-GB"/>
            </w:rPr>
          </w:rPrChange>
        </w:rPr>
      </w:pPr>
      <w:r w:rsidRPr="00806FCE">
        <w:rPr>
          <w:rFonts w:ascii="Georgia" w:hAnsi="Georgia" w:cs="Times New Roman"/>
          <w:color w:val="000000" w:themeColor="text1"/>
          <w:sz w:val="20"/>
          <w:szCs w:val="20"/>
          <w:rPrChange w:id="28" w:author="David Döbele" w:date="2021-11-16T20:09:00Z">
            <w:rPr>
              <w:rFonts w:ascii="Georgia" w:hAnsi="Georgia" w:cs="Times New Roman"/>
              <w:color w:val="000000" w:themeColor="text1"/>
              <w:sz w:val="20"/>
              <w:szCs w:val="20"/>
              <w:lang w:val="en-GB"/>
            </w:rPr>
          </w:rPrChange>
        </w:rPr>
        <w:t>Vogt-Groth-Weg 31a</w:t>
      </w:r>
    </w:p>
    <w:p w14:paraId="18581211" w14:textId="77777777" w:rsidR="005D001F" w:rsidRPr="005D001F" w:rsidRDefault="005D001F" w:rsidP="005D001F">
      <w:pPr>
        <w:spacing w:after="0" w:line="240" w:lineRule="auto"/>
        <w:jc w:val="right"/>
        <w:rPr>
          <w:rFonts w:ascii="Georgia" w:hAnsi="Georgia" w:cs="Times New Roman"/>
          <w:color w:val="000000" w:themeColor="text1"/>
          <w:sz w:val="20"/>
          <w:szCs w:val="20"/>
          <w:lang w:val="en-GB"/>
        </w:rPr>
      </w:pPr>
      <w:r w:rsidRPr="005D001F">
        <w:rPr>
          <w:rFonts w:ascii="Georgia" w:hAnsi="Georgia" w:cs="Times New Roman"/>
          <w:color w:val="000000" w:themeColor="text1"/>
          <w:sz w:val="20"/>
          <w:szCs w:val="20"/>
          <w:lang w:val="en-GB"/>
        </w:rPr>
        <w:t>22609 Hamburg</w:t>
      </w:r>
    </w:p>
    <w:p w14:paraId="05B9C5C2" w14:textId="77777777" w:rsidR="005D001F" w:rsidRPr="005D001F" w:rsidRDefault="005D001F" w:rsidP="005D001F">
      <w:pPr>
        <w:spacing w:after="0" w:line="240" w:lineRule="auto"/>
        <w:jc w:val="right"/>
        <w:rPr>
          <w:rFonts w:ascii="Georgia" w:hAnsi="Georgia" w:cs="Times New Roman"/>
          <w:color w:val="000000" w:themeColor="text1"/>
          <w:sz w:val="20"/>
          <w:szCs w:val="20"/>
          <w:lang w:val="pl-PL"/>
        </w:rPr>
      </w:pPr>
      <w:r w:rsidRPr="005D001F">
        <w:rPr>
          <w:rFonts w:ascii="Georgia" w:hAnsi="Georgia" w:cs="Georgia"/>
          <w:color w:val="000000" w:themeColor="text1"/>
          <w:sz w:val="20"/>
          <w:szCs w:val="20"/>
          <w:lang w:val="pl-PL"/>
        </w:rPr>
        <w:t>Alexandra.muchin@gmail.com</w:t>
      </w:r>
    </w:p>
    <w:p w14:paraId="42E46411" w14:textId="77777777" w:rsidR="005D001F" w:rsidRPr="005D001F" w:rsidRDefault="005D001F" w:rsidP="005D001F">
      <w:pPr>
        <w:spacing w:after="0" w:line="240" w:lineRule="auto"/>
        <w:rPr>
          <w:rFonts w:ascii="Georgia" w:eastAsia="Times New Roman" w:hAnsi="Georgia" w:cs="Times New Roman"/>
          <w:color w:val="000000" w:themeColor="text1"/>
          <w:sz w:val="20"/>
          <w:szCs w:val="20"/>
          <w:lang w:eastAsia="en-GB"/>
        </w:rPr>
      </w:pPr>
      <w:proofErr w:type="spellStart"/>
      <w:r w:rsidRPr="00EE1DF1">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EE1DF1">
        <w:rPr>
          <w:rFonts w:ascii="Georgia" w:eastAsia="Times New Roman" w:hAnsi="Georgia" w:cs="Arial"/>
          <w:color w:val="000000" w:themeColor="text1"/>
          <w:sz w:val="20"/>
          <w:szCs w:val="20"/>
          <w:highlight w:val="yellow"/>
          <w:lang w:val="pl-PL" w:eastAsia="en-GB"/>
        </w:rPr>
        <w:br/>
      </w:r>
      <w:proofErr w:type="spellStart"/>
      <w:r w:rsidRPr="00EE1DF1">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EE1DF1">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EE1DF1">
        <w:rPr>
          <w:rFonts w:ascii="Georgia" w:eastAsia="Times New Roman" w:hAnsi="Georgia" w:cs="Arial"/>
          <w:color w:val="000000" w:themeColor="text1"/>
          <w:sz w:val="20"/>
          <w:szCs w:val="20"/>
          <w:highlight w:val="yellow"/>
          <w:shd w:val="clear" w:color="auto" w:fill="FFFFFF"/>
          <w:lang w:eastAsia="en-GB"/>
        </w:rPr>
        <w:t>KG</w:t>
      </w:r>
      <w:r w:rsidRPr="00EE1DF1">
        <w:rPr>
          <w:rFonts w:ascii="Georgia" w:eastAsia="Times New Roman" w:hAnsi="Georgia" w:cs="Arial"/>
          <w:color w:val="000000" w:themeColor="text1"/>
          <w:sz w:val="20"/>
          <w:szCs w:val="20"/>
          <w:highlight w:val="yellow"/>
          <w:lang w:eastAsia="en-GB"/>
        </w:rPr>
        <w:br/>
      </w:r>
      <w:proofErr w:type="spellStart"/>
      <w:r w:rsidRPr="00EE1DF1">
        <w:rPr>
          <w:rFonts w:ascii="Georgia" w:eastAsia="Times New Roman" w:hAnsi="Georgia" w:cs="Arial"/>
          <w:color w:val="000000" w:themeColor="text1"/>
          <w:sz w:val="20"/>
          <w:szCs w:val="20"/>
          <w:highlight w:val="yellow"/>
          <w:shd w:val="clear" w:color="auto" w:fill="FFFFFF"/>
          <w:lang w:eastAsia="en-GB"/>
        </w:rPr>
        <w:t>Kurfürstendamm</w:t>
      </w:r>
      <w:proofErr w:type="spellEnd"/>
      <w:r w:rsidRPr="00EE1DF1">
        <w:rPr>
          <w:rFonts w:ascii="Georgia" w:eastAsia="Times New Roman" w:hAnsi="Georgia" w:cs="Arial"/>
          <w:color w:val="000000" w:themeColor="text1"/>
          <w:sz w:val="20"/>
          <w:szCs w:val="20"/>
          <w:highlight w:val="yellow"/>
          <w:shd w:val="clear" w:color="auto" w:fill="FFFFFF"/>
          <w:lang w:eastAsia="en-GB"/>
        </w:rPr>
        <w:t xml:space="preserve"> 194</w:t>
      </w:r>
      <w:r w:rsidRPr="00EE1DF1">
        <w:rPr>
          <w:rFonts w:ascii="Georgia" w:eastAsia="Times New Roman" w:hAnsi="Georgia" w:cs="Arial"/>
          <w:color w:val="000000" w:themeColor="text1"/>
          <w:sz w:val="20"/>
          <w:szCs w:val="20"/>
          <w:highlight w:val="yellow"/>
          <w:lang w:eastAsia="en-GB"/>
        </w:rPr>
        <w:br/>
      </w:r>
      <w:r w:rsidRPr="00EE1DF1">
        <w:rPr>
          <w:rFonts w:ascii="Georgia" w:eastAsia="Times New Roman" w:hAnsi="Georgia" w:cs="Arial"/>
          <w:color w:val="000000" w:themeColor="text1"/>
          <w:sz w:val="20"/>
          <w:szCs w:val="20"/>
          <w:highlight w:val="yellow"/>
          <w:shd w:val="clear" w:color="auto" w:fill="FFFFFF"/>
          <w:lang w:eastAsia="en-GB"/>
        </w:rPr>
        <w:t>10707 Berlin</w:t>
      </w:r>
    </w:p>
    <w:p w14:paraId="4EDFA9AE" w14:textId="77777777" w:rsidR="005D001F" w:rsidRPr="005D001F" w:rsidRDefault="005D001F" w:rsidP="005D001F">
      <w:pPr>
        <w:spacing w:after="0" w:line="240" w:lineRule="auto"/>
        <w:jc w:val="right"/>
        <w:rPr>
          <w:rFonts w:ascii="Georgia" w:hAnsi="Georgia" w:cs="Times New Roman"/>
          <w:sz w:val="20"/>
          <w:szCs w:val="20"/>
        </w:rPr>
      </w:pPr>
      <w:r w:rsidRPr="005D001F">
        <w:rPr>
          <w:rFonts w:ascii="Georgia" w:eastAsia="Times New Roman" w:hAnsi="Georgia" w:cs="Arial"/>
          <w:color w:val="000000" w:themeColor="text1"/>
          <w:sz w:val="20"/>
          <w:szCs w:val="20"/>
          <w:shd w:val="clear" w:color="auto" w:fill="FFFFFF"/>
          <w:lang w:eastAsia="en-GB"/>
        </w:rPr>
        <w:t>Hamburg</w:t>
      </w:r>
      <w:r w:rsidRPr="005D001F">
        <w:rPr>
          <w:rFonts w:ascii="Georgia" w:hAnsi="Georgia" w:cs="Times New Roman"/>
          <w:sz w:val="20"/>
          <w:szCs w:val="20"/>
        </w:rPr>
        <w:t>, 26.02.2021</w:t>
      </w:r>
    </w:p>
    <w:p w14:paraId="757D5951" w14:textId="77777777" w:rsidR="005D001F" w:rsidRPr="005D001F" w:rsidRDefault="005D001F" w:rsidP="005D001F">
      <w:pPr>
        <w:spacing w:after="0" w:line="240" w:lineRule="auto"/>
        <w:rPr>
          <w:rFonts w:ascii="Georgia" w:hAnsi="Georgia" w:cs="Times New Roman"/>
          <w:b/>
          <w:bCs/>
          <w:sz w:val="20"/>
          <w:szCs w:val="20"/>
        </w:rPr>
      </w:pPr>
      <w:r w:rsidRPr="005D001F">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64D861D9" w14:textId="77777777" w:rsidR="005D001F" w:rsidRPr="005D001F" w:rsidRDefault="005D001F" w:rsidP="005D001F">
      <w:pPr>
        <w:spacing w:after="0" w:line="240" w:lineRule="auto"/>
        <w:rPr>
          <w:rFonts w:ascii="Georgia" w:hAnsi="Georgia" w:cs="Times New Roman"/>
          <w:b/>
          <w:sz w:val="20"/>
          <w:szCs w:val="20"/>
        </w:rPr>
      </w:pPr>
    </w:p>
    <w:p w14:paraId="5C2EB18C"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p>
    <w:p w14:paraId="065E4166" w14:textId="77777777" w:rsidR="005D001F" w:rsidRPr="005D001F" w:rsidRDefault="005D001F" w:rsidP="005D001F">
      <w:pPr>
        <w:spacing w:after="0" w:line="240" w:lineRule="auto"/>
        <w:jc w:val="both"/>
        <w:rPr>
          <w:rFonts w:ascii="Georgia" w:hAnsi="Georgia" w:cs="Times New Roman"/>
          <w:sz w:val="20"/>
          <w:szCs w:val="20"/>
        </w:rPr>
      </w:pPr>
    </w:p>
    <w:p w14:paraId="68FF8AFE"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 zwischen Mai und September 2021 ein dreimonatiges Praktikum absolvieren.</w:t>
      </w:r>
      <w:r w:rsidRPr="005D001F">
        <w:rPr>
          <w:rFonts w:ascii="Georgia" w:hAnsi="Georgia" w:cs="Times New Roman"/>
          <w:sz w:val="20"/>
          <w:szCs w:val="20"/>
        </w:rPr>
        <w:t xml:space="preserve"> </w:t>
      </w:r>
    </w:p>
    <w:p w14:paraId="2E84212B" w14:textId="77777777" w:rsidR="005D001F" w:rsidRPr="005D001F" w:rsidRDefault="005D001F" w:rsidP="005D001F">
      <w:pPr>
        <w:spacing w:after="0" w:line="240" w:lineRule="auto"/>
        <w:jc w:val="both"/>
        <w:rPr>
          <w:rFonts w:ascii="Georgia" w:hAnsi="Georgia" w:cs="Times New Roman"/>
          <w:sz w:val="20"/>
          <w:szCs w:val="20"/>
        </w:rPr>
      </w:pPr>
    </w:p>
    <w:p w14:paraId="1DF941DE" w14:textId="77777777" w:rsidR="005D001F" w:rsidRPr="005D001F" w:rsidRDefault="005D001F" w:rsidP="005D001F">
      <w:pPr>
        <w:spacing w:after="0" w:line="240" w:lineRule="auto"/>
        <w:jc w:val="both"/>
        <w:rPr>
          <w:rFonts w:ascii="Georgia" w:eastAsiaTheme="minorEastAsia" w:hAnsi="Georgia"/>
          <w:sz w:val="20"/>
          <w:szCs w:val="20"/>
          <w:lang w:eastAsia="de-DE"/>
        </w:rPr>
      </w:pPr>
      <w:r w:rsidRPr="005D001F">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5D001F">
        <w:rPr>
          <w:rFonts w:ascii="Georgia" w:eastAsiaTheme="minorEastAsia" w:hAnsi="Georgia"/>
          <w:sz w:val="20"/>
          <w:szCs w:val="20"/>
          <w:lang w:eastAsia="de-DE"/>
        </w:rPr>
        <w:t>extracurrikularen</w:t>
      </w:r>
      <w:proofErr w:type="spellEnd"/>
      <w:r w:rsidRPr="005D001F">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5D001F">
        <w:rPr>
          <w:rFonts w:ascii="Georgia" w:eastAsiaTheme="minorEastAsia" w:hAnsi="Georgia"/>
          <w:sz w:val="20"/>
          <w:szCs w:val="20"/>
          <w:lang w:eastAsia="de-DE"/>
        </w:rPr>
        <w:t>wurde</w:t>
      </w:r>
      <w:proofErr w:type="gramEnd"/>
      <w:r w:rsidRPr="005D001F">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7E60B3EB" w14:textId="77777777" w:rsidR="005D001F" w:rsidRPr="005D001F" w:rsidRDefault="005D001F" w:rsidP="005D001F">
      <w:pPr>
        <w:spacing w:after="0" w:line="240" w:lineRule="auto"/>
        <w:jc w:val="both"/>
        <w:rPr>
          <w:rFonts w:ascii="Georgia" w:hAnsi="Georgia" w:cs="Times New Roman"/>
          <w:sz w:val="20"/>
          <w:szCs w:val="20"/>
        </w:rPr>
      </w:pPr>
    </w:p>
    <w:p w14:paraId="09C6E7B0" w14:textId="77777777" w:rsidR="00C32302" w:rsidRPr="00A013B4" w:rsidRDefault="00C32302" w:rsidP="00C32302">
      <w:pPr>
        <w:spacing w:after="0" w:line="240" w:lineRule="auto"/>
        <w:jc w:val="both"/>
        <w:rPr>
          <w:rFonts w:ascii="Times New Roman" w:eastAsia="Times New Roman" w:hAnsi="Times New Roman" w:cs="Times New Roman"/>
          <w:sz w:val="19"/>
          <w:szCs w:val="19"/>
          <w:lang w:eastAsia="de-DE"/>
        </w:rPr>
      </w:pPr>
      <w:r w:rsidRPr="00C32302">
        <w:rPr>
          <w:rFonts w:ascii="Georgia" w:eastAsia="Times New Roman" w:hAnsi="Georgia" w:cs="Times New Roman"/>
          <w:color w:val="000000"/>
          <w:sz w:val="19"/>
          <w:szCs w:val="19"/>
          <w:highlight w:val="lightGray"/>
          <w:lang w:eastAsia="de-DE"/>
        </w:rPr>
        <w:t xml:space="preserve">Arkwright Consulting scheint mir hierfür ideal. Als führende Strategieberatung und internationales Unternehmen mit globalem Einfluss achtet Arkwright genauestens auf Akribie und exzellentes Verständnis von den zahlreichen Industrien, die Sie unterstützen. Durch die offene und </w:t>
      </w:r>
      <w:proofErr w:type="spellStart"/>
      <w:r w:rsidRPr="00C32302">
        <w:rPr>
          <w:rFonts w:ascii="Georgia" w:eastAsia="Times New Roman" w:hAnsi="Georgia" w:cs="Times New Roman"/>
          <w:color w:val="000000"/>
          <w:sz w:val="19"/>
          <w:szCs w:val="19"/>
          <w:highlight w:val="lightGray"/>
          <w:lang w:eastAsia="de-DE"/>
        </w:rPr>
        <w:t>kollaborative</w:t>
      </w:r>
      <w:proofErr w:type="spellEnd"/>
      <w:r w:rsidRPr="00C32302">
        <w:rPr>
          <w:rFonts w:ascii="Georgia" w:eastAsia="Times New Roman" w:hAnsi="Georgia" w:cs="Times New Roman"/>
          <w:color w:val="000000"/>
          <w:sz w:val="19"/>
          <w:szCs w:val="19"/>
          <w:highlight w:val="lightGray"/>
          <w:lang w:eastAsia="de-DE"/>
        </w:rPr>
        <w:t xml:space="preserve"> Arbeitsweise, sowie den Fokus auf langfristige Partnerschaften mit Kunden wie auch mit anderen Stakeholdern, sorgt Arkwright für nachhaltiges Wachstum und langfristige Wertschöpfung aufgrund kontinuierlicher Innovation, die in der heutigen schnelllebigen Wirtschaft besonders wichtig ist. Meines Erachtens nach hat Arkwright ein enormes Wachstumspotenzial, nicht nur wegen Ihrer Standorterweiterung nach London, sondern vor allem wegen Ihrer Beliebtheit unter Kunden und deren Anerkennung für Ihre Arbeit. Arkwright Consulting finde ich wegen Ihrer langfristigen Ausrichtung besonders spannend und </w:t>
      </w:r>
      <w:proofErr w:type="gramStart"/>
      <w:r w:rsidRPr="00C32302">
        <w:rPr>
          <w:rFonts w:ascii="Georgia" w:eastAsia="Times New Roman" w:hAnsi="Georgia" w:cs="Times New Roman"/>
          <w:color w:val="000000"/>
          <w:sz w:val="19"/>
          <w:szCs w:val="19"/>
          <w:highlight w:val="lightGray"/>
          <w:lang w:eastAsia="de-DE"/>
        </w:rPr>
        <w:t>glaube</w:t>
      </w:r>
      <w:proofErr w:type="gramEnd"/>
      <w:r w:rsidRPr="00C32302">
        <w:rPr>
          <w:rFonts w:ascii="Georgia" w:eastAsia="Times New Roman" w:hAnsi="Georgia" w:cs="Times New Roman"/>
          <w:color w:val="000000"/>
          <w:sz w:val="19"/>
          <w:szCs w:val="19"/>
          <w:highlight w:val="lightGray"/>
          <w:lang w:eastAsia="de-DE"/>
        </w:rPr>
        <w:t> dass ich bei Ihnen als Praktikantin mein bisheriges Wissen aus dem Studium, sowie meine Kompetenzen perfekt miteinbringen kann.</w:t>
      </w:r>
      <w:r w:rsidRPr="00A013B4">
        <w:rPr>
          <w:rFonts w:ascii="Georgia" w:eastAsia="Times New Roman" w:hAnsi="Georgia" w:cs="Times New Roman"/>
          <w:color w:val="000000"/>
          <w:sz w:val="19"/>
          <w:szCs w:val="19"/>
          <w:lang w:eastAsia="de-DE"/>
        </w:rPr>
        <w:t> </w:t>
      </w:r>
    </w:p>
    <w:p w14:paraId="4BAE4423" w14:textId="77777777" w:rsidR="005D001F" w:rsidRPr="005D001F" w:rsidRDefault="005D001F" w:rsidP="005D001F">
      <w:pPr>
        <w:spacing w:after="0" w:line="240" w:lineRule="auto"/>
        <w:jc w:val="both"/>
        <w:rPr>
          <w:rFonts w:ascii="Georgia" w:eastAsiaTheme="minorEastAsia" w:hAnsi="Georgia"/>
          <w:sz w:val="20"/>
          <w:szCs w:val="20"/>
          <w:lang w:eastAsia="de-DE"/>
        </w:rPr>
      </w:pPr>
    </w:p>
    <w:p w14:paraId="7778C86E" w14:textId="310048FA"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00C32302" w:rsidRPr="00C32302">
        <w:rPr>
          <w:rFonts w:ascii="Georgia" w:hAnsi="Georgia" w:cs="Times New Roman"/>
          <w:sz w:val="20"/>
          <w:szCs w:val="20"/>
          <w:highlight w:val="lightGray"/>
        </w:rPr>
        <w:t>Arkwright</w:t>
      </w:r>
      <w:r w:rsidRPr="005D001F">
        <w:rPr>
          <w:rFonts w:ascii="Georgia" w:hAnsi="Georgia" w:cs="Times New Roman"/>
          <w:sz w:val="20"/>
          <w:szCs w:val="20"/>
        </w:rPr>
        <w:t xml:space="preserve"> sein werde. Ich würde mich sehr darüber freuen, Sie auch in einem persönlichen Gespräch von mir und meinen Kompetenzen überzeugen zu dürfen. </w:t>
      </w:r>
    </w:p>
    <w:p w14:paraId="6FAE1C5E" w14:textId="77777777" w:rsidR="005D001F" w:rsidRPr="005D001F" w:rsidRDefault="005D001F" w:rsidP="005D001F">
      <w:pPr>
        <w:spacing w:after="0" w:line="240" w:lineRule="auto"/>
        <w:jc w:val="both"/>
        <w:rPr>
          <w:rFonts w:ascii="Georgia" w:hAnsi="Georgia" w:cs="Times New Roman"/>
          <w:sz w:val="20"/>
          <w:szCs w:val="20"/>
        </w:rPr>
      </w:pPr>
    </w:p>
    <w:p w14:paraId="05833E75"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sz w:val="20"/>
          <w:szCs w:val="20"/>
        </w:rPr>
        <w:t>Mit freundlichen Grüßen</w:t>
      </w:r>
    </w:p>
    <w:p w14:paraId="16FFCF2B" w14:textId="77777777" w:rsidR="005D001F" w:rsidRPr="005D001F" w:rsidRDefault="005D001F" w:rsidP="005D001F">
      <w:pPr>
        <w:spacing w:after="0" w:line="240" w:lineRule="auto"/>
        <w:jc w:val="both"/>
        <w:rPr>
          <w:rFonts w:ascii="Georgia" w:hAnsi="Georgia" w:cs="Times New Roman"/>
          <w:sz w:val="20"/>
          <w:szCs w:val="20"/>
        </w:rPr>
      </w:pPr>
      <w:r w:rsidRPr="005D001F">
        <w:rPr>
          <w:rFonts w:ascii="Georgia" w:hAnsi="Georgia" w:cs="Times New Roman"/>
          <w:noProof/>
          <w:sz w:val="20"/>
          <w:szCs w:val="20"/>
        </w:rPr>
        <mc:AlternateContent>
          <mc:Choice Requires="wpi">
            <w:drawing>
              <wp:anchor distT="0" distB="0" distL="114300" distR="114300" simplePos="0" relativeHeight="251665408" behindDoc="0" locked="0" layoutInCell="1" allowOverlap="1" wp14:anchorId="2887F6B5" wp14:editId="03104145">
                <wp:simplePos x="0" y="0"/>
                <wp:positionH relativeFrom="column">
                  <wp:posOffset>0</wp:posOffset>
                </wp:positionH>
                <wp:positionV relativeFrom="paragraph">
                  <wp:posOffset>37465</wp:posOffset>
                </wp:positionV>
                <wp:extent cx="1435100" cy="262890"/>
                <wp:effectExtent l="38100" t="38100" r="38100" b="29210"/>
                <wp:wrapNone/>
                <wp:docPr id="3" name="Freihand 11"/>
                <wp:cNvGraphicFramePr/>
                <a:graphic xmlns:a="http://schemas.openxmlformats.org/drawingml/2006/main">
                  <a:graphicData uri="http://schemas.microsoft.com/office/word/2010/wordprocessingInk">
                    <w14:contentPart bwMode="auto" r:id="rId14">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68CC06A2" id="Freihand 11" o:spid="_x0000_s1026" type="#_x0000_t75" style="position:absolute;margin-left:-.6pt;margin-top:2.35pt;width:114.2pt;height:2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">
                <v:imagedata r:id="rId11" o:title=""/>
              </v:shape>
            </w:pict>
          </mc:Fallback>
        </mc:AlternateContent>
      </w:r>
    </w:p>
    <w:p w14:paraId="6EBB7517" w14:textId="77777777" w:rsidR="005D001F" w:rsidRPr="005D001F" w:rsidRDefault="005D001F" w:rsidP="005D001F">
      <w:pPr>
        <w:spacing w:after="0" w:line="240" w:lineRule="auto"/>
        <w:jc w:val="both"/>
        <w:rPr>
          <w:rFonts w:ascii="Georgia" w:hAnsi="Georgia" w:cs="Times New Roman"/>
          <w:sz w:val="20"/>
          <w:szCs w:val="20"/>
        </w:rPr>
      </w:pPr>
    </w:p>
    <w:p w14:paraId="47066AF7" w14:textId="21A49A6F" w:rsidR="005D001F" w:rsidRDefault="005D001F"/>
    <w:p w14:paraId="25606C26" w14:textId="55CD8AAE" w:rsidR="005D001F" w:rsidRDefault="005D001F" w:rsidP="005D001F">
      <w:pPr>
        <w:spacing w:after="0" w:line="240" w:lineRule="auto"/>
        <w:jc w:val="both"/>
        <w:rPr>
          <w:rFonts w:ascii="Georgia" w:hAnsi="Georgia" w:cs="Times New Roman"/>
          <w:sz w:val="20"/>
          <w:szCs w:val="20"/>
        </w:rPr>
      </w:pPr>
    </w:p>
    <w:p w14:paraId="494E06A8" w14:textId="516245E1" w:rsidR="00C32302" w:rsidRDefault="00C32302" w:rsidP="005D001F">
      <w:pPr>
        <w:spacing w:after="0" w:line="240" w:lineRule="auto"/>
        <w:jc w:val="both"/>
        <w:rPr>
          <w:rFonts w:ascii="Georgia" w:hAnsi="Georgia" w:cs="Times New Roman"/>
          <w:sz w:val="20"/>
          <w:szCs w:val="20"/>
        </w:rPr>
      </w:pPr>
    </w:p>
    <w:p w14:paraId="421FA354" w14:textId="52C99825" w:rsidR="00C32302" w:rsidRDefault="00C32302" w:rsidP="005D001F">
      <w:pPr>
        <w:spacing w:after="0" w:line="240" w:lineRule="auto"/>
        <w:jc w:val="both"/>
        <w:rPr>
          <w:rFonts w:ascii="Georgia" w:hAnsi="Georgia" w:cs="Times New Roman"/>
          <w:sz w:val="20"/>
          <w:szCs w:val="20"/>
        </w:rPr>
      </w:pPr>
    </w:p>
    <w:p w14:paraId="0AB5AA3F" w14:textId="7650F0C6" w:rsidR="00C32302" w:rsidRDefault="00C32302" w:rsidP="005D001F">
      <w:pPr>
        <w:spacing w:after="0" w:line="240" w:lineRule="auto"/>
        <w:jc w:val="both"/>
        <w:rPr>
          <w:rFonts w:ascii="Georgia" w:hAnsi="Georgia" w:cs="Times New Roman"/>
          <w:sz w:val="20"/>
          <w:szCs w:val="20"/>
        </w:rPr>
      </w:pPr>
    </w:p>
    <w:p w14:paraId="1A31DD7C" w14:textId="77777777" w:rsidR="00C32302" w:rsidRPr="005D001F" w:rsidRDefault="00C32302" w:rsidP="005D001F">
      <w:pPr>
        <w:spacing w:after="0" w:line="240" w:lineRule="auto"/>
        <w:jc w:val="both"/>
        <w:rPr>
          <w:rFonts w:ascii="Georgia" w:hAnsi="Georgia" w:cs="Times New Roman"/>
          <w:sz w:val="20"/>
          <w:szCs w:val="20"/>
        </w:rPr>
      </w:pPr>
    </w:p>
    <w:p w14:paraId="7F21BE20" w14:textId="77777777" w:rsidR="005D001F" w:rsidRPr="00C32302" w:rsidRDefault="005D001F" w:rsidP="005D001F">
      <w:pPr>
        <w:spacing w:after="0" w:line="240" w:lineRule="auto"/>
        <w:jc w:val="right"/>
        <w:rPr>
          <w:rFonts w:ascii="Georgia" w:hAnsi="Georgia" w:cs="Times New Roman"/>
          <w:sz w:val="20"/>
          <w:szCs w:val="20"/>
        </w:rPr>
      </w:pPr>
      <w:r w:rsidRPr="00C32302">
        <w:rPr>
          <w:rFonts w:ascii="Georgia" w:hAnsi="Georgia" w:cs="Times New Roman"/>
          <w:sz w:val="20"/>
          <w:szCs w:val="20"/>
        </w:rPr>
        <w:lastRenderedPageBreak/>
        <w:t xml:space="preserve">Alexandra </w:t>
      </w:r>
      <w:proofErr w:type="spellStart"/>
      <w:r w:rsidRPr="00C32302">
        <w:rPr>
          <w:rFonts w:ascii="Georgia" w:hAnsi="Georgia" w:cs="Times New Roman"/>
          <w:sz w:val="20"/>
          <w:szCs w:val="20"/>
        </w:rPr>
        <w:t>Muchin</w:t>
      </w:r>
      <w:proofErr w:type="spellEnd"/>
    </w:p>
    <w:p w14:paraId="4C87C70A" w14:textId="77777777" w:rsidR="005D001F" w:rsidRPr="00C32302" w:rsidRDefault="005D001F" w:rsidP="005D001F">
      <w:pPr>
        <w:spacing w:after="0" w:line="240" w:lineRule="auto"/>
        <w:jc w:val="right"/>
        <w:rPr>
          <w:rFonts w:ascii="Georgia" w:hAnsi="Georgia" w:cs="Times New Roman"/>
          <w:color w:val="000000" w:themeColor="text1"/>
          <w:sz w:val="20"/>
          <w:szCs w:val="20"/>
        </w:rPr>
      </w:pPr>
      <w:r w:rsidRPr="00C32302">
        <w:rPr>
          <w:rFonts w:ascii="Georgia" w:hAnsi="Georgia" w:cs="Times New Roman"/>
          <w:color w:val="000000" w:themeColor="text1"/>
          <w:sz w:val="20"/>
          <w:szCs w:val="20"/>
        </w:rPr>
        <w:t>Vogt-Groth-Weg 31a</w:t>
      </w:r>
    </w:p>
    <w:p w14:paraId="0FEB9663"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Times New Roman"/>
          <w:color w:val="000000" w:themeColor="text1"/>
          <w:sz w:val="20"/>
          <w:szCs w:val="20"/>
          <w:lang w:val="pl-PL"/>
        </w:rPr>
        <w:t>22609 Hamburg</w:t>
      </w:r>
    </w:p>
    <w:p w14:paraId="5BF51FF1" w14:textId="77777777" w:rsidR="005D001F" w:rsidRPr="00C32302" w:rsidRDefault="005D001F" w:rsidP="005D001F">
      <w:pPr>
        <w:spacing w:after="0" w:line="240" w:lineRule="auto"/>
        <w:jc w:val="right"/>
        <w:rPr>
          <w:rFonts w:ascii="Georgia" w:hAnsi="Georgia" w:cs="Times New Roman"/>
          <w:color w:val="000000" w:themeColor="text1"/>
          <w:sz w:val="20"/>
          <w:szCs w:val="20"/>
          <w:lang w:val="pl-PL"/>
        </w:rPr>
      </w:pPr>
      <w:r w:rsidRPr="00C32302">
        <w:rPr>
          <w:rFonts w:ascii="Georgia" w:hAnsi="Georgia" w:cs="Georgia"/>
          <w:color w:val="000000" w:themeColor="text1"/>
          <w:sz w:val="20"/>
          <w:szCs w:val="20"/>
          <w:lang w:val="pl-PL"/>
        </w:rPr>
        <w:t>Alexandra.muchin@gmail.com</w:t>
      </w:r>
    </w:p>
    <w:p w14:paraId="65D7416E" w14:textId="77777777" w:rsidR="005D001F" w:rsidRPr="00C32302" w:rsidRDefault="005D001F" w:rsidP="005D001F">
      <w:pPr>
        <w:spacing w:after="0" w:line="240" w:lineRule="auto"/>
        <w:rPr>
          <w:rFonts w:ascii="Georgia" w:eastAsia="Times New Roman" w:hAnsi="Georgia" w:cs="Times New Roman"/>
          <w:color w:val="000000" w:themeColor="text1"/>
          <w:sz w:val="20"/>
          <w:szCs w:val="20"/>
          <w:lang w:eastAsia="en-GB"/>
        </w:rPr>
      </w:pPr>
      <w:proofErr w:type="spellStart"/>
      <w:r w:rsidRPr="00C32302">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C32302">
        <w:rPr>
          <w:rFonts w:ascii="Georgia" w:eastAsia="Times New Roman" w:hAnsi="Georgia" w:cs="Arial"/>
          <w:color w:val="000000" w:themeColor="text1"/>
          <w:sz w:val="20"/>
          <w:szCs w:val="20"/>
          <w:highlight w:val="yellow"/>
          <w:lang w:val="pl-PL" w:eastAsia="en-GB"/>
        </w:rPr>
        <w:br/>
      </w:r>
      <w:proofErr w:type="spellStart"/>
      <w:r w:rsidRPr="00C32302">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C32302">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C32302">
        <w:rPr>
          <w:rFonts w:ascii="Georgia" w:eastAsia="Times New Roman" w:hAnsi="Georgia" w:cs="Arial"/>
          <w:color w:val="000000" w:themeColor="text1"/>
          <w:sz w:val="20"/>
          <w:szCs w:val="20"/>
          <w:highlight w:val="yellow"/>
          <w:shd w:val="clear" w:color="auto" w:fill="FFFFFF"/>
          <w:lang w:eastAsia="en-GB"/>
        </w:rPr>
        <w:t>KG</w:t>
      </w:r>
      <w:r w:rsidRPr="00C32302">
        <w:rPr>
          <w:rFonts w:ascii="Georgia" w:eastAsia="Times New Roman" w:hAnsi="Georgia" w:cs="Arial"/>
          <w:color w:val="000000" w:themeColor="text1"/>
          <w:sz w:val="20"/>
          <w:szCs w:val="20"/>
          <w:highlight w:val="yellow"/>
          <w:lang w:eastAsia="en-GB"/>
        </w:rPr>
        <w:br/>
      </w:r>
      <w:proofErr w:type="spellStart"/>
      <w:r w:rsidRPr="00C32302">
        <w:rPr>
          <w:rFonts w:ascii="Georgia" w:eastAsia="Times New Roman" w:hAnsi="Georgia" w:cs="Arial"/>
          <w:color w:val="000000" w:themeColor="text1"/>
          <w:sz w:val="20"/>
          <w:szCs w:val="20"/>
          <w:highlight w:val="yellow"/>
          <w:shd w:val="clear" w:color="auto" w:fill="FFFFFF"/>
          <w:lang w:eastAsia="en-GB"/>
        </w:rPr>
        <w:t>Kurfürstendamm</w:t>
      </w:r>
      <w:proofErr w:type="spellEnd"/>
      <w:r w:rsidRPr="00C32302">
        <w:rPr>
          <w:rFonts w:ascii="Georgia" w:eastAsia="Times New Roman" w:hAnsi="Georgia" w:cs="Arial"/>
          <w:color w:val="000000" w:themeColor="text1"/>
          <w:sz w:val="20"/>
          <w:szCs w:val="20"/>
          <w:highlight w:val="yellow"/>
          <w:shd w:val="clear" w:color="auto" w:fill="FFFFFF"/>
          <w:lang w:eastAsia="en-GB"/>
        </w:rPr>
        <w:t xml:space="preserve"> 194</w:t>
      </w:r>
      <w:r w:rsidRPr="00C32302">
        <w:rPr>
          <w:rFonts w:ascii="Georgia" w:eastAsia="Times New Roman" w:hAnsi="Georgia" w:cs="Arial"/>
          <w:color w:val="000000" w:themeColor="text1"/>
          <w:sz w:val="20"/>
          <w:szCs w:val="20"/>
          <w:highlight w:val="yellow"/>
          <w:lang w:eastAsia="en-GB"/>
        </w:rPr>
        <w:br/>
      </w:r>
      <w:r w:rsidRPr="00C32302">
        <w:rPr>
          <w:rFonts w:ascii="Georgia" w:eastAsia="Times New Roman" w:hAnsi="Georgia" w:cs="Arial"/>
          <w:color w:val="000000" w:themeColor="text1"/>
          <w:sz w:val="20"/>
          <w:szCs w:val="20"/>
          <w:highlight w:val="yellow"/>
          <w:shd w:val="clear" w:color="auto" w:fill="FFFFFF"/>
          <w:lang w:eastAsia="en-GB"/>
        </w:rPr>
        <w:t>10707 Berlin</w:t>
      </w:r>
    </w:p>
    <w:p w14:paraId="0DF613D9" w14:textId="47F3A6D7" w:rsidR="005D001F" w:rsidRDefault="005D001F" w:rsidP="005D001F">
      <w:pPr>
        <w:spacing w:after="0" w:line="240" w:lineRule="auto"/>
        <w:jc w:val="right"/>
        <w:rPr>
          <w:rFonts w:ascii="Georgia" w:hAnsi="Georgia" w:cs="Times New Roman"/>
          <w:sz w:val="20"/>
          <w:szCs w:val="20"/>
        </w:rPr>
      </w:pPr>
      <w:r w:rsidRPr="00C32302">
        <w:rPr>
          <w:rFonts w:ascii="Georgia" w:eastAsia="Times New Roman" w:hAnsi="Georgia" w:cs="Arial"/>
          <w:color w:val="000000" w:themeColor="text1"/>
          <w:sz w:val="20"/>
          <w:szCs w:val="20"/>
          <w:shd w:val="clear" w:color="auto" w:fill="FFFFFF"/>
          <w:lang w:eastAsia="en-GB"/>
        </w:rPr>
        <w:t>Hamburg</w:t>
      </w:r>
      <w:r w:rsidRPr="00C32302">
        <w:rPr>
          <w:rFonts w:ascii="Georgia" w:hAnsi="Georgia" w:cs="Times New Roman"/>
          <w:sz w:val="20"/>
          <w:szCs w:val="20"/>
        </w:rPr>
        <w:t>, 26.02.2021</w:t>
      </w:r>
    </w:p>
    <w:p w14:paraId="69546CAE" w14:textId="77777777" w:rsidR="00C32302" w:rsidRPr="00C32302" w:rsidRDefault="00C32302" w:rsidP="005D001F">
      <w:pPr>
        <w:spacing w:after="0" w:line="240" w:lineRule="auto"/>
        <w:jc w:val="right"/>
        <w:rPr>
          <w:rFonts w:ascii="Georgia" w:hAnsi="Georgia" w:cs="Times New Roman"/>
          <w:sz w:val="20"/>
          <w:szCs w:val="20"/>
        </w:rPr>
      </w:pPr>
    </w:p>
    <w:p w14:paraId="34641B1D" w14:textId="77777777" w:rsidR="005D001F" w:rsidRPr="00C32302" w:rsidRDefault="005D001F" w:rsidP="005D001F">
      <w:pPr>
        <w:spacing w:after="0" w:line="240" w:lineRule="auto"/>
        <w:rPr>
          <w:rFonts w:ascii="Georgia" w:hAnsi="Georgia" w:cs="Times New Roman"/>
          <w:b/>
          <w:bCs/>
          <w:sz w:val="20"/>
          <w:szCs w:val="20"/>
        </w:rPr>
      </w:pPr>
      <w:r w:rsidRPr="00C32302">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7F70F29C" w14:textId="77777777" w:rsidR="005D001F" w:rsidRPr="00C32302" w:rsidRDefault="005D001F" w:rsidP="005D001F">
      <w:pPr>
        <w:spacing w:after="0" w:line="240" w:lineRule="auto"/>
        <w:rPr>
          <w:rFonts w:ascii="Georgia" w:hAnsi="Georgia" w:cs="Times New Roman"/>
          <w:b/>
          <w:sz w:val="20"/>
          <w:szCs w:val="20"/>
        </w:rPr>
      </w:pPr>
    </w:p>
    <w:p w14:paraId="2B184B07"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r w:rsidRPr="00C32302">
        <w:rPr>
          <w:rFonts w:ascii="Georgia" w:hAnsi="Georgia" w:cs="Times New Roman"/>
          <w:sz w:val="20"/>
          <w:szCs w:val="20"/>
        </w:rPr>
        <w:t>,</w:t>
      </w:r>
    </w:p>
    <w:p w14:paraId="5E0304DD" w14:textId="77777777" w:rsidR="005D001F" w:rsidRPr="00C32302" w:rsidRDefault="005D001F" w:rsidP="005D001F">
      <w:pPr>
        <w:spacing w:after="0" w:line="240" w:lineRule="auto"/>
        <w:jc w:val="both"/>
        <w:rPr>
          <w:rFonts w:ascii="Georgia" w:hAnsi="Georgia" w:cs="Times New Roman"/>
          <w:sz w:val="20"/>
          <w:szCs w:val="20"/>
        </w:rPr>
      </w:pPr>
    </w:p>
    <w:p w14:paraId="34DE6A67"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 zwischen Mai und September 2021 ein dreimonatiges Praktikum absolvieren.</w:t>
      </w:r>
      <w:r w:rsidRPr="00C32302">
        <w:rPr>
          <w:rFonts w:ascii="Georgia" w:hAnsi="Georgia" w:cs="Times New Roman"/>
          <w:sz w:val="20"/>
          <w:szCs w:val="20"/>
        </w:rPr>
        <w:t xml:space="preserve"> </w:t>
      </w:r>
    </w:p>
    <w:p w14:paraId="53A4BC45" w14:textId="77777777" w:rsidR="005D001F" w:rsidRPr="00C32302" w:rsidRDefault="005D001F" w:rsidP="005D001F">
      <w:pPr>
        <w:spacing w:after="0" w:line="240" w:lineRule="auto"/>
        <w:jc w:val="both"/>
        <w:rPr>
          <w:rFonts w:ascii="Georgia" w:hAnsi="Georgia" w:cs="Times New Roman"/>
          <w:sz w:val="20"/>
          <w:szCs w:val="20"/>
        </w:rPr>
      </w:pPr>
    </w:p>
    <w:p w14:paraId="71D78E83" w14:textId="77777777" w:rsidR="005D001F" w:rsidRPr="00C32302" w:rsidRDefault="005D001F" w:rsidP="005D001F">
      <w:pPr>
        <w:spacing w:after="0" w:line="240" w:lineRule="auto"/>
        <w:jc w:val="both"/>
        <w:rPr>
          <w:rFonts w:ascii="Georgia" w:eastAsiaTheme="minorEastAsia" w:hAnsi="Georgia"/>
          <w:sz w:val="20"/>
          <w:szCs w:val="20"/>
          <w:lang w:eastAsia="de-DE"/>
        </w:rPr>
      </w:pPr>
      <w:r w:rsidRPr="00C32302">
        <w:rPr>
          <w:rFonts w:ascii="Georgia" w:eastAsiaTheme="minorEastAsia" w:hAnsi="Georgia"/>
          <w:sz w:val="20"/>
          <w:szCs w:val="20"/>
          <w:lang w:eastAsia="de-DE"/>
        </w:rPr>
        <w:t xml:space="preserve">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 Durch diverse Hausarbeiten an der Universität sowie </w:t>
      </w:r>
      <w:proofErr w:type="spellStart"/>
      <w:r w:rsidRPr="00C32302">
        <w:rPr>
          <w:rFonts w:ascii="Georgia" w:eastAsiaTheme="minorEastAsia" w:hAnsi="Georgia"/>
          <w:sz w:val="20"/>
          <w:szCs w:val="20"/>
          <w:lang w:eastAsia="de-DE"/>
        </w:rPr>
        <w:t>extracurrikularen</w:t>
      </w:r>
      <w:proofErr w:type="spellEnd"/>
      <w:r w:rsidRPr="00C32302">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C32302">
        <w:rPr>
          <w:rFonts w:ascii="Georgia" w:eastAsiaTheme="minorEastAsia" w:hAnsi="Georgia"/>
          <w:sz w:val="20"/>
          <w:szCs w:val="20"/>
          <w:lang w:eastAsia="de-DE"/>
        </w:rPr>
        <w:t>wurde</w:t>
      </w:r>
      <w:proofErr w:type="gramEnd"/>
      <w:r w:rsidRPr="00C32302">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7583238F" w14:textId="77777777" w:rsidR="005D001F" w:rsidRPr="00C32302" w:rsidRDefault="005D001F" w:rsidP="005D001F">
      <w:pPr>
        <w:spacing w:after="0" w:line="240" w:lineRule="auto"/>
        <w:jc w:val="both"/>
        <w:rPr>
          <w:rFonts w:ascii="Georgia" w:hAnsi="Georgia" w:cs="Times New Roman"/>
          <w:sz w:val="20"/>
          <w:szCs w:val="20"/>
        </w:rPr>
      </w:pPr>
    </w:p>
    <w:p w14:paraId="477D9074" w14:textId="019417A0" w:rsidR="00C32302" w:rsidRPr="00C32302" w:rsidRDefault="00C32302" w:rsidP="00C32302">
      <w:pPr>
        <w:spacing w:after="0" w:line="240" w:lineRule="auto"/>
        <w:jc w:val="both"/>
        <w:rPr>
          <w:rFonts w:ascii="Times New Roman" w:eastAsia="Times New Roman" w:hAnsi="Times New Roman" w:cs="Times New Roman"/>
          <w:sz w:val="20"/>
          <w:szCs w:val="20"/>
          <w:lang w:eastAsia="de-DE"/>
        </w:rPr>
      </w:pPr>
      <w:r w:rsidRPr="00C32302">
        <w:rPr>
          <w:rFonts w:ascii="Georgia" w:eastAsia="Times New Roman" w:hAnsi="Georgia" w:cs="Times New Roman"/>
          <w:color w:val="000000"/>
          <w:sz w:val="20"/>
          <w:szCs w:val="20"/>
          <w:highlight w:val="lightGray"/>
          <w:lang w:eastAsia="de-DE"/>
        </w:rPr>
        <w:t>KPMG scheint mir für ein Praktikum in der Strategie- und Managementberatung ideal. Als führende internationale Unternehmensberatung und Schnittstelle von Wirtschaft, Öffentlichkeit und Gesellschaft, bietet KPMG ihren Kunden exzellenten Service, ohne dabei </w:t>
      </w:r>
      <w:r w:rsidRPr="00C32302">
        <w:rPr>
          <w:rFonts w:ascii="Georgia" w:eastAsia="Times New Roman" w:hAnsi="Georgia" w:cs="Times New Roman"/>
          <w:color w:val="0D0D0D"/>
          <w:sz w:val="20"/>
          <w:szCs w:val="20"/>
          <w:highlight w:val="lightGray"/>
          <w:lang w:eastAsia="de-DE"/>
        </w:rPr>
        <w:t xml:space="preserve">Kompromisse bei der Unternehmenskultur und Nachhaltigkeit zu einzugehen. Ihre beeindruckenden Erfolge erzielen Sie durch interdisziplinäres Arbeiten, wobei Kollaboration, Diversität und agiles Arbeiten besonders wichtig sind. Dies konnte ich selbst an zahlreichen Gruppenprojekten an der Universität, sowie meinem aktuellen Praktikum, in dem ich trotz Home-Office ein engagiertes Teil meines Teams bin, erkennen. Besonders spannend fand ich den KPMG ‚Global Customer Experience Excellence Report 2020', da ich durch mein Studium der Internationalen Betriebswirtschaftslehre, wie auch meinem Marketing Schwerpunkt, sowie meinen kundennahen Praktika ein großes Interesse an den dort aufgeführten Themen entwickeln konnte. </w:t>
      </w:r>
      <w:r w:rsidRPr="00C32302">
        <w:rPr>
          <w:rFonts w:ascii="Georgia" w:eastAsia="Times New Roman" w:hAnsi="Georgia" w:cs="Times New Roman"/>
          <w:color w:val="000000"/>
          <w:sz w:val="20"/>
          <w:szCs w:val="20"/>
          <w:highlight w:val="lightGray"/>
          <w:lang w:eastAsia="de-DE"/>
        </w:rPr>
        <w:t>Deswegen bin ich überzeugt, dass ich bei Ihnen als Praktikantin mein bisheriges Wissen aus dem Studium, sowie meine Kompetenzen perfekt miteinbringen kann.</w:t>
      </w:r>
      <w:r w:rsidRPr="00C32302">
        <w:rPr>
          <w:rFonts w:ascii="Georgia" w:eastAsia="Times New Roman" w:hAnsi="Georgia" w:cs="Times New Roman"/>
          <w:color w:val="000000"/>
          <w:sz w:val="20"/>
          <w:szCs w:val="20"/>
          <w:lang w:eastAsia="de-DE"/>
        </w:rPr>
        <w:t> </w:t>
      </w:r>
    </w:p>
    <w:p w14:paraId="43406BBA" w14:textId="77777777" w:rsidR="005D001F" w:rsidRPr="00C32302" w:rsidRDefault="005D001F" w:rsidP="005D001F">
      <w:pPr>
        <w:spacing w:after="0" w:line="240" w:lineRule="auto"/>
        <w:jc w:val="both"/>
        <w:rPr>
          <w:rFonts w:ascii="Georgia" w:eastAsiaTheme="minorEastAsia" w:hAnsi="Georgia"/>
          <w:sz w:val="20"/>
          <w:szCs w:val="20"/>
          <w:lang w:eastAsia="de-DE"/>
        </w:rPr>
      </w:pPr>
    </w:p>
    <w:p w14:paraId="19719D95" w14:textId="0926F914"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00C32302" w:rsidRPr="00C32302">
        <w:rPr>
          <w:rFonts w:ascii="Georgia" w:hAnsi="Georgia" w:cs="Times New Roman"/>
          <w:sz w:val="20"/>
          <w:szCs w:val="20"/>
          <w:highlight w:val="lightGray"/>
        </w:rPr>
        <w:t>KPMG</w:t>
      </w:r>
      <w:r w:rsidRPr="00C32302">
        <w:rPr>
          <w:rFonts w:ascii="Georgia" w:hAnsi="Georgia" w:cs="Times New Roman"/>
          <w:sz w:val="20"/>
          <w:szCs w:val="20"/>
        </w:rPr>
        <w:t xml:space="preserve"> sein werde. Ich würde mich sehr darüber freuen, Sie auch in einem persönlichen Gespräch von mir und meinen Kompetenzen überzeugen zu dürfen. </w:t>
      </w:r>
    </w:p>
    <w:p w14:paraId="36B71CE5" w14:textId="77777777" w:rsidR="005D001F" w:rsidRPr="00C32302" w:rsidRDefault="005D001F" w:rsidP="005D001F">
      <w:pPr>
        <w:spacing w:after="0" w:line="240" w:lineRule="auto"/>
        <w:jc w:val="both"/>
        <w:rPr>
          <w:rFonts w:ascii="Georgia" w:hAnsi="Georgia" w:cs="Times New Roman"/>
          <w:sz w:val="20"/>
          <w:szCs w:val="20"/>
        </w:rPr>
      </w:pPr>
    </w:p>
    <w:p w14:paraId="29DC46C6"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sz w:val="20"/>
          <w:szCs w:val="20"/>
        </w:rPr>
        <w:t>Mit freundlichen Grüßen</w:t>
      </w:r>
    </w:p>
    <w:p w14:paraId="0293DBA5" w14:textId="77777777" w:rsidR="005D001F" w:rsidRPr="00C32302" w:rsidRDefault="005D001F" w:rsidP="005D001F">
      <w:pPr>
        <w:spacing w:after="0" w:line="240" w:lineRule="auto"/>
        <w:jc w:val="both"/>
        <w:rPr>
          <w:rFonts w:ascii="Georgia" w:hAnsi="Georgia" w:cs="Times New Roman"/>
          <w:sz w:val="20"/>
          <w:szCs w:val="20"/>
        </w:rPr>
      </w:pPr>
      <w:r w:rsidRPr="00C32302">
        <w:rPr>
          <w:rFonts w:ascii="Georgia" w:hAnsi="Georgia" w:cs="Times New Roman"/>
          <w:noProof/>
          <w:sz w:val="20"/>
          <w:szCs w:val="20"/>
        </w:rPr>
        <mc:AlternateContent>
          <mc:Choice Requires="wpi">
            <w:drawing>
              <wp:anchor distT="0" distB="0" distL="114300" distR="114300" simplePos="0" relativeHeight="251667456" behindDoc="0" locked="0" layoutInCell="1" allowOverlap="1" wp14:anchorId="1B6132C3" wp14:editId="7AE51C28">
                <wp:simplePos x="0" y="0"/>
                <wp:positionH relativeFrom="column">
                  <wp:posOffset>0</wp:posOffset>
                </wp:positionH>
                <wp:positionV relativeFrom="paragraph">
                  <wp:posOffset>37465</wp:posOffset>
                </wp:positionV>
                <wp:extent cx="1435100" cy="262890"/>
                <wp:effectExtent l="38100" t="38100" r="38100" b="29210"/>
                <wp:wrapNone/>
                <wp:docPr id="4" name="Freihand 11"/>
                <wp:cNvGraphicFramePr/>
                <a:graphic xmlns:a="http://schemas.openxmlformats.org/drawingml/2006/main">
                  <a:graphicData uri="http://schemas.microsoft.com/office/word/2010/wordprocessingInk">
                    <w14:contentPart bwMode="auto" r:id="rId15">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6CA33B15" id="Freihand 11" o:spid="_x0000_s1026" type="#_x0000_t75" style="position:absolute;margin-left:-.6pt;margin-top:2.35pt;width:114.2pt;height:2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">
                <v:imagedata r:id="rId11" o:title=""/>
              </v:shape>
            </w:pict>
          </mc:Fallback>
        </mc:AlternateContent>
      </w:r>
    </w:p>
    <w:p w14:paraId="7D5E07E1" w14:textId="77777777" w:rsidR="005D001F" w:rsidRPr="00C32302" w:rsidRDefault="005D001F" w:rsidP="005D001F">
      <w:pPr>
        <w:spacing w:after="0" w:line="240" w:lineRule="auto"/>
        <w:jc w:val="both"/>
        <w:rPr>
          <w:rFonts w:ascii="Georgia" w:hAnsi="Georgia" w:cs="Times New Roman"/>
          <w:sz w:val="20"/>
          <w:szCs w:val="20"/>
        </w:rPr>
      </w:pPr>
    </w:p>
    <w:p w14:paraId="42C547CD" w14:textId="499C5686" w:rsidR="005D001F" w:rsidRDefault="005D001F"/>
    <w:p w14:paraId="0DB02D59" w14:textId="3AC85A91" w:rsidR="00C32302" w:rsidRDefault="00C32302"/>
    <w:p w14:paraId="4F4C746D" w14:textId="77777777" w:rsidR="00C32302" w:rsidRPr="00806FCE" w:rsidRDefault="00C32302" w:rsidP="00C32302">
      <w:pPr>
        <w:spacing w:after="0" w:line="240" w:lineRule="auto"/>
        <w:jc w:val="right"/>
        <w:rPr>
          <w:rFonts w:ascii="Georgia" w:hAnsi="Georgia" w:cs="Times New Roman"/>
          <w:sz w:val="20"/>
          <w:szCs w:val="20"/>
          <w:rPrChange w:id="29" w:author="David Döbele" w:date="2021-11-16T20:09:00Z">
            <w:rPr>
              <w:rFonts w:ascii="Georgia" w:hAnsi="Georgia" w:cs="Times New Roman"/>
              <w:sz w:val="20"/>
              <w:szCs w:val="20"/>
              <w:lang w:val="en-GB"/>
            </w:rPr>
          </w:rPrChange>
        </w:rPr>
      </w:pPr>
      <w:r w:rsidRPr="00806FCE">
        <w:rPr>
          <w:rFonts w:ascii="Georgia" w:hAnsi="Georgia" w:cs="Times New Roman"/>
          <w:sz w:val="20"/>
          <w:szCs w:val="20"/>
          <w:rPrChange w:id="30" w:author="David Döbele" w:date="2021-11-16T20:09:00Z">
            <w:rPr>
              <w:rFonts w:ascii="Georgia" w:hAnsi="Georgia" w:cs="Times New Roman"/>
              <w:sz w:val="20"/>
              <w:szCs w:val="20"/>
              <w:lang w:val="en-GB"/>
            </w:rPr>
          </w:rPrChange>
        </w:rPr>
        <w:lastRenderedPageBreak/>
        <w:t xml:space="preserve">Alexandra </w:t>
      </w:r>
      <w:proofErr w:type="spellStart"/>
      <w:r w:rsidRPr="00806FCE">
        <w:rPr>
          <w:rFonts w:ascii="Georgia" w:hAnsi="Georgia" w:cs="Times New Roman"/>
          <w:sz w:val="20"/>
          <w:szCs w:val="20"/>
          <w:rPrChange w:id="31" w:author="David Döbele" w:date="2021-11-16T20:09:00Z">
            <w:rPr>
              <w:rFonts w:ascii="Georgia" w:hAnsi="Georgia" w:cs="Times New Roman"/>
              <w:sz w:val="20"/>
              <w:szCs w:val="20"/>
              <w:lang w:val="en-GB"/>
            </w:rPr>
          </w:rPrChange>
        </w:rPr>
        <w:t>Muchin</w:t>
      </w:r>
      <w:proofErr w:type="spellEnd"/>
    </w:p>
    <w:p w14:paraId="431B6B57" w14:textId="77777777" w:rsidR="00C32302" w:rsidRPr="00806FCE" w:rsidRDefault="00C32302" w:rsidP="00C32302">
      <w:pPr>
        <w:spacing w:after="0" w:line="240" w:lineRule="auto"/>
        <w:jc w:val="right"/>
        <w:rPr>
          <w:rFonts w:ascii="Georgia" w:hAnsi="Georgia" w:cs="Times New Roman"/>
          <w:color w:val="000000" w:themeColor="text1"/>
          <w:sz w:val="20"/>
          <w:szCs w:val="20"/>
          <w:rPrChange w:id="32" w:author="David Döbele" w:date="2021-11-16T20:09:00Z">
            <w:rPr>
              <w:rFonts w:ascii="Georgia" w:hAnsi="Georgia" w:cs="Times New Roman"/>
              <w:color w:val="000000" w:themeColor="text1"/>
              <w:sz w:val="20"/>
              <w:szCs w:val="20"/>
              <w:lang w:val="en-GB"/>
            </w:rPr>
          </w:rPrChange>
        </w:rPr>
      </w:pPr>
      <w:r w:rsidRPr="00806FCE">
        <w:rPr>
          <w:rFonts w:ascii="Georgia" w:hAnsi="Georgia" w:cs="Times New Roman"/>
          <w:color w:val="000000" w:themeColor="text1"/>
          <w:sz w:val="20"/>
          <w:szCs w:val="20"/>
          <w:rPrChange w:id="33" w:author="David Döbele" w:date="2021-11-16T20:09:00Z">
            <w:rPr>
              <w:rFonts w:ascii="Georgia" w:hAnsi="Georgia" w:cs="Times New Roman"/>
              <w:color w:val="000000" w:themeColor="text1"/>
              <w:sz w:val="20"/>
              <w:szCs w:val="20"/>
              <w:lang w:val="en-GB"/>
            </w:rPr>
          </w:rPrChange>
        </w:rPr>
        <w:t>Vogt-Groth-Weg 31a</w:t>
      </w:r>
    </w:p>
    <w:p w14:paraId="0DF1B81C" w14:textId="77777777" w:rsidR="00C32302" w:rsidRPr="00C32302" w:rsidRDefault="00C32302" w:rsidP="00C32302">
      <w:pPr>
        <w:spacing w:after="0" w:line="240" w:lineRule="auto"/>
        <w:jc w:val="right"/>
        <w:rPr>
          <w:rFonts w:ascii="Georgia" w:hAnsi="Georgia" w:cs="Times New Roman"/>
          <w:color w:val="000000" w:themeColor="text1"/>
          <w:sz w:val="20"/>
          <w:szCs w:val="20"/>
          <w:lang w:val="en-GB"/>
        </w:rPr>
      </w:pPr>
      <w:r w:rsidRPr="00C32302">
        <w:rPr>
          <w:rFonts w:ascii="Georgia" w:hAnsi="Georgia" w:cs="Times New Roman"/>
          <w:color w:val="000000" w:themeColor="text1"/>
          <w:sz w:val="20"/>
          <w:szCs w:val="20"/>
          <w:lang w:val="en-GB"/>
        </w:rPr>
        <w:t>22609 Hamburg</w:t>
      </w:r>
    </w:p>
    <w:p w14:paraId="0D30B2F0" w14:textId="77777777" w:rsidR="00C32302" w:rsidRPr="00C32302" w:rsidRDefault="00C32302" w:rsidP="00C32302">
      <w:pPr>
        <w:spacing w:after="0" w:line="240" w:lineRule="auto"/>
        <w:jc w:val="right"/>
        <w:rPr>
          <w:rFonts w:ascii="Georgia" w:hAnsi="Georgia" w:cs="Times New Roman"/>
          <w:color w:val="000000" w:themeColor="text1"/>
          <w:sz w:val="20"/>
          <w:szCs w:val="20"/>
          <w:lang w:val="pl-PL"/>
        </w:rPr>
      </w:pPr>
      <w:r w:rsidRPr="00C32302">
        <w:rPr>
          <w:rFonts w:ascii="Georgia" w:hAnsi="Georgia" w:cs="Georgia"/>
          <w:color w:val="000000" w:themeColor="text1"/>
          <w:sz w:val="20"/>
          <w:szCs w:val="20"/>
          <w:lang w:val="pl-PL"/>
        </w:rPr>
        <w:t>Alexandra.muchin@gmail.com</w:t>
      </w:r>
    </w:p>
    <w:p w14:paraId="204D4D79" w14:textId="77777777" w:rsidR="00C32302" w:rsidRPr="00C32302" w:rsidRDefault="00C32302" w:rsidP="00C32302">
      <w:pPr>
        <w:spacing w:after="0" w:line="240" w:lineRule="auto"/>
        <w:rPr>
          <w:rFonts w:ascii="Georgia" w:eastAsia="Times New Roman" w:hAnsi="Georgia" w:cs="Times New Roman"/>
          <w:color w:val="000000" w:themeColor="text1"/>
          <w:sz w:val="20"/>
          <w:szCs w:val="20"/>
          <w:lang w:eastAsia="en-GB"/>
        </w:rPr>
      </w:pPr>
      <w:proofErr w:type="spellStart"/>
      <w:r w:rsidRPr="00C32302">
        <w:rPr>
          <w:rFonts w:ascii="Georgia" w:eastAsia="Times New Roman" w:hAnsi="Georgia" w:cs="Arial"/>
          <w:color w:val="000000" w:themeColor="text1"/>
          <w:sz w:val="20"/>
          <w:szCs w:val="20"/>
          <w:highlight w:val="yellow"/>
          <w:shd w:val="clear" w:color="auto" w:fill="FFFFFF"/>
          <w:lang w:val="pl-PL" w:eastAsia="en-GB"/>
        </w:rPr>
        <w:t>undconsorten</w:t>
      </w:r>
      <w:proofErr w:type="spellEnd"/>
      <w:r w:rsidRPr="00C32302">
        <w:rPr>
          <w:rFonts w:ascii="Georgia" w:eastAsia="Times New Roman" w:hAnsi="Georgia" w:cs="Arial"/>
          <w:color w:val="000000" w:themeColor="text1"/>
          <w:sz w:val="20"/>
          <w:szCs w:val="20"/>
          <w:highlight w:val="yellow"/>
          <w:lang w:val="pl-PL" w:eastAsia="en-GB"/>
        </w:rPr>
        <w:br/>
      </w:r>
      <w:proofErr w:type="spellStart"/>
      <w:r w:rsidRPr="00C32302">
        <w:rPr>
          <w:rFonts w:ascii="Georgia" w:eastAsia="Times New Roman" w:hAnsi="Georgia" w:cs="Arial"/>
          <w:color w:val="000000" w:themeColor="text1"/>
          <w:sz w:val="20"/>
          <w:szCs w:val="20"/>
          <w:highlight w:val="yellow"/>
          <w:shd w:val="clear" w:color="auto" w:fill="FFFFFF"/>
          <w:lang w:val="pl-PL" w:eastAsia="en-GB"/>
        </w:rPr>
        <w:t>Managementberatung</w:t>
      </w:r>
      <w:proofErr w:type="spellEnd"/>
      <w:r w:rsidRPr="00C32302">
        <w:rPr>
          <w:rFonts w:ascii="Georgia" w:eastAsia="Times New Roman" w:hAnsi="Georgia" w:cs="Arial"/>
          <w:color w:val="000000" w:themeColor="text1"/>
          <w:sz w:val="20"/>
          <w:szCs w:val="20"/>
          <w:highlight w:val="yellow"/>
          <w:shd w:val="clear" w:color="auto" w:fill="FFFFFF"/>
          <w:lang w:val="pl-PL" w:eastAsia="en-GB"/>
        </w:rPr>
        <w:t xml:space="preserve"> GmbH &amp; Co. </w:t>
      </w:r>
      <w:r w:rsidRPr="00C32302">
        <w:rPr>
          <w:rFonts w:ascii="Georgia" w:eastAsia="Times New Roman" w:hAnsi="Georgia" w:cs="Arial"/>
          <w:color w:val="000000" w:themeColor="text1"/>
          <w:sz w:val="20"/>
          <w:szCs w:val="20"/>
          <w:highlight w:val="yellow"/>
          <w:shd w:val="clear" w:color="auto" w:fill="FFFFFF"/>
          <w:lang w:eastAsia="en-GB"/>
        </w:rPr>
        <w:t>KG</w:t>
      </w:r>
      <w:r w:rsidRPr="00C32302">
        <w:rPr>
          <w:rFonts w:ascii="Georgia" w:eastAsia="Times New Roman" w:hAnsi="Georgia" w:cs="Arial"/>
          <w:color w:val="000000" w:themeColor="text1"/>
          <w:sz w:val="20"/>
          <w:szCs w:val="20"/>
          <w:highlight w:val="yellow"/>
          <w:lang w:eastAsia="en-GB"/>
        </w:rPr>
        <w:br/>
      </w:r>
      <w:proofErr w:type="spellStart"/>
      <w:r w:rsidRPr="00C32302">
        <w:rPr>
          <w:rFonts w:ascii="Georgia" w:eastAsia="Times New Roman" w:hAnsi="Georgia" w:cs="Arial"/>
          <w:color w:val="000000" w:themeColor="text1"/>
          <w:sz w:val="20"/>
          <w:szCs w:val="20"/>
          <w:highlight w:val="yellow"/>
          <w:shd w:val="clear" w:color="auto" w:fill="FFFFFF"/>
          <w:lang w:eastAsia="en-GB"/>
        </w:rPr>
        <w:t>Kurfürstendamm</w:t>
      </w:r>
      <w:proofErr w:type="spellEnd"/>
      <w:r w:rsidRPr="00C32302">
        <w:rPr>
          <w:rFonts w:ascii="Georgia" w:eastAsia="Times New Roman" w:hAnsi="Georgia" w:cs="Arial"/>
          <w:color w:val="000000" w:themeColor="text1"/>
          <w:sz w:val="20"/>
          <w:szCs w:val="20"/>
          <w:highlight w:val="yellow"/>
          <w:shd w:val="clear" w:color="auto" w:fill="FFFFFF"/>
          <w:lang w:eastAsia="en-GB"/>
        </w:rPr>
        <w:t xml:space="preserve"> 194</w:t>
      </w:r>
      <w:r w:rsidRPr="00C32302">
        <w:rPr>
          <w:rFonts w:ascii="Georgia" w:eastAsia="Times New Roman" w:hAnsi="Georgia" w:cs="Arial"/>
          <w:color w:val="000000" w:themeColor="text1"/>
          <w:sz w:val="20"/>
          <w:szCs w:val="20"/>
          <w:highlight w:val="yellow"/>
          <w:lang w:eastAsia="en-GB"/>
        </w:rPr>
        <w:br/>
      </w:r>
      <w:r w:rsidRPr="00C32302">
        <w:rPr>
          <w:rFonts w:ascii="Georgia" w:eastAsia="Times New Roman" w:hAnsi="Georgia" w:cs="Arial"/>
          <w:color w:val="000000" w:themeColor="text1"/>
          <w:sz w:val="20"/>
          <w:szCs w:val="20"/>
          <w:highlight w:val="yellow"/>
          <w:shd w:val="clear" w:color="auto" w:fill="FFFFFF"/>
          <w:lang w:eastAsia="en-GB"/>
        </w:rPr>
        <w:t>10707 Berlin</w:t>
      </w:r>
    </w:p>
    <w:p w14:paraId="50A1DBD8" w14:textId="77777777" w:rsidR="00C32302" w:rsidRPr="00C32302" w:rsidRDefault="00C32302" w:rsidP="00C32302">
      <w:pPr>
        <w:spacing w:after="0" w:line="240" w:lineRule="auto"/>
        <w:jc w:val="right"/>
        <w:rPr>
          <w:rFonts w:ascii="Georgia" w:hAnsi="Georgia" w:cs="Times New Roman"/>
          <w:sz w:val="20"/>
          <w:szCs w:val="20"/>
        </w:rPr>
      </w:pPr>
      <w:r w:rsidRPr="00C32302">
        <w:rPr>
          <w:rFonts w:ascii="Georgia" w:eastAsia="Times New Roman" w:hAnsi="Georgia" w:cs="Arial"/>
          <w:color w:val="000000" w:themeColor="text1"/>
          <w:sz w:val="20"/>
          <w:szCs w:val="20"/>
          <w:shd w:val="clear" w:color="auto" w:fill="FFFFFF"/>
          <w:lang w:eastAsia="en-GB"/>
        </w:rPr>
        <w:t>Hamburg</w:t>
      </w:r>
      <w:r w:rsidRPr="00C32302">
        <w:rPr>
          <w:rFonts w:ascii="Georgia" w:hAnsi="Georgia" w:cs="Times New Roman"/>
          <w:sz w:val="20"/>
          <w:szCs w:val="20"/>
        </w:rPr>
        <w:t>, 26.02.2021</w:t>
      </w:r>
    </w:p>
    <w:p w14:paraId="6C7BD2D8" w14:textId="77777777" w:rsidR="00C32302" w:rsidRPr="00C32302" w:rsidRDefault="00C32302" w:rsidP="00C32302">
      <w:pPr>
        <w:spacing w:after="0" w:line="240" w:lineRule="auto"/>
        <w:jc w:val="right"/>
        <w:rPr>
          <w:rFonts w:ascii="Georgia" w:hAnsi="Georgia" w:cs="Times New Roman"/>
          <w:sz w:val="20"/>
          <w:szCs w:val="20"/>
        </w:rPr>
      </w:pPr>
    </w:p>
    <w:p w14:paraId="65549F74" w14:textId="77777777" w:rsidR="00C32302" w:rsidRPr="00C32302" w:rsidRDefault="00C32302" w:rsidP="00C32302">
      <w:pPr>
        <w:spacing w:after="0" w:line="240" w:lineRule="auto"/>
        <w:rPr>
          <w:rFonts w:ascii="Georgia" w:hAnsi="Georgia" w:cs="Times New Roman"/>
          <w:b/>
          <w:bCs/>
          <w:sz w:val="20"/>
          <w:szCs w:val="20"/>
        </w:rPr>
      </w:pPr>
      <w:r w:rsidRPr="00C32302">
        <w:rPr>
          <w:rFonts w:ascii="Georgia" w:hAnsi="Georgia" w:cs="Times New Roman"/>
          <w:b/>
          <w:bCs/>
          <w:sz w:val="20"/>
          <w:szCs w:val="20"/>
        </w:rPr>
        <w:t xml:space="preserve">Bewerbung um ein Praktikum </w:t>
      </w:r>
      <w:r w:rsidRPr="00C32302">
        <w:rPr>
          <w:rFonts w:ascii="Georgia" w:hAnsi="Georgia" w:cs="Times New Roman"/>
          <w:b/>
          <w:bCs/>
          <w:sz w:val="20"/>
          <w:szCs w:val="20"/>
          <w:highlight w:val="yellow"/>
        </w:rPr>
        <w:t xml:space="preserve">als </w:t>
      </w:r>
      <w:proofErr w:type="spellStart"/>
      <w:r w:rsidRPr="00C32302">
        <w:rPr>
          <w:rFonts w:ascii="Georgia" w:hAnsi="Georgia" w:cs="Times New Roman"/>
          <w:b/>
          <w:bCs/>
          <w:sz w:val="20"/>
          <w:szCs w:val="20"/>
          <w:highlight w:val="yellow"/>
        </w:rPr>
        <w:t>Visiting</w:t>
      </w:r>
      <w:proofErr w:type="spellEnd"/>
      <w:r w:rsidRPr="00C32302">
        <w:rPr>
          <w:rFonts w:ascii="Georgia" w:hAnsi="Georgia" w:cs="Times New Roman"/>
          <w:b/>
          <w:bCs/>
          <w:sz w:val="20"/>
          <w:szCs w:val="20"/>
          <w:highlight w:val="yellow"/>
        </w:rPr>
        <w:t xml:space="preserve"> </w:t>
      </w:r>
      <w:proofErr w:type="spellStart"/>
      <w:r w:rsidRPr="00C32302">
        <w:rPr>
          <w:rFonts w:ascii="Georgia" w:hAnsi="Georgia" w:cs="Times New Roman"/>
          <w:b/>
          <w:bCs/>
          <w:sz w:val="20"/>
          <w:szCs w:val="20"/>
          <w:highlight w:val="yellow"/>
        </w:rPr>
        <w:t>Associate</w:t>
      </w:r>
      <w:proofErr w:type="spellEnd"/>
    </w:p>
    <w:p w14:paraId="7A76100F" w14:textId="77777777" w:rsidR="00C32302" w:rsidRPr="00C32302" w:rsidRDefault="00C32302" w:rsidP="00C32302">
      <w:pPr>
        <w:spacing w:after="0" w:line="240" w:lineRule="auto"/>
        <w:rPr>
          <w:rFonts w:ascii="Georgia" w:hAnsi="Georgia" w:cs="Times New Roman"/>
          <w:b/>
          <w:sz w:val="20"/>
          <w:szCs w:val="20"/>
        </w:rPr>
      </w:pPr>
    </w:p>
    <w:p w14:paraId="1E53175F" w14:textId="77777777"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Sehr geehrte </w:t>
      </w:r>
      <w:r w:rsidRPr="00C32302">
        <w:rPr>
          <w:rFonts w:ascii="Georgia" w:hAnsi="Georgia" w:cs="Times New Roman"/>
          <w:sz w:val="20"/>
          <w:szCs w:val="20"/>
          <w:highlight w:val="yellow"/>
        </w:rPr>
        <w:t>Damen und Herren</w:t>
      </w:r>
      <w:r w:rsidRPr="00C32302">
        <w:rPr>
          <w:rFonts w:ascii="Georgia" w:hAnsi="Georgia" w:cs="Times New Roman"/>
          <w:sz w:val="20"/>
          <w:szCs w:val="20"/>
        </w:rPr>
        <w:t>,</w:t>
      </w:r>
    </w:p>
    <w:p w14:paraId="74B45E2B" w14:textId="77777777" w:rsidR="00C32302" w:rsidRPr="00C32302" w:rsidRDefault="00C32302" w:rsidP="00C32302">
      <w:pPr>
        <w:spacing w:after="0" w:line="240" w:lineRule="auto"/>
        <w:jc w:val="both"/>
        <w:rPr>
          <w:rFonts w:ascii="Georgia" w:hAnsi="Georgia" w:cs="Times New Roman"/>
          <w:sz w:val="20"/>
          <w:szCs w:val="20"/>
        </w:rPr>
      </w:pPr>
    </w:p>
    <w:p w14:paraId="468D7C79" w14:textId="77777777"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mit der Tätigkeit als Beraterin assoziiere ich Problemlösung, Kreativität und das Erschaffen neuer Möglichkeiten und innovativer Herangehensweisen, was meiner Meinung nach heutzutage besonders wichtig ist um sich als Gesellschaft weiterzuentwickeln. Durch diverse Workshops, sowie Gastvorlesungen von verschiedensten Beratern, durfte ich diesen Bereich näher kennen zu lernen, was meine Neugier enorm geweckt hat. Die Möglichkeit verschiedene Industrien kennenzulernen, mit Experten zusammenzuarbeiten und echte Ergebnisse zu erzielen, finde ich ausgesprochen faszinierend. Berater helfen dabei, Unternehmen nachhaltig zu verändern, treiben Innovation voran und verringern dabei die Verschwendung von Ressourcen durch Optimierung, was langfristig dem Wirtschaftswachstum hilft. Da ich mir wünsche einen Einfluss auf die Zukunft des globalen Geschäftes machen zu können, </w:t>
      </w:r>
      <w:r w:rsidRPr="00C32302">
        <w:rPr>
          <w:rFonts w:ascii="Georgia" w:hAnsi="Georgia" w:cs="Times New Roman"/>
          <w:sz w:val="20"/>
          <w:szCs w:val="20"/>
          <w:highlight w:val="yellow"/>
        </w:rPr>
        <w:t>möchte ich bei Ihnen in Berlin zwischen Mai und September 2021 ein dreimonatiges Praktikum absolvieren.</w:t>
      </w:r>
      <w:r w:rsidRPr="00C32302">
        <w:rPr>
          <w:rFonts w:ascii="Georgia" w:hAnsi="Georgia" w:cs="Times New Roman"/>
          <w:sz w:val="20"/>
          <w:szCs w:val="20"/>
        </w:rPr>
        <w:t xml:space="preserve"> </w:t>
      </w:r>
    </w:p>
    <w:p w14:paraId="3CED1AAE" w14:textId="77777777" w:rsidR="00C32302" w:rsidRPr="00C32302" w:rsidRDefault="00C32302" w:rsidP="00C32302">
      <w:pPr>
        <w:spacing w:after="0" w:line="240" w:lineRule="auto"/>
        <w:jc w:val="both"/>
        <w:rPr>
          <w:rFonts w:ascii="Georgia" w:hAnsi="Georgia" w:cs="Times New Roman"/>
          <w:sz w:val="20"/>
          <w:szCs w:val="20"/>
        </w:rPr>
      </w:pPr>
    </w:p>
    <w:p w14:paraId="6F254E30" w14:textId="5B0A3B22" w:rsidR="00C32302" w:rsidRPr="00C32302" w:rsidRDefault="00C32302" w:rsidP="00C32302">
      <w:pPr>
        <w:spacing w:after="0" w:line="240" w:lineRule="auto"/>
        <w:jc w:val="both"/>
        <w:rPr>
          <w:rFonts w:ascii="Georgia" w:eastAsiaTheme="minorEastAsia" w:hAnsi="Georgia"/>
          <w:sz w:val="20"/>
          <w:szCs w:val="20"/>
          <w:lang w:eastAsia="de-DE"/>
        </w:rPr>
      </w:pPr>
      <w:r w:rsidRPr="00C32302">
        <w:rPr>
          <w:rFonts w:ascii="Georgia" w:eastAsiaTheme="minorEastAsia" w:hAnsi="Georgia"/>
          <w:sz w:val="20"/>
          <w:szCs w:val="20"/>
          <w:lang w:eastAsia="de-DE"/>
        </w:rPr>
        <w:t>Seit meinem Schulabschluss in 2018 studiere ich International Business Management mit Französisch an der Newcastle University in England. Da ich mehrsprachig in einem internationalen Umfeld aufgewachsen bin und in der Zukunft auch in einem multinationalen Unternehmen arbeiten möchte, war dieser Schritt für mich ideal.</w:t>
      </w:r>
      <w:r w:rsidRPr="00C32302">
        <w:rPr>
          <w:rFonts w:ascii="Georgia" w:eastAsiaTheme="minorEastAsia" w:hAnsi="Georgia"/>
          <w:sz w:val="19"/>
          <w:szCs w:val="19"/>
          <w:lang w:eastAsia="de-DE"/>
        </w:rPr>
        <w:t xml:space="preserve"> </w:t>
      </w:r>
      <w:r w:rsidRPr="00A013B4">
        <w:rPr>
          <w:rFonts w:ascii="Georgia" w:eastAsiaTheme="minorEastAsia" w:hAnsi="Georgia"/>
          <w:sz w:val="19"/>
          <w:szCs w:val="19"/>
          <w:lang w:eastAsia="de-DE"/>
        </w:rPr>
        <w:t xml:space="preserve">und in der Zukunft auch in einem multinationalen Unternehmen arbeiten möchte, war dieser Schritt für mich ideal. </w:t>
      </w:r>
      <w:r w:rsidRPr="00C32302">
        <w:rPr>
          <w:rFonts w:ascii="Georgia" w:eastAsiaTheme="minorEastAsia" w:hAnsi="Georgia"/>
          <w:sz w:val="19"/>
          <w:szCs w:val="19"/>
          <w:highlight w:val="lightGray"/>
          <w:lang w:eastAsia="de-DE"/>
        </w:rPr>
        <w:t>Dort habe ich auch mein starkes Interesse am Marketing entwickelt. In meinem Auslandssemester an der Universität zu Köln habe ich daher den Schwerpunkt „</w:t>
      </w:r>
      <w:proofErr w:type="spellStart"/>
      <w:r w:rsidRPr="00C32302">
        <w:rPr>
          <w:rFonts w:ascii="Georgia" w:eastAsiaTheme="minorEastAsia" w:hAnsi="Georgia"/>
          <w:sz w:val="19"/>
          <w:szCs w:val="19"/>
          <w:highlight w:val="lightGray"/>
          <w:lang w:eastAsia="de-DE"/>
        </w:rPr>
        <w:t>Methods</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and</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Concepts</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of</w:t>
      </w:r>
      <w:proofErr w:type="spellEnd"/>
      <w:r w:rsidRPr="00C32302">
        <w:rPr>
          <w:rFonts w:ascii="Georgia" w:eastAsiaTheme="minorEastAsia" w:hAnsi="Georgia"/>
          <w:sz w:val="19"/>
          <w:szCs w:val="19"/>
          <w:highlight w:val="lightGray"/>
          <w:lang w:eastAsia="de-DE"/>
        </w:rPr>
        <w:t xml:space="preserve"> Marketing Mix Management“ gewählt und im Rahmen meines </w:t>
      </w:r>
      <w:proofErr w:type="spellStart"/>
      <w:r w:rsidRPr="00C32302">
        <w:rPr>
          <w:rFonts w:ascii="Georgia" w:eastAsiaTheme="minorEastAsia" w:hAnsi="Georgia"/>
          <w:sz w:val="19"/>
          <w:szCs w:val="19"/>
          <w:highlight w:val="lightGray"/>
          <w:lang w:eastAsia="de-DE"/>
        </w:rPr>
        <w:t>Auslandssesmesters</w:t>
      </w:r>
      <w:proofErr w:type="spellEnd"/>
      <w:r w:rsidRPr="00C32302">
        <w:rPr>
          <w:rFonts w:ascii="Georgia" w:eastAsiaTheme="minorEastAsia" w:hAnsi="Georgia"/>
          <w:sz w:val="19"/>
          <w:szCs w:val="19"/>
          <w:highlight w:val="lightGray"/>
          <w:lang w:eastAsia="de-DE"/>
        </w:rPr>
        <w:t xml:space="preserve"> an der Grenoble </w:t>
      </w:r>
      <w:proofErr w:type="spellStart"/>
      <w:r w:rsidRPr="00C32302">
        <w:rPr>
          <w:rFonts w:ascii="Georgia" w:eastAsiaTheme="minorEastAsia" w:hAnsi="Georgia"/>
          <w:sz w:val="19"/>
          <w:szCs w:val="19"/>
          <w:highlight w:val="lightGray"/>
          <w:lang w:eastAsia="de-DE"/>
        </w:rPr>
        <w:t>Ecole</w:t>
      </w:r>
      <w:proofErr w:type="spellEnd"/>
      <w:r w:rsidRPr="00C32302">
        <w:rPr>
          <w:rFonts w:ascii="Georgia" w:eastAsiaTheme="minorEastAsia" w:hAnsi="Georgia"/>
          <w:sz w:val="19"/>
          <w:szCs w:val="19"/>
          <w:highlight w:val="lightGray"/>
          <w:lang w:eastAsia="de-DE"/>
        </w:rPr>
        <w:t xml:space="preserve"> de Management absolviere ich momentan das „</w:t>
      </w:r>
      <w:proofErr w:type="spellStart"/>
      <w:r w:rsidRPr="00C32302">
        <w:rPr>
          <w:rFonts w:ascii="Georgia" w:eastAsiaTheme="minorEastAsia" w:hAnsi="Georgia"/>
          <w:sz w:val="19"/>
          <w:szCs w:val="19"/>
          <w:highlight w:val="lightGray"/>
          <w:lang w:eastAsia="de-DE"/>
        </w:rPr>
        <w:t>Undergraduate</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Certificate</w:t>
      </w:r>
      <w:proofErr w:type="spellEnd"/>
      <w:r w:rsidRPr="00C32302">
        <w:rPr>
          <w:rFonts w:ascii="Georgia" w:eastAsiaTheme="minorEastAsia" w:hAnsi="Georgia"/>
          <w:sz w:val="19"/>
          <w:szCs w:val="19"/>
          <w:highlight w:val="lightGray"/>
          <w:lang w:eastAsia="de-DE"/>
        </w:rPr>
        <w:t xml:space="preserve"> </w:t>
      </w:r>
      <w:proofErr w:type="spellStart"/>
      <w:r w:rsidRPr="00C32302">
        <w:rPr>
          <w:rFonts w:ascii="Georgia" w:eastAsiaTheme="minorEastAsia" w:hAnsi="Georgia"/>
          <w:sz w:val="19"/>
          <w:szCs w:val="19"/>
          <w:highlight w:val="lightGray"/>
          <w:lang w:eastAsia="de-DE"/>
        </w:rPr>
        <w:t>of</w:t>
      </w:r>
      <w:proofErr w:type="spellEnd"/>
      <w:r w:rsidRPr="00C32302">
        <w:rPr>
          <w:rFonts w:ascii="Georgia" w:eastAsiaTheme="minorEastAsia" w:hAnsi="Georgia"/>
          <w:sz w:val="19"/>
          <w:szCs w:val="19"/>
          <w:highlight w:val="lightGray"/>
          <w:lang w:eastAsia="de-DE"/>
        </w:rPr>
        <w:t xml:space="preserve"> Marketing </w:t>
      </w:r>
      <w:proofErr w:type="spellStart"/>
      <w:r w:rsidRPr="00C32302">
        <w:rPr>
          <w:rFonts w:ascii="Georgia" w:eastAsiaTheme="minorEastAsia" w:hAnsi="Georgia"/>
          <w:sz w:val="19"/>
          <w:szCs w:val="19"/>
          <w:highlight w:val="lightGray"/>
          <w:lang w:eastAsia="de-DE"/>
        </w:rPr>
        <w:t>and</w:t>
      </w:r>
      <w:proofErr w:type="spellEnd"/>
      <w:r w:rsidRPr="00C32302">
        <w:rPr>
          <w:rFonts w:ascii="Georgia" w:eastAsiaTheme="minorEastAsia" w:hAnsi="Georgia"/>
          <w:sz w:val="19"/>
          <w:szCs w:val="19"/>
          <w:highlight w:val="lightGray"/>
          <w:lang w:eastAsia="de-DE"/>
        </w:rPr>
        <w:t xml:space="preserve"> Advertising“.</w:t>
      </w:r>
      <w:r>
        <w:rPr>
          <w:rFonts w:ascii="Georgia" w:eastAsiaTheme="minorEastAsia" w:hAnsi="Georgia"/>
          <w:sz w:val="19"/>
          <w:szCs w:val="19"/>
          <w:lang w:eastAsia="de-DE"/>
        </w:rPr>
        <w:t xml:space="preserve"> </w:t>
      </w:r>
      <w:r w:rsidRPr="00C32302">
        <w:rPr>
          <w:rFonts w:ascii="Georgia" w:eastAsiaTheme="minorEastAsia" w:hAnsi="Georgia"/>
          <w:sz w:val="20"/>
          <w:szCs w:val="20"/>
          <w:lang w:eastAsia="de-DE"/>
        </w:rPr>
        <w:t xml:space="preserve"> Durch diverse Hausarbeiten an der Universität sowie </w:t>
      </w:r>
      <w:proofErr w:type="spellStart"/>
      <w:r w:rsidRPr="00C32302">
        <w:rPr>
          <w:rFonts w:ascii="Georgia" w:eastAsiaTheme="minorEastAsia" w:hAnsi="Georgia"/>
          <w:sz w:val="20"/>
          <w:szCs w:val="20"/>
          <w:lang w:eastAsia="de-DE"/>
        </w:rPr>
        <w:t>extracurrikularen</w:t>
      </w:r>
      <w:proofErr w:type="spellEnd"/>
      <w:r w:rsidRPr="00C32302">
        <w:rPr>
          <w:rFonts w:ascii="Georgia" w:eastAsiaTheme="minorEastAsia" w:hAnsi="Georgia"/>
          <w:sz w:val="20"/>
          <w:szCs w:val="20"/>
          <w:lang w:eastAsia="de-DE"/>
        </w:rPr>
        <w:t xml:space="preserve"> Aktivitäten konnte ich bereits erste Erfahrungen in der Marktforschung und Datenanalyse sammeln. Hinzu konnte ich mich in mehreren Projekten an der Universität, sowie in meinen Praktika als besonders teamfähig darstellen und meine Führungsqualitäten beweisen. Meine Professoren loben stets mein analytisches Denken sowie meine Strukturierungskompetenzen. Bei meinen Praktika </w:t>
      </w:r>
      <w:proofErr w:type="gramStart"/>
      <w:r w:rsidRPr="00C32302">
        <w:rPr>
          <w:rFonts w:ascii="Georgia" w:eastAsiaTheme="minorEastAsia" w:hAnsi="Georgia"/>
          <w:sz w:val="20"/>
          <w:szCs w:val="20"/>
          <w:lang w:eastAsia="de-DE"/>
        </w:rPr>
        <w:t>wurde</w:t>
      </w:r>
      <w:proofErr w:type="gramEnd"/>
      <w:r w:rsidRPr="00C32302">
        <w:rPr>
          <w:rFonts w:ascii="Georgia" w:eastAsiaTheme="minorEastAsia" w:hAnsi="Georgia"/>
          <w:sz w:val="20"/>
          <w:szCs w:val="20"/>
          <w:lang w:eastAsia="de-DE"/>
        </w:rPr>
        <w:t xml:space="preserve"> vor allem meine Lösungsorientierung und meine Kommunikationsstärke hervorgehoben. Parallel zu einem Praktikum, in dem ich 30 Stunden die Woche arbeite, habe ich im Sommersemester 54 ECTS an der Universität zu Köln belegt und konnte einen aktuellen Notendurchschnitt von 1,3 erreichen. Dadurch konnte ich mein Zeitmanagement perfektionieren und beweisen, dass ich gut mit Stress umgehen kann und eigenverantwortlich sowie hoch leistungsmotiviert bin. Ich freue mich, diese Stärken während eines Praktikums nun bei Ihnen einzubringen.</w:t>
      </w:r>
    </w:p>
    <w:p w14:paraId="39361464" w14:textId="77777777" w:rsidR="00C32302" w:rsidRPr="00C32302" w:rsidRDefault="00C32302" w:rsidP="00C32302">
      <w:pPr>
        <w:spacing w:after="0" w:line="240" w:lineRule="auto"/>
        <w:jc w:val="both"/>
        <w:rPr>
          <w:rFonts w:ascii="Georgia" w:eastAsiaTheme="minorEastAsia" w:hAnsi="Georgia"/>
          <w:sz w:val="20"/>
          <w:szCs w:val="20"/>
          <w:lang w:eastAsia="de-DE"/>
        </w:rPr>
      </w:pPr>
    </w:p>
    <w:p w14:paraId="46034636" w14:textId="77777777" w:rsidR="00C32302" w:rsidRPr="00C32302" w:rsidRDefault="00C32302" w:rsidP="00C32302">
      <w:pPr>
        <w:spacing w:after="0" w:line="240" w:lineRule="auto"/>
        <w:jc w:val="both"/>
        <w:rPr>
          <w:rFonts w:ascii="Georgia" w:eastAsia="Times New Roman" w:hAnsi="Georgia" w:cs="Times New Roman"/>
          <w:color w:val="000000"/>
          <w:sz w:val="20"/>
          <w:szCs w:val="20"/>
          <w:lang w:eastAsia="de-DE"/>
        </w:rPr>
      </w:pPr>
      <w:r w:rsidRPr="00C32302">
        <w:rPr>
          <w:rFonts w:ascii="Georgia" w:eastAsia="Times New Roman" w:hAnsi="Georgia" w:cs="Times New Roman"/>
          <w:color w:val="000000"/>
          <w:sz w:val="20"/>
          <w:szCs w:val="20"/>
          <w:highlight w:val="lightGray"/>
          <w:lang w:eastAsia="de-DE"/>
        </w:rPr>
        <w:t>Integration Consulting scheint mir hierfür ideal. Als führende internationale Strategieberatung, vor allem in dem ‚</w:t>
      </w:r>
      <w:proofErr w:type="spellStart"/>
      <w:r w:rsidRPr="00C32302">
        <w:rPr>
          <w:rFonts w:ascii="Georgia" w:eastAsia="Times New Roman" w:hAnsi="Georgia" w:cs="Times New Roman"/>
          <w:color w:val="000000"/>
          <w:sz w:val="20"/>
          <w:szCs w:val="20"/>
          <w:highlight w:val="lightGray"/>
          <w:lang w:eastAsia="de-DE"/>
        </w:rPr>
        <w:t>Sales</w:t>
      </w:r>
      <w:proofErr w:type="spellEnd"/>
      <w:r w:rsidRPr="00C32302">
        <w:rPr>
          <w:rFonts w:ascii="Georgia" w:eastAsia="Times New Roman" w:hAnsi="Georgia" w:cs="Times New Roman"/>
          <w:color w:val="000000"/>
          <w:sz w:val="20"/>
          <w:szCs w:val="20"/>
          <w:highlight w:val="lightGray"/>
          <w:lang w:eastAsia="de-DE"/>
        </w:rPr>
        <w:t xml:space="preserve"> </w:t>
      </w:r>
      <w:proofErr w:type="spellStart"/>
      <w:r w:rsidRPr="00C32302">
        <w:rPr>
          <w:rFonts w:ascii="Georgia" w:eastAsia="Times New Roman" w:hAnsi="Georgia" w:cs="Times New Roman"/>
          <w:color w:val="000000"/>
          <w:sz w:val="20"/>
          <w:szCs w:val="20"/>
          <w:highlight w:val="lightGray"/>
          <w:lang w:eastAsia="de-DE"/>
        </w:rPr>
        <w:t>and</w:t>
      </w:r>
      <w:proofErr w:type="spellEnd"/>
      <w:r w:rsidRPr="00C32302">
        <w:rPr>
          <w:rFonts w:ascii="Georgia" w:eastAsia="Times New Roman" w:hAnsi="Georgia" w:cs="Times New Roman"/>
          <w:color w:val="000000"/>
          <w:sz w:val="20"/>
          <w:szCs w:val="20"/>
          <w:highlight w:val="lightGray"/>
          <w:lang w:eastAsia="de-DE"/>
        </w:rPr>
        <w:t> </w:t>
      </w:r>
      <w:proofErr w:type="gramStart"/>
      <w:r w:rsidRPr="00C32302">
        <w:rPr>
          <w:rFonts w:ascii="Georgia" w:eastAsia="Times New Roman" w:hAnsi="Georgia" w:cs="Times New Roman"/>
          <w:color w:val="000000"/>
          <w:sz w:val="20"/>
          <w:szCs w:val="20"/>
          <w:highlight w:val="lightGray"/>
          <w:lang w:eastAsia="de-DE"/>
        </w:rPr>
        <w:t>Customer </w:t>
      </w:r>
      <w:proofErr w:type="spellStart"/>
      <w:r w:rsidRPr="00C32302">
        <w:rPr>
          <w:rFonts w:ascii="Georgia" w:eastAsia="Times New Roman" w:hAnsi="Georgia" w:cs="Times New Roman"/>
          <w:color w:val="000000"/>
          <w:sz w:val="20"/>
          <w:szCs w:val="20"/>
          <w:highlight w:val="lightGray"/>
          <w:lang w:eastAsia="de-DE"/>
        </w:rPr>
        <w:t>Relationship</w:t>
      </w:r>
      <w:proofErr w:type="spellEnd"/>
      <w:r w:rsidRPr="00C32302">
        <w:rPr>
          <w:rFonts w:ascii="Georgia" w:eastAsia="Times New Roman" w:hAnsi="Georgia" w:cs="Times New Roman"/>
          <w:color w:val="000000"/>
          <w:sz w:val="20"/>
          <w:szCs w:val="20"/>
          <w:highlight w:val="lightGray"/>
          <w:lang w:eastAsia="de-DE"/>
        </w:rPr>
        <w:t> Management</w:t>
      </w:r>
      <w:proofErr w:type="gramEnd"/>
      <w:r w:rsidRPr="00C32302">
        <w:rPr>
          <w:rFonts w:ascii="Georgia" w:eastAsia="Times New Roman" w:hAnsi="Georgia" w:cs="Times New Roman"/>
          <w:color w:val="000000"/>
          <w:sz w:val="20"/>
          <w:szCs w:val="20"/>
          <w:highlight w:val="lightGray"/>
          <w:lang w:eastAsia="de-DE"/>
        </w:rPr>
        <w:t>‘ Bereich, hat Integration bereits viele, quantitative, Erfolge vorzuweisen. Meiner Meinung nach allerdings ist mit 87%, der größte Erfolg die sehr hohe Kundenbindungsrate, die mir durch meine Erfahrung in kundennahen Praktika besonders wichtig ist. Beratungs- und Strategieentwicklung sollte kein standardisierter Prozess sein, sondern eine positive Kundenerfahrung, von Start bis Erfolg, die durch Kreativität, Leidenschaft und vor allem durch Kollaboration erzielt wird. Besonders spannend fand ich den ‚The Consumer Lens: </w:t>
      </w:r>
      <w:proofErr w:type="spellStart"/>
      <w:r w:rsidRPr="00C32302">
        <w:rPr>
          <w:rFonts w:ascii="Georgia" w:eastAsia="Times New Roman" w:hAnsi="Georgia" w:cs="Times New Roman"/>
          <w:color w:val="000000"/>
          <w:sz w:val="20"/>
          <w:szCs w:val="20"/>
          <w:highlight w:val="lightGray"/>
          <w:lang w:eastAsia="de-DE"/>
        </w:rPr>
        <w:t>Refocusingin</w:t>
      </w:r>
      <w:proofErr w:type="spellEnd"/>
      <w:r w:rsidRPr="00C32302">
        <w:rPr>
          <w:rFonts w:ascii="Georgia" w:eastAsia="Times New Roman" w:hAnsi="Georgia" w:cs="Times New Roman"/>
          <w:color w:val="000000"/>
          <w:sz w:val="20"/>
          <w:szCs w:val="20"/>
          <w:highlight w:val="lightGray"/>
          <w:lang w:eastAsia="de-DE"/>
        </w:rPr>
        <w:t xml:space="preserve"> a </w:t>
      </w:r>
      <w:proofErr w:type="spellStart"/>
      <w:r w:rsidRPr="00C32302">
        <w:rPr>
          <w:rFonts w:ascii="Georgia" w:eastAsia="Times New Roman" w:hAnsi="Georgia" w:cs="Times New Roman"/>
          <w:color w:val="000000"/>
          <w:sz w:val="20"/>
          <w:szCs w:val="20"/>
          <w:highlight w:val="lightGray"/>
          <w:lang w:eastAsia="de-DE"/>
        </w:rPr>
        <w:t>Blurred</w:t>
      </w:r>
      <w:proofErr w:type="spellEnd"/>
      <w:r w:rsidRPr="00C32302">
        <w:rPr>
          <w:rFonts w:ascii="Georgia" w:eastAsia="Times New Roman" w:hAnsi="Georgia" w:cs="Times New Roman"/>
          <w:color w:val="000000"/>
          <w:sz w:val="20"/>
          <w:szCs w:val="20"/>
          <w:highlight w:val="lightGray"/>
          <w:lang w:eastAsia="de-DE"/>
        </w:rPr>
        <w:t xml:space="preserve"> Channel </w:t>
      </w:r>
      <w:proofErr w:type="spellStart"/>
      <w:r w:rsidRPr="00C32302">
        <w:rPr>
          <w:rFonts w:ascii="Georgia" w:eastAsia="Times New Roman" w:hAnsi="Georgia" w:cs="Times New Roman"/>
          <w:color w:val="000000"/>
          <w:sz w:val="20"/>
          <w:szCs w:val="20"/>
          <w:highlight w:val="lightGray"/>
          <w:lang w:eastAsia="de-DE"/>
        </w:rPr>
        <w:t>Landscape</w:t>
      </w:r>
      <w:proofErr w:type="spellEnd"/>
      <w:r w:rsidRPr="00C32302">
        <w:rPr>
          <w:rFonts w:ascii="Georgia" w:eastAsia="Times New Roman" w:hAnsi="Georgia" w:cs="Times New Roman"/>
          <w:color w:val="000000"/>
          <w:sz w:val="20"/>
          <w:szCs w:val="20"/>
          <w:highlight w:val="lightGray"/>
          <w:lang w:eastAsia="de-DE"/>
        </w:rPr>
        <w:t>‘ Artikel, da ich durch meinen Marketing Schwerpunkt, sowie </w:t>
      </w:r>
      <w:proofErr w:type="spellStart"/>
      <w:r w:rsidRPr="00C32302">
        <w:rPr>
          <w:rFonts w:ascii="Georgia" w:eastAsia="Times New Roman" w:hAnsi="Georgia" w:cs="Times New Roman"/>
          <w:color w:val="000000"/>
          <w:sz w:val="20"/>
          <w:szCs w:val="20"/>
          <w:highlight w:val="lightGray"/>
          <w:lang w:eastAsia="de-DE"/>
        </w:rPr>
        <w:t>meineInternational</w:t>
      </w:r>
      <w:proofErr w:type="spellEnd"/>
      <w:r w:rsidRPr="00C32302">
        <w:rPr>
          <w:rFonts w:ascii="Georgia" w:eastAsia="Times New Roman" w:hAnsi="Georgia" w:cs="Times New Roman"/>
          <w:color w:val="000000"/>
          <w:sz w:val="20"/>
          <w:szCs w:val="20"/>
          <w:highlight w:val="lightGray"/>
          <w:lang w:eastAsia="de-DE"/>
        </w:rPr>
        <w:t xml:space="preserve"> Business Vertiefung ein großes Interesse an Vertriebswegen entwickelt habe und dies im Artikel mit Kundenerfahrung kombiniert wurde. Deswegen bin ich überzeugt, dass ich bei Ihnen als Praktikantin mein bisheriges Wissen aus dem Studium, sowie meine Kompetenzen perfekt miteinbringen kann.</w:t>
      </w:r>
      <w:r w:rsidRPr="00C32302">
        <w:rPr>
          <w:rFonts w:ascii="Georgia" w:eastAsia="Times New Roman" w:hAnsi="Georgia" w:cs="Times New Roman"/>
          <w:color w:val="000000"/>
          <w:sz w:val="20"/>
          <w:szCs w:val="20"/>
          <w:lang w:eastAsia="de-DE"/>
        </w:rPr>
        <w:t xml:space="preserve"> </w:t>
      </w:r>
    </w:p>
    <w:p w14:paraId="41D1A11A" w14:textId="77777777" w:rsidR="00C32302" w:rsidRPr="00C32302" w:rsidRDefault="00C32302" w:rsidP="00C32302">
      <w:pPr>
        <w:spacing w:after="0" w:line="240" w:lineRule="auto"/>
        <w:jc w:val="both"/>
        <w:rPr>
          <w:rFonts w:ascii="Georgia" w:eastAsiaTheme="minorEastAsia" w:hAnsi="Georgia"/>
          <w:sz w:val="20"/>
          <w:szCs w:val="20"/>
          <w:lang w:eastAsia="de-DE"/>
        </w:rPr>
      </w:pPr>
    </w:p>
    <w:p w14:paraId="221E432E" w14:textId="74836F98"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 xml:space="preserve">Von einem Praktikum bei Ihnen erhoffe ich mir eine steile Lernkurve, Verantwortung übernehmen zu können, und gemeinsam mit Ihnen Ihren Kunden Mehrwert bringen zu können. Ich bin mir sicher, dass ich durch mein starkes Interesse an der Beratungsbranche, sowie aufgrund meiner hervorragenden analytischen Fähigkeiten und hoher Motivation eine Bereicherung für </w:t>
      </w:r>
      <w:r w:rsidRPr="00C32302">
        <w:rPr>
          <w:rFonts w:ascii="Georgia" w:hAnsi="Georgia" w:cs="Times New Roman"/>
          <w:sz w:val="20"/>
          <w:szCs w:val="20"/>
          <w:highlight w:val="lightGray"/>
        </w:rPr>
        <w:t>Integration</w:t>
      </w:r>
      <w:r w:rsidRPr="00C32302">
        <w:rPr>
          <w:rFonts w:ascii="Georgia" w:hAnsi="Georgia" w:cs="Times New Roman"/>
          <w:sz w:val="20"/>
          <w:szCs w:val="20"/>
        </w:rPr>
        <w:t xml:space="preserve"> sein werde. Ich würde mich sehr darüber freuen, Sie auch in einem persönlichen Gespräch von mir und meinen Kompetenzen überzeugen zu dürfen. </w:t>
      </w:r>
    </w:p>
    <w:p w14:paraId="7E04024A" w14:textId="77777777" w:rsidR="00C32302" w:rsidRPr="00C32302" w:rsidRDefault="00C32302" w:rsidP="00C32302">
      <w:pPr>
        <w:spacing w:after="0" w:line="240" w:lineRule="auto"/>
        <w:jc w:val="both"/>
        <w:rPr>
          <w:rFonts w:ascii="Georgia" w:hAnsi="Georgia" w:cs="Times New Roman"/>
          <w:sz w:val="20"/>
          <w:szCs w:val="20"/>
        </w:rPr>
      </w:pPr>
    </w:p>
    <w:p w14:paraId="714B7688" w14:textId="77777777" w:rsid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sz w:val="20"/>
          <w:szCs w:val="20"/>
        </w:rPr>
        <w:t>Mit freundlichen Grüßen</w:t>
      </w:r>
    </w:p>
    <w:p w14:paraId="0CB52B31" w14:textId="762E8259" w:rsidR="00C32302" w:rsidRPr="00C32302" w:rsidRDefault="00C32302" w:rsidP="00C32302">
      <w:pPr>
        <w:spacing w:after="0" w:line="240" w:lineRule="auto"/>
        <w:jc w:val="both"/>
        <w:rPr>
          <w:rFonts w:ascii="Georgia" w:hAnsi="Georgia" w:cs="Times New Roman"/>
          <w:sz w:val="20"/>
          <w:szCs w:val="20"/>
        </w:rPr>
      </w:pPr>
      <w:r w:rsidRPr="00C32302">
        <w:rPr>
          <w:rFonts w:ascii="Georgia" w:hAnsi="Georgia" w:cs="Times New Roman"/>
          <w:noProof/>
          <w:sz w:val="20"/>
          <w:szCs w:val="20"/>
        </w:rPr>
        <mc:AlternateContent>
          <mc:Choice Requires="wpi">
            <w:drawing>
              <wp:anchor distT="0" distB="0" distL="114300" distR="114300" simplePos="0" relativeHeight="251669504" behindDoc="0" locked="0" layoutInCell="1" allowOverlap="1" wp14:anchorId="1D46B5D1" wp14:editId="3CB9E38D">
                <wp:simplePos x="0" y="0"/>
                <wp:positionH relativeFrom="column">
                  <wp:posOffset>0</wp:posOffset>
                </wp:positionH>
                <wp:positionV relativeFrom="paragraph">
                  <wp:posOffset>37465</wp:posOffset>
                </wp:positionV>
                <wp:extent cx="1435100" cy="262890"/>
                <wp:effectExtent l="38100" t="38100" r="38100" b="29210"/>
                <wp:wrapNone/>
                <wp:docPr id="5" name="Freihand 11"/>
                <wp:cNvGraphicFramePr/>
                <a:graphic xmlns:a="http://schemas.openxmlformats.org/drawingml/2006/main">
                  <a:graphicData uri="http://schemas.microsoft.com/office/word/2010/wordprocessingInk">
                    <w14:contentPart bwMode="auto" r:id="rId16">
                      <w14:nvContentPartPr>
                        <w14:cNvContentPartPr/>
                      </w14:nvContentPartPr>
                      <w14:xfrm>
                        <a:off x="0" y="0"/>
                        <a:ext cx="1435100" cy="262890"/>
                      </w14:xfrm>
                    </w14:contentPart>
                  </a:graphicData>
                </a:graphic>
                <wp14:sizeRelH relativeFrom="margin">
                  <wp14:pctWidth>0</wp14:pctWidth>
                </wp14:sizeRelH>
                <wp14:sizeRelV relativeFrom="margin">
                  <wp14:pctHeight>0</wp14:pctHeight>
                </wp14:sizeRelV>
              </wp:anchor>
            </w:drawing>
          </mc:Choice>
          <mc:Fallback>
            <w:pict>
              <v:shape w14:anchorId="3E17DBAD" id="Freihand 11" o:spid="_x0000_s1026" type="#_x0000_t75" style="position:absolute;margin-left:-.6pt;margin-top:2.35pt;width:114.2pt;height:2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">
                <v:imagedata r:id="rId11" o:title=""/>
              </v:shape>
            </w:pict>
          </mc:Fallback>
        </mc:AlternateContent>
      </w:r>
    </w:p>
    <w:p w14:paraId="33473F19" w14:textId="77777777" w:rsidR="00C32302" w:rsidRPr="00C32302" w:rsidRDefault="00C32302">
      <w:pPr>
        <w:rPr>
          <w:sz w:val="2"/>
          <w:szCs w:val="2"/>
        </w:rPr>
      </w:pPr>
    </w:p>
    <w:sectPr w:rsidR="00C32302" w:rsidRPr="00C32302" w:rsidSect="00B65218">
      <w:pgSz w:w="11900" w:h="16840"/>
      <w:pgMar w:top="851" w:right="1418" w:bottom="510"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andra Muchin" w:date="2021-02-26T11:24:00Z" w:initials="AM">
    <w:p w14:paraId="1866851D" w14:textId="25DC851A" w:rsidR="00D84454" w:rsidRDefault="00D84454">
      <w:pPr>
        <w:pStyle w:val="Kommentartext"/>
      </w:pPr>
      <w:r>
        <w:rPr>
          <w:rStyle w:val="Kommentarzeichen"/>
        </w:rPr>
        <w:annotationRef/>
      </w:r>
      <w:r>
        <w:t xml:space="preserve">Auch nummer? </w:t>
      </w:r>
    </w:p>
  </w:comment>
  <w:comment w:id="1" w:author="Alexandra Muchin" w:date="2021-02-26T11:24:00Z" w:initials="AM">
    <w:p w14:paraId="16DDDAC3" w14:textId="581E2B0D" w:rsidR="00D84454" w:rsidRDefault="00D84454">
      <w:pPr>
        <w:pStyle w:val="Kommentartext"/>
      </w:pPr>
      <w:r>
        <w:rPr>
          <w:rStyle w:val="Kommentarzeichen"/>
        </w:rPr>
        <w:annotationRef/>
      </w:r>
    </w:p>
  </w:comment>
  <w:comment w:id="13" w:author="Alexandra Muchin" w:date="2021-02-26T11:34:00Z" w:initials="AM">
    <w:p w14:paraId="473CFBDE" w14:textId="6C000869" w:rsidR="00EE1DF1" w:rsidRDefault="00EE1DF1">
      <w:pPr>
        <w:pStyle w:val="Kommentartext"/>
      </w:pPr>
      <w:r>
        <w:rPr>
          <w:rStyle w:val="Kommentarzeichen"/>
        </w:rPr>
        <w:annotationRef/>
      </w:r>
      <w:r>
        <w:t xml:space="preserve">Standorte </w:t>
      </w:r>
      <w:r>
        <w:t>münchen oder franfurt – welche adresse sollt ich benutzen?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66851D" w15:done="0"/>
  <w15:commentEx w15:paraId="16DDDAC3" w15:done="0"/>
  <w15:commentEx w15:paraId="473CF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E358FE" w16cex:dateUtc="2021-02-26T10:24:00Z"/>
  <w16cex:commentExtensible w16cex:durableId="23E358F3" w16cex:dateUtc="2021-02-26T10:24:00Z"/>
  <w16cex:commentExtensible w16cex:durableId="23E35B3D" w16cex:dateUtc="2021-02-26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66851D" w16cid:durableId="23E358FE"/>
  <w16cid:commentId w16cid:paraId="16DDDAC3" w16cid:durableId="23E358F3"/>
  <w16cid:commentId w16cid:paraId="473CFBDE" w16cid:durableId="23E35B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CC850" w14:textId="77777777" w:rsidR="0056085B" w:rsidRDefault="0056085B" w:rsidP="005D001F">
      <w:pPr>
        <w:spacing w:after="0" w:line="240" w:lineRule="auto"/>
      </w:pPr>
      <w:r>
        <w:separator/>
      </w:r>
    </w:p>
  </w:endnote>
  <w:endnote w:type="continuationSeparator" w:id="0">
    <w:p w14:paraId="39BBE0A4" w14:textId="77777777" w:rsidR="0056085B" w:rsidRDefault="0056085B" w:rsidP="005D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0B394" w14:textId="77777777" w:rsidR="0056085B" w:rsidRDefault="0056085B" w:rsidP="005D001F">
      <w:pPr>
        <w:spacing w:after="0" w:line="240" w:lineRule="auto"/>
      </w:pPr>
      <w:r>
        <w:separator/>
      </w:r>
    </w:p>
  </w:footnote>
  <w:footnote w:type="continuationSeparator" w:id="0">
    <w:p w14:paraId="57458358" w14:textId="77777777" w:rsidR="0056085B" w:rsidRDefault="0056085B" w:rsidP="005D001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ra Muchin">
    <w15:presenceInfo w15:providerId="AD" w15:userId="S::alexandra.muchin@uzk.onmicrosoft.com::a7452f00-9308-448d-a5e6-5dce36d12a21"/>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18"/>
    <w:rsid w:val="004E5FCE"/>
    <w:rsid w:val="0056085B"/>
    <w:rsid w:val="005D001F"/>
    <w:rsid w:val="00806FCE"/>
    <w:rsid w:val="00AA6EB5"/>
    <w:rsid w:val="00B65218"/>
    <w:rsid w:val="00BF780D"/>
    <w:rsid w:val="00C32302"/>
    <w:rsid w:val="00CA17F4"/>
    <w:rsid w:val="00D84454"/>
    <w:rsid w:val="00E96D42"/>
    <w:rsid w:val="00EE1D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7A594C"/>
  <w15:chartTrackingRefBased/>
  <w15:docId w15:val="{6B62AB9F-9B3F-F042-8B8F-D0F9EDAF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5218"/>
    <w:pPr>
      <w:spacing w:after="160" w:line="259" w:lineRule="auto"/>
    </w:pPr>
    <w:rPr>
      <w:sz w:val="22"/>
      <w:szCs w:val="2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s4">
    <w:name w:val="s4"/>
    <w:basedOn w:val="Absatz-Standardschriftart"/>
    <w:rsid w:val="00B65218"/>
  </w:style>
  <w:style w:type="paragraph" w:customStyle="1" w:styleId="s3">
    <w:name w:val="s3"/>
    <w:basedOn w:val="Standard"/>
    <w:rsid w:val="00B65218"/>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styleId="Kopfzeile">
    <w:name w:val="header"/>
    <w:basedOn w:val="Standard"/>
    <w:link w:val="KopfzeileZchn"/>
    <w:uiPriority w:val="99"/>
    <w:unhideWhenUsed/>
    <w:rsid w:val="005D001F"/>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5D001F"/>
    <w:rPr>
      <w:sz w:val="22"/>
      <w:szCs w:val="22"/>
      <w:lang w:val="de-DE"/>
    </w:rPr>
  </w:style>
  <w:style w:type="paragraph" w:styleId="Fuzeile">
    <w:name w:val="footer"/>
    <w:basedOn w:val="Standard"/>
    <w:link w:val="FuzeileZchn"/>
    <w:uiPriority w:val="99"/>
    <w:unhideWhenUsed/>
    <w:rsid w:val="005D001F"/>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5D001F"/>
    <w:rPr>
      <w:sz w:val="22"/>
      <w:szCs w:val="22"/>
      <w:lang w:val="de-DE"/>
    </w:rPr>
  </w:style>
  <w:style w:type="character" w:customStyle="1" w:styleId="apple-converted-space">
    <w:name w:val="apple-converted-space"/>
    <w:basedOn w:val="Absatz-Standardschriftart"/>
    <w:rsid w:val="005D001F"/>
  </w:style>
  <w:style w:type="character" w:styleId="Kommentarzeichen">
    <w:name w:val="annotation reference"/>
    <w:basedOn w:val="Absatz-Standardschriftart"/>
    <w:uiPriority w:val="99"/>
    <w:semiHidden/>
    <w:unhideWhenUsed/>
    <w:rsid w:val="00D84454"/>
    <w:rPr>
      <w:sz w:val="16"/>
      <w:szCs w:val="16"/>
    </w:rPr>
  </w:style>
  <w:style w:type="paragraph" w:styleId="Kommentartext">
    <w:name w:val="annotation text"/>
    <w:basedOn w:val="Standard"/>
    <w:link w:val="KommentartextZchn"/>
    <w:uiPriority w:val="99"/>
    <w:semiHidden/>
    <w:unhideWhenUsed/>
    <w:rsid w:val="00D8445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84454"/>
    <w:rPr>
      <w:sz w:val="20"/>
      <w:szCs w:val="20"/>
      <w:lang w:val="de-DE"/>
    </w:rPr>
  </w:style>
  <w:style w:type="paragraph" w:styleId="Kommentarthema">
    <w:name w:val="annotation subject"/>
    <w:basedOn w:val="Kommentartext"/>
    <w:next w:val="Kommentartext"/>
    <w:link w:val="KommentarthemaZchn"/>
    <w:uiPriority w:val="99"/>
    <w:semiHidden/>
    <w:unhideWhenUsed/>
    <w:rsid w:val="00D84454"/>
    <w:rPr>
      <w:b/>
      <w:bCs/>
    </w:rPr>
  </w:style>
  <w:style w:type="character" w:customStyle="1" w:styleId="KommentarthemaZchn">
    <w:name w:val="Kommentarthema Zchn"/>
    <w:basedOn w:val="KommentartextZchn"/>
    <w:link w:val="Kommentarthema"/>
    <w:uiPriority w:val="99"/>
    <w:semiHidden/>
    <w:rsid w:val="00D84454"/>
    <w:rPr>
      <w:b/>
      <w:bCs/>
      <w:sz w:val="20"/>
      <w:szCs w:val="20"/>
      <w:lang w:val="de-DE"/>
    </w:rPr>
  </w:style>
  <w:style w:type="paragraph" w:styleId="berarbeitung">
    <w:name w:val="Revision"/>
    <w:hidden/>
    <w:uiPriority w:val="99"/>
    <w:semiHidden/>
    <w:rsid w:val="00806FCE"/>
    <w:rPr>
      <w:sz w:val="22"/>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ink/ink3.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customXml" Target="ink/ink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ink/ink6.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customXml" Target="ink/ink5.xml"/><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4T19:27:58.116"/>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92">888 628 8000,'-13'5'0,"2"1"-753,2-3 162,5-1 686,1-2 0,3 0-72,3-2 1,2-1-24,5 0 0,3-5 0,3 2 0</inkml:trace>
  <inkml:trace contextRef="#ctx0" brushRef="#br0" timeOffset="2709">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44.783"/>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48.403"/>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53.344"/>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09:48:55.557"/>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26T11:17:13.885"/>
    </inkml:context>
    <inkml:brush xml:id="br0">
      <inkml:brushProperty name="width" value="0.04286" units="cm"/>
      <inkml:brushProperty name="height" value="0.04286" units="cm"/>
    </inkml:brush>
  </inkml:definitions>
  <inkml:trace contextRef="#ctx0" brushRef="#br0">9 554 8082,'-1'-3'-385,"-2"1"398,2 1 160,-3 1-54,4 0 0,0 3 74,0 1 1,4 3 13,1 2 0,0 1-87,0 1 0,1 2 48,2-1 0,-1 3-208,2 0 0,-4-2 111,0 2 1,1-3-155,2-2 1,-1 0 54,2-5 0,-1-1-80,0-4 0,1-1-106,1-2 0,0-5 88,4-8 0,-4-1 10,4-3 0,0-5 37,2-4 0,-3-1-141,1-7 0,-1 1 85,4-4 1,-2-1-54,1-2 0,0 0 39,1 2 0,-1-1 167,-1 4 0,4 0 92,0 6 1,0 2-69,-7 6 0,1 4 94,-2 5 1,-5 4-80,2 4 211,-2 3 0,-1 5-27,-2 4 1,-2 6 0,-1 3 1,0 5-130,0 2 1,0 4-68,0 4 1,0 2-59,4 3 1,-4 4 69,2 1 1,-1 4-239,-1-2 0,0-1 69,0 0 0,-2-6-35,-1-4 0,1-4 62,2-3 1,-1-2-145,-2-4 0,1-2 65,-3-3 0,2-1 99,-2-1 0,3-5 71,-5-1 1,5-2-101,-3-1 1,0-3-146,0-3 1,-3-4 110,3-2 0,-2-1 32,-1-3 0,-1-2 21,-2 0 0,1-1 70,-3-4 0,0 2-80,-4-4 0,5 2 32,-2 3 1,1 0 203,0 2 0,1 4-153,5 2 0,0 4 494,2 3-252,4 2 0,-3 2 35,4 2 1,2 2-111,3 3 1,1-1-22,4 1 1,3 1-2,0-1 1,2 0 1,2-1 0,-1-1-236,3 1 0,2-3 73,3-2 1,-1 0-500,1-1 0,-2-2 516,5-2 0,1-1 0,1 0 0</inkml:trace>
  <inkml:trace contextRef="#ctx0" brushRef="#br0" timeOffset="1">888 628 8000,'-13'5'0,"2"1"-753,2-3 162,5-1 686,1-2 0,3 0-72,3-2 1,2-1-24,5 0 0,3-5 0,3 2 0</inkml:trace>
  <inkml:trace contextRef="#ctx0" brushRef="#br0" timeOffset="2">1152 721 7729,'3'-3'-259,"-1"-2"316,0 1 1,1-1 108,-1 0 1,2-1-85,1-1 0,5-2 63,-3-1 0,5-3-7,-2-2 0,2-2-180,5 0 0,-1-3 128,0-3 1,3-1-192,3-3 1,0-2 44,-1-3 0,3-2-274,-2-3 0,0 0 124,0-1 0,0-2-108,1 1 1,-4 2 134,-4 2 1,-3 6 154,-7 2 1,-1 4-27,-4 4 0,-4 0-3,-1 7 0,-6 3 318,-3 3 1,-1 1-128,-1 4 1,3-1 173,-1 2 1,2 2-101,-2 2 0,3 3-18,3-1 0,-1 6-62,2 1 0,2 3-106,-1 2 1,2 2 65,-1 4 0,0 4 19,2 7 0,2 1-130,-1 4 0,0 2 83,2 6 1,-2 3-222,-1 0 1,1-3 119,2-3 0,0-5-146,0-4 1,3-4 52,3-6 1,1-7 0,1-4 0,0-6 68,4-2 0,-2-4 41,2-3 0,0-5 22,1-6 1,0-4-57,3-6 1,-1-2 30,-1-3 1,1-2-2,-1-3 1,0-2-155,0-2 0,1-2 102,-1-1 0,-1 1-109,1-2 1,1 3 180,-2-2 1,2 6-15,-1 2 0,-1 4 84,-1 2 0,-2 5-136,-3 0 1,1 6 464,-3 2-135,2 2-123,-2 6 0,-1 3-72,-1 4 0,-2 4 137,-1 3 1,0 4-119,0 5 0,-2 4-1,-1 1 1,-1 4-11,2 1 0,-3 6-5,-3 1 1,-1 2-80,2 2 0,-1 0 80,0 1 0,4-7-222,1-4 1,2-6 51,1-3 1,1-5-133,2-2 1,-2-6 19,4 0 1,1-4 108,2-4 1,-1-3 156,2-3 1,1-6-129,2-4 1,1-3 56,1-3 0,1-5-31,2-2 1,-4-3 18,0-3 0,1 0 46,2-2 0,3 0 12,0-2 1,1 3 155,-1 0 0,-3 6-125,3 1 0,-5 5 202,-1 4 1,-3 4-68,1 4 0,-5 4 74,0 1 0,-5 3-96,2 6 1,-2 1 88,-1 4 0,0 4-86,0 4 0,-1 5-73,-2 3 0,0 2 13,-2 3 1,-3 1-125,3 2 0,1 1-87,-2-1 0,5 0 68,-2 0 1,2-5-197,1-2 1,1-5 73,2 0 1,-1-3 21,6-2 1,-4-4 76,4-5 1,1 0-106,1-2 0,1-2 63,-3-2 1,1-1 41,2-3 0,-2-2-81,2-5 0,0-1 63,-1-3 0,3-1-203,-3 0 0,-1 0 124,2-1 0,-2 2 123,-1 1 1,-2 0-84,-1 3 0,-3 3 117,3 1 1,-2 0-85,-1 2 362,0 0-34,1 2 0,-3 1-92,3 4 0,-2 1 82,-1 5 0,-2 1-88,-1 4 0,-2 0 1,1 3 1,2-1-57,2-1 0,-3 0 42,1 1 1,-1-2-66,3-3 1,3 1-28,-1-2 0,5 1-129,-2-3 0,2-1 99,2-3 0,1-2-160,1 0 1,1-2 103,-2-3 0,0-3-164,4-2 0,-1-1 103,4-1 1,-5-2-117,2-2 0,-1 2 87,0-1 1,0 1 46,-3-2 1,-1 4 143,-2 0 1,1 1-143,-2 2 1,-2 1 202,1 1-228,-3 4 296,2-3 29,-4 4-148,-4 1 0,-1 3-8,-2 2 0,-1 3 6,0-1 0,0 3 137,-1-1 0,2 1-89,-2 1 1,3 0 99,-1 2 1,1 0-67,0 2 0,0 0-34,0-2 1,3-1-32,3-2 0,1 1-128,1-2 1,4 0-149,1-4 0,4 2 82,3-5 0,1-1-14,2-1 0,-1-2 51,0-2 1,1-2-125,-2 0 1,1-4 33,0-2 1,1 0-27,-1 0 0,0-2 100,-1-1 0,2 0-12,-1-2 1,-2 2 155,-2 1 0,-2-1-80,2 2 0,-5 0 44,-2 2 1,2 3-130,-4 1 206,0-1 0,-3 1-134,0 0 318,0 4-221,-4 0 0,-1 3-38,-3 0 0,3 3 62,-1 0 0,1 4-64,-2 2 1,0 0 99,2 2 0,0 0-87,-4 3 1,3-1 2,0 1 1,0 0 6,3 2 0,1 1 122,2-1 1,0-1-63,0-1 1,0-2-4,0 0 0,3-1-88,2-1 1,4-3-134,1-2 0,0-1 31,4-3 1,0-1 69,1-1 1,1-5-69,1-5 0,-1-3 69,0-2 1,-1-3-209,2-2 0,2-2 117,-1-5 1,2 1 49,-1-4 0,-2-2-218,1-2 0,1 0 74,0-5 1,-1 3 172,3 1 1,-3 4-72,0 5 0,-4 5 265,-4 3 0,-1 6-25,-4 2 106,-1 2-152,-4 6 1,-1 4 130,-2 4 1,1 4-27,-6 3 1,2 0-114,-5 5 1,2-2 131,0 6 0,1-1-129,1 4 1,-2-2 129,2 1 0,2 2-66,-2 0 0,3 0 38,-2 0 0,0 0-64,3 2 1,-2-1 135,3-2 1,-1-1-167,3-3 0,0-3-154,0-1 1,0-4-12,4-1 1,0-3 40,5-2 1,1-2-91,1 1 0,0-4 82,1-1 0,-1-2-128,1-4 1,5 0-13,-5-2 0,1-1 95,1 0 0,0-1 85,1 0 0,-3 3-49,-1-1 0,1 4 84,-1 1 0,-1 2-76,-1-1 0,1 1 88,1 1 1,-1 0-69,-1 0 0,1 2 119,1 0 0,1 2-1,-5-1 1,2 2 60,2 1 0,-2-1-100,1 0 1,0 1 13,2-1 0,-4 1-26,2-1 0,0 0 9,2 1 1,-2-1-37,2-1 0,0-2 38,1-2 1,-1 0-153,2 0 1,1 0-34,-5 0 1,4-1-137,-4 0 1,5-3 131,-3-1 1,5-1-62,-2 1 1,-2-1-9,1 0 1,-1 0 92,-1 2 0,3 0 103,-5 0 0,3 1-119,-3 2 1,-1 0 270,2-1 0,-1 3 63,0 1 1,-1 2 75,2 0 1,1 0-52,-1 2 0,0-1-66,1 1 1,0-1-162,3 0 0,1 0 85,1-2 0,0-2-348,2 1 1,3-2 108,4 0 1,0 0 141,7 0 0,1-2 0,6-1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3650</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Muchin</dc:creator>
  <cp:keywords/>
  <dc:description/>
  <cp:lastModifiedBy>David Döbele</cp:lastModifiedBy>
  <cp:revision>3</cp:revision>
  <dcterms:created xsi:type="dcterms:W3CDTF">2021-02-26T11:19:00Z</dcterms:created>
  <dcterms:modified xsi:type="dcterms:W3CDTF">2021-11-16T19:13:00Z</dcterms:modified>
</cp:coreProperties>
</file>