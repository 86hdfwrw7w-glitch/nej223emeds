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FD7AB"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Michael Rom</w:t>
      </w:r>
    </w:p>
    <w:p w14:paraId="73619375"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Schaunbergstraße 24</w:t>
      </w:r>
    </w:p>
    <w:p w14:paraId="0162F5A1"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 xml:space="preserve">A-4553 Schlierbach </w:t>
      </w:r>
    </w:p>
    <w:p w14:paraId="4C75DA5C"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 xml:space="preserve">E-Mail: </w:t>
      </w:r>
      <w:r w:rsidRPr="00A66D7B">
        <w:rPr>
          <w:rFonts w:ascii="Georgia" w:hAnsi="Georgia" w:cs="Georgia"/>
          <w:color w:val="000000"/>
          <w:sz w:val="21"/>
          <w:szCs w:val="21"/>
        </w:rPr>
        <w:t>michaelrom@gmx.at</w:t>
      </w:r>
    </w:p>
    <w:p w14:paraId="6046D017" w14:textId="77777777" w:rsidR="00DE3226" w:rsidRPr="00A66D7B" w:rsidRDefault="00DE3226" w:rsidP="00DE3226">
      <w:pPr>
        <w:spacing w:after="0"/>
        <w:jc w:val="right"/>
        <w:rPr>
          <w:rFonts w:ascii="Georgia" w:hAnsi="Georgia" w:cs="Georgia"/>
          <w:color w:val="000000"/>
          <w:sz w:val="21"/>
          <w:szCs w:val="21"/>
        </w:rPr>
      </w:pPr>
      <w:r w:rsidRPr="00A66D7B">
        <w:rPr>
          <w:rFonts w:ascii="Georgia" w:hAnsi="Georgia" w:cs="Times New Roman"/>
          <w:sz w:val="21"/>
          <w:szCs w:val="21"/>
        </w:rPr>
        <w:t xml:space="preserve">Mobil: </w:t>
      </w:r>
      <w:r w:rsidRPr="00A66D7B">
        <w:rPr>
          <w:rFonts w:ascii="Georgia" w:hAnsi="Georgia" w:cs="Georgia"/>
          <w:color w:val="000000"/>
          <w:sz w:val="21"/>
          <w:szCs w:val="21"/>
        </w:rPr>
        <w:t>+43 650 2411182</w:t>
      </w:r>
    </w:p>
    <w:p w14:paraId="17A9F167" w14:textId="77777777" w:rsidR="00DE3226" w:rsidRPr="00A66D7B" w:rsidRDefault="00DE3226" w:rsidP="00DE3226">
      <w:pPr>
        <w:spacing w:after="0"/>
        <w:rPr>
          <w:rFonts w:ascii="Georgia" w:hAnsi="Georgia" w:cs="Georgia"/>
          <w:color w:val="000000"/>
          <w:sz w:val="21"/>
          <w:szCs w:val="21"/>
        </w:rPr>
      </w:pPr>
      <w:r>
        <w:rPr>
          <w:rFonts w:ascii="Georgia" w:hAnsi="Georgia" w:cs="Georgia"/>
          <w:color w:val="000000"/>
          <w:sz w:val="21"/>
          <w:szCs w:val="21"/>
        </w:rPr>
        <w:t>Edelweiss Corporate Finance GmbH</w:t>
      </w:r>
    </w:p>
    <w:p w14:paraId="6D9EB73C" w14:textId="1786BBBD" w:rsidR="00DE3226" w:rsidRPr="00A66D7B" w:rsidRDefault="00DE3226" w:rsidP="00DE3226">
      <w:pPr>
        <w:spacing w:after="0"/>
        <w:rPr>
          <w:rFonts w:ascii="Georgia" w:hAnsi="Georgia"/>
          <w:sz w:val="21"/>
          <w:szCs w:val="21"/>
        </w:rPr>
      </w:pPr>
      <w:r>
        <w:rPr>
          <w:rFonts w:ascii="Georgia" w:hAnsi="Georgia"/>
          <w:sz w:val="21"/>
          <w:szCs w:val="21"/>
        </w:rPr>
        <w:t>Opernplatz 14</w:t>
      </w:r>
      <w:r w:rsidRPr="00A66D7B">
        <w:rPr>
          <w:rFonts w:ascii="Georgia" w:hAnsi="Georgia"/>
          <w:sz w:val="21"/>
          <w:szCs w:val="21"/>
        </w:rPr>
        <w:br/>
      </w:r>
      <w:r>
        <w:rPr>
          <w:rFonts w:ascii="Georgia" w:hAnsi="Georgia"/>
          <w:sz w:val="21"/>
          <w:szCs w:val="21"/>
        </w:rPr>
        <w:t>60313 Frankfurt am Main</w:t>
      </w:r>
    </w:p>
    <w:p w14:paraId="7CE86930" w14:textId="77777777" w:rsidR="00DE3226" w:rsidRPr="00A66D7B" w:rsidRDefault="00DE3226" w:rsidP="00DE3226">
      <w:pPr>
        <w:spacing w:after="0"/>
        <w:jc w:val="right"/>
        <w:rPr>
          <w:rFonts w:ascii="Georgia" w:hAnsi="Georgia" w:cs="Times New Roman"/>
          <w:sz w:val="21"/>
          <w:szCs w:val="21"/>
        </w:rPr>
      </w:pPr>
      <w:r w:rsidRPr="00A66D7B">
        <w:rPr>
          <w:rFonts w:ascii="Georgia" w:hAnsi="Georgia" w:cs="Times New Roman"/>
          <w:sz w:val="21"/>
          <w:szCs w:val="21"/>
        </w:rPr>
        <w:t xml:space="preserve">Hyderabad, </w:t>
      </w:r>
      <w:r>
        <w:rPr>
          <w:rFonts w:ascii="Georgia" w:hAnsi="Georgia" w:cs="Times New Roman"/>
          <w:sz w:val="21"/>
          <w:szCs w:val="21"/>
        </w:rPr>
        <w:t>21.11.2023</w:t>
      </w:r>
    </w:p>
    <w:p w14:paraId="7B1841F5" w14:textId="77777777" w:rsidR="00DE3226" w:rsidRPr="00A66D7B" w:rsidRDefault="00DE3226" w:rsidP="00DE3226">
      <w:pPr>
        <w:spacing w:after="0"/>
        <w:jc w:val="right"/>
        <w:rPr>
          <w:rFonts w:ascii="Georgia" w:hAnsi="Georgia" w:cs="Times New Roman"/>
          <w:sz w:val="21"/>
          <w:szCs w:val="21"/>
        </w:rPr>
      </w:pPr>
    </w:p>
    <w:p w14:paraId="6CA74704" w14:textId="77777777" w:rsidR="00DE3226" w:rsidRPr="00A66D7B" w:rsidRDefault="00DE3226" w:rsidP="00DE3226">
      <w:pPr>
        <w:spacing w:after="0"/>
        <w:rPr>
          <w:rFonts w:ascii="Georgia" w:hAnsi="Georgia" w:cs="Times New Roman"/>
          <w:b/>
          <w:sz w:val="21"/>
          <w:szCs w:val="21"/>
        </w:rPr>
      </w:pPr>
      <w:r w:rsidRPr="00A66D7B">
        <w:rPr>
          <w:rFonts w:ascii="Georgia" w:hAnsi="Georgia" w:cs="Times New Roman"/>
          <w:b/>
          <w:sz w:val="21"/>
          <w:szCs w:val="21"/>
        </w:rPr>
        <w:t xml:space="preserve">Bewerbung um ein Praktikum im Bereich Mergers &amp; Acquisitions </w:t>
      </w:r>
    </w:p>
    <w:p w14:paraId="685C5DC3" w14:textId="77777777" w:rsidR="00DE3226" w:rsidRPr="00A66D7B" w:rsidRDefault="00DE3226" w:rsidP="00DE3226">
      <w:pPr>
        <w:spacing w:after="0"/>
        <w:rPr>
          <w:rFonts w:ascii="Georgia" w:hAnsi="Georgia" w:cs="Times New Roman"/>
          <w:b/>
          <w:sz w:val="21"/>
          <w:szCs w:val="21"/>
        </w:rPr>
      </w:pPr>
    </w:p>
    <w:p w14:paraId="3A85DEAD" w14:textId="77777777" w:rsidR="00DE3226" w:rsidRPr="00A66D7B" w:rsidRDefault="00DE3226" w:rsidP="00DE3226">
      <w:pPr>
        <w:spacing w:after="0"/>
        <w:rPr>
          <w:rFonts w:ascii="Georgia" w:hAnsi="Georgia" w:cs="Times New Roman"/>
          <w:b/>
          <w:sz w:val="21"/>
          <w:szCs w:val="21"/>
        </w:rPr>
      </w:pPr>
    </w:p>
    <w:p w14:paraId="3CBC6EB6" w14:textId="77777777" w:rsidR="00DE3226" w:rsidRPr="00A66D7B" w:rsidRDefault="00DE3226" w:rsidP="00DE3226">
      <w:pPr>
        <w:spacing w:after="0"/>
        <w:rPr>
          <w:rFonts w:ascii="Georgia" w:hAnsi="Georgia" w:cs="Times New Roman"/>
          <w:sz w:val="21"/>
          <w:szCs w:val="21"/>
        </w:rPr>
      </w:pPr>
      <w:r w:rsidRPr="00A66D7B">
        <w:rPr>
          <w:rFonts w:ascii="Georgia" w:hAnsi="Georgia" w:cs="Times New Roman"/>
          <w:sz w:val="21"/>
          <w:szCs w:val="21"/>
        </w:rPr>
        <w:t>Sehr geehrte Damen und Herren,</w:t>
      </w:r>
    </w:p>
    <w:p w14:paraId="23F00A1F" w14:textId="77777777" w:rsidR="00DE3226" w:rsidRPr="00A66D7B" w:rsidRDefault="00DE3226" w:rsidP="00DE3226">
      <w:pPr>
        <w:spacing w:after="0"/>
        <w:rPr>
          <w:rFonts w:ascii="Georgia" w:hAnsi="Georgia" w:cs="Times New Roman"/>
          <w:sz w:val="21"/>
          <w:szCs w:val="21"/>
        </w:rPr>
      </w:pPr>
    </w:p>
    <w:p w14:paraId="4AC0FE1C" w14:textId="3D42C594" w:rsidR="00DE3226" w:rsidRPr="00A66D7B" w:rsidRDefault="00DE3226" w:rsidP="00DE3226">
      <w:pPr>
        <w:spacing w:after="0"/>
        <w:jc w:val="both"/>
        <w:rPr>
          <w:rFonts w:ascii="Georgia" w:hAnsi="Georgia" w:cs="Times New Roman"/>
          <w:sz w:val="21"/>
          <w:szCs w:val="21"/>
        </w:rPr>
      </w:pPr>
      <w:r w:rsidRPr="00A66D7B">
        <w:rPr>
          <w:rFonts w:ascii="Georgia" w:hAnsi="Georgia" w:cs="Times New Roman"/>
          <w:sz w:val="21"/>
          <w:szCs w:val="21"/>
        </w:rPr>
        <w:t xml:space="preserve">durch das Fach „Geografie und Wirtschaftskunde“ entwickelte ich im Laufe meiner Schulzeit ein starkes finanzwirtschaftliches Interesse. Folglich habe ich meine ersten eigenen Investitionen in Form von Exchange-Traded Funds getätigt und mir simultan ein Bewusstsein für die zahlreichen Karrieremöglichkeiten in dieser Branche geschaffen. Als Favorit hat sich dabei das </w:t>
      </w:r>
      <w:r w:rsidRPr="00E002D4">
        <w:rPr>
          <w:rFonts w:ascii="Georgia" w:hAnsi="Georgia" w:cs="Times New Roman"/>
          <w:sz w:val="21"/>
          <w:szCs w:val="21"/>
        </w:rPr>
        <w:t>Investment Banking</w:t>
      </w:r>
      <w:r w:rsidRPr="00A66D7B">
        <w:rPr>
          <w:rFonts w:ascii="Georgia" w:hAnsi="Georgia" w:cs="Times New Roman"/>
          <w:sz w:val="21"/>
          <w:szCs w:val="21"/>
        </w:rPr>
        <w:t xml:space="preserve"> herauskristallisiert, weil man in keinem anderen Bereich die bedeutsamen Transaktionen des Kapitalmarktes so unmittelbar mitgestalten kann. Ebenso reizend finde ich die steile Lernkurve, die durch das pulsierende Arbeitsumfeld innerhalb kürzester Zeit entsteht. Um die Prozesse hinter den fundamentalen Deals der Wirtschaftswelt kennenzulernen und mich eines Tages selbst aktiv im </w:t>
      </w:r>
      <w:r>
        <w:rPr>
          <w:rFonts w:ascii="Georgia" w:hAnsi="Georgia" w:cs="Times New Roman"/>
          <w:sz w:val="21"/>
          <w:szCs w:val="21"/>
        </w:rPr>
        <w:t>Investment Banking</w:t>
      </w:r>
      <w:r w:rsidRPr="00A66D7B">
        <w:rPr>
          <w:rFonts w:ascii="Georgia" w:hAnsi="Georgia" w:cs="Times New Roman"/>
          <w:sz w:val="21"/>
          <w:szCs w:val="21"/>
        </w:rPr>
        <w:t xml:space="preserve"> zu verwirklichen, möchte ich Sie ab Juli 2024 gerne als Praktikant für eine Dauer von sechs bis acht Wochen unterstützen.</w:t>
      </w:r>
    </w:p>
    <w:p w14:paraId="68E15083" w14:textId="77777777" w:rsidR="00DE3226" w:rsidRPr="00A66D7B" w:rsidRDefault="00DE3226" w:rsidP="00DE3226">
      <w:pPr>
        <w:spacing w:after="0"/>
        <w:jc w:val="both"/>
        <w:rPr>
          <w:rFonts w:ascii="Georgia" w:hAnsi="Georgia" w:cs="Times New Roman"/>
          <w:sz w:val="21"/>
          <w:szCs w:val="21"/>
        </w:rPr>
      </w:pPr>
    </w:p>
    <w:p w14:paraId="26DA915A" w14:textId="3D7A58C9" w:rsidR="00DE3226" w:rsidRPr="00A66D7B" w:rsidRDefault="00DE3226" w:rsidP="00DE3226">
      <w:pPr>
        <w:spacing w:after="0"/>
        <w:jc w:val="both"/>
        <w:rPr>
          <w:rFonts w:ascii="Georgia" w:hAnsi="Georgia" w:cs="Times New Roman"/>
          <w:sz w:val="21"/>
          <w:szCs w:val="21"/>
        </w:rPr>
      </w:pPr>
      <w:r w:rsidRPr="00A66D7B">
        <w:rPr>
          <w:rFonts w:ascii="Georgia" w:hAnsi="Georgia" w:cs="Times New Roman"/>
          <w:sz w:val="21"/>
          <w:szCs w:val="21"/>
        </w:rPr>
        <w:t xml:space="preserve">Bereits während meiner Gymnasialzeit habe ich mittels hervorragender schulischer Leistungen gezeigt, dass ich ein Ziel konsequent verfolgen und mich gewissenhaft in verschiedene Aufgabenbereiche einarbeiten kann. Außerdem übernahm ich schon damals gerne Verantwortung, weshalb ich in der elften Klasse die Chance ergriff, mich als Schülersprecher zu engagieren. In einem lehrreichen und zugleich herausfordernden Jahr startete ich Kooperationen mit zwei lokalen Unternehmen und verbesserte meine Kommunikationsfähigkeiten im Rahmen internationaler Schülervertretungstreffen. Primär stärkte ich jedoch meine Führungsqualitäten durch die Leitung eines engagierten Teams, das sich tatkräftig für unsere Mitschülerinnen und Mitschüler einsetzte. Mein Schuldirektor schätzte dabei insbesondere meine gelassene Herangehensweise, die ich selbst unter Druck bewahren konnte. </w:t>
      </w:r>
      <w:ins w:id="0" w:author="David Döbele" w:date="2023-11-21T19:28:00Z">
        <w:r w:rsidR="00544E84">
          <w:rPr>
            <w:rFonts w:ascii="Georgia" w:hAnsi="Georgia" w:cs="Times New Roman"/>
            <w:sz w:val="21"/>
            <w:szCs w:val="21"/>
          </w:rPr>
          <w:t>Diese Fähigkeit hilft mir aktuell auch während meines Zivi</w:t>
        </w:r>
      </w:ins>
      <w:ins w:id="1" w:author="David Döbele" w:date="2023-11-21T19:29:00Z">
        <w:r w:rsidR="00544E84">
          <w:rPr>
            <w:rFonts w:ascii="Georgia" w:hAnsi="Georgia" w:cs="Times New Roman"/>
            <w:sz w:val="21"/>
            <w:szCs w:val="21"/>
          </w:rPr>
          <w:t>ldiensts in Indien, wo ich XYZ…</w:t>
        </w:r>
      </w:ins>
      <w:ins w:id="2" w:author="David Döbele" w:date="2023-11-21T19:28:00Z">
        <w:r w:rsidR="00544E84">
          <w:rPr>
            <w:rFonts w:ascii="Georgia" w:hAnsi="Georgia" w:cs="Times New Roman"/>
            <w:sz w:val="21"/>
            <w:szCs w:val="21"/>
          </w:rPr>
          <w:t xml:space="preserve"> </w:t>
        </w:r>
      </w:ins>
      <w:del w:id="3" w:author="David Döbele" w:date="2023-11-21T19:29:00Z">
        <w:r w:rsidRPr="00A66D7B" w:rsidDel="00544E84">
          <w:rPr>
            <w:rFonts w:ascii="Georgia" w:hAnsi="Georgia" w:cs="Times New Roman"/>
            <w:sz w:val="21"/>
            <w:szCs w:val="21"/>
          </w:rPr>
          <w:delText xml:space="preserve">Diese </w:delText>
        </w:r>
      </w:del>
      <w:ins w:id="4" w:author="David Döbele" w:date="2023-11-21T19:29:00Z">
        <w:r w:rsidR="00544E84">
          <w:rPr>
            <w:rFonts w:ascii="Georgia" w:hAnsi="Georgia" w:cs="Times New Roman"/>
            <w:sz w:val="21"/>
            <w:szCs w:val="21"/>
          </w:rPr>
          <w:t>Meine</w:t>
        </w:r>
        <w:r w:rsidR="00544E84" w:rsidRPr="00A66D7B">
          <w:rPr>
            <w:rFonts w:ascii="Georgia" w:hAnsi="Georgia" w:cs="Times New Roman"/>
            <w:sz w:val="21"/>
            <w:szCs w:val="21"/>
          </w:rPr>
          <w:t xml:space="preserve"> </w:t>
        </w:r>
      </w:ins>
      <w:del w:id="5" w:author="David Döbele" w:date="2023-11-21T19:29:00Z">
        <w:r w:rsidRPr="00A66D7B" w:rsidDel="00544E84">
          <w:rPr>
            <w:rFonts w:ascii="Georgia" w:hAnsi="Georgia" w:cs="Times New Roman"/>
            <w:sz w:val="21"/>
            <w:szCs w:val="21"/>
          </w:rPr>
          <w:delText xml:space="preserve">Fertigkeit </w:delText>
        </w:r>
      </w:del>
      <w:ins w:id="6" w:author="David Döbele" w:date="2023-11-21T19:29:00Z">
        <w:r w:rsidR="00544E84">
          <w:rPr>
            <w:rFonts w:ascii="Georgia" w:hAnsi="Georgia" w:cs="Times New Roman"/>
            <w:sz w:val="21"/>
            <w:szCs w:val="21"/>
          </w:rPr>
          <w:t>bisher gewonnen Erfahrungen</w:t>
        </w:r>
        <w:r w:rsidR="00544E84" w:rsidRPr="00A66D7B">
          <w:rPr>
            <w:rFonts w:ascii="Georgia" w:hAnsi="Georgia" w:cs="Times New Roman"/>
            <w:sz w:val="21"/>
            <w:szCs w:val="21"/>
          </w:rPr>
          <w:t xml:space="preserve"> </w:t>
        </w:r>
      </w:ins>
      <w:r w:rsidRPr="00A66D7B">
        <w:rPr>
          <w:rFonts w:ascii="Georgia" w:hAnsi="Georgia" w:cs="Times New Roman"/>
          <w:sz w:val="21"/>
          <w:szCs w:val="21"/>
        </w:rPr>
        <w:t xml:space="preserve">möchte ich gepaart mit meiner Neugierde auf das Aufgabenspektrum im </w:t>
      </w:r>
      <w:r w:rsidRPr="00B24CB7">
        <w:rPr>
          <w:rFonts w:ascii="Georgia" w:hAnsi="Georgia" w:cs="Times New Roman"/>
          <w:sz w:val="21"/>
          <w:szCs w:val="21"/>
        </w:rPr>
        <w:t>M&amp;A</w:t>
      </w:r>
      <w:r w:rsidRPr="00A66D7B">
        <w:rPr>
          <w:rFonts w:ascii="Georgia" w:hAnsi="Georgia" w:cs="Times New Roman"/>
          <w:sz w:val="21"/>
          <w:szCs w:val="21"/>
        </w:rPr>
        <w:t xml:space="preserve"> gerne im Zuge eines Praktikums bei Ihnen einbringen.</w:t>
      </w:r>
    </w:p>
    <w:p w14:paraId="2A06E26B" w14:textId="77777777" w:rsidR="00DE3226" w:rsidRPr="00A66D7B" w:rsidRDefault="00DE3226" w:rsidP="00DE3226">
      <w:pPr>
        <w:spacing w:after="0"/>
        <w:jc w:val="both"/>
        <w:rPr>
          <w:rFonts w:ascii="Georgia" w:hAnsi="Georgia" w:cs="Times New Roman"/>
          <w:sz w:val="21"/>
          <w:szCs w:val="21"/>
        </w:rPr>
      </w:pPr>
    </w:p>
    <w:p w14:paraId="6528E99A" w14:textId="0A2ACD01" w:rsidR="00DE3226" w:rsidRPr="00A66D7B" w:rsidRDefault="00DE3226" w:rsidP="00DE3226">
      <w:pPr>
        <w:spacing w:after="0"/>
        <w:jc w:val="both"/>
        <w:rPr>
          <w:rFonts w:ascii="Georgia" w:hAnsi="Georgia" w:cs="Times New Roman"/>
          <w:sz w:val="21"/>
          <w:szCs w:val="21"/>
        </w:rPr>
      </w:pPr>
      <w:r>
        <w:rPr>
          <w:rFonts w:ascii="Georgia" w:hAnsi="Georgia" w:cs="Times New Roman"/>
          <w:sz w:val="21"/>
          <w:szCs w:val="21"/>
        </w:rPr>
        <w:t>Edelweiss Corporate Finance</w:t>
      </w:r>
      <w:r w:rsidRPr="00A66D7B">
        <w:rPr>
          <w:rFonts w:ascii="Georgia" w:hAnsi="Georgia" w:cs="Times New Roman"/>
          <w:sz w:val="21"/>
          <w:szCs w:val="21"/>
        </w:rPr>
        <w:t xml:space="preserve"> scheint mir für dieses Praktikum ideal.</w:t>
      </w:r>
      <w:r w:rsidR="00B665DF">
        <w:rPr>
          <w:rFonts w:ascii="Georgia" w:hAnsi="Georgia" w:cs="Times New Roman"/>
          <w:sz w:val="21"/>
          <w:szCs w:val="21"/>
        </w:rPr>
        <w:t xml:space="preserve"> </w:t>
      </w:r>
      <w:r w:rsidR="000E658D">
        <w:rPr>
          <w:rFonts w:ascii="Georgia" w:hAnsi="Georgia" w:cs="Times New Roman"/>
          <w:sz w:val="21"/>
          <w:szCs w:val="21"/>
        </w:rPr>
        <w:t>Mit Ihrem</w:t>
      </w:r>
      <w:r w:rsidR="00B665DF">
        <w:rPr>
          <w:rFonts w:ascii="Georgia" w:hAnsi="Georgia" w:cs="Times New Roman"/>
          <w:sz w:val="21"/>
          <w:szCs w:val="21"/>
        </w:rPr>
        <w:t xml:space="preserve"> Beratungsangebot</w:t>
      </w:r>
      <w:r w:rsidR="000E658D">
        <w:rPr>
          <w:rFonts w:ascii="Georgia" w:hAnsi="Georgia" w:cs="Times New Roman"/>
          <w:sz w:val="21"/>
          <w:szCs w:val="21"/>
        </w:rPr>
        <w:t>, das von</w:t>
      </w:r>
      <w:r w:rsidR="00B665DF">
        <w:rPr>
          <w:rFonts w:ascii="Georgia" w:hAnsi="Georgia" w:cs="Times New Roman"/>
          <w:sz w:val="21"/>
          <w:szCs w:val="21"/>
        </w:rPr>
        <w:t xml:space="preserve"> </w:t>
      </w:r>
      <w:r w:rsidR="000E658D">
        <w:rPr>
          <w:rFonts w:ascii="Georgia" w:hAnsi="Georgia" w:cs="Times New Roman"/>
          <w:sz w:val="21"/>
          <w:szCs w:val="21"/>
        </w:rPr>
        <w:t>der</w:t>
      </w:r>
      <w:r w:rsidR="00B665DF">
        <w:rPr>
          <w:rFonts w:ascii="Georgia" w:hAnsi="Georgia" w:cs="Times New Roman"/>
          <w:sz w:val="21"/>
          <w:szCs w:val="21"/>
        </w:rPr>
        <w:t xml:space="preserve"> Unternehmensbewertung und dem klassischen M&amp;A bis zur</w:t>
      </w:r>
      <w:r w:rsidR="000E658D">
        <w:rPr>
          <w:rFonts w:ascii="Georgia" w:hAnsi="Georgia" w:cs="Times New Roman"/>
          <w:sz w:val="21"/>
          <w:szCs w:val="21"/>
        </w:rPr>
        <w:t xml:space="preserve"> digitalen Transformation zentraler Arbeitsprozesse reicht, sprechen Sie eine breite Zielgruppe im deutschen Mittelstand an.</w:t>
      </w:r>
      <w:r w:rsidR="003A5949">
        <w:rPr>
          <w:rFonts w:ascii="Georgia" w:hAnsi="Georgia" w:cs="Times New Roman"/>
          <w:sz w:val="21"/>
          <w:szCs w:val="21"/>
        </w:rPr>
        <w:t xml:space="preserve"> Besonders </w:t>
      </w:r>
      <w:r w:rsidR="002E53DC">
        <w:rPr>
          <w:rFonts w:ascii="Georgia" w:hAnsi="Georgia" w:cs="Times New Roman"/>
          <w:sz w:val="21"/>
          <w:szCs w:val="21"/>
        </w:rPr>
        <w:t>interessant</w:t>
      </w:r>
      <w:r w:rsidR="003A5949">
        <w:rPr>
          <w:rFonts w:ascii="Georgia" w:hAnsi="Georgia" w:cs="Times New Roman"/>
          <w:sz w:val="21"/>
          <w:szCs w:val="21"/>
        </w:rPr>
        <w:t xml:space="preserve"> finde ich Ihren </w:t>
      </w:r>
      <w:r w:rsidR="000F5657">
        <w:rPr>
          <w:rFonts w:ascii="Georgia" w:hAnsi="Georgia" w:cs="Times New Roman"/>
          <w:sz w:val="21"/>
          <w:szCs w:val="21"/>
        </w:rPr>
        <w:t>Ansatz bei Projekt PHOENIX, in dessen Rahmen Sie einen chinesischen Logistikdienstleister erfolgreich beim Verkauf von Minderheitsanteilen unterstützt haben. Damit unterstreichen Sie, dass die Kompetenz Ihres Teams über nationale Projekte hinausreicht und auch Cross-Border-Transaktionen professionell durchführen kann. Dies macht Sie zu einem international bedeutenden Player und für mich zur perfekten Adresse, um</w:t>
      </w:r>
      <w:r w:rsidR="00BC6586">
        <w:rPr>
          <w:rFonts w:ascii="Georgia" w:hAnsi="Georgia" w:cs="Times New Roman"/>
          <w:sz w:val="21"/>
          <w:szCs w:val="21"/>
        </w:rPr>
        <w:t xml:space="preserve"> bereits jetzt</w:t>
      </w:r>
      <w:r w:rsidR="000F5657">
        <w:rPr>
          <w:rFonts w:ascii="Georgia" w:hAnsi="Georgia" w:cs="Times New Roman"/>
          <w:sz w:val="21"/>
          <w:szCs w:val="21"/>
        </w:rPr>
        <w:t xml:space="preserve"> erste Erfahrungen in der Corporate Finance zu sammeln.</w:t>
      </w:r>
    </w:p>
    <w:p w14:paraId="6D96A4C4" w14:textId="77777777" w:rsidR="00DE3226" w:rsidRPr="00A66D7B" w:rsidRDefault="00DE3226" w:rsidP="00DE3226">
      <w:pPr>
        <w:spacing w:after="0"/>
        <w:rPr>
          <w:rFonts w:ascii="Georgia" w:hAnsi="Georgia" w:cs="Times New Roman"/>
          <w:sz w:val="21"/>
          <w:szCs w:val="21"/>
        </w:rPr>
      </w:pPr>
      <w:r w:rsidRPr="00A66D7B">
        <w:rPr>
          <w:rFonts w:ascii="Georgia" w:hAnsi="Georgia" w:cs="Times New Roman"/>
          <w:sz w:val="21"/>
          <w:szCs w:val="21"/>
        </w:rPr>
        <w:t xml:space="preserve"> </w:t>
      </w:r>
    </w:p>
    <w:p w14:paraId="473BDBA7" w14:textId="02D6E2A7" w:rsidR="00DE3226" w:rsidRPr="00A66D7B" w:rsidRDefault="00DE3226" w:rsidP="00DE3226">
      <w:pPr>
        <w:spacing w:after="0"/>
        <w:jc w:val="both"/>
        <w:rPr>
          <w:rFonts w:ascii="Georgia" w:hAnsi="Georgia" w:cs="Times New Roman"/>
          <w:sz w:val="21"/>
          <w:szCs w:val="21"/>
        </w:rPr>
      </w:pPr>
      <w:r w:rsidRPr="00A66D7B">
        <w:rPr>
          <w:rFonts w:ascii="Georgia" w:hAnsi="Georgia" w:cs="Times New Roman"/>
          <w:sz w:val="21"/>
          <w:szCs w:val="21"/>
        </w:rPr>
        <w:t xml:space="preserve">Von dem Praktikum </w:t>
      </w:r>
      <w:r w:rsidRPr="00B24CB7">
        <w:rPr>
          <w:rFonts w:ascii="Georgia" w:hAnsi="Georgia" w:cs="Times New Roman"/>
          <w:sz w:val="21"/>
          <w:szCs w:val="21"/>
        </w:rPr>
        <w:t>bei Ihnen</w:t>
      </w:r>
      <w:r w:rsidRPr="00A66D7B">
        <w:rPr>
          <w:rFonts w:ascii="Georgia" w:hAnsi="Georgia" w:cs="Times New Roman"/>
          <w:sz w:val="21"/>
          <w:szCs w:val="21"/>
        </w:rPr>
        <w:t xml:space="preserve"> erhoffe ich mir durch spannende Einblicke in den Bereich </w:t>
      </w:r>
      <w:r w:rsidRPr="000F5657">
        <w:rPr>
          <w:rFonts w:ascii="Georgia" w:hAnsi="Georgia" w:cs="Times New Roman"/>
          <w:sz w:val="21"/>
          <w:szCs w:val="21"/>
        </w:rPr>
        <w:t>Mergers &amp; Acquisitions</w:t>
      </w:r>
      <w:r w:rsidRPr="00A66D7B">
        <w:rPr>
          <w:rFonts w:ascii="Georgia" w:hAnsi="Georgia" w:cs="Times New Roman"/>
          <w:sz w:val="21"/>
          <w:szCs w:val="21"/>
        </w:rPr>
        <w:t xml:space="preserve"> eine steile Lernkurve sowie die Möglichkeit, meine eigenen Ideen proaktiv einbringen zu dürfen. Ich bin überzeugt, dass ich durch meine Zielstrebigkeit sowie durch mein junges Alter und die damit einhergehende Wissbegierde eine Bereicherung für </w:t>
      </w:r>
      <w:r>
        <w:rPr>
          <w:rFonts w:ascii="Georgia" w:hAnsi="Georgia" w:cs="Times New Roman"/>
          <w:sz w:val="21"/>
          <w:szCs w:val="21"/>
        </w:rPr>
        <w:t>Edelweiss</w:t>
      </w:r>
      <w:r w:rsidRPr="00A66D7B">
        <w:rPr>
          <w:rFonts w:ascii="Georgia" w:hAnsi="Georgia" w:cs="Times New Roman"/>
          <w:sz w:val="21"/>
          <w:szCs w:val="21"/>
        </w:rPr>
        <w:t xml:space="preserve"> sein werde und würde Sie ausgesprochen gerne in einem Gespräch per Videokonferenz von mir überzeugen.</w:t>
      </w:r>
    </w:p>
    <w:p w14:paraId="5E667799" w14:textId="77777777" w:rsidR="00DE3226" w:rsidRPr="00A66D7B" w:rsidRDefault="00DE3226" w:rsidP="00DE3226">
      <w:pPr>
        <w:spacing w:after="0"/>
        <w:rPr>
          <w:rFonts w:ascii="Georgia" w:hAnsi="Georgia" w:cs="Times New Roman"/>
          <w:sz w:val="21"/>
          <w:szCs w:val="21"/>
        </w:rPr>
      </w:pPr>
    </w:p>
    <w:p w14:paraId="1C0711EF" w14:textId="77777777" w:rsidR="00DE3226" w:rsidRPr="00A66D7B" w:rsidRDefault="00DE3226" w:rsidP="00DE3226">
      <w:pPr>
        <w:spacing w:after="0"/>
        <w:rPr>
          <w:rFonts w:ascii="Georgia" w:hAnsi="Georgia" w:cs="Times New Roman"/>
          <w:sz w:val="21"/>
          <w:szCs w:val="21"/>
        </w:rPr>
      </w:pPr>
      <w:r w:rsidRPr="00A66D7B">
        <w:rPr>
          <w:rFonts w:ascii="Georgia" w:hAnsi="Georgia" w:cs="Times New Roman"/>
          <w:sz w:val="21"/>
          <w:szCs w:val="21"/>
        </w:rPr>
        <w:t>Mit freundlichen Grüßen</w:t>
      </w:r>
    </w:p>
    <w:p w14:paraId="5647C022" w14:textId="77777777" w:rsidR="00DE3226" w:rsidRPr="00A66D7B" w:rsidRDefault="00DE3226" w:rsidP="00DE3226">
      <w:pPr>
        <w:rPr>
          <w:rFonts w:ascii="Georgia" w:hAnsi="Georgia"/>
          <w:sz w:val="21"/>
          <w:szCs w:val="21"/>
        </w:rPr>
      </w:pPr>
      <w:r w:rsidRPr="00A66D7B">
        <w:rPr>
          <w:rFonts w:ascii="Georgia" w:hAnsi="Georgia" w:cs="Times New Roman"/>
          <w:noProof/>
          <w:sz w:val="21"/>
          <w:szCs w:val="21"/>
          <w14:ligatures w14:val="standardContextual"/>
        </w:rPr>
        <w:drawing>
          <wp:anchor distT="0" distB="0" distL="114300" distR="114300" simplePos="0" relativeHeight="251659264" behindDoc="0" locked="0" layoutInCell="1" allowOverlap="1" wp14:anchorId="19A2CF0A" wp14:editId="15ED81AF">
            <wp:simplePos x="0" y="0"/>
            <wp:positionH relativeFrom="column">
              <wp:posOffset>635</wp:posOffset>
            </wp:positionH>
            <wp:positionV relativeFrom="paragraph">
              <wp:posOffset>38735</wp:posOffset>
            </wp:positionV>
            <wp:extent cx="1144270" cy="313055"/>
            <wp:effectExtent l="0" t="0" r="0" b="4445"/>
            <wp:wrapThrough wrapText="bothSides">
              <wp:wrapPolygon edited="0">
                <wp:start x="8151" y="0"/>
                <wp:lineTo x="6952" y="3505"/>
                <wp:lineTo x="5034" y="12268"/>
                <wp:lineTo x="0" y="14897"/>
                <wp:lineTo x="0" y="20154"/>
                <wp:lineTo x="4075" y="21030"/>
                <wp:lineTo x="5274" y="21030"/>
                <wp:lineTo x="11267" y="21030"/>
                <wp:lineTo x="16781" y="17525"/>
                <wp:lineTo x="16542" y="14020"/>
                <wp:lineTo x="21336" y="8763"/>
                <wp:lineTo x="21336" y="5258"/>
                <wp:lineTo x="9829" y="0"/>
                <wp:lineTo x="8151" y="0"/>
              </wp:wrapPolygon>
            </wp:wrapThrough>
            <wp:docPr id="73198613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6131" name="Picture 1" descr="A black background with a black squar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44270" cy="313055"/>
                    </a:xfrm>
                    <a:prstGeom prst="rect">
                      <a:avLst/>
                    </a:prstGeom>
                  </pic:spPr>
                </pic:pic>
              </a:graphicData>
            </a:graphic>
            <wp14:sizeRelH relativeFrom="page">
              <wp14:pctWidth>0</wp14:pctWidth>
            </wp14:sizeRelH>
            <wp14:sizeRelV relativeFrom="page">
              <wp14:pctHeight>0</wp14:pctHeight>
            </wp14:sizeRelV>
          </wp:anchor>
        </w:drawing>
      </w:r>
    </w:p>
    <w:p w14:paraId="36E4D4DF" w14:textId="77777777" w:rsidR="00DE3226" w:rsidRDefault="00DE3226"/>
    <w:sectPr w:rsidR="00DE3226"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26"/>
    <w:rsid w:val="000E658D"/>
    <w:rsid w:val="000F5657"/>
    <w:rsid w:val="001E011E"/>
    <w:rsid w:val="002E53DC"/>
    <w:rsid w:val="003A5949"/>
    <w:rsid w:val="00454C84"/>
    <w:rsid w:val="00544E84"/>
    <w:rsid w:val="0077680A"/>
    <w:rsid w:val="00B665DF"/>
    <w:rsid w:val="00BC6586"/>
    <w:rsid w:val="00CB63FA"/>
    <w:rsid w:val="00DE3226"/>
    <w:rsid w:val="00EA3E1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9231"/>
  <w15:chartTrackingRefBased/>
  <w15:docId w15:val="{59377433-72BA-6249-A3E1-7E67BF9D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E3226"/>
    <w:pPr>
      <w:spacing w:after="160" w:line="259" w:lineRule="auto"/>
    </w:pPr>
    <w:rPr>
      <w:kern w:val="0"/>
      <w:sz w:val="22"/>
      <w:szCs w:val="22"/>
      <w:lang w:val="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544E84"/>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0BC3D-BD61-5B49-B7CD-446E31F8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David Döbele</cp:lastModifiedBy>
  <cp:revision>8</cp:revision>
  <dcterms:created xsi:type="dcterms:W3CDTF">2023-11-21T07:42:00Z</dcterms:created>
  <dcterms:modified xsi:type="dcterms:W3CDTF">2023-11-21T18:29:00Z</dcterms:modified>
</cp:coreProperties>
</file>