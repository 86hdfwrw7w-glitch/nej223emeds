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0EEC6D" w14:textId="77777777" w:rsidR="00B51ECD" w:rsidRPr="0018080E" w:rsidRDefault="00000000" w:rsidP="00D53DC5">
      <w:pPr>
        <w:spacing w:line="259" w:lineRule="auto"/>
        <w:jc w:val="right"/>
        <w:rPr>
          <w:sz w:val="22"/>
          <w:szCs w:val="22"/>
        </w:rPr>
      </w:pPr>
      <w:r w:rsidRPr="0018080E">
        <w:rPr>
          <w:rFonts w:eastAsia="Calibri"/>
          <w:sz w:val="22"/>
          <w:szCs w:val="22"/>
        </w:rPr>
        <w:t>Luca Wagner</w:t>
      </w:r>
    </w:p>
    <w:p w14:paraId="6190CE23" w14:textId="77777777" w:rsidR="00B51ECD" w:rsidRPr="0018080E" w:rsidRDefault="00000000" w:rsidP="00D53DC5">
      <w:pPr>
        <w:spacing w:line="259" w:lineRule="auto"/>
        <w:jc w:val="right"/>
        <w:rPr>
          <w:sz w:val="22"/>
          <w:szCs w:val="22"/>
        </w:rPr>
      </w:pPr>
      <w:proofErr w:type="spellStart"/>
      <w:r w:rsidRPr="0018080E">
        <w:rPr>
          <w:rFonts w:eastAsia="Calibri"/>
          <w:sz w:val="22"/>
          <w:szCs w:val="22"/>
        </w:rPr>
        <w:t>Tattersallstraße</w:t>
      </w:r>
      <w:proofErr w:type="spellEnd"/>
      <w:r w:rsidRPr="0018080E">
        <w:rPr>
          <w:rFonts w:eastAsia="Calibri"/>
          <w:sz w:val="22"/>
          <w:szCs w:val="22"/>
        </w:rPr>
        <w:t xml:space="preserve"> 21</w:t>
      </w:r>
    </w:p>
    <w:p w14:paraId="0B410BEE" w14:textId="77777777" w:rsidR="00B51ECD" w:rsidRPr="0018080E" w:rsidRDefault="00000000" w:rsidP="00D53DC5">
      <w:pPr>
        <w:spacing w:line="259" w:lineRule="auto"/>
        <w:jc w:val="right"/>
        <w:rPr>
          <w:sz w:val="22"/>
          <w:szCs w:val="22"/>
        </w:rPr>
      </w:pPr>
      <w:r w:rsidRPr="0018080E">
        <w:rPr>
          <w:rFonts w:eastAsia="Calibri"/>
          <w:sz w:val="22"/>
          <w:szCs w:val="22"/>
        </w:rPr>
        <w:t>68165 Mannheim</w:t>
      </w:r>
    </w:p>
    <w:p w14:paraId="59735C90" w14:textId="7A432310" w:rsidR="00B51ECD" w:rsidRPr="0018080E" w:rsidRDefault="00000000" w:rsidP="00D53DC5">
      <w:pPr>
        <w:spacing w:line="259" w:lineRule="auto"/>
        <w:jc w:val="right"/>
        <w:rPr>
          <w:sz w:val="22"/>
          <w:szCs w:val="22"/>
        </w:rPr>
      </w:pPr>
      <w:r w:rsidRPr="0018080E">
        <w:rPr>
          <w:rFonts w:eastAsia="Calibri"/>
          <w:sz w:val="22"/>
          <w:szCs w:val="22"/>
        </w:rPr>
        <w:t>lucawagner241@gmail.com</w:t>
      </w:r>
    </w:p>
    <w:p w14:paraId="7F5BFB45" w14:textId="4782F6A8" w:rsidR="00B51ECD" w:rsidRPr="0018080E" w:rsidRDefault="00000000" w:rsidP="00D53DC5">
      <w:pPr>
        <w:spacing w:line="259" w:lineRule="auto"/>
        <w:jc w:val="right"/>
        <w:rPr>
          <w:sz w:val="22"/>
          <w:szCs w:val="22"/>
        </w:rPr>
      </w:pPr>
      <w:r w:rsidRPr="0018080E">
        <w:rPr>
          <w:rFonts w:eastAsia="Calibri"/>
          <w:sz w:val="22"/>
          <w:szCs w:val="22"/>
        </w:rPr>
        <w:t>+49 176 63292562</w:t>
      </w:r>
    </w:p>
    <w:p w14:paraId="284913C8" w14:textId="77777777" w:rsidR="005126D3" w:rsidRPr="00D53DC5" w:rsidRDefault="005126D3" w:rsidP="005126D3">
      <w:pPr>
        <w:spacing w:line="259" w:lineRule="auto"/>
        <w:rPr>
          <w:sz w:val="22"/>
          <w:szCs w:val="22"/>
        </w:rPr>
      </w:pPr>
      <w:r>
        <w:rPr>
          <w:rFonts w:eastAsia="Calibri"/>
          <w:sz w:val="22"/>
          <w:szCs w:val="22"/>
        </w:rPr>
        <w:t>PwC GmbH Wirtschaftsprüfungsgesellschaft</w:t>
      </w:r>
    </w:p>
    <w:p w14:paraId="16889815" w14:textId="77777777" w:rsidR="005126D3" w:rsidRPr="00D53DC5" w:rsidRDefault="005126D3" w:rsidP="005126D3">
      <w:pPr>
        <w:spacing w:line="259" w:lineRule="auto"/>
        <w:rPr>
          <w:sz w:val="22"/>
          <w:szCs w:val="22"/>
        </w:rPr>
      </w:pPr>
      <w:r>
        <w:rPr>
          <w:rFonts w:eastAsia="Calibri"/>
          <w:sz w:val="22"/>
          <w:szCs w:val="22"/>
        </w:rPr>
        <w:t>Friedrich-Ebert-Anlage 35-37</w:t>
      </w:r>
    </w:p>
    <w:p w14:paraId="113F087E" w14:textId="77777777" w:rsidR="005126D3" w:rsidRPr="00D53DC5" w:rsidRDefault="005126D3" w:rsidP="005126D3">
      <w:pPr>
        <w:spacing w:line="259" w:lineRule="auto"/>
        <w:rPr>
          <w:sz w:val="22"/>
          <w:szCs w:val="22"/>
        </w:rPr>
      </w:pPr>
      <w:r>
        <w:rPr>
          <w:rFonts w:eastAsia="Calibri"/>
          <w:sz w:val="22"/>
          <w:szCs w:val="22"/>
        </w:rPr>
        <w:t>60327 Frankfurt am Main</w:t>
      </w:r>
    </w:p>
    <w:p w14:paraId="19780222" w14:textId="76C1009E" w:rsidR="00B51ECD" w:rsidRPr="0018080E" w:rsidRDefault="00000000" w:rsidP="00D53DC5">
      <w:pPr>
        <w:spacing w:line="259" w:lineRule="auto"/>
        <w:jc w:val="right"/>
        <w:rPr>
          <w:sz w:val="22"/>
          <w:szCs w:val="22"/>
        </w:rPr>
      </w:pPr>
      <w:r w:rsidRPr="00C4590F">
        <w:rPr>
          <w:rFonts w:eastAsia="Calibri"/>
          <w:sz w:val="22"/>
          <w:szCs w:val="22"/>
          <w:highlight w:val="yellow"/>
        </w:rPr>
        <w:t xml:space="preserve">Mannheim, </w:t>
      </w:r>
      <w:r w:rsidR="00F06633" w:rsidRPr="00C4590F">
        <w:rPr>
          <w:rFonts w:eastAsia="Calibri"/>
          <w:sz w:val="22"/>
          <w:szCs w:val="22"/>
          <w:highlight w:val="yellow"/>
        </w:rPr>
        <w:t>…</w:t>
      </w:r>
    </w:p>
    <w:p w14:paraId="2BF69BA2" w14:textId="174D35AC" w:rsidR="00B51ECD" w:rsidRPr="005126D3" w:rsidRDefault="00000000" w:rsidP="00D53DC5">
      <w:pPr>
        <w:spacing w:line="259" w:lineRule="auto"/>
        <w:rPr>
          <w:sz w:val="22"/>
          <w:szCs w:val="22"/>
        </w:rPr>
      </w:pPr>
      <w:r w:rsidRPr="005126D3">
        <w:rPr>
          <w:rFonts w:eastAsia="Calibri"/>
          <w:b/>
          <w:bCs/>
          <w:sz w:val="22"/>
          <w:szCs w:val="22"/>
        </w:rPr>
        <w:t xml:space="preserve">Bewerbung um ein Praktikum </w:t>
      </w:r>
      <w:r w:rsidR="005126D3" w:rsidRPr="005126D3">
        <w:rPr>
          <w:rFonts w:eastAsia="Calibri"/>
          <w:b/>
          <w:bCs/>
          <w:sz w:val="22"/>
          <w:szCs w:val="22"/>
        </w:rPr>
        <w:t>im Bereich Audit</w:t>
      </w:r>
    </w:p>
    <w:p w14:paraId="2EBD620E" w14:textId="77777777" w:rsidR="00B51ECD" w:rsidRPr="005126D3" w:rsidRDefault="00B51ECD" w:rsidP="00D53DC5">
      <w:pPr>
        <w:spacing w:line="259" w:lineRule="auto"/>
        <w:rPr>
          <w:sz w:val="22"/>
          <w:szCs w:val="22"/>
        </w:rPr>
      </w:pPr>
    </w:p>
    <w:p w14:paraId="0198C397" w14:textId="77777777" w:rsidR="00C4590F" w:rsidRPr="005126D3" w:rsidRDefault="00C4590F" w:rsidP="00D53DC5">
      <w:pPr>
        <w:spacing w:line="259" w:lineRule="auto"/>
        <w:rPr>
          <w:sz w:val="22"/>
          <w:szCs w:val="22"/>
        </w:rPr>
      </w:pPr>
    </w:p>
    <w:p w14:paraId="32678283" w14:textId="77777777" w:rsidR="00B51ECD" w:rsidRPr="005126D3" w:rsidRDefault="00000000" w:rsidP="000F1C12">
      <w:pPr>
        <w:spacing w:line="259" w:lineRule="auto"/>
        <w:jc w:val="both"/>
        <w:rPr>
          <w:sz w:val="22"/>
          <w:szCs w:val="22"/>
        </w:rPr>
      </w:pPr>
      <w:r w:rsidRPr="005126D3">
        <w:rPr>
          <w:rFonts w:eastAsia="Calibri"/>
          <w:sz w:val="22"/>
          <w:szCs w:val="22"/>
        </w:rPr>
        <w:t>Sehr geehrte Damen und Herren,</w:t>
      </w:r>
    </w:p>
    <w:p w14:paraId="4806A3BF" w14:textId="77777777" w:rsidR="00B51ECD" w:rsidRPr="005126D3" w:rsidRDefault="00B51ECD" w:rsidP="000F1C12">
      <w:pPr>
        <w:spacing w:line="259" w:lineRule="auto"/>
        <w:jc w:val="both"/>
        <w:rPr>
          <w:sz w:val="22"/>
          <w:szCs w:val="22"/>
        </w:rPr>
      </w:pPr>
    </w:p>
    <w:p w14:paraId="2C97BB39" w14:textId="6C4EE5C5" w:rsidR="00F06633" w:rsidRPr="005126D3" w:rsidRDefault="000F7575" w:rsidP="000F1C12">
      <w:pPr>
        <w:spacing w:line="259" w:lineRule="auto"/>
        <w:jc w:val="both"/>
        <w:rPr>
          <w:rFonts w:eastAsia="Calibri"/>
          <w:sz w:val="22"/>
          <w:szCs w:val="22"/>
        </w:rPr>
      </w:pPr>
      <w:r w:rsidRPr="005126D3">
        <w:rPr>
          <w:sz w:val="22"/>
          <w:szCs w:val="22"/>
        </w:rPr>
        <w:t>die Tätigkeit in der Wirtschaftsprüfung bei einer international aufgestellten Prüfungs- und Beratungsgesellschaft reizt mich insbesondere durch die Kombination aus hoher fachlicher Qualität, strukturierten Prüfungsprozessen und der Möglichkeit, Unternehmen in einem deutlich größeren und komplexeren Umfeld kennenzulernen. Die Prüfung von Jahresabschlüssen großer mittelständischer Unternehmen, Konzerne und wachstumsstarker Gesellschaften erfordert aus meiner Sicht ein tiefes Verständnis betriebswirtschaftlicher Zusammenhänge sowie eine präzise und analytische Arbeitsweise. Gerade dieser professionelle, qualitativ anspruchsvolle Rahmen macht die Wi</w:t>
      </w:r>
      <w:del w:id="0" w:author="David Döbele" w:date="2026-09-30T22:23:00Z" w16du:dateUtc="2026-09-30T20:23:00Z">
        <w:r w:rsidR="00C854B1" w:rsidDel="00621666">
          <w:rPr>
            <w:sz w:val="22"/>
            <w:szCs w:val="22"/>
          </w:rPr>
          <w:delText xml:space="preserve"> </w:delText>
        </w:r>
      </w:del>
      <w:r w:rsidRPr="005126D3">
        <w:rPr>
          <w:sz w:val="22"/>
          <w:szCs w:val="22"/>
        </w:rPr>
        <w:t xml:space="preserve">rtschaftsprüfung bei </w:t>
      </w:r>
      <w:r w:rsidR="005126D3" w:rsidRPr="005126D3">
        <w:rPr>
          <w:sz w:val="22"/>
          <w:szCs w:val="22"/>
        </w:rPr>
        <w:t xml:space="preserve">PwC </w:t>
      </w:r>
      <w:r w:rsidRPr="005126D3">
        <w:rPr>
          <w:sz w:val="22"/>
          <w:szCs w:val="22"/>
        </w:rPr>
        <w:t xml:space="preserve">für mich besonders attraktiv. </w:t>
      </w:r>
    </w:p>
    <w:p w14:paraId="56E4D1D8" w14:textId="4547BDF3" w:rsidR="000F7575" w:rsidRPr="005126D3" w:rsidRDefault="00C854B1" w:rsidP="000F1C12">
      <w:pPr>
        <w:spacing w:line="259" w:lineRule="auto"/>
        <w:jc w:val="both"/>
        <w:rPr>
          <w:rFonts w:eastAsia="Calibri"/>
          <w:sz w:val="22"/>
          <w:szCs w:val="22"/>
        </w:rPr>
      </w:pPr>
      <w:r>
        <w:rPr>
          <w:rFonts w:eastAsia="Calibri"/>
          <w:sz w:val="22"/>
          <w:szCs w:val="22"/>
        </w:rPr>
        <w:t xml:space="preserve"> </w:t>
      </w:r>
    </w:p>
    <w:p w14:paraId="34DB049C" w14:textId="0F2082FA" w:rsidR="0018080E" w:rsidRPr="005126D3" w:rsidRDefault="000F7575" w:rsidP="000F1C12">
      <w:pPr>
        <w:spacing w:line="259" w:lineRule="auto"/>
        <w:jc w:val="both"/>
        <w:rPr>
          <w:rFonts w:eastAsia="Calibri"/>
          <w:sz w:val="22"/>
          <w:szCs w:val="22"/>
        </w:rPr>
      </w:pPr>
      <w:r w:rsidRPr="005126D3">
        <w:rPr>
          <w:sz w:val="22"/>
          <w:szCs w:val="22"/>
        </w:rPr>
        <w:t>Ich studiere derzeit Betriebswirtschaftslehre im ersten Semester an der Universität Mannheim und habe bereits vor dem Studium wichtige Grundlagen in</w:t>
      </w:r>
      <w:r w:rsidR="0018080E" w:rsidRPr="005126D3">
        <w:rPr>
          <w:sz w:val="22"/>
          <w:szCs w:val="22"/>
        </w:rPr>
        <w:t xml:space="preserve"> </w:t>
      </w:r>
      <w:r w:rsidRPr="005126D3">
        <w:rPr>
          <w:sz w:val="22"/>
          <w:szCs w:val="22"/>
        </w:rPr>
        <w:t>Rechnungswesen, Kostenrechnung</w:t>
      </w:r>
      <w:r w:rsidR="0018080E" w:rsidRPr="005126D3">
        <w:rPr>
          <w:sz w:val="22"/>
          <w:szCs w:val="22"/>
        </w:rPr>
        <w:t xml:space="preserve"> und </w:t>
      </w:r>
      <w:r w:rsidRPr="005126D3">
        <w:rPr>
          <w:sz w:val="22"/>
          <w:szCs w:val="22"/>
        </w:rPr>
        <w:t xml:space="preserve">Finanzierung während meines Wirtschaftsabiturs erworben. Besonders interessieren mich dabei die Zusammenhänge zwischen Bilanzierung, wirtschaftlicher Steuerung und </w:t>
      </w:r>
      <w:r w:rsidR="0018080E" w:rsidRPr="005126D3">
        <w:rPr>
          <w:sz w:val="22"/>
          <w:szCs w:val="22"/>
        </w:rPr>
        <w:t>Abschlussprüfung</w:t>
      </w:r>
      <w:r w:rsidRPr="005126D3">
        <w:rPr>
          <w:sz w:val="22"/>
          <w:szCs w:val="22"/>
        </w:rPr>
        <w:t xml:space="preserve">. Erste praktische Erfahrungen </w:t>
      </w:r>
      <w:r w:rsidR="0018080E" w:rsidRPr="005126D3">
        <w:rPr>
          <w:sz w:val="22"/>
          <w:szCs w:val="22"/>
        </w:rPr>
        <w:t xml:space="preserve">beim </w:t>
      </w:r>
      <w:r w:rsidR="0018080E" w:rsidRPr="005126D3">
        <w:rPr>
          <w:rFonts w:eastAsia="Calibri"/>
          <w:sz w:val="22"/>
          <w:szCs w:val="22"/>
        </w:rPr>
        <w:t>Verbuchen von Geschäftsfällen und der betriebswirtschaftlichen Auswertung</w:t>
      </w:r>
      <w:r w:rsidR="0018080E" w:rsidRPr="005126D3">
        <w:rPr>
          <w:sz w:val="22"/>
          <w:szCs w:val="22"/>
        </w:rPr>
        <w:t xml:space="preserve"> </w:t>
      </w:r>
      <w:r w:rsidRPr="005126D3">
        <w:rPr>
          <w:sz w:val="22"/>
          <w:szCs w:val="22"/>
        </w:rPr>
        <w:t xml:space="preserve">konnte ich durch </w:t>
      </w:r>
      <w:r w:rsidR="0018080E" w:rsidRPr="005126D3">
        <w:rPr>
          <w:sz w:val="22"/>
          <w:szCs w:val="22"/>
        </w:rPr>
        <w:t>mein Praktikum bei CHYTRI &amp; SCHWAB Steuerberater sammeln und durch zahlreiche Ferienjobs ergänzen</w:t>
      </w:r>
      <w:r w:rsidRPr="005126D3">
        <w:rPr>
          <w:sz w:val="22"/>
          <w:szCs w:val="22"/>
        </w:rPr>
        <w:t xml:space="preserve">, bei denen Zuverlässigkeit, sorgfältiges Arbeiten und ein strukturierter Umgang mit Informationen gefragt waren. Diese Erfahrungen haben mir gezeigt, wie wichtig Genauigkeit und Verantwortungsbewusstsein im beruflichen Alltag sind. Neben meinem Studium bin ich </w:t>
      </w:r>
      <w:r w:rsidR="004A0D59" w:rsidRPr="005126D3">
        <w:rPr>
          <w:sz w:val="22"/>
          <w:szCs w:val="22"/>
        </w:rPr>
        <w:t xml:space="preserve">ehrenamtlich sowie </w:t>
      </w:r>
      <w:r w:rsidRPr="005126D3">
        <w:rPr>
          <w:sz w:val="22"/>
          <w:szCs w:val="22"/>
        </w:rPr>
        <w:t>sportlich aktiv, was m</w:t>
      </w:r>
      <w:r w:rsidR="004A0D59" w:rsidRPr="005126D3">
        <w:rPr>
          <w:sz w:val="22"/>
          <w:szCs w:val="22"/>
        </w:rPr>
        <w:t xml:space="preserve">eine </w:t>
      </w:r>
      <w:r w:rsidRPr="005126D3">
        <w:rPr>
          <w:sz w:val="22"/>
          <w:szCs w:val="22"/>
        </w:rPr>
        <w:t>Disziplin</w:t>
      </w:r>
      <w:r w:rsidR="0018080E" w:rsidRPr="005126D3">
        <w:rPr>
          <w:sz w:val="22"/>
          <w:szCs w:val="22"/>
        </w:rPr>
        <w:t xml:space="preserve">, </w:t>
      </w:r>
      <w:r w:rsidRPr="005126D3">
        <w:rPr>
          <w:sz w:val="22"/>
          <w:szCs w:val="22"/>
        </w:rPr>
        <w:t xml:space="preserve">Belastbarkeit </w:t>
      </w:r>
      <w:r w:rsidR="0018080E" w:rsidRPr="005126D3">
        <w:rPr>
          <w:sz w:val="22"/>
          <w:szCs w:val="22"/>
        </w:rPr>
        <w:t xml:space="preserve">und strukturierte Arbeitsweise </w:t>
      </w:r>
      <w:r w:rsidR="004A0D59" w:rsidRPr="005126D3">
        <w:rPr>
          <w:sz w:val="22"/>
          <w:szCs w:val="22"/>
        </w:rPr>
        <w:t>stärkt</w:t>
      </w:r>
      <w:r w:rsidRPr="005126D3">
        <w:rPr>
          <w:sz w:val="22"/>
          <w:szCs w:val="22"/>
        </w:rPr>
        <w:t>.</w:t>
      </w:r>
      <w:r w:rsidR="0018080E" w:rsidRPr="005126D3">
        <w:rPr>
          <w:rFonts w:eastAsia="Calibri"/>
          <w:sz w:val="22"/>
          <w:szCs w:val="22"/>
        </w:rPr>
        <w:t xml:space="preserve"> Diese Erfahrungen möchte ich nun ausgesprochen gerne als Praktikant in Ihr Team einbringen.</w:t>
      </w:r>
    </w:p>
    <w:p w14:paraId="514CB5DA" w14:textId="77777777" w:rsidR="0018080E" w:rsidRPr="005126D3" w:rsidRDefault="0018080E" w:rsidP="000F1C12">
      <w:pPr>
        <w:spacing w:line="259" w:lineRule="auto"/>
        <w:jc w:val="both"/>
        <w:rPr>
          <w:rFonts w:eastAsia="Calibri"/>
          <w:sz w:val="22"/>
          <w:szCs w:val="22"/>
        </w:rPr>
      </w:pPr>
    </w:p>
    <w:p w14:paraId="7A367097" w14:textId="5A8FB2F5" w:rsidR="00C4590F" w:rsidRPr="005126D3" w:rsidRDefault="005126D3" w:rsidP="000F1C12">
      <w:pPr>
        <w:jc w:val="both"/>
        <w:rPr>
          <w:sz w:val="22"/>
          <w:szCs w:val="22"/>
        </w:rPr>
      </w:pPr>
      <w:r w:rsidRPr="005126D3">
        <w:rPr>
          <w:rFonts w:eastAsia="Calibri"/>
          <w:sz w:val="22"/>
          <w:szCs w:val="22"/>
        </w:rPr>
        <w:t>PwC</w:t>
      </w:r>
      <w:r w:rsidR="00C4590F" w:rsidRPr="005126D3">
        <w:rPr>
          <w:rFonts w:eastAsia="Calibri"/>
          <w:sz w:val="22"/>
          <w:szCs w:val="22"/>
        </w:rPr>
        <w:t xml:space="preserve"> scheint mir für dieses Praktikum ideal. </w:t>
      </w:r>
      <w:r w:rsidR="00C4590F" w:rsidRPr="005126D3">
        <w:rPr>
          <w:sz w:val="22"/>
          <w:szCs w:val="22"/>
        </w:rPr>
        <w:t>An Ihrer Gesellschaft überzeugt mich insbesondere die Kombination aus internationalen Prüfungsstandards, strukturierter Ausbildung und breitem Mandantenportfolio. Auf Ihrer Website betonen Sie, dass Praktikanten frühzeitig in Prüfungsprozesse eingebunden werden und Einblicke in unterschiedliche Branchen und Unternehmensgrößen erhalten, von großen mittelständischen Unternehmen bis hin zu internationalen Konzernen. Gerade diese Vielfalt sowie die Möglichkeit, von erfahrenen Wirtschaftsprüfern zu lernen, sehe ich als idealen Rahmen für meinen Einstieg in die Wirtschaftsprüfung auf professionellem Niveau.</w:t>
      </w:r>
    </w:p>
    <w:p w14:paraId="18254700" w14:textId="77777777" w:rsidR="00D53DC5" w:rsidRPr="005126D3" w:rsidRDefault="00D53DC5" w:rsidP="000F1C12">
      <w:pPr>
        <w:spacing w:line="259" w:lineRule="auto"/>
        <w:jc w:val="both"/>
        <w:rPr>
          <w:rFonts w:eastAsia="Calibri"/>
          <w:sz w:val="22"/>
          <w:szCs w:val="22"/>
        </w:rPr>
      </w:pPr>
    </w:p>
    <w:p w14:paraId="6EBAF842" w14:textId="024C3093" w:rsidR="00445837" w:rsidRPr="005126D3" w:rsidRDefault="005126D3" w:rsidP="000F1C12">
      <w:pPr>
        <w:jc w:val="both"/>
        <w:rPr>
          <w:sz w:val="22"/>
          <w:szCs w:val="22"/>
        </w:rPr>
      </w:pPr>
      <w:r w:rsidRPr="005126D3">
        <w:rPr>
          <w:sz w:val="22"/>
          <w:szCs w:val="22"/>
        </w:rPr>
        <w:t xml:space="preserve">Gerne würde ich Ihr Team im Bereich Audit </w:t>
      </w:r>
      <w:r w:rsidRPr="005126D3">
        <w:rPr>
          <w:rFonts w:eastAsia="Calibri"/>
          <w:sz w:val="22"/>
          <w:szCs w:val="22"/>
        </w:rPr>
        <w:t>ab 01.02.2027 an Ihrem Standort in Frankfurt am Main unterstützen.</w:t>
      </w:r>
      <w:r w:rsidRPr="005126D3">
        <w:rPr>
          <w:sz w:val="22"/>
          <w:szCs w:val="22"/>
        </w:rPr>
        <w:t xml:space="preserve"> Ich</w:t>
      </w:r>
      <w:r w:rsidR="00445837" w:rsidRPr="005126D3">
        <w:rPr>
          <w:sz w:val="22"/>
          <w:szCs w:val="22"/>
        </w:rPr>
        <w:t xml:space="preserve"> möchte meine theoretischen Kenntnisse gezielt praktisch anwenden, ein vertieftes Verständnis für Prüfungsprozesse entwickeln und wertvolle Einblicke in die Arbeit mit größeren und komplexeren Mandaten gewinnen. Über eine Einladung</w:t>
      </w:r>
      <w:r w:rsidR="004A0D59" w:rsidRPr="005126D3">
        <w:rPr>
          <w:sz w:val="22"/>
          <w:szCs w:val="22"/>
        </w:rPr>
        <w:t>, um Sie in</w:t>
      </w:r>
      <w:r w:rsidR="00445837" w:rsidRPr="005126D3">
        <w:rPr>
          <w:sz w:val="22"/>
          <w:szCs w:val="22"/>
        </w:rPr>
        <w:t xml:space="preserve"> einem persönlichen Gespräch</w:t>
      </w:r>
      <w:r w:rsidR="004A0D59" w:rsidRPr="005126D3">
        <w:rPr>
          <w:sz w:val="22"/>
          <w:szCs w:val="22"/>
        </w:rPr>
        <w:t xml:space="preserve"> von meiner Motivation zu überzeugen,</w:t>
      </w:r>
      <w:r w:rsidR="00445837" w:rsidRPr="005126D3">
        <w:rPr>
          <w:sz w:val="22"/>
          <w:szCs w:val="22"/>
        </w:rPr>
        <w:t xml:space="preserve"> freue ich mich sehr.</w:t>
      </w:r>
    </w:p>
    <w:p w14:paraId="67BDEC5C" w14:textId="2844B405" w:rsidR="00445837" w:rsidRPr="005126D3" w:rsidRDefault="00445837" w:rsidP="000F1C12">
      <w:pPr>
        <w:spacing w:line="259" w:lineRule="auto"/>
        <w:jc w:val="both"/>
        <w:rPr>
          <w:sz w:val="22"/>
          <w:szCs w:val="22"/>
        </w:rPr>
      </w:pPr>
    </w:p>
    <w:p w14:paraId="52F4B630" w14:textId="77777777" w:rsidR="00B51ECD" w:rsidRPr="005126D3" w:rsidRDefault="00B51ECD" w:rsidP="000F1C12">
      <w:pPr>
        <w:spacing w:line="259" w:lineRule="auto"/>
        <w:jc w:val="both"/>
        <w:rPr>
          <w:sz w:val="22"/>
          <w:szCs w:val="22"/>
        </w:rPr>
      </w:pPr>
    </w:p>
    <w:p w14:paraId="10FE2515" w14:textId="77777777" w:rsidR="00B51ECD" w:rsidRPr="005126D3" w:rsidRDefault="00000000" w:rsidP="000F1C12">
      <w:pPr>
        <w:spacing w:line="259" w:lineRule="auto"/>
        <w:jc w:val="both"/>
        <w:rPr>
          <w:sz w:val="22"/>
          <w:szCs w:val="22"/>
        </w:rPr>
      </w:pPr>
      <w:r w:rsidRPr="005126D3">
        <w:rPr>
          <w:rFonts w:eastAsia="Calibri"/>
          <w:sz w:val="22"/>
          <w:szCs w:val="22"/>
        </w:rPr>
        <w:t>Mit freundlichen Grüßen</w:t>
      </w:r>
    </w:p>
    <w:p w14:paraId="00E161B6" w14:textId="77777777" w:rsidR="00B51ECD" w:rsidRPr="005126D3" w:rsidRDefault="00B51ECD" w:rsidP="000F1C12">
      <w:pPr>
        <w:spacing w:line="259" w:lineRule="auto"/>
        <w:jc w:val="both"/>
        <w:rPr>
          <w:sz w:val="22"/>
          <w:szCs w:val="22"/>
        </w:rPr>
      </w:pPr>
    </w:p>
    <w:p w14:paraId="02877596" w14:textId="711B00AE" w:rsidR="004A0D59" w:rsidRPr="00C4590F" w:rsidRDefault="00915E56" w:rsidP="000F1C12">
      <w:pPr>
        <w:spacing w:line="259" w:lineRule="auto"/>
        <w:jc w:val="both"/>
        <w:rPr>
          <w:rFonts w:eastAsia="Calibri"/>
          <w:sz w:val="22"/>
          <w:szCs w:val="22"/>
        </w:rPr>
      </w:pPr>
      <w:r w:rsidRPr="005126D3">
        <w:rPr>
          <w:noProof/>
          <w:sz w:val="22"/>
          <w:szCs w:val="22"/>
        </w:rPr>
        <mc:AlternateContent>
          <mc:Choice Requires="wpi">
            <w:drawing>
              <wp:anchor distT="0" distB="0" distL="114300" distR="114300" simplePos="0" relativeHeight="251659264" behindDoc="0" locked="0" layoutInCell="1" allowOverlap="1" wp14:anchorId="67F59CF7" wp14:editId="1BFEDB1C">
                <wp:simplePos x="0" y="0"/>
                <wp:positionH relativeFrom="column">
                  <wp:posOffset>0</wp:posOffset>
                </wp:positionH>
                <wp:positionV relativeFrom="paragraph">
                  <wp:posOffset>258134</wp:posOffset>
                </wp:positionV>
                <wp:extent cx="1207850" cy="452120"/>
                <wp:effectExtent l="38100" t="38100" r="11430" b="43180"/>
                <wp:wrapNone/>
                <wp:docPr id="848600156" name="Freihand 1"/>
                <wp:cNvGraphicFramePr/>
                <a:graphic xmlns:a="http://schemas.openxmlformats.org/drawingml/2006/main">
                  <a:graphicData uri="http://schemas.microsoft.com/office/word/2010/wordprocessingInk">
                    <w14:contentPart bwMode="auto" r:id="rId5">
                      <w14:nvContentPartPr>
                        <w14:cNvContentPartPr/>
                      </w14:nvContentPartPr>
                      <w14:xfrm>
                        <a:off x="0" y="0"/>
                        <a:ext cx="1207850" cy="452120"/>
                      </w14:xfrm>
                    </w14:contentPart>
                  </a:graphicData>
                </a:graphic>
                <wp14:sizeRelH relativeFrom="margin">
                  <wp14:pctWidth>0</wp14:pctWidth>
                </wp14:sizeRelH>
                <wp14:sizeRelV relativeFrom="margin">
                  <wp14:pctHeight>0</wp14:pctHeight>
                </wp14:sizeRelV>
              </wp:anchor>
            </w:drawing>
          </mc:Choice>
          <mc:Fallback>
            <w:pict>
              <v:shapetype w14:anchorId="558A48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6pt;margin-top:19.75pt;width:96.3pt;height:3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">
                <v:imagedata r:id="rId6" o:title=""/>
              </v:shape>
            </w:pict>
          </mc:Fallback>
        </mc:AlternateContent>
      </w:r>
      <w:r w:rsidRPr="005126D3">
        <w:rPr>
          <w:rFonts w:eastAsia="Calibri"/>
          <w:sz w:val="22"/>
          <w:szCs w:val="22"/>
        </w:rPr>
        <w:t>Luca Wagner</w:t>
      </w:r>
    </w:p>
    <w:sectPr w:rsidR="004A0D59" w:rsidRPr="00C4590F" w:rsidSect="00915E56">
      <w:pgSz w:w="11906" w:h="16838"/>
      <w:pgMar w:top="851" w:right="1418" w:bottom="851" w:left="141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CF53308"/>
    <w:multiLevelType w:val="hybridMultilevel"/>
    <w:tmpl w:val="D6B8139A"/>
    <w:lvl w:ilvl="0" w:tplc="7372597A">
      <w:start w:val="1"/>
      <w:numFmt w:val="bullet"/>
      <w:lvlText w:val="●"/>
      <w:lvlJc w:val="left"/>
      <w:pPr>
        <w:ind w:left="720" w:hanging="360"/>
      </w:pPr>
    </w:lvl>
    <w:lvl w:ilvl="1" w:tplc="35CC20F2">
      <w:start w:val="1"/>
      <w:numFmt w:val="bullet"/>
      <w:lvlText w:val="○"/>
      <w:lvlJc w:val="left"/>
      <w:pPr>
        <w:ind w:left="1440" w:hanging="360"/>
      </w:pPr>
    </w:lvl>
    <w:lvl w:ilvl="2" w:tplc="47BA24A0">
      <w:start w:val="1"/>
      <w:numFmt w:val="bullet"/>
      <w:lvlText w:val="■"/>
      <w:lvlJc w:val="left"/>
      <w:pPr>
        <w:ind w:left="2160" w:hanging="360"/>
      </w:pPr>
    </w:lvl>
    <w:lvl w:ilvl="3" w:tplc="5A225010">
      <w:start w:val="1"/>
      <w:numFmt w:val="bullet"/>
      <w:lvlText w:val="●"/>
      <w:lvlJc w:val="left"/>
      <w:pPr>
        <w:ind w:left="2880" w:hanging="360"/>
      </w:pPr>
    </w:lvl>
    <w:lvl w:ilvl="4" w:tplc="EF80B070">
      <w:start w:val="1"/>
      <w:numFmt w:val="bullet"/>
      <w:lvlText w:val="○"/>
      <w:lvlJc w:val="left"/>
      <w:pPr>
        <w:ind w:left="3600" w:hanging="360"/>
      </w:pPr>
    </w:lvl>
    <w:lvl w:ilvl="5" w:tplc="2CDC469A">
      <w:start w:val="1"/>
      <w:numFmt w:val="bullet"/>
      <w:lvlText w:val="■"/>
      <w:lvlJc w:val="left"/>
      <w:pPr>
        <w:ind w:left="4320" w:hanging="360"/>
      </w:pPr>
    </w:lvl>
    <w:lvl w:ilvl="6" w:tplc="FFEE179E">
      <w:start w:val="1"/>
      <w:numFmt w:val="bullet"/>
      <w:lvlText w:val="●"/>
      <w:lvlJc w:val="left"/>
      <w:pPr>
        <w:ind w:left="5040" w:hanging="360"/>
      </w:pPr>
    </w:lvl>
    <w:lvl w:ilvl="7" w:tplc="49F6B698">
      <w:start w:val="1"/>
      <w:numFmt w:val="bullet"/>
      <w:lvlText w:val="●"/>
      <w:lvlJc w:val="left"/>
      <w:pPr>
        <w:ind w:left="5760" w:hanging="360"/>
      </w:pPr>
    </w:lvl>
    <w:lvl w:ilvl="8" w:tplc="86B8BAC0">
      <w:start w:val="1"/>
      <w:numFmt w:val="bullet"/>
      <w:lvlText w:val="●"/>
      <w:lvlJc w:val="left"/>
      <w:pPr>
        <w:ind w:left="6480" w:hanging="360"/>
      </w:pPr>
    </w:lvl>
  </w:abstractNum>
  <w:num w:numId="1" w16cid:durableId="179675139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ECD"/>
    <w:rsid w:val="00000F11"/>
    <w:rsid w:val="0001242E"/>
    <w:rsid w:val="000F1C12"/>
    <w:rsid w:val="000F7575"/>
    <w:rsid w:val="00116857"/>
    <w:rsid w:val="0018080E"/>
    <w:rsid w:val="00275791"/>
    <w:rsid w:val="00445837"/>
    <w:rsid w:val="004A0D59"/>
    <w:rsid w:val="004B11A9"/>
    <w:rsid w:val="005126D3"/>
    <w:rsid w:val="00621666"/>
    <w:rsid w:val="00715FD2"/>
    <w:rsid w:val="00903D3A"/>
    <w:rsid w:val="00915E56"/>
    <w:rsid w:val="00B27D59"/>
    <w:rsid w:val="00B51ECD"/>
    <w:rsid w:val="00C4590F"/>
    <w:rsid w:val="00C854B1"/>
    <w:rsid w:val="00CE4C37"/>
    <w:rsid w:val="00D53DC5"/>
    <w:rsid w:val="00F066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9D499"/>
  <w15:docId w15:val="{338ADF95-5FDE-4E48-95E3-13E8C4129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paragraph" w:styleId="berarbeitung">
    <w:name w:val="Revision"/>
    <w:hidden/>
    <w:uiPriority w:val="99"/>
    <w:semiHidden/>
    <w:rsid w:val="006216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2T19:02:45.865"/>
    </inkml:context>
    <inkml:brush xml:id="br0">
      <inkml:brushProperty name="width" value="0.04286" units="cm"/>
      <inkml:brushProperty name="height" value="0.04286" units="cm"/>
    </inkml:brush>
  </inkml:definitions>
  <inkml:trace contextRef="#ctx0" brushRef="#br0">680 0 8969,'0'9'0,"-1"3"0,-2 6 0,-3 6 0,-3 7 0,-2 7 433,-3 4 1,-6 7 0,-2 4-1,-5 2-252,-5 1 0,-3 2 0,-3-5 0,-1 0 0,0 0-106,-2 0 1,5-7-1,-1-1 1,2-5-1,1-3-66,0-3 0,5-5 0,3-4-184,4-5 0,5-7 65,2-4 0,2-5 0,1-2 0,1-2-275,2-5 1,4-2 0,2-9 16,0-3 1,1-1-1,2-3 1,1 0-115,4 0 0,0 3 139,5-2 1,-1 4 319,1 3 1,-1 1 298,2 8 1,-3-1 555,3 5 1,0 0-478,1 4 0,1 5 602,0 6 0,2 3 1,1 4-133,0 1 0,1 0-161,3 2 1,-1 0-340,0 1 0,0-2-421,0-3 0,1-3-1499,-1-1 0,-1-5 1595,0-3 0,3-1 0,-1-2 0</inkml:trace>
  <inkml:trace contextRef="#ctx0" brushRef="#br0" timeOffset="193">555 904 9009,'-4'-2'0,"-1"-2"0,1-2 0</inkml:trace>
  <inkml:trace contextRef="#ctx0" brushRef="#br0" timeOffset="10512">915 103 7781,'-2'6'0,"0"0"0,0 2 0,-1-1 0,-1 3 0,0 0 0,0 2 0,-1 3 0,-2 4 0,-1 5 0,-1 5 0,-2 6 523,-2 5 0,-1 7 0,-3 5 0,0 3 1,1 1-86,1-4 0,2-4 1,2-5-1,3-3 1,3-4-271,3-4 1,2-2-1,0-5 1,2 1-1,3 0 358,0-1-689,2-5 1,-1-2 113,1-7 1,2-5 0,2-4-1,3-5-309,1-3 1,1-4 0,-1-6 0,2-4 48,1-5 0,1-2 1,0-4-1,-2 1 219,-2-1 1,-1 3 0,-2 0-1,0 2 266,-4 3 1,0 4 0,-6 7 127,0 2 1,-2 7 0,-2 3 0,-1 7 87,0 5 0,-1 4-257,-3 6 0,3 1 0,0 2 0,2 2-109,0 0 0,2 0 1,2 3-1,3 0-139,3 0 1,2-5-1,4-4 1,0-4 182,1-4 1,3-4-1,-2-5 1,0-2-56,-1-4 0,1-4 1,0-6-1,-1-5-137,1-4 1,-1-6-1,-2-3 1,0-3-180,2-3 1,-3 0 277,1-5 1,-5 1 0,0-1 0,-2-1-80,-2-3 1,-3 1 0,1 2 0,-4 1-611,-2 2 0,-4 2 1,0 2-1,2 3 712,1 5 0,1 1 0,-3 3 0</inkml:trace>
  <inkml:trace contextRef="#ctx0" brushRef="#br0" timeOffset="28019">1595 865 7467,'6'-1'94,"-2"-1"0,1 1 127,-3-4 0,1 3-17,-1-2 1,1 0-92,1-3 1,2-1 10,-2-1 0,1-3-117,-1-1 1,2 0 31,-2-5 1,-1 4 106,-1-4 0,1 4-45,-1-1 0,0 0 14,-4 0 1,-2 0-63,-2 2 0,-4 1 40,-3 1 0,-3 2-190,-3 2 1,-2 2 70,-1 0 0,-3 4 50,0 5 0,-1 3 15,-2 6 0,2 3 6,0 1 1,3 4 14,2 3 0,1 1-19,1 0 1,3 1 68,3 0 1,4-1-50,5-2 1,1-1 35,3-3 1,6-2-25,2-2 0,4-4-124,3-3 0,0-1 18,4-3 1,-1-1-70,4-3 0,0-4 23,-1-2 1,3-1-196,0-4 1,-2 0 19,-1-2 1,-1 3 113,-1-1 0,-2 0-25,-2-2 0,-3 3-81,-3 2 388,-1 1 1,-5 2 27,1 1 0,-1 4-100,-3 0 0,-2 1 173,0 5 1,-1 0-54,1 5 0,1-1 58,-1 3 0,1 2-90,1 0 1,1 2 43,1-2 1,2 0-88,2-2 1,3 0 83,2 0 0,4-3-239,2-2 1,2-3-221,0 0 0,0-4-1669,0 1 1929,3-1 0,-2-1 0,2 0 0</inkml:trace>
  <inkml:trace contextRef="#ctx0" brushRef="#br0" timeOffset="31180">2025 832 7842,'7'-6'0,"-2"0"0,0-1-319,0 1 446,-1-1 1,2 1-111,1-1 0,-1-2 80,1-2 1,-2-1-99,0 0 1,0-1 125,-1 0 0,-1-1 24,-1-1 0,-1 3-36,-1-1 1,-1 0 142,-1 2 1,-2 2-123,-4 0 1,-2 2-7,-3 1 1,0 2-7,0 2 0,-3 1 18,-1 1 1,1 2-199,-1 2 1,0 1 81,0 6 1,-1 2-120,3 2 0,1 2 34,4 1 0,1-1-50,5 0 1,-1 3 43,3-2 0,0-1 72,4-5 0,3 1-30,3 0 1,3-3 11,4-1 1,-1-5-48,3-2 1,0-1 43,0-1 0,0 0-125,-2 0 1,0 0 69,-2 0 1,-3-2-15,-1-1 255,-2 1-239,-4-1 328,0 3 0,-3-3 84,-3 3-15,3 0-237,-6 3 0,5 0 113,-1 4 0,1-3-207,1 0 1,0 1 120,0 1 0,3 0-178,-1 1 1,3-1 13,-1 1 1,2-1-106,0 0 1,1 1 37,-1-1 1,0 3-41,1-1 1,-1 1 106,1-3 0,-2 3-99,0-1 0,0 2 68,0-2 1,-3 2-10,1 3 0,-3 2 22,0 0 0,0 0-2,0-2 0,-3 3 307,-1 1 0,-2-2-92,0 0 0,-3 1 188,-2-1 1,-2 1-95,-2-1 0,-3-2 27,-4 2 0,-5-2 185,-1-2 0,-3-2 207,-3-3 0,-2-2-241,-2-2 1,-1-4-182,1-2 0,1-5-328,1-2 1,6-2 116,2-1 0,6-4-1279,4-3 0,3 0 261,2-5 989,3 2 0,4-8 0,3 3 0</inkml:trace>
  <inkml:trace contextRef="#ctx0" brushRef="#br0" timeOffset="33045">2230 629 7144,'-3'4'254,"1"1"0,1-1-68,1 2 1,-1 4 8,-1 0 1,1 3 167,-1 2 1,-1 1-59,-1 4 0,-2 1 78,-1 0 1,1 3-112,0-3 0,-1-2-130,1-4 0,0-2 366,2 0-368,-2-3-88,5-3 0,-1-7-160,2-5 1,0-3 3,0-3 0,0-2-129,2-2 0,0 1-89,2-3 1,0 2 96,3-2 0,-1 2 10,1-2 1,0 0 85,1 0 1,0-1-50,3 4 0,-1-4 66,3 3 0,1 0 132,1 3 1,0 0 54,3 1 1,-1 2 165,-2 2 1,4 1-24,0 2 0,-2 2-87,2 4 0,-4 2-102,0 5 1,-2 2 49,-2 4 0,-2-1 83,-2 3 1,-2 2-96,0 3 1,-3 2 37,-2-1 0,0 0-53,0 1 1,-2-3 5,-3 3 1,-1-2-425,-3 2 0,2-2 189,-1-3 0,1 0 177,0-2 0,-2-1 0,-1-4 0</inkml:trace>
  <inkml:trace contextRef="#ctx0" brushRef="#br0" timeOffset="34438">2571 762 7606,'7'0'-192,"-1"0"477,1 0 0,0 0-132,1 0 0,4 0 46,3 0 0,5 0-54,0 0 1,3-3-157,1-1 0,2-3 86,0-1 0,0 1-132,-5-2 0,0 0 106,-4 0 1,-2 0-329,-4 0 1,-2 2 134,-2-1 1,-4 1-94,-1 0 0,-1 1 116,-1-1 0,-3 3 51,-1 0 0,-5 2 153,-1-3 1,-3 3-152,-2-2 1,-2 3 375,-2-2 0,-1 3-136,-1 0 1,1 0 163,-2 3 0,0 0-108,1 3 1,-4 4-298,-1 3 1,4 3 68,-2 3 0,3 0 92,2 1 1,3 2 172,1 1 0,3 0-131,3 1 0,3-2 320,6 2 1,2 0-133,2-2 0,3-2 68,6-3 1,1-2-17,1-4 1,2 0-273,4-2 0,0-1-254,2-4 1,4-1 179,3-3 1,2-3-231,2-1 0,-2-5 130,0-4 1,-1-3-623,-3-3 0,0 0 326,-2-1 1,-6 1 29,-3 0 1,-3 0 13,-1-1 0,-3 2 386,-2 1 1,-1 2 332,-3 4-62,-1-1 0,-1 5 36,0-2 133,0 5-774,-2 1 300,0 9 0,0-2-178,0 5 0,0 1 30,-3 0 0,0 3 165,-4 2 0,-1 2-112,-1 2 0,1 0 305,1 0 0,-1 0 217,-1 1 1,1-1-194,4 0 1,-1-2-87,3-2 0,-2-3 179,2-1-444,-1-2 1,4-5 94,1-2 1,2-7-102,2-3 0,3-5-89,-1-2 1,1-2 80,-3-4 0,3 0 126,-1-2 1,1 1-2,-3-1 0,2 2 89,0 0 1,0-2-101,3-1 1,0 2 185,4 1 1,-1 0-86,3 0 1,3 1-32,1-1 1,1 1-316,-1 3 1,0-1-419,3 3 1,1-2 651,3 2 0,3 0 0,-2 3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434</Words>
  <Characters>2738</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Döbele</cp:lastModifiedBy>
  <cp:revision>4</cp:revision>
  <cp:lastPrinted>2026-09-29T15:37:00Z</cp:lastPrinted>
  <dcterms:created xsi:type="dcterms:W3CDTF">2026-09-29T15:37:00Z</dcterms:created>
  <dcterms:modified xsi:type="dcterms:W3CDTF">2026-09-30T20:24:00Z</dcterms:modified>
</cp:coreProperties>
</file>