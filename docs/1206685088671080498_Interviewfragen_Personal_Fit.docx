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8AFB5" w14:textId="27A76CAE" w:rsidR="00666008" w:rsidRPr="009A4165" w:rsidRDefault="00832B8F" w:rsidP="00832B8F">
      <w:pPr>
        <w:pStyle w:val="Title"/>
        <w:jc w:val="center"/>
      </w:pPr>
      <w:r w:rsidRPr="009A4165">
        <w:t>Interviewfragen</w:t>
      </w:r>
    </w:p>
    <w:p w14:paraId="6F695CF4" w14:textId="05A69BEF" w:rsidR="001001F7" w:rsidRPr="009A4165" w:rsidRDefault="001001F7" w:rsidP="001001F7">
      <w:r>
        <w:sym w:font="Wingdings" w:char="F0E0"/>
      </w:r>
      <w:r w:rsidRPr="009A4165">
        <w:t xml:space="preserve"> Sheet mit Keywords ans Interview mitnehmen, wenn in Person (Calls)?</w:t>
      </w:r>
    </w:p>
    <w:p w14:paraId="0EA3FBB5" w14:textId="43354E29" w:rsidR="007272CC" w:rsidRPr="009A4165" w:rsidRDefault="007272CC" w:rsidP="007272CC">
      <w:pPr>
        <w:rPr>
          <w:b/>
          <w:bCs/>
        </w:rPr>
      </w:pPr>
      <w:r w:rsidRPr="009A4165">
        <w:rPr>
          <w:b/>
          <w:bCs/>
        </w:rPr>
        <w:t>Key-Skills Consulting</w:t>
      </w:r>
    </w:p>
    <w:p w14:paraId="78D13F24" w14:textId="44C3A973" w:rsidR="007272CC" w:rsidRDefault="007272CC" w:rsidP="007272CC">
      <w:pPr>
        <w:pStyle w:val="ListParagraph"/>
        <w:numPr>
          <w:ilvl w:val="0"/>
          <w:numId w:val="6"/>
        </w:numPr>
      </w:pPr>
      <w:r>
        <w:t>Analytische Fähigkeiten</w:t>
      </w:r>
    </w:p>
    <w:p w14:paraId="7305430B" w14:textId="60B4A51C" w:rsidR="007272CC" w:rsidRDefault="007272CC" w:rsidP="007272CC">
      <w:pPr>
        <w:pStyle w:val="ListParagraph"/>
        <w:numPr>
          <w:ilvl w:val="0"/>
          <w:numId w:val="6"/>
        </w:numPr>
      </w:pPr>
      <w:r>
        <w:t>Zwischenmenschliche Fähigkeiten</w:t>
      </w:r>
    </w:p>
    <w:p w14:paraId="61AF8B1A" w14:textId="52AD0AF9" w:rsidR="007272CC" w:rsidRDefault="007272CC" w:rsidP="007272CC">
      <w:pPr>
        <w:pStyle w:val="ListParagraph"/>
        <w:numPr>
          <w:ilvl w:val="0"/>
          <w:numId w:val="6"/>
        </w:numPr>
      </w:pPr>
      <w:r>
        <w:t>Arbeitsbereitschaft, Einsatzbereitschaft</w:t>
      </w:r>
    </w:p>
    <w:p w14:paraId="0F536B35" w14:textId="63067E9F" w:rsidR="007272CC" w:rsidRDefault="007272CC" w:rsidP="007272CC">
      <w:pPr>
        <w:pStyle w:val="ListParagraph"/>
        <w:numPr>
          <w:ilvl w:val="0"/>
          <w:numId w:val="6"/>
        </w:numPr>
      </w:pPr>
      <w:r>
        <w:t>Offenheit, Interesse</w:t>
      </w:r>
      <w:r w:rsidR="00380034">
        <w:t>, Kommunikation</w:t>
      </w:r>
    </w:p>
    <w:p w14:paraId="2AC7A284" w14:textId="3F427559" w:rsidR="0096311C" w:rsidRDefault="0096311C" w:rsidP="007272CC">
      <w:pPr>
        <w:pStyle w:val="ListParagraph"/>
        <w:numPr>
          <w:ilvl w:val="0"/>
          <w:numId w:val="6"/>
        </w:numPr>
      </w:pPr>
      <w:r>
        <w:t>Zusammenhänge verstehen</w:t>
      </w:r>
    </w:p>
    <w:p w14:paraId="5B574CE6" w14:textId="25FDB7C9" w:rsidR="0096311C" w:rsidRDefault="0096311C" w:rsidP="007272CC">
      <w:pPr>
        <w:pStyle w:val="ListParagraph"/>
        <w:numPr>
          <w:ilvl w:val="0"/>
          <w:numId w:val="6"/>
        </w:numPr>
      </w:pPr>
      <w:r>
        <w:t>Problemlöseverhalten</w:t>
      </w:r>
    </w:p>
    <w:p w14:paraId="4F16CF16" w14:textId="77777777" w:rsidR="00A13AC7" w:rsidRDefault="00A13AC7" w:rsidP="00A13AC7"/>
    <w:p w14:paraId="37B4AE32" w14:textId="369B06F9" w:rsidR="00A13AC7" w:rsidRDefault="00A13AC7" w:rsidP="00A13AC7">
      <w:r>
        <w:rPr>
          <w:b/>
          <w:bCs/>
        </w:rPr>
        <w:t>Begründung für UB</w:t>
      </w:r>
    </w:p>
    <w:p w14:paraId="3AF295F2" w14:textId="57708949" w:rsidR="00A13AC7" w:rsidRPr="00A13AC7" w:rsidRDefault="00A13AC7" w:rsidP="00A13AC7">
      <w:r>
        <w:rPr>
          <w:u w:val="single"/>
        </w:rPr>
        <w:t>Branche:</w:t>
      </w:r>
      <w:r>
        <w:t xml:space="preserve"> Nachhaltigkeit (Interessen),</w:t>
      </w:r>
    </w:p>
    <w:p w14:paraId="3B93A6B4" w14:textId="4AA4F788" w:rsidR="00A13AC7" w:rsidRDefault="00A13AC7" w:rsidP="00A13AC7">
      <w:pPr>
        <w:rPr>
          <w:u w:val="single"/>
        </w:rPr>
      </w:pPr>
      <w:r>
        <w:rPr>
          <w:u w:val="single"/>
        </w:rPr>
        <w:t>Unternehmen:</w:t>
      </w:r>
    </w:p>
    <w:p w14:paraId="15DC88C4" w14:textId="421E2C73" w:rsidR="00A13AC7" w:rsidRPr="00A13AC7" w:rsidRDefault="00A13AC7" w:rsidP="00A13AC7">
      <w:r>
        <w:rPr>
          <w:u w:val="single"/>
        </w:rPr>
        <w:t>Ich:</w:t>
      </w:r>
      <w:r>
        <w:t xml:space="preserve"> Neugierde, Impact haben. Innovation in die Wirtschaft bringen</w:t>
      </w:r>
    </w:p>
    <w:p w14:paraId="66739845" w14:textId="138AA747" w:rsidR="00827473" w:rsidRDefault="0061254B" w:rsidP="00E77C7B">
      <w:pPr>
        <w:pStyle w:val="Heading1"/>
      </w:pPr>
      <w:r>
        <w:t>Führen Sie uns durch Ihren Lebenslauf</w:t>
      </w:r>
      <w:r w:rsidR="00E529C3">
        <w:t xml:space="preserve"> (Samen sähen?)</w:t>
      </w:r>
    </w:p>
    <w:p w14:paraId="2B9C3520" w14:textId="33F82192" w:rsidR="00667402" w:rsidRDefault="00E8344A" w:rsidP="00E37FAB">
      <w:r>
        <w:t>Erstmals will ich Ihnen nochmals danken für die Einladung zu diesem Gespräch</w:t>
      </w:r>
      <w:r w:rsidR="00827671">
        <w:t xml:space="preserve">! </w:t>
      </w:r>
      <w:del w:id="0" w:author="Jonas Stegh" w:date="2024-02-12T20:21:00Z">
        <w:r w:rsidR="00827671" w:rsidDel="009A4165">
          <w:delText>Anhand meiner Geschichte mag es Ihnen logischer erscheinen, weshalb ich mich für die Unternehmensberatung entschieden habe, als es für mich lange Zeit war.</w:delText>
        </w:r>
        <w:r w:rsidR="00667402" w:rsidRPr="00BC7AAA" w:rsidDel="009A4165">
          <w:delText xml:space="preserve"> </w:delText>
        </w:r>
      </w:del>
    </w:p>
    <w:p w14:paraId="6C0A5A3E" w14:textId="77777777" w:rsidR="00667402" w:rsidRDefault="00667402" w:rsidP="00E37FAB">
      <w:pPr>
        <w:rPr>
          <w:b/>
          <w:bCs/>
        </w:rPr>
      </w:pPr>
    </w:p>
    <w:p w14:paraId="28F693FE" w14:textId="05AF27F2" w:rsidR="00E37FAB" w:rsidRDefault="00E37FAB" w:rsidP="00667402">
      <w:pPr>
        <w:pStyle w:val="Heading4"/>
      </w:pPr>
      <w:r w:rsidRPr="00667402">
        <w:t>Schule</w:t>
      </w:r>
    </w:p>
    <w:p w14:paraId="4EF48C48" w14:textId="30AECECD" w:rsidR="00CC40D3" w:rsidRDefault="00667402" w:rsidP="00E37FAB">
      <w:r w:rsidRPr="00BC7AAA">
        <w:t>Seit meiner Kindheit konnte mein Wissensdurst selten gestillt werden. Wenn man mich fragte, was mein Lieblingsfach sei, wusste ich nie so recht, was ich sagen sollte</w:t>
      </w:r>
      <w:r w:rsidR="00BE3228">
        <w:t>.</w:t>
      </w:r>
      <w:r w:rsidRPr="00BC7AAA">
        <w:t xml:space="preserve"> </w:t>
      </w:r>
      <w:del w:id="1" w:author="Jonas Stegh" w:date="2024-02-12T20:21:00Z">
        <w:r w:rsidRPr="00BC7AAA" w:rsidDel="009A4165">
          <w:delText xml:space="preserve">Um </w:delText>
        </w:r>
        <w:r w:rsidR="001468D8" w:rsidDel="009A4165">
          <w:delText xml:space="preserve">also </w:delText>
        </w:r>
        <w:r w:rsidRPr="00BC7AAA" w:rsidDel="009A4165">
          <w:delText xml:space="preserve">meine </w:delText>
        </w:r>
        <w:r w:rsidR="00BE3228" w:rsidDel="009A4165">
          <w:delText>Interessen</w:delText>
        </w:r>
        <w:r w:rsidRPr="00BC7AAA" w:rsidDel="009A4165">
          <w:delText xml:space="preserve"> besser kennenzulernen, entschied ich mich für das Gymnasium. </w:delText>
        </w:r>
      </w:del>
      <w:r w:rsidR="00BE3228">
        <w:t>M</w:t>
      </w:r>
      <w:r w:rsidRPr="00BC7AAA">
        <w:t>ir</w:t>
      </w:r>
      <w:r w:rsidR="00BE3228">
        <w:t xml:space="preserve"> wurde</w:t>
      </w:r>
      <w:r w:rsidRPr="00BC7AAA">
        <w:t xml:space="preserve"> klar, dass ich </w:t>
      </w:r>
      <w:r w:rsidR="001468D8">
        <w:t xml:space="preserve">an den Naturwissenschaften </w:t>
      </w:r>
      <w:r w:rsidR="00A358CB">
        <w:t xml:space="preserve">interessiert bin </w:t>
      </w:r>
      <w:r w:rsidRPr="00BC7AAA">
        <w:t>und vor allem für neue Konzepte und Innovationen brenne</w:t>
      </w:r>
      <w:r w:rsidR="00F72002">
        <w:t xml:space="preserve">, so begeisterten mich die Idee des </w:t>
      </w:r>
      <w:proofErr w:type="spellStart"/>
      <w:r w:rsidR="00F72002">
        <w:t>Vertical</w:t>
      </w:r>
      <w:proofErr w:type="spellEnd"/>
      <w:r w:rsidR="00F72002">
        <w:t xml:space="preserve"> Farming oder der Wasserstoff in der Energieversorgung. </w:t>
      </w:r>
      <w:del w:id="2" w:author="Jonas Stegh" w:date="2024-02-12T20:22:00Z">
        <w:r w:rsidR="001468D8" w:rsidDel="009A4165">
          <w:delText xml:space="preserve">Weil ich </w:delText>
        </w:r>
        <w:r w:rsidR="00F72002" w:rsidDel="009A4165">
          <w:delText>dafür</w:delText>
        </w:r>
        <w:r w:rsidR="001468D8" w:rsidDel="009A4165">
          <w:delText xml:space="preserve"> keine grossflächige Anwendung in der Realität</w:delText>
        </w:r>
        <w:r w:rsidR="00F96590" w:rsidDel="009A4165">
          <w:delText xml:space="preserve"> beobachten konnte, </w:delText>
        </w:r>
      </w:del>
      <w:r w:rsidR="00F96590">
        <w:t xml:space="preserve">suchte ich </w:t>
      </w:r>
      <w:r w:rsidR="00F72002">
        <w:t xml:space="preserve">ständig nach einem geeigneten Berufsfeld, </w:t>
      </w:r>
      <w:r w:rsidR="008F5679">
        <w:t>das dieses Interesse befriedigt</w:t>
      </w:r>
      <w:r w:rsidR="00C91A41">
        <w:t xml:space="preserve">. </w:t>
      </w:r>
      <w:del w:id="3" w:author="Jonas Stegh" w:date="2024-02-12T20:22:00Z">
        <w:r w:rsidR="008F5679" w:rsidDel="009A4165">
          <w:delText xml:space="preserve">Lange Zeit </w:delText>
        </w:r>
        <w:r w:rsidR="007D2436" w:rsidDel="009A4165">
          <w:delText xml:space="preserve">konnte ich die Verbindung zum Berufsfeld </w:delText>
        </w:r>
        <w:r w:rsidR="002F1ADA" w:rsidDel="009A4165">
          <w:delText>Consulting</w:delText>
        </w:r>
        <w:r w:rsidR="007D2436" w:rsidDel="009A4165">
          <w:delText xml:space="preserve"> nicht machen</w:delText>
        </w:r>
        <w:r w:rsidR="00F944D2" w:rsidDel="009A4165">
          <w:delText>, weshalb ich mir unter anderem mit dem Cambridge Proficiency Exam eine Tür zum internationalen Arbeitsmarkt öffnete.</w:delText>
        </w:r>
      </w:del>
    </w:p>
    <w:p w14:paraId="3E63C82D" w14:textId="77777777" w:rsidR="002F1ADA" w:rsidRDefault="002F1ADA" w:rsidP="00E37FAB">
      <w:pPr>
        <w:rPr>
          <w:u w:val="single"/>
        </w:rPr>
      </w:pPr>
    </w:p>
    <w:p w14:paraId="316B27C3" w14:textId="0B11A140" w:rsidR="007D2436" w:rsidRDefault="007D2436" w:rsidP="00E37FAB">
      <w:pPr>
        <w:rPr>
          <w:ins w:id="4" w:author="Jonas Stegh" w:date="2024-02-12T20:22:00Z"/>
          <w:u w:val="single"/>
        </w:rPr>
      </w:pPr>
      <w:r w:rsidRPr="007D2436">
        <w:rPr>
          <w:u w:val="single"/>
        </w:rPr>
        <w:sym w:font="Wingdings" w:char="F0E0"/>
      </w:r>
      <w:r>
        <w:rPr>
          <w:u w:val="single"/>
        </w:rPr>
        <w:t xml:space="preserve"> Überleitung Marketing /</w:t>
      </w:r>
      <w:r w:rsidR="002F1ADA">
        <w:rPr>
          <w:u w:val="single"/>
        </w:rPr>
        <w:t xml:space="preserve"> Auftritt in der Öffentlichkeit</w:t>
      </w:r>
    </w:p>
    <w:p w14:paraId="6F10117F" w14:textId="2DD3F0AE" w:rsidR="009A4165" w:rsidRDefault="009A4165" w:rsidP="00E37FAB">
      <w:pPr>
        <w:rPr>
          <w:u w:val="single"/>
        </w:rPr>
      </w:pPr>
      <w:ins w:id="5" w:author="Jonas Stegh" w:date="2024-02-12T20:22:00Z">
        <w:r>
          <w:rPr>
            <w:u w:val="single"/>
          </w:rPr>
          <w:t>Also sammelte ich Erfahrungen…</w:t>
        </w:r>
      </w:ins>
    </w:p>
    <w:p w14:paraId="2C91C10C" w14:textId="77777777" w:rsidR="008F5679" w:rsidRDefault="008F5679" w:rsidP="00E37FAB"/>
    <w:p w14:paraId="66740363" w14:textId="4DD54A91" w:rsidR="002F1ADA" w:rsidRDefault="002F1ADA" w:rsidP="00E37FAB">
      <w:r w:rsidRPr="00BC7AAA">
        <w:t xml:space="preserve">Neben dem Schulalltag übernahm ich einen Job </w:t>
      </w:r>
      <w:r w:rsidR="0036139C">
        <w:t>in</w:t>
      </w:r>
      <w:r w:rsidR="008F5679">
        <w:t xml:space="preserve"> einem </w:t>
      </w:r>
      <w:r w:rsidR="008F5679" w:rsidRPr="00F944D2">
        <w:rPr>
          <w:b/>
          <w:bCs/>
        </w:rPr>
        <w:t>kleinen Startup</w:t>
      </w:r>
      <w:r w:rsidR="008F5679">
        <w:t xml:space="preserve"> (Demata Grogg)</w:t>
      </w:r>
      <w:r w:rsidRPr="00BC7AAA">
        <w:t xml:space="preserve">, </w:t>
      </w:r>
      <w:r w:rsidR="008F5679">
        <w:t>wo ich den</w:t>
      </w:r>
      <w:r w:rsidRPr="00BC7AAA">
        <w:t xml:space="preserve"> </w:t>
      </w:r>
      <w:proofErr w:type="spellStart"/>
      <w:r w:rsidRPr="00F944D2">
        <w:rPr>
          <w:b/>
          <w:bCs/>
        </w:rPr>
        <w:t>Social</w:t>
      </w:r>
      <w:proofErr w:type="spellEnd"/>
      <w:r w:rsidRPr="00F944D2">
        <w:rPr>
          <w:b/>
          <w:bCs/>
        </w:rPr>
        <w:t xml:space="preserve"> Media Content</w:t>
      </w:r>
      <w:r w:rsidRPr="00BC7AAA">
        <w:t xml:space="preserve"> einzelner Unternehmen verwalten konnte</w:t>
      </w:r>
      <w:r w:rsidR="00E10F2F">
        <w:t>.</w:t>
      </w:r>
      <w:r w:rsidRPr="00BC7AAA">
        <w:t xml:space="preserve"> </w:t>
      </w:r>
      <w:r>
        <w:t xml:space="preserve">Die Verantwortung, den Ruf eines Unternehmens </w:t>
      </w:r>
      <w:r w:rsidR="0036139C">
        <w:t>aufrechtzuerhalten</w:t>
      </w:r>
      <w:r>
        <w:t>, war für mich unglaublich beeindruckend und motivierend.</w:t>
      </w:r>
    </w:p>
    <w:p w14:paraId="5ECB4BA8" w14:textId="609C1702" w:rsidR="003F0C85" w:rsidRPr="003F0C85" w:rsidRDefault="003F0C85" w:rsidP="00E37FAB">
      <w:pPr>
        <w:rPr>
          <w:b/>
          <w:bCs/>
          <w:u w:val="single"/>
        </w:rPr>
      </w:pPr>
      <w:r w:rsidRPr="003F0C85">
        <w:rPr>
          <w:u w:val="single"/>
        </w:rPr>
        <w:sym w:font="Wingdings" w:char="F0E0"/>
      </w:r>
      <w:r>
        <w:rPr>
          <w:u w:val="single"/>
        </w:rPr>
        <w:t xml:space="preserve"> Überleitung zum Sozialpraktikum zu holprig. </w:t>
      </w:r>
      <w:r w:rsidR="0085313B">
        <w:rPr>
          <w:u w:val="single"/>
        </w:rPr>
        <w:t>Sehr starke soziale Komponente, zu wenig Consultingfähigkeiten?</w:t>
      </w:r>
    </w:p>
    <w:p w14:paraId="4BBE1017" w14:textId="77777777" w:rsidR="00F944D2" w:rsidRDefault="00F944D2" w:rsidP="00E37FAB"/>
    <w:p w14:paraId="6E8CDC8E" w14:textId="1065E465" w:rsidR="00305ABB" w:rsidRDefault="00F17B38" w:rsidP="00E37FAB">
      <w:r>
        <w:t>Weil mich</w:t>
      </w:r>
      <w:r w:rsidR="00051CC7">
        <w:t xml:space="preserve"> andere sozioökonomische Verhältnisse interessierten, </w:t>
      </w:r>
      <w:r w:rsidR="00667402" w:rsidRPr="00BC7AAA">
        <w:t xml:space="preserve">absolvierte ich ein Sozialpraktikum bei </w:t>
      </w:r>
      <w:proofErr w:type="spellStart"/>
      <w:r w:rsidRPr="00F944D2">
        <w:rPr>
          <w:b/>
          <w:bCs/>
        </w:rPr>
        <w:t>Les</w:t>
      </w:r>
      <w:proofErr w:type="spellEnd"/>
      <w:r w:rsidRPr="00F944D2">
        <w:rPr>
          <w:b/>
          <w:bCs/>
        </w:rPr>
        <w:t xml:space="preserve"> </w:t>
      </w:r>
      <w:proofErr w:type="spellStart"/>
      <w:r w:rsidRPr="00F944D2">
        <w:rPr>
          <w:b/>
          <w:bCs/>
        </w:rPr>
        <w:t>Restos</w:t>
      </w:r>
      <w:proofErr w:type="spellEnd"/>
      <w:r w:rsidRPr="00F944D2">
        <w:rPr>
          <w:b/>
          <w:bCs/>
        </w:rPr>
        <w:t xml:space="preserve"> du Coeur</w:t>
      </w:r>
      <w:r>
        <w:t xml:space="preserve"> in einer Banlieue in Paris</w:t>
      </w:r>
      <w:r w:rsidR="00667402" w:rsidRPr="00BC7AAA">
        <w:t xml:space="preserve">, wo Bedürftigen geholfen wird. </w:t>
      </w:r>
      <w:r w:rsidR="005B2851">
        <w:t>Konfrontiert mit extremen Schicksalen</w:t>
      </w:r>
      <w:r w:rsidR="0004144F">
        <w:t>, war ich erstmals geschock</w:t>
      </w:r>
      <w:r w:rsidR="00106629">
        <w:t xml:space="preserve">t, wie </w:t>
      </w:r>
      <w:r w:rsidR="0036139C">
        <w:t>prekär</w:t>
      </w:r>
      <w:r w:rsidR="00106629">
        <w:t xml:space="preserve"> gewisse Kinder grosswerden müssen</w:t>
      </w:r>
      <w:r w:rsidR="0004144F">
        <w:t>. Mir wurde klar</w:t>
      </w:r>
      <w:r w:rsidR="00667402" w:rsidRPr="00BC7AAA">
        <w:t xml:space="preserve">, dass </w:t>
      </w:r>
      <w:r w:rsidR="00106629">
        <w:t>die Welt</w:t>
      </w:r>
      <w:r w:rsidR="0085313B">
        <w:t xml:space="preserve"> unglaublich viele</w:t>
      </w:r>
      <w:r w:rsidR="00667402" w:rsidRPr="00BC7AAA">
        <w:t xml:space="preserve"> Facetten </w:t>
      </w:r>
      <w:r w:rsidR="00106629">
        <w:t>hat</w:t>
      </w:r>
      <w:r w:rsidR="00667402" w:rsidRPr="00BC7AAA">
        <w:t xml:space="preserve">, die gerade </w:t>
      </w:r>
      <w:r w:rsidR="00F944D2">
        <w:t xml:space="preserve">bei Entscheiden und Massnahmen beachtet werden müssen, um gewünschte </w:t>
      </w:r>
      <w:r w:rsidR="00F944D2">
        <w:lastRenderedPageBreak/>
        <w:t>Wirkungen zu erzielen</w:t>
      </w:r>
      <w:r w:rsidR="00667402" w:rsidRPr="00BC7AAA">
        <w:t>.</w:t>
      </w:r>
      <w:r w:rsidR="0095040D">
        <w:t xml:space="preserve"> Ich verliess Paris mit dem Ziel, die Welt ein Stück besser zu machen</w:t>
      </w:r>
      <w:r w:rsidR="00701B22">
        <w:t xml:space="preserve"> und möglichst vielen weiterzuhelfen.</w:t>
      </w:r>
      <w:r w:rsidR="0085313B">
        <w:t xml:space="preserve"> (Link zu Consulting)</w:t>
      </w:r>
    </w:p>
    <w:p w14:paraId="63933870" w14:textId="77777777" w:rsidR="0085313B" w:rsidRDefault="0085313B" w:rsidP="00E37FAB"/>
    <w:p w14:paraId="04DC7C51" w14:textId="52010264" w:rsidR="0085313B" w:rsidRPr="0085313B" w:rsidRDefault="0085313B" w:rsidP="00E37FAB">
      <w:pPr>
        <w:rPr>
          <w:b/>
          <w:bCs/>
          <w:u w:val="single"/>
        </w:rPr>
      </w:pPr>
      <w:r>
        <w:sym w:font="Wingdings" w:char="F0E0"/>
      </w:r>
      <w:r>
        <w:t xml:space="preserve"> </w:t>
      </w:r>
      <w:r>
        <w:rPr>
          <w:u w:val="single"/>
        </w:rPr>
        <w:t>Verdeutlichung, dass ich mir Optionen offenhalten will, um ein attraktives Profil aufzubauen.</w:t>
      </w:r>
    </w:p>
    <w:p w14:paraId="056858F4" w14:textId="77777777" w:rsidR="0085313B" w:rsidRDefault="0085313B" w:rsidP="0085313B"/>
    <w:p w14:paraId="3C578C0C" w14:textId="68E56B5C" w:rsidR="0051139F" w:rsidRDefault="00EA710E" w:rsidP="0051139F">
      <w:r>
        <w:t xml:space="preserve">Getrieben vom Wunsch nach internationaler Erfahrung und Verantwortung reiste ich </w:t>
      </w:r>
      <w:r w:rsidR="008217A3">
        <w:t>nach dem Gymnasium</w:t>
      </w:r>
      <w:r w:rsidR="00384D1B">
        <w:t xml:space="preserve"> für 3 Monate </w:t>
      </w:r>
      <w:r>
        <w:t>nach</w:t>
      </w:r>
      <w:r w:rsidR="00384D1B">
        <w:t xml:space="preserve"> Mexiko</w:t>
      </w:r>
      <w:r>
        <w:t xml:space="preserve">, um dort als </w:t>
      </w:r>
      <w:proofErr w:type="spellStart"/>
      <w:r w:rsidR="00384D1B">
        <w:t>Tauchguide</w:t>
      </w:r>
      <w:proofErr w:type="spellEnd"/>
      <w:r>
        <w:t xml:space="preserve"> zu arbeiten</w:t>
      </w:r>
      <w:r w:rsidR="00F944D2">
        <w:t xml:space="preserve"> (Ramon Zapata Divers)</w:t>
      </w:r>
      <w:r w:rsidR="00384D1B">
        <w:t xml:space="preserve">. </w:t>
      </w:r>
      <w:del w:id="6" w:author="Jonas Stegh" w:date="2024-02-12T20:22:00Z">
        <w:r w:rsidR="00F944D2" w:rsidDel="009A4165">
          <w:delText>Die Anforderung</w:delText>
        </w:r>
        <w:r w:rsidR="003A4E1A" w:rsidDel="009A4165">
          <w:delText xml:space="preserve"> </w:delText>
        </w:r>
        <w:r w:rsidR="00F944D2" w:rsidDel="009A4165">
          <w:delText>kompetent aufzutreten</w:delText>
        </w:r>
        <w:r w:rsidR="003A4E1A" w:rsidDel="009A4165">
          <w:delText xml:space="preserve"> und </w:delText>
        </w:r>
        <w:r w:rsidR="00F944D2" w:rsidDel="009A4165">
          <w:delText xml:space="preserve">Sachverhalte </w:delText>
        </w:r>
        <w:r w:rsidR="006E43EC" w:rsidDel="009A4165">
          <w:delText>effizient</w:delText>
        </w:r>
        <w:r w:rsidR="00F944D2" w:rsidDel="009A4165">
          <w:delText xml:space="preserve"> </w:delText>
        </w:r>
        <w:r w:rsidR="006E43EC" w:rsidDel="009A4165">
          <w:delText>zu analysieren,</w:delText>
        </w:r>
        <w:r w:rsidR="003A4E1A" w:rsidDel="009A4165">
          <w:delText xml:space="preserve"> entsprach </w:delText>
        </w:r>
        <w:r w:rsidR="006E43EC" w:rsidDel="009A4165">
          <w:delText>mir</w:delText>
        </w:r>
        <w:r w:rsidR="003A4E1A" w:rsidDel="009A4165">
          <w:delText xml:space="preserve"> besonders. </w:delText>
        </w:r>
        <w:r w:rsidR="006E43EC" w:rsidDel="009A4165">
          <w:delText>Trotz wenig Berufserfahrung</w:delText>
        </w:r>
        <w:r w:rsidR="003A4E1A" w:rsidDel="009A4165">
          <w:delText>,</w:delText>
        </w:r>
        <w:r w:rsidR="006E43EC" w:rsidDel="009A4165">
          <w:delText xml:space="preserve"> </w:delText>
        </w:r>
      </w:del>
      <w:r w:rsidR="006E43EC">
        <w:t>liebte ich es,</w:t>
      </w:r>
      <w:r w:rsidR="003A4E1A">
        <w:t xml:space="preserve"> täglich andere Herausforderung</w:t>
      </w:r>
      <w:r w:rsidR="006E43EC">
        <w:t xml:space="preserve">en </w:t>
      </w:r>
      <w:r w:rsidR="003A4E1A">
        <w:t>zu meistern und</w:t>
      </w:r>
      <w:r w:rsidR="006E43EC">
        <w:t xml:space="preserve"> Kunden weiterzubringen</w:t>
      </w:r>
      <w:r w:rsidR="003A4E1A">
        <w:t xml:space="preserve">. Trotz der </w:t>
      </w:r>
      <w:r w:rsidR="006E43EC">
        <w:t xml:space="preserve">mental </w:t>
      </w:r>
      <w:r w:rsidR="003A4E1A">
        <w:t>unglaublich schwierigen Zeit aufgrund der chaotischen Organisation der Tauchschule</w:t>
      </w:r>
      <w:r w:rsidR="00060577">
        <w:t xml:space="preserve"> </w:t>
      </w:r>
      <w:r w:rsidR="006E43EC">
        <w:t>erweiterte sich</w:t>
      </w:r>
      <w:r w:rsidR="00060577">
        <w:t xml:space="preserve"> mein Horizont stark und </w:t>
      </w:r>
      <w:r w:rsidR="00362113">
        <w:t xml:space="preserve">ich lernte, dass </w:t>
      </w:r>
      <w:r w:rsidR="006E43EC">
        <w:t xml:space="preserve">ich auch unter schwierigen Konditionen performen kann. </w:t>
      </w:r>
    </w:p>
    <w:p w14:paraId="230CDFD6" w14:textId="77777777" w:rsidR="006E43EC" w:rsidRDefault="006E43EC" w:rsidP="0051139F"/>
    <w:p w14:paraId="1B06D5AD" w14:textId="586B156B" w:rsidR="0051139F" w:rsidRPr="0051139F" w:rsidRDefault="0051139F" w:rsidP="0051139F">
      <w:pPr>
        <w:rPr>
          <w:u w:val="single"/>
        </w:rPr>
      </w:pPr>
      <w:r>
        <w:sym w:font="Wingdings" w:char="F0E0"/>
      </w:r>
      <w:r>
        <w:t xml:space="preserve"> </w:t>
      </w:r>
      <w:r>
        <w:rPr>
          <w:u w:val="single"/>
        </w:rPr>
        <w:t>Überleitung zum Zivildienst etwas holprig, zu wenig Connection zum Consulting?</w:t>
      </w:r>
    </w:p>
    <w:p w14:paraId="7BBEE172" w14:textId="77777777" w:rsidR="006E43EC" w:rsidRDefault="006E43EC" w:rsidP="00E37FAB"/>
    <w:p w14:paraId="25047D1F" w14:textId="23D83D67" w:rsidR="006E43EC" w:rsidRPr="006E43EC" w:rsidDel="009A4165" w:rsidRDefault="006E43EC" w:rsidP="006E43EC">
      <w:pPr>
        <w:rPr>
          <w:del w:id="7" w:author="Jonas Stegh" w:date="2024-02-12T20:23:00Z"/>
        </w:rPr>
      </w:pPr>
      <w:del w:id="8" w:author="Jonas Stegh" w:date="2024-02-12T20:23:00Z">
        <w:r w:rsidDel="009A4165">
          <w:rPr>
            <w:b/>
            <w:bCs/>
          </w:rPr>
          <w:delText xml:space="preserve">Parada 30 </w:delText>
        </w:r>
        <w:r w:rsidDel="009A4165">
          <w:delText>(überhaupt erwähnen?)</w:delText>
        </w:r>
      </w:del>
    </w:p>
    <w:p w14:paraId="40A95267" w14:textId="39B84DB1" w:rsidR="003B565A" w:rsidDel="009A4165" w:rsidRDefault="003B565A" w:rsidP="00E37FAB">
      <w:pPr>
        <w:rPr>
          <w:del w:id="9" w:author="Jonas Stegh" w:date="2024-02-12T20:23:00Z"/>
        </w:rPr>
      </w:pPr>
    </w:p>
    <w:p w14:paraId="31E93D30" w14:textId="0351CB7B" w:rsidR="00C93B78" w:rsidRPr="00E56480" w:rsidDel="009A4165" w:rsidRDefault="00636334" w:rsidP="00E37FAB">
      <w:pPr>
        <w:rPr>
          <w:del w:id="10" w:author="Jonas Stegh" w:date="2024-02-12T20:23:00Z"/>
        </w:rPr>
      </w:pPr>
      <w:del w:id="11" w:author="Jonas Stegh" w:date="2024-02-12T20:23:00Z">
        <w:r w:rsidDel="009A4165">
          <w:delText>Während meiner ersten</w:delText>
        </w:r>
        <w:r w:rsidR="006E43EC" w:rsidDel="009A4165">
          <w:delText xml:space="preserve"> Stelle im Zivildienst </w:delText>
        </w:r>
        <w:r w:rsidR="003B565A" w:rsidDel="009A4165">
          <w:delText>(Stiftung Bubenberg)</w:delText>
        </w:r>
        <w:r w:rsidR="006E43EC" w:rsidDel="009A4165">
          <w:delText xml:space="preserve"> trat ich erstmals mit einem </w:delText>
        </w:r>
        <w:r w:rsidR="006E43EC" w:rsidRPr="003B565A" w:rsidDel="009A4165">
          <w:rPr>
            <w:b/>
            <w:bCs/>
          </w:rPr>
          <w:delText>handwerklichen Beruf</w:delText>
        </w:r>
        <w:r w:rsidR="006E43EC" w:rsidDel="009A4165">
          <w:delText xml:space="preserve"> in Kontakt</w:delText>
        </w:r>
        <w:r w:rsidR="00E56480" w:rsidDel="009A4165">
          <w:delText xml:space="preserve">. </w:delText>
        </w:r>
        <w:r w:rsidR="009C0673" w:rsidDel="009A4165">
          <w:delText xml:space="preserve">Obschon ich </w:delText>
        </w:r>
        <w:r w:rsidDel="009A4165">
          <w:delText xml:space="preserve">teils </w:delText>
        </w:r>
        <w:r w:rsidR="009C0673" w:rsidDel="009A4165">
          <w:delText xml:space="preserve">unangenehme Aufgaben erledigen musste, wie das </w:delText>
        </w:r>
        <w:r w:rsidR="003B565A" w:rsidDel="009A4165">
          <w:delText>Reinigen</w:delText>
        </w:r>
        <w:r w:rsidR="009C0673" w:rsidDel="009A4165">
          <w:delText xml:space="preserve"> von Abflussrohren</w:delText>
        </w:r>
        <w:r w:rsidR="003B565A" w:rsidDel="009A4165">
          <w:delText>, realisierte ich</w:delText>
        </w:r>
        <w:r w:rsidR="00B419A5" w:rsidDel="009A4165">
          <w:delText xml:space="preserve">, wie wichtig </w:delText>
        </w:r>
        <w:r w:rsidR="00C4155C" w:rsidDel="009A4165">
          <w:delText xml:space="preserve">die </w:delText>
        </w:r>
        <w:r w:rsidR="00C4155C" w:rsidRPr="003B565A" w:rsidDel="009A4165">
          <w:rPr>
            <w:b/>
            <w:bCs/>
          </w:rPr>
          <w:delText>Instandhaltung der Infrastruktur</w:delText>
        </w:r>
        <w:r w:rsidR="00C4155C" w:rsidDel="009A4165">
          <w:delText xml:space="preserve"> ist, damit </w:delText>
        </w:r>
        <w:r w:rsidR="003B565A" w:rsidDel="009A4165">
          <w:delText>kleine, aber auch grosse Systeme funktionieren.</w:delText>
        </w:r>
        <w:r w:rsidR="002F7A45" w:rsidDel="009A4165">
          <w:delText xml:space="preserve"> </w:delText>
        </w:r>
      </w:del>
    </w:p>
    <w:p w14:paraId="4F3DE0C9" w14:textId="77777777" w:rsidR="003B565A" w:rsidRDefault="003B565A" w:rsidP="00E37FAB"/>
    <w:p w14:paraId="39880AD0" w14:textId="6A113869" w:rsidR="002F5368" w:rsidRDefault="003B565A" w:rsidP="00E37FAB">
      <w:r>
        <w:t>Im</w:t>
      </w:r>
      <w:r w:rsidR="002F7A45">
        <w:t xml:space="preserve"> Zivildienst </w:t>
      </w:r>
      <w:r w:rsidR="00667402" w:rsidRPr="00BC7AAA">
        <w:t xml:space="preserve">auf der Notfallstation </w:t>
      </w:r>
      <w:r>
        <w:t xml:space="preserve">(Spital FMI) </w:t>
      </w:r>
      <w:r w:rsidR="005920AD">
        <w:t>erkannte ich ein weiteres Mal, wie wichtig mir soziale Interaktion ist</w:t>
      </w:r>
      <w:r w:rsidR="00031E99">
        <w:t>. Zusätzlich</w:t>
      </w:r>
      <w:r w:rsidR="005920AD">
        <w:t xml:space="preserve"> </w:t>
      </w:r>
      <w:r w:rsidR="0027457B">
        <w:t xml:space="preserve">erlaubten mir die 6 Monate, Einblick in eine </w:t>
      </w:r>
      <w:r w:rsidR="00AF0702">
        <w:t xml:space="preserve">Ablauforganisation zu erhalten, die mit </w:t>
      </w:r>
      <w:r w:rsidR="009D05E0">
        <w:t>dringenden</w:t>
      </w:r>
      <w:r w:rsidR="00AF0702">
        <w:t xml:space="preserve"> Situationen </w:t>
      </w:r>
      <w:r w:rsidR="004511B0">
        <w:t>zurechtkommen</w:t>
      </w:r>
      <w:r w:rsidR="00AF0702">
        <w:t xml:space="preserve"> muss. </w:t>
      </w:r>
      <w:r w:rsidR="00BD77AB">
        <w:t xml:space="preserve">Der intime Kontakt ging mir teilweise zu </w:t>
      </w:r>
      <w:proofErr w:type="spellStart"/>
      <w:r w:rsidR="00BD77AB">
        <w:t>nahe</w:t>
      </w:r>
      <w:del w:id="12" w:author="Jonas Stegh" w:date="2024-02-12T20:23:00Z">
        <w:r w:rsidR="009D05E0" w:rsidDel="009A4165">
          <w:delText xml:space="preserve">, weshalb </w:delText>
        </w:r>
        <w:r w:rsidR="00BD77AB" w:rsidDel="009A4165">
          <w:delText xml:space="preserve">ich nicht </w:delText>
        </w:r>
        <w:r w:rsidR="00E8344A" w:rsidDel="009A4165">
          <w:delText xml:space="preserve">in die Fussstapfen meiner Eltern als Arzt treten </w:delText>
        </w:r>
        <w:r w:rsidR="009D05E0" w:rsidDel="009A4165">
          <w:delText>wollte</w:delText>
        </w:r>
        <w:r w:rsidR="00E8344A" w:rsidDel="009A4165">
          <w:delText xml:space="preserve">. </w:delText>
        </w:r>
      </w:del>
      <w:r w:rsidR="00E8344A">
        <w:t>Jedoch</w:t>
      </w:r>
      <w:proofErr w:type="spellEnd"/>
      <w:r w:rsidR="00E8344A">
        <w:t xml:space="preserve"> wurde a</w:t>
      </w:r>
      <w:r w:rsidR="00106ED4">
        <w:t xml:space="preserve">n </w:t>
      </w:r>
      <w:r w:rsidR="00E8344A">
        <w:t xml:space="preserve">extrem stressigen </w:t>
      </w:r>
      <w:r w:rsidR="00106ED4">
        <w:t xml:space="preserve">Tagen, die Widerstandsfähigkeit sowie Stressresistenz getestet. </w:t>
      </w:r>
      <w:r w:rsidR="009D05E0">
        <w:t>Genau in diesen zwei Eigenschaften war die Lernkurve unglaublich hoch</w:t>
      </w:r>
      <w:r w:rsidR="002F5368">
        <w:t>. Das macht mich</w:t>
      </w:r>
      <w:r w:rsidR="00A3609F">
        <w:t xml:space="preserve"> zuversichtlich,</w:t>
      </w:r>
      <w:r w:rsidR="002F5368">
        <w:t xml:space="preserve"> dass ich mich</w:t>
      </w:r>
      <w:r w:rsidR="00A3609F">
        <w:t xml:space="preserve"> in einem </w:t>
      </w:r>
      <w:r w:rsidR="002F5368">
        <w:t>anspruchsvollen Job gut</w:t>
      </w:r>
      <w:r w:rsidR="00A3609F">
        <w:t xml:space="preserve"> </w:t>
      </w:r>
      <w:r w:rsidR="002F5368">
        <w:t xml:space="preserve">zurechtfinden werde. </w:t>
      </w:r>
    </w:p>
    <w:p w14:paraId="1499A5A0" w14:textId="77777777" w:rsidR="002F5368" w:rsidRDefault="002F5368" w:rsidP="00E37FAB"/>
    <w:p w14:paraId="421AD2B6" w14:textId="72D6EFC7" w:rsidR="00667402" w:rsidRPr="00E37FAB" w:rsidRDefault="00667402" w:rsidP="00E37FAB">
      <w:pPr>
        <w:rPr>
          <w:b/>
          <w:bCs/>
        </w:rPr>
      </w:pPr>
      <w:r w:rsidRPr="00BC7AAA">
        <w:t>Nachdem ich an der ETH Zürich für mein Studium der Umweltnaturwissenschaften aufgenommen wurde</w:t>
      </w:r>
      <w:r w:rsidR="004511B0">
        <w:t xml:space="preserve">, </w:t>
      </w:r>
      <w:r w:rsidR="009D05E0">
        <w:t>weil</w:t>
      </w:r>
      <w:r w:rsidR="004511B0">
        <w:t xml:space="preserve"> ich nach wie vor von meinen Interessen für Innovation und Nachhaltigkeit getrieben war, führte ich einige Gespräche mit Studierenden. Dabei </w:t>
      </w:r>
      <w:r w:rsidR="004724F7">
        <w:t>kam ich zum Schluss</w:t>
      </w:r>
      <w:r w:rsidR="004511B0">
        <w:t xml:space="preserve">, dass mir dieses Studium zu wenig Praxisbezug bieten werden würde und </w:t>
      </w:r>
      <w:r w:rsidR="004724F7">
        <w:t xml:space="preserve">ich </w:t>
      </w:r>
      <w:r w:rsidR="004511B0">
        <w:t>befasste mich erstmalig mit dem Wirtschaftsstudium, von dem ich mich lange Zeit aufgrund von Vorurteilen fernhielt.</w:t>
      </w:r>
    </w:p>
    <w:p w14:paraId="7E79C25A" w14:textId="77777777" w:rsidR="00B5630E" w:rsidRPr="00BC7AAA" w:rsidRDefault="00B5630E" w:rsidP="00B5630E"/>
    <w:p w14:paraId="6115D9C9" w14:textId="1513A97A" w:rsidR="00B5630E" w:rsidRPr="00BC7AAA" w:rsidRDefault="004511B0" w:rsidP="00B5630E">
      <w:r>
        <w:t xml:space="preserve">Das Interesse an der Schnittstelle der Wirtschaft und Wissenschaft zu arbeiten, offenbarte mir eine Welt, die mir subjektiv lange verschlossen blieb, das Consulting. </w:t>
      </w:r>
      <w:r w:rsidR="007B631F" w:rsidRPr="00BC7AAA">
        <w:t>Als</w:t>
      </w:r>
      <w:r w:rsidR="00B5630E" w:rsidRPr="00BC7AAA">
        <w:t xml:space="preserve"> ich mich mit dem </w:t>
      </w:r>
      <w:r>
        <w:t>Berufsfeld</w:t>
      </w:r>
      <w:r w:rsidR="00B5630E" w:rsidRPr="00BC7AAA">
        <w:t xml:space="preserve"> etwas genauer </w:t>
      </w:r>
      <w:r w:rsidR="00C109BE" w:rsidRPr="00BC7AAA">
        <w:t>auseinandersetzte,</w:t>
      </w:r>
      <w:r w:rsidR="007B631F" w:rsidRPr="00BC7AAA">
        <w:t xml:space="preserve"> </w:t>
      </w:r>
      <w:r w:rsidR="00A57DCB" w:rsidRPr="00BC7AAA">
        <w:t>erfasste</w:t>
      </w:r>
      <w:r w:rsidR="00C109BE" w:rsidRPr="00BC7AAA">
        <w:t xml:space="preserve"> ich</w:t>
      </w:r>
      <w:r w:rsidR="00B5630E" w:rsidRPr="00BC7AAA">
        <w:t>, dass ich mein zukünftiges Berufsfeld gefunden hatte.</w:t>
      </w:r>
      <w:r>
        <w:t xml:space="preserve"> </w:t>
      </w:r>
    </w:p>
    <w:p w14:paraId="73BCF116" w14:textId="77777777" w:rsidR="00BF209C" w:rsidRDefault="00BF209C" w:rsidP="00BF209C"/>
    <w:p w14:paraId="07B6631B" w14:textId="2E8AC44D" w:rsidR="00BF209C" w:rsidRDefault="00BF209C" w:rsidP="00B73E51">
      <w:pPr>
        <w:pStyle w:val="Heading3"/>
      </w:pPr>
      <w:r>
        <w:t>Was waren prägende Erlebnisse für Sie, die nicht aus Ihrem CV hervorgehen?</w:t>
      </w:r>
    </w:p>
    <w:p w14:paraId="48459C0F" w14:textId="4003DE7F" w:rsidR="00BF209C" w:rsidRDefault="00DD4A17" w:rsidP="00DD4A17">
      <w:r>
        <w:t xml:space="preserve">Mexiko </w:t>
      </w:r>
      <w:r w:rsidR="00201FA3">
        <w:t>City</w:t>
      </w:r>
      <w:r>
        <w:t xml:space="preserve"> mit Raphi und Milu</w:t>
      </w:r>
    </w:p>
    <w:p w14:paraId="4D14CFC0" w14:textId="7C2F542B" w:rsidR="00DD4A17" w:rsidRDefault="00DD4A17" w:rsidP="00DD4A17">
      <w:pPr>
        <w:pStyle w:val="ListParagraph"/>
        <w:numPr>
          <w:ilvl w:val="0"/>
          <w:numId w:val="4"/>
        </w:numPr>
      </w:pPr>
      <w:r>
        <w:t>Raphi: Schweizer, Betriebswirtschaftslehre, nachhaltigen Fruchtladen</w:t>
      </w:r>
    </w:p>
    <w:p w14:paraId="7B3254A1" w14:textId="78DC6350" w:rsidR="00C8053C" w:rsidRDefault="00C8053C" w:rsidP="00DD4A17">
      <w:pPr>
        <w:pStyle w:val="ListParagraph"/>
        <w:numPr>
          <w:ilvl w:val="0"/>
          <w:numId w:val="4"/>
        </w:numPr>
      </w:pPr>
      <w:r>
        <w:lastRenderedPageBreak/>
        <w:t>Milu: Mexikanerin, Mikrobiologie, Arbeit in einem Wasserwerk des Staates, jetzt Studium Nachhaltige Entwicklung</w:t>
      </w:r>
    </w:p>
    <w:p w14:paraId="1BDA547E" w14:textId="30CAAF61" w:rsidR="00C8053C" w:rsidRDefault="00C8053C" w:rsidP="00C8053C">
      <w:r>
        <w:t xml:space="preserve">Inspiration für Studienwahl. </w:t>
      </w:r>
      <w:r w:rsidR="00F04EAF">
        <w:t xml:space="preserve">Einblick in das politische System Mexikos und damit verbundene Probleme. </w:t>
      </w:r>
    </w:p>
    <w:p w14:paraId="07087A95" w14:textId="7CB68FDC" w:rsidR="00F04EAF" w:rsidRDefault="00F04EAF" w:rsidP="00C8053C">
      <w:r>
        <w:t>Zeigte mir auf, wie auch in kleinen Projekten ein Impact erzielt werden kann (Wasser sammeln für Haushalte ohne Wasseranschluss in armen Vierteln).</w:t>
      </w:r>
    </w:p>
    <w:p w14:paraId="2C01BC87" w14:textId="2E596DE9" w:rsidR="00443A5C" w:rsidRDefault="00443A5C">
      <w:pPr>
        <w:rPr>
          <w:rFonts w:asciiTheme="majorHAnsi" w:eastAsiaTheme="majorEastAsia" w:hAnsiTheme="majorHAnsi" w:cstheme="majorBidi"/>
          <w:color w:val="1F3763" w:themeColor="accent1" w:themeShade="7F"/>
        </w:rPr>
      </w:pPr>
    </w:p>
    <w:p w14:paraId="46DE7C3C" w14:textId="0B21D554" w:rsidR="00BF209C" w:rsidRDefault="00BF209C" w:rsidP="00B73E51">
      <w:pPr>
        <w:pStyle w:val="Heading3"/>
      </w:pPr>
      <w:r>
        <w:t>Was treibt Sie an?</w:t>
      </w:r>
    </w:p>
    <w:p w14:paraId="693A2C26" w14:textId="2C5C6670" w:rsidR="004A3081" w:rsidRDefault="0077411D" w:rsidP="004A3081">
      <w:r>
        <w:t xml:space="preserve">Der Wunsch nach Fortschritt und Veränderung. </w:t>
      </w:r>
      <w:r w:rsidR="00F01DFE">
        <w:t>Mein Habitus erlaubt es mir nicht, auf einer Stelle zu treten, denn schnell wird der Durst nach neuen Inputs gross. So versuche ich mich ständig mit Podcasts von McKinsey, New York Times</w:t>
      </w:r>
      <w:r w:rsidR="00D544B2">
        <w:t xml:space="preserve"> oder Sportpodcasts weiterzubilden, andere Blickwinkel zu testen.</w:t>
      </w:r>
    </w:p>
    <w:p w14:paraId="475B2DBE" w14:textId="77777777" w:rsidR="006D62A9" w:rsidRDefault="006D62A9" w:rsidP="004A3081"/>
    <w:p w14:paraId="0711D91B" w14:textId="313C2694" w:rsidR="006D62A9" w:rsidRDefault="006D62A9" w:rsidP="004A3081">
      <w:r>
        <w:t xml:space="preserve">Andere Menschen und </w:t>
      </w:r>
      <w:r w:rsidR="00A5286C">
        <w:t xml:space="preserve">ihre </w:t>
      </w:r>
      <w:r>
        <w:t>Herangehensweisen kennenzulernen</w:t>
      </w:r>
      <w:r w:rsidR="00A5286C">
        <w:t xml:space="preserve">, befand ich als eines der spannendsten Elemente während der Arbeit als Tauch-Guide und auf der Notfallstation. </w:t>
      </w:r>
      <w:r w:rsidR="00BE4050">
        <w:t>Jede Person hatte andere Inputs, mit denen man sich ein Bild von ihrem Umfeld machen konnte</w:t>
      </w:r>
      <w:r w:rsidR="005D67CE">
        <w:t xml:space="preserve">. Dies hilft ein tiefgründigeres Verständnis einer Gesellschaft aufzubauen, was mich motiviert, </w:t>
      </w:r>
      <w:r w:rsidR="0041071E">
        <w:t>andere kennenzulernen</w:t>
      </w:r>
    </w:p>
    <w:p w14:paraId="3A66AD73" w14:textId="77777777" w:rsidR="0077411D" w:rsidRDefault="0077411D" w:rsidP="004A3081"/>
    <w:p w14:paraId="115B93F2" w14:textId="71B4BE74" w:rsidR="004A3081" w:rsidRDefault="004A3081" w:rsidP="00B73E51">
      <w:pPr>
        <w:pStyle w:val="Heading3"/>
      </w:pPr>
      <w:r>
        <w:t>Warum haben Sie sich für Station XY entschieden (Praktikum / Uni)?</w:t>
      </w:r>
    </w:p>
    <w:p w14:paraId="5334444E" w14:textId="24C60E2C" w:rsidR="004C56F2" w:rsidRDefault="004C56F2" w:rsidP="0041071E">
      <w:pPr>
        <w:rPr>
          <w:b/>
          <w:bCs/>
        </w:rPr>
      </w:pPr>
      <w:r>
        <w:rPr>
          <w:b/>
          <w:bCs/>
        </w:rPr>
        <w:t>Spital FMI</w:t>
      </w:r>
    </w:p>
    <w:p w14:paraId="5872D987" w14:textId="0936E0FA" w:rsidR="004C56F2" w:rsidRDefault="004C56F2" w:rsidP="004C56F2">
      <w:pPr>
        <w:pStyle w:val="ListParagraph"/>
        <w:numPr>
          <w:ilvl w:val="0"/>
          <w:numId w:val="4"/>
        </w:numPr>
      </w:pPr>
      <w:r>
        <w:t>Entscheidung Medizin oder nicht</w:t>
      </w:r>
    </w:p>
    <w:p w14:paraId="33834ED2" w14:textId="5E4A9DBD" w:rsidR="004C56F2" w:rsidRPr="004C56F2" w:rsidRDefault="004C56F2" w:rsidP="007669C2">
      <w:pPr>
        <w:pStyle w:val="ListParagraph"/>
        <w:numPr>
          <w:ilvl w:val="0"/>
          <w:numId w:val="4"/>
        </w:numPr>
      </w:pPr>
      <w:r>
        <w:t>Grenzen testen, Berührungsängste abbauen</w:t>
      </w:r>
    </w:p>
    <w:p w14:paraId="06550932" w14:textId="5A4CA022" w:rsidR="004C56F2" w:rsidRDefault="004C56F2" w:rsidP="0041071E">
      <w:pPr>
        <w:rPr>
          <w:b/>
          <w:bCs/>
        </w:rPr>
      </w:pPr>
      <w:r>
        <w:rPr>
          <w:b/>
          <w:bCs/>
        </w:rPr>
        <w:t>Stiftung Bubenberg</w:t>
      </w:r>
    </w:p>
    <w:p w14:paraId="5697071F" w14:textId="47A6AC75" w:rsidR="007669C2" w:rsidRDefault="007669C2" w:rsidP="007669C2">
      <w:pPr>
        <w:pStyle w:val="ListParagraph"/>
        <w:numPr>
          <w:ilvl w:val="0"/>
          <w:numId w:val="4"/>
        </w:numPr>
      </w:pPr>
      <w:r>
        <w:t>Andere Branche kennenlernen, die später nicht zum Beruf wird, um ein Verständnis dafür zu bekommen</w:t>
      </w:r>
    </w:p>
    <w:p w14:paraId="412F4E0F" w14:textId="635CA591" w:rsidR="004C56F2" w:rsidRPr="00D81C63" w:rsidRDefault="00D81C63" w:rsidP="0041071E">
      <w:pPr>
        <w:pStyle w:val="ListParagraph"/>
        <w:numPr>
          <w:ilvl w:val="0"/>
          <w:numId w:val="4"/>
        </w:numPr>
      </w:pPr>
      <w:r>
        <w:t>Handwerkliches Geschick, Gartenarbeit (viel Umschwung)</w:t>
      </w:r>
    </w:p>
    <w:p w14:paraId="7E681565" w14:textId="77777777" w:rsidR="004C56F2" w:rsidRDefault="004C56F2" w:rsidP="004C56F2">
      <w:pPr>
        <w:rPr>
          <w:b/>
          <w:bCs/>
        </w:rPr>
      </w:pPr>
      <w:r>
        <w:rPr>
          <w:b/>
          <w:bCs/>
        </w:rPr>
        <w:t>Ramon Zapata</w:t>
      </w:r>
    </w:p>
    <w:p w14:paraId="21BA76A3" w14:textId="6280B11D" w:rsidR="00D81C63" w:rsidRDefault="00D81C63" w:rsidP="00D81C63">
      <w:pPr>
        <w:pStyle w:val="ListParagraph"/>
        <w:numPr>
          <w:ilvl w:val="0"/>
          <w:numId w:val="4"/>
        </w:numPr>
      </w:pPr>
      <w:r>
        <w:t>Leidenschaft Tauchen leben</w:t>
      </w:r>
    </w:p>
    <w:p w14:paraId="67EE46FE" w14:textId="745870AB" w:rsidR="00D81C63" w:rsidRDefault="00D81C63" w:rsidP="00D81C63">
      <w:pPr>
        <w:pStyle w:val="ListParagraph"/>
        <w:numPr>
          <w:ilvl w:val="0"/>
          <w:numId w:val="4"/>
        </w:numPr>
      </w:pPr>
      <w:r>
        <w:t>Spanisch perfektionieren</w:t>
      </w:r>
    </w:p>
    <w:p w14:paraId="7A09CE9B" w14:textId="4389B7FF" w:rsidR="004C56F2" w:rsidRPr="008E70EF" w:rsidRDefault="008E70EF" w:rsidP="004C56F2">
      <w:pPr>
        <w:pStyle w:val="ListParagraph"/>
        <w:numPr>
          <w:ilvl w:val="0"/>
          <w:numId w:val="4"/>
        </w:numPr>
      </w:pPr>
      <w:r>
        <w:t>Interaktion mit Tauchern aus unterschiedlichsten Ländern</w:t>
      </w:r>
    </w:p>
    <w:p w14:paraId="6548075E" w14:textId="77777777" w:rsidR="004C56F2" w:rsidRDefault="004C56F2" w:rsidP="004C56F2">
      <w:pPr>
        <w:rPr>
          <w:b/>
          <w:bCs/>
        </w:rPr>
      </w:pPr>
      <w:proofErr w:type="spellStart"/>
      <w:r>
        <w:rPr>
          <w:b/>
          <w:bCs/>
        </w:rPr>
        <w:t>Parada</w:t>
      </w:r>
      <w:proofErr w:type="spellEnd"/>
      <w:r>
        <w:rPr>
          <w:b/>
          <w:bCs/>
        </w:rPr>
        <w:t xml:space="preserve"> 30</w:t>
      </w:r>
    </w:p>
    <w:p w14:paraId="4BB24B3A" w14:textId="278AD594" w:rsidR="008E70EF" w:rsidRDefault="008E70EF" w:rsidP="008E70EF">
      <w:pPr>
        <w:pStyle w:val="ListParagraph"/>
        <w:numPr>
          <w:ilvl w:val="0"/>
          <w:numId w:val="4"/>
        </w:numPr>
      </w:pPr>
      <w:r>
        <w:t xml:space="preserve">Mexikanisches Team </w:t>
      </w:r>
      <w:r>
        <w:sym w:font="Wingdings" w:char="F0E0"/>
      </w:r>
      <w:r>
        <w:t xml:space="preserve"> Spanisch sprechen</w:t>
      </w:r>
    </w:p>
    <w:p w14:paraId="200195CB" w14:textId="5D694E9D" w:rsidR="008E70EF" w:rsidRDefault="006E7178" w:rsidP="008E70EF">
      <w:pPr>
        <w:pStyle w:val="ListParagraph"/>
        <w:numPr>
          <w:ilvl w:val="0"/>
          <w:numId w:val="4"/>
        </w:numPr>
      </w:pPr>
      <w:r>
        <w:t>Kulinarisch hochstehendes Restaurant = Inspiration</w:t>
      </w:r>
    </w:p>
    <w:p w14:paraId="2BB29E1A" w14:textId="0B84C352" w:rsidR="004C56F2" w:rsidRPr="006E7178" w:rsidRDefault="006E7178" w:rsidP="0041071E">
      <w:pPr>
        <w:pStyle w:val="ListParagraph"/>
        <w:numPr>
          <w:ilvl w:val="0"/>
          <w:numId w:val="4"/>
        </w:numPr>
      </w:pPr>
      <w:r>
        <w:t>Interaktion</w:t>
      </w:r>
    </w:p>
    <w:p w14:paraId="3C842470" w14:textId="77EBCA08" w:rsidR="0041071E" w:rsidRDefault="0041071E" w:rsidP="0041071E">
      <w:r>
        <w:rPr>
          <w:b/>
          <w:bCs/>
        </w:rPr>
        <w:t>Demata Grogg</w:t>
      </w:r>
    </w:p>
    <w:p w14:paraId="37F24396" w14:textId="43A63E8A" w:rsidR="006E7178" w:rsidRDefault="006E7178" w:rsidP="006E7178">
      <w:pPr>
        <w:pStyle w:val="ListParagraph"/>
        <w:numPr>
          <w:ilvl w:val="0"/>
          <w:numId w:val="4"/>
        </w:numPr>
      </w:pPr>
      <w:r>
        <w:t>Neue Challenge, Verantwortung übernehmen</w:t>
      </w:r>
    </w:p>
    <w:p w14:paraId="05D3757E" w14:textId="2CA81353" w:rsidR="0041071E" w:rsidRDefault="004E36BF" w:rsidP="0041071E">
      <w:pPr>
        <w:pStyle w:val="ListParagraph"/>
        <w:numPr>
          <w:ilvl w:val="0"/>
          <w:numId w:val="4"/>
        </w:numPr>
      </w:pPr>
      <w:r>
        <w:t>Stellenwert des Auftrittes nach aussen einer Firma einschätzen können</w:t>
      </w:r>
    </w:p>
    <w:p w14:paraId="0630BDB8" w14:textId="704D83C1" w:rsidR="004E36BF" w:rsidRPr="004E36BF" w:rsidRDefault="004E36BF" w:rsidP="0041071E">
      <w:pPr>
        <w:pStyle w:val="ListParagraph"/>
        <w:numPr>
          <w:ilvl w:val="0"/>
          <w:numId w:val="4"/>
        </w:numPr>
      </w:pPr>
      <w:r>
        <w:t xml:space="preserve">Marketing </w:t>
      </w:r>
      <w:r w:rsidR="00893023">
        <w:t>und Kommunikationsprozesse eines Unternehmens kennenlernen</w:t>
      </w:r>
    </w:p>
    <w:p w14:paraId="6BF991F5" w14:textId="77777777" w:rsidR="0041071E" w:rsidRPr="0041071E" w:rsidRDefault="0041071E" w:rsidP="0041071E"/>
    <w:p w14:paraId="38B9752C" w14:textId="0A596343" w:rsidR="005913D1" w:rsidRDefault="00A07598" w:rsidP="00A07598">
      <w:pPr>
        <w:pStyle w:val="Heading3"/>
      </w:pPr>
      <w:r>
        <w:t>Welcher Abschnitt</w:t>
      </w:r>
      <w:r w:rsidR="005F0AD2">
        <w:t xml:space="preserve"> stellt den wichtigsten Ihres Lebenslaufs dar? / Welche Praktika-Stelle hat Ihnen am besten gefallen?</w:t>
      </w:r>
    </w:p>
    <w:p w14:paraId="5339CB44" w14:textId="1927913A" w:rsidR="00893023" w:rsidRPr="00893023" w:rsidRDefault="00893023" w:rsidP="00893023">
      <w:r>
        <w:t xml:space="preserve">Um ehrlich zu sein, trägt jeder Abschnitt einen wichtigen Teil zu meinem Werdegang bei. Müsste ich einen auswählen, würde ich mich für die Zeit als </w:t>
      </w:r>
      <w:proofErr w:type="spellStart"/>
      <w:r>
        <w:t>Tauchguide</w:t>
      </w:r>
      <w:proofErr w:type="spellEnd"/>
      <w:r>
        <w:t xml:space="preserve"> entscheiden. Einerseits weil ich das erste Mal auf einem anderen Kontinent auf mich selbst gestellt war, </w:t>
      </w:r>
      <w:r w:rsidR="001D7C9F">
        <w:t xml:space="preserve">mir die Sprache besser aneignen musste und viel über mich lernte. Andererseits weil ich meine Fähigkeit Führung zu übernehmen trainierte, selbstbewusster wurde und realisierte, dass ich auch in schwierigen Situationen </w:t>
      </w:r>
      <w:r w:rsidR="005E01A8">
        <w:t>weiter performen kann.</w:t>
      </w:r>
    </w:p>
    <w:p w14:paraId="52310B6F" w14:textId="77777777" w:rsidR="00F21F32" w:rsidRDefault="00F21F32" w:rsidP="00F21F32"/>
    <w:p w14:paraId="4664BC5B" w14:textId="28E5CAA6" w:rsidR="00F21F32" w:rsidRDefault="00F21F32" w:rsidP="00F21F32">
      <w:pPr>
        <w:pStyle w:val="Heading3"/>
      </w:pPr>
      <w:r>
        <w:t>Warum diese Universität?</w:t>
      </w:r>
    </w:p>
    <w:p w14:paraId="43951CC4" w14:textId="37F81945" w:rsidR="005E01A8" w:rsidRPr="005E01A8" w:rsidRDefault="005E01A8" w:rsidP="005E01A8">
      <w:r>
        <w:t>Bei der Wahl war ich zuerst sehr unentschlossen zwischen der HSG, Uni Zürich und Uni Bern. Die HSG fiel weg für mich, aufgrund der geringen Auswahl an Nebenfächern</w:t>
      </w:r>
      <w:r w:rsidR="00BC4668">
        <w:t>. Gerade weil mir die Kombination von BWL mit einem Nebenfach so wichtig war. Die Uni Zürich bot auf dem Gebiet Nachhaltigkeit und Innovation nur das Nebenfach Biodiversität an, was mich wenig reizte. Die Uni Bern hingegen bot einen neuartigen Studiengang «Nachhaltige Entwicklung» an, der meinen Interessen ziemlich genau entspricht, weshalb meine Entscheidung ziemlich klar war.</w:t>
      </w:r>
    </w:p>
    <w:p w14:paraId="214C7AD2" w14:textId="77777777" w:rsidR="00A07598" w:rsidRDefault="00A07598" w:rsidP="005913D1"/>
    <w:p w14:paraId="1638D303" w14:textId="1AF2049D" w:rsidR="005913D1" w:rsidRDefault="005913D1" w:rsidP="00B73E51">
      <w:pPr>
        <w:pStyle w:val="Heading3"/>
      </w:pPr>
      <w:r>
        <w:t>Was sind Ihre Stärken?</w:t>
      </w:r>
    </w:p>
    <w:p w14:paraId="654171D5" w14:textId="112B11CD" w:rsidR="002D2BE3" w:rsidRDefault="002D2BE3" w:rsidP="002D2BE3">
      <w:pPr>
        <w:pStyle w:val="ListParagraph"/>
        <w:numPr>
          <w:ilvl w:val="0"/>
          <w:numId w:val="4"/>
        </w:numPr>
      </w:pPr>
      <w:r>
        <w:t>Bescheidenheit</w:t>
      </w:r>
    </w:p>
    <w:p w14:paraId="7C89412F" w14:textId="22326615" w:rsidR="00FD7088" w:rsidRPr="002D2BE3" w:rsidRDefault="00FD7088" w:rsidP="002D2BE3">
      <w:pPr>
        <w:pStyle w:val="ListParagraph"/>
        <w:numPr>
          <w:ilvl w:val="0"/>
          <w:numId w:val="4"/>
        </w:numPr>
      </w:pPr>
      <w:r>
        <w:t>Empathie</w:t>
      </w:r>
    </w:p>
    <w:p w14:paraId="244AD421" w14:textId="77777777" w:rsidR="00DB69E3" w:rsidRDefault="00DB69E3" w:rsidP="00B73E51">
      <w:pPr>
        <w:rPr>
          <w:b/>
          <w:bCs/>
        </w:rPr>
      </w:pPr>
    </w:p>
    <w:p w14:paraId="39853B85" w14:textId="3FD4FC33" w:rsidR="00BC4668" w:rsidRPr="00BC4668" w:rsidRDefault="0082577C" w:rsidP="00B73E51">
      <w:r>
        <w:t>Ich bin äusserst</w:t>
      </w:r>
      <w:r w:rsidR="00AB2F7A">
        <w:t xml:space="preserve"> </w:t>
      </w:r>
      <w:r w:rsidR="00AB2F7A" w:rsidRPr="00DB69E3">
        <w:rPr>
          <w:b/>
          <w:bCs/>
        </w:rPr>
        <w:t>diszipliniert und ambitioniert</w:t>
      </w:r>
      <w:r w:rsidR="00E35DEB">
        <w:t>,</w:t>
      </w:r>
      <w:r w:rsidR="00181C71">
        <w:t xml:space="preserve"> obwohl ich in der Schule und Freizeit nicht immer den Anspruch hatte, mein Bestes zu geben. A</w:t>
      </w:r>
      <w:r w:rsidR="00EE2F3B">
        <w:t>ls ich merkte, wie erfüllt ich bin, wenn ich weiss, dass ich alles gegeben habe, sei es in der Schule, sei es im Sport oder sonst wo</w:t>
      </w:r>
      <w:r w:rsidR="00480EB1">
        <w:t xml:space="preserve">, gab es für mich keine Alternative mehr. Ich begann mich für meine breiten Interessen einzusetzen. </w:t>
      </w:r>
      <w:r w:rsidR="00787181">
        <w:t xml:space="preserve">Mein Gymnasium schloss ich mit </w:t>
      </w:r>
      <w:r w:rsidR="00A13CEA">
        <w:t xml:space="preserve">einem Schnitt von 5.3 ab und im Studium habe ich momentan einen Schnitt von 5.5. Auch von meinen Vorgesetzten erhielt ich das </w:t>
      </w:r>
      <w:r w:rsidR="00E35DEB">
        <w:t xml:space="preserve">laufend </w:t>
      </w:r>
      <w:r w:rsidR="00A13CEA">
        <w:t xml:space="preserve">Feedback, dass man sich auf mich verlassen kann und ich </w:t>
      </w:r>
      <w:r w:rsidR="00AB64AD">
        <w:t xml:space="preserve">vereinbarte Aufgaben einhalte. </w:t>
      </w:r>
      <w:r w:rsidR="006C4D8C">
        <w:t>Dies war ein Grund dafür, weshalb ich auf dem Notfall</w:t>
      </w:r>
      <w:r w:rsidR="002D5917">
        <w:t xml:space="preserve"> meine Kompetenz</w:t>
      </w:r>
      <w:r w:rsidR="006C4D8C">
        <w:t>en</w:t>
      </w:r>
      <w:r w:rsidR="002D5917">
        <w:t xml:space="preserve"> </w:t>
      </w:r>
      <w:r w:rsidR="006C4D8C">
        <w:t xml:space="preserve">erweitern konnte, </w:t>
      </w:r>
      <w:r w:rsidR="002D5917">
        <w:t xml:space="preserve">und </w:t>
      </w:r>
      <w:r w:rsidR="006C4D8C">
        <w:t>befugt wurde Venen-</w:t>
      </w:r>
      <w:r w:rsidR="002D5917">
        <w:t xml:space="preserve">Zugänge </w:t>
      </w:r>
      <w:r w:rsidR="006C4D8C">
        <w:t>zu</w:t>
      </w:r>
      <w:r w:rsidR="002D5917">
        <w:t xml:space="preserve"> legen</w:t>
      </w:r>
      <w:r w:rsidR="00DB69E3">
        <w:t xml:space="preserve">, da ich mich durch mein zuverlässiges Verhalten als vertrauenswürdig erwiesen hatte. </w:t>
      </w:r>
      <w:r w:rsidR="00AB64AD">
        <w:t xml:space="preserve">In der Freizeit betreibe ich ambitioniert </w:t>
      </w:r>
      <w:r w:rsidR="006C4D8C">
        <w:t>Kraftsport (Bodybuilding)</w:t>
      </w:r>
      <w:r w:rsidR="00AB64AD">
        <w:t xml:space="preserve">, wozu </w:t>
      </w:r>
      <w:r w:rsidR="00D21439">
        <w:t xml:space="preserve">ich viel </w:t>
      </w:r>
      <w:r w:rsidR="00C67A65">
        <w:t>Disziplin und Struktur</w:t>
      </w:r>
      <w:r w:rsidR="00D21439">
        <w:t xml:space="preserve"> brauche. </w:t>
      </w:r>
      <w:r w:rsidR="00C67A65">
        <w:t>So priorisiere ich diejenigen Aufgaben, die mir wichtig erscheinen und mich bereichern, auch wenn das heisst, sonst wo Abstriche zu machen.</w:t>
      </w:r>
    </w:p>
    <w:p w14:paraId="04DE1444" w14:textId="77777777" w:rsidR="00C67A65" w:rsidRDefault="00C67A65" w:rsidP="00C67A65">
      <w:pPr>
        <w:pStyle w:val="ListParagraph"/>
      </w:pPr>
    </w:p>
    <w:p w14:paraId="4F7F415C" w14:textId="57D1A894" w:rsidR="00C67A65" w:rsidRPr="00C67A65" w:rsidRDefault="00DB69E3" w:rsidP="00C67A65">
      <w:r>
        <w:t xml:space="preserve">Ich bin ein sehr </w:t>
      </w:r>
      <w:r w:rsidRPr="00F509D1">
        <w:rPr>
          <w:b/>
          <w:bCs/>
        </w:rPr>
        <w:t>neugieriger und offener Mensch</w:t>
      </w:r>
      <w:r>
        <w:t xml:space="preserve">. </w:t>
      </w:r>
      <w:r w:rsidR="007776AB">
        <w:t xml:space="preserve">So habe ich aus eigener Initiative einen Meeresbiologen, der in der Karibik </w:t>
      </w:r>
      <w:r w:rsidR="00F509D1">
        <w:t>arbeitet,</w:t>
      </w:r>
      <w:r w:rsidR="007776AB">
        <w:t xml:space="preserve"> angefragt, ob ich mit ihm meine Maturaarbeit schreiben kann</w:t>
      </w:r>
      <w:r w:rsidR="00E37D75">
        <w:t>. Dadurch konnte ich meinen Horizont erweitern und mir vors Auge führen, dass</w:t>
      </w:r>
      <w:r w:rsidR="00745761">
        <w:t xml:space="preserve"> </w:t>
      </w:r>
      <w:r>
        <w:t>man sich oft durch</w:t>
      </w:r>
      <w:r w:rsidR="00745761">
        <w:t xml:space="preserve"> eigene Vorstellungen </w:t>
      </w:r>
      <w:r>
        <w:t>limitiert</w:t>
      </w:r>
      <w:r w:rsidR="00745761">
        <w:t>.</w:t>
      </w:r>
      <w:r w:rsidR="00FD7FF1">
        <w:t xml:space="preserve"> So </w:t>
      </w:r>
      <w:r w:rsidR="00682CAE">
        <w:t>stehe ich bis heute mit meinem</w:t>
      </w:r>
      <w:r w:rsidR="00FD7FF1">
        <w:t xml:space="preserve"> ehemalige</w:t>
      </w:r>
      <w:r w:rsidR="00682CAE">
        <w:t>n</w:t>
      </w:r>
      <w:r w:rsidR="00FD7FF1">
        <w:t xml:space="preserve"> Chef von Demata Grogg </w:t>
      </w:r>
      <w:r w:rsidR="00682CAE">
        <w:t xml:space="preserve">in Kontakt, da er das Unternehmen stetig weiterentwickelt und expandieren kann, was ich </w:t>
      </w:r>
      <w:r w:rsidR="00536D6D">
        <w:t>mitverfolge</w:t>
      </w:r>
      <w:r w:rsidR="00FD7FF1">
        <w:t>.</w:t>
      </w:r>
      <w:r w:rsidR="00942EC2">
        <w:t xml:space="preserve"> Ich versuche mich ständig weiterzubilden, vor allem mit Podcasts von McKinsey, New York Times, etc.</w:t>
      </w:r>
    </w:p>
    <w:p w14:paraId="559E78E2" w14:textId="77777777" w:rsidR="00942EC2" w:rsidRDefault="00942EC2" w:rsidP="00942EC2"/>
    <w:p w14:paraId="3B3AA84B" w14:textId="14861E77" w:rsidR="00B73E51" w:rsidRDefault="00E96F28" w:rsidP="00B73E51">
      <w:r>
        <w:t xml:space="preserve">Durch meine </w:t>
      </w:r>
      <w:r w:rsidRPr="00E96F28">
        <w:rPr>
          <w:b/>
          <w:bCs/>
        </w:rPr>
        <w:t>Prozessorientierung und Ausdauer</w:t>
      </w:r>
      <w:r>
        <w:t xml:space="preserve"> erachte ich </w:t>
      </w:r>
      <w:r w:rsidR="00942EC2">
        <w:t xml:space="preserve">Rückschläge nicht einfach </w:t>
      </w:r>
      <w:r>
        <w:t xml:space="preserve">als </w:t>
      </w:r>
      <w:r w:rsidR="00942EC2">
        <w:t xml:space="preserve">negativ. Im Gegenteil, ich konnte von jedem Rückschlag genauso viel lernen, wenn nicht mehr, als ich verlor. </w:t>
      </w:r>
      <w:r w:rsidR="00332090">
        <w:t xml:space="preserve">Die Tauchschule in Mexiko war im Aufbau ein </w:t>
      </w:r>
      <w:r>
        <w:t>Desaster, weshalb ich meine</w:t>
      </w:r>
      <w:r w:rsidR="00332090">
        <w:t xml:space="preserve"> Ausbildung nicht abschliessen</w:t>
      </w:r>
      <w:r>
        <w:t xml:space="preserve"> konnte</w:t>
      </w:r>
      <w:r w:rsidR="00332090">
        <w:t xml:space="preserve">. </w:t>
      </w:r>
      <w:r>
        <w:t>Im Gegenzug wurde</w:t>
      </w:r>
      <w:r w:rsidR="00332090">
        <w:t xml:space="preserve"> ich resilienter, selbstsicherer und lernte mit unberechenbaren Situation</w:t>
      </w:r>
      <w:r>
        <w:t>en</w:t>
      </w:r>
      <w:r w:rsidR="00332090">
        <w:t xml:space="preserve"> umzugehen und trotzdem das Positive zu sehen. </w:t>
      </w:r>
      <w:r w:rsidR="00442E35">
        <w:t xml:space="preserve">Auch die Anmeldung an der ETH und die baldige Abmeldung davon empfinde ich nicht als falsch. Für mich war es der Auslöser, mich mit Studierenden in Kontakt zu </w:t>
      </w:r>
      <w:r>
        <w:t>setzen</w:t>
      </w:r>
      <w:r w:rsidR="00442E35">
        <w:t xml:space="preserve"> und </w:t>
      </w:r>
      <w:r w:rsidR="00F618F6">
        <w:t xml:space="preserve">ein neues Milieu kennenzulernen, wodurch mir klar wurde, was ich später machen will. </w:t>
      </w:r>
      <w:r w:rsidR="00CC05FD">
        <w:t xml:space="preserve">Auch im Bodybuilding </w:t>
      </w:r>
      <w:r w:rsidR="00336E9F">
        <w:t>erwarte ich nicht</w:t>
      </w:r>
      <w:r w:rsidR="00CC05FD">
        <w:t xml:space="preserve">, dass von heute auf morgen etwas passiert, sondern </w:t>
      </w:r>
      <w:r w:rsidR="00336E9F">
        <w:t>arbeite</w:t>
      </w:r>
      <w:r w:rsidR="00CC05FD">
        <w:t xml:space="preserve"> Tag für Tag, damit ich </w:t>
      </w:r>
      <w:r w:rsidR="00336E9F">
        <w:t xml:space="preserve">langfristig </w:t>
      </w:r>
      <w:r w:rsidR="00CC05FD">
        <w:t>grosse Fortschritte erziele.</w:t>
      </w:r>
    </w:p>
    <w:p w14:paraId="0155E242" w14:textId="77777777" w:rsidR="00336E9F" w:rsidRDefault="00336E9F" w:rsidP="00B73E51"/>
    <w:p w14:paraId="5D3F553F" w14:textId="77777777" w:rsidR="00336E9F" w:rsidRDefault="00336E9F" w:rsidP="00B73E51"/>
    <w:p w14:paraId="4E3CA3FC" w14:textId="7C150C5D" w:rsidR="00742669" w:rsidRDefault="00895D55" w:rsidP="00742669">
      <w:r>
        <w:lastRenderedPageBreak/>
        <w:t xml:space="preserve">Als Person bin ich sehr </w:t>
      </w:r>
      <w:r w:rsidRPr="0008638D">
        <w:rPr>
          <w:b/>
          <w:bCs/>
        </w:rPr>
        <w:t>bescheiden</w:t>
      </w:r>
      <w:r>
        <w:t>. Ich mag es nicht, meine Leistungen in den Himmel zu loben</w:t>
      </w:r>
      <w:r w:rsidR="001A4AE1">
        <w:t xml:space="preserve">. Das hat sicherlich mit meinem Pragmatismus zu tun, mit dem ich mir Dinge oft rational erkläre. Meine guten Noten sind das Resultat meiner harten Arbeit, doch diese unnötig hervorzuheben, </w:t>
      </w:r>
      <w:r w:rsidR="00CB59BA">
        <w:t>passt mir nicht.</w:t>
      </w:r>
      <w:r w:rsidR="002E64F6">
        <w:t xml:space="preserve"> Ich bevorzuge ohne grosse Rhetorik mit meiner Leistung zu überzeugen</w:t>
      </w:r>
      <w:r w:rsidR="007139F0">
        <w:t>, die ein klares Resultat präsentiert.</w:t>
      </w:r>
    </w:p>
    <w:p w14:paraId="122DF78F" w14:textId="77777777" w:rsidR="0008638D" w:rsidRDefault="0008638D" w:rsidP="00742669"/>
    <w:p w14:paraId="122372A3" w14:textId="691451CD" w:rsidR="009C1995" w:rsidRDefault="00742669" w:rsidP="009C1995">
      <w:pPr>
        <w:pStyle w:val="Heading3"/>
      </w:pPr>
      <w:r>
        <w:t>Was sind Ihre Schwächen?</w:t>
      </w:r>
    </w:p>
    <w:p w14:paraId="6FED692F" w14:textId="66C8A786" w:rsidR="00262D79" w:rsidRDefault="00646A66" w:rsidP="00262D79">
      <w:pPr>
        <w:pStyle w:val="ListParagraph"/>
        <w:numPr>
          <w:ilvl w:val="0"/>
          <w:numId w:val="4"/>
        </w:numPr>
      </w:pPr>
      <w:r>
        <w:t>B</w:t>
      </w:r>
      <w:r w:rsidR="00262D79">
        <w:t>esorgt</w:t>
      </w:r>
    </w:p>
    <w:p w14:paraId="7760C32B" w14:textId="64449523" w:rsidR="00B236DF" w:rsidRPr="00262D79" w:rsidRDefault="00B236DF" w:rsidP="00262D79">
      <w:pPr>
        <w:pStyle w:val="ListParagraph"/>
        <w:numPr>
          <w:ilvl w:val="0"/>
          <w:numId w:val="4"/>
        </w:numPr>
      </w:pPr>
      <w:r>
        <w:t>zurückhaltend</w:t>
      </w:r>
    </w:p>
    <w:p w14:paraId="0F87E3FB" w14:textId="77777777" w:rsidR="0008638D" w:rsidRDefault="0008638D" w:rsidP="00CC05FD">
      <w:pPr>
        <w:rPr>
          <w:b/>
          <w:bCs/>
        </w:rPr>
      </w:pPr>
    </w:p>
    <w:p w14:paraId="57B7977E" w14:textId="77777777" w:rsidR="0008638D" w:rsidRDefault="00CC05FD" w:rsidP="00CC05FD">
      <w:r>
        <w:t xml:space="preserve">Ich mag es nicht, </w:t>
      </w:r>
      <w:r w:rsidRPr="0008638D">
        <w:rPr>
          <w:b/>
          <w:bCs/>
        </w:rPr>
        <w:t>Entscheidungen zu fällen</w:t>
      </w:r>
      <w:r>
        <w:t xml:space="preserve">. </w:t>
      </w:r>
      <w:r w:rsidR="00C40082">
        <w:t xml:space="preserve">Das wird aus meiner Geschichte etwas ersichtlicher. Die Studienwahl war ein ständiges Abwägen und ich fand nie ein durchschlagendes Argument, das alle anderen entkräftete. </w:t>
      </w:r>
    </w:p>
    <w:p w14:paraId="5C9983A8" w14:textId="6B41D5E5" w:rsidR="00CC05FD" w:rsidRPr="00CC05FD" w:rsidRDefault="008E6A97" w:rsidP="00CC05FD">
      <w:r>
        <w:t>Über die Jahre versuchte ich, besser damit umzugehen, indem ich mir klare Deadlines setzte,</w:t>
      </w:r>
      <w:r w:rsidR="00262B13">
        <w:t xml:space="preserve"> hypothetische Wahlen traf und analysierte, wie ich mich fühlte. Vor allem aber lernte ich, dass ich eine Strategie nicht zu schnell verwerfen darf, weil die Strategie muss zuerst einmal genug lange verfolgt werden, um ein qualitatives Urteil abzugeben. Es ist ein ständiger Prozess</w:t>
      </w:r>
      <w:r w:rsidR="00A86765">
        <w:t>, in dem ich mich befinde und bin definitiv resilienter geworden.</w:t>
      </w:r>
    </w:p>
    <w:p w14:paraId="213F3183" w14:textId="77777777" w:rsidR="00CC05FD" w:rsidRDefault="00CC05FD" w:rsidP="00CC05FD">
      <w:pPr>
        <w:pStyle w:val="ListParagraph"/>
      </w:pPr>
    </w:p>
    <w:p w14:paraId="1998BDF6" w14:textId="39A3F952" w:rsidR="00A86765" w:rsidRDefault="00A86765" w:rsidP="00A86765">
      <w:r>
        <w:t xml:space="preserve">Ich liebe es, mit anderen zusammenzuarbeiten, weil so viele Ansätze zusammenwirken können. </w:t>
      </w:r>
      <w:r w:rsidR="00D8294C">
        <w:t xml:space="preserve">Doch häufig bin ich etwas </w:t>
      </w:r>
      <w:r w:rsidR="00D8294C" w:rsidRPr="00A040E6">
        <w:rPr>
          <w:b/>
          <w:bCs/>
        </w:rPr>
        <w:t>festgefahren auf meinen Ansatz</w:t>
      </w:r>
      <w:r w:rsidR="00417B5E">
        <w:t>.</w:t>
      </w:r>
      <w:r w:rsidR="00FD28E8">
        <w:t xml:space="preserve"> </w:t>
      </w:r>
      <w:r w:rsidR="00313CC8">
        <w:t xml:space="preserve">Ich fühle mich teils gestresst, wenn </w:t>
      </w:r>
      <w:r w:rsidR="00B854A2">
        <w:t xml:space="preserve">die Arbeit nicht zeitnah erledigt wird oder ein klarer Plan aufgestellt wird. </w:t>
      </w:r>
      <w:r w:rsidR="00122AD3">
        <w:t>Es fällt mir nämlich nicht immer leicht, mich von einer Situation direkt auf eine andere einzulassen, gerade wenn ich</w:t>
      </w:r>
      <w:r w:rsidR="002A130E">
        <w:t xml:space="preserve"> weiss, dass andere Personen eine ganz andere Herangehensweise haben. So war es für mich in Mexiko äusserst schwierig, da</w:t>
      </w:r>
      <w:r w:rsidR="003F575C">
        <w:t xml:space="preserve"> ich keinen Terminplan meiner Ausbildung erhielt, obwohl ich proaktiv danach fragte. </w:t>
      </w:r>
      <w:r w:rsidR="003F575C" w:rsidRPr="002F725B">
        <w:rPr>
          <w:highlight w:val="yellow"/>
          <w:rPrChange w:id="13" w:author="Jonas Stegh" w:date="2024-02-12T20:31:00Z">
            <w:rPr/>
          </w:rPrChange>
        </w:rPr>
        <w:t xml:space="preserve">Ebenfalls </w:t>
      </w:r>
      <w:r w:rsidR="00DD25C9" w:rsidRPr="002F725B">
        <w:rPr>
          <w:highlight w:val="yellow"/>
          <w:rPrChange w:id="14" w:author="Jonas Stegh" w:date="2024-02-12T20:31:00Z">
            <w:rPr/>
          </w:rPrChange>
        </w:rPr>
        <w:t>war die Kommunikation etwas schwammig, womit ich grosse Probleme hatte. Der Wunsch es jedem Recht zu machen</w:t>
      </w:r>
      <w:r w:rsidR="00DD25C9">
        <w:t>,</w:t>
      </w:r>
      <w:r w:rsidR="00D4677F">
        <w:t xml:space="preserve"> löst in mir oft Stress aus, der mich langfristig in meiner Leistungsfähigkeit beeinträchtigte. </w:t>
      </w:r>
      <w:r w:rsidR="00B854A2">
        <w:t>Das kann andere Teammitglieder irritieren</w:t>
      </w:r>
      <w:r w:rsidR="00A040E6">
        <w:t>, die Arbeiten lockerer angehen.</w:t>
      </w:r>
      <w:r w:rsidR="00313CC8">
        <w:t xml:space="preserve"> </w:t>
      </w:r>
    </w:p>
    <w:p w14:paraId="12F77AB2" w14:textId="77777777" w:rsidR="00CC05FD" w:rsidRDefault="00CC05FD" w:rsidP="00CC05FD">
      <w:pPr>
        <w:pStyle w:val="ListParagraph"/>
      </w:pPr>
    </w:p>
    <w:p w14:paraId="1C71C277" w14:textId="77777777" w:rsidR="00FE37A1" w:rsidRPr="00E50631" w:rsidRDefault="00D4677F" w:rsidP="00FE37A1">
      <w:r>
        <w:t>Erhalte ich eine neue Aufgabe, so fällt es mir schwer</w:t>
      </w:r>
      <w:r w:rsidR="00CE7C27">
        <w:t xml:space="preserve"> zuerst einen </w:t>
      </w:r>
      <w:r w:rsidR="00CE7C27" w:rsidRPr="00CE7C27">
        <w:rPr>
          <w:b/>
          <w:bCs/>
        </w:rPr>
        <w:t>stringenten Zeitplan</w:t>
      </w:r>
      <w:r w:rsidR="00CE7C27">
        <w:t xml:space="preserve"> zu machen und nicht einfach draufloszuarbeiten, damit ich möglichst schnell alles erledigt habe. Die Mentalität «erst die Arbeit, dann das Vergnügen» sitzt sehr tief in mir. </w:t>
      </w:r>
      <w:r w:rsidR="00FE37A1">
        <w:t>So habe ich mich auf der Notfallstation häufig unter Zeitdruck gefühlt, da die Patienten ständig wechselten und so auch die Situation. Dieses Zeitmanagement und der Wunsch alles direkt vollständig erledigen zu wollen ist ein zentraler Punkt, der auch für mein Stressmanagement sehr wichtig ist. Das ist definitiv ein Punkt, den ich im Auge habe.</w:t>
      </w:r>
    </w:p>
    <w:p w14:paraId="067A49E6" w14:textId="533E14C3" w:rsidR="00FE37A1" w:rsidRDefault="00FE37A1" w:rsidP="00E50631"/>
    <w:p w14:paraId="62384FBD" w14:textId="37E59999" w:rsidR="00352B85" w:rsidRDefault="00CE7C27" w:rsidP="00E50631">
      <w:r>
        <w:t>Beim Schreiben meiner Maturaarbeit fiel mir auf, dass</w:t>
      </w:r>
      <w:r w:rsidR="00D6213B">
        <w:t xml:space="preserve"> ich zwar diszipliniert und sorgfältig die Arbeit schrieb, mit dem Ziel zeitnah fertig zu werden, doch weil ich keinen klaren Plan hatte</w:t>
      </w:r>
      <w:r w:rsidR="003B114D">
        <w:t>, wie ich die Aufgabe gut zu Ende bringen sollte, verlor ich bei der Überarbeitung viel Zeit. Kurz gesagt, mir fällt es leicht viel Arbeit zu erledigen, damit der Grossteil</w:t>
      </w:r>
      <w:r w:rsidR="00352B85">
        <w:t xml:space="preserve"> und das Framework steht, doch im Feinschliff fehlt mir oft die Geduld. Das führt dazu, dass die seriöse Arbeitsweise in der ersten Hälfte teilweise entwertet wird, durch mangelnd</w:t>
      </w:r>
      <w:r w:rsidR="00FE37A1">
        <w:t xml:space="preserve">e Geduld beim Feinschliff. Ich führe das auf das Interesse an zu vielen Dingen zurück. </w:t>
      </w:r>
      <w:r w:rsidR="005C4252">
        <w:t xml:space="preserve">Es fällt mir schwer, einen Schlussstrich zu ziehen und nicht neue Elemente einzubeziehen, sondern mich mit der vorliegenden Arbeit zufrieden zu geben. </w:t>
      </w:r>
    </w:p>
    <w:p w14:paraId="240A55BB" w14:textId="77777777" w:rsidR="005C4252" w:rsidRDefault="005C4252" w:rsidP="00E50631"/>
    <w:p w14:paraId="5DC82DF8" w14:textId="00D9B42F" w:rsidR="005C4252" w:rsidRDefault="00DD6B7D" w:rsidP="00E50631">
      <w:r>
        <w:lastRenderedPageBreak/>
        <w:t>Meine Zurückhaltung</w:t>
      </w:r>
      <w:r w:rsidR="009C0169">
        <w:t xml:space="preserve"> und Unsicherheit</w:t>
      </w:r>
      <w:r>
        <w:t xml:space="preserve"> hindert mich manchmal im sozialen Kontakt. </w:t>
      </w:r>
      <w:r w:rsidR="009C0169">
        <w:t xml:space="preserve">Obwohl ich in Mexiko grosse Fortschritte gemacht habe, ertappe ich mich immer wieder dabei, dass ich </w:t>
      </w:r>
      <w:r w:rsidR="00A25D0F">
        <w:t>das Gegenüber ungerne in seiner Erwartung enttäusche. So behalte ich Kritik oder Ehrlichkeit eher zurück, als sie konstruktiv und authentisch</w:t>
      </w:r>
      <w:r w:rsidR="00AE2F14">
        <w:t xml:space="preserve"> zu äussern. Die Qualität, die ich an anderen am meisten schätze, scheint die Qualität zu sein, die ich </w:t>
      </w:r>
      <w:r w:rsidR="00BE2C8D">
        <w:t>am stärksten trainieren muss.</w:t>
      </w:r>
      <w:r w:rsidR="00AE2F14">
        <w:t xml:space="preserve"> </w:t>
      </w:r>
    </w:p>
    <w:p w14:paraId="2F575BDD" w14:textId="77777777" w:rsidR="004D53B9" w:rsidRDefault="004D53B9" w:rsidP="004D53B9"/>
    <w:p w14:paraId="3FE016B9" w14:textId="3068174C" w:rsidR="004D53B9" w:rsidRDefault="004D53B9" w:rsidP="004D53B9">
      <w:pPr>
        <w:pStyle w:val="Heading3"/>
      </w:pPr>
      <w:r>
        <w:t>Warum dieser Beruf, warum du?</w:t>
      </w:r>
    </w:p>
    <w:p w14:paraId="057448F8" w14:textId="384AC8E6" w:rsidR="00024D2B" w:rsidRDefault="009E5E2A" w:rsidP="00024D2B">
      <w:pPr>
        <w:pStyle w:val="ListParagraph"/>
        <w:numPr>
          <w:ilvl w:val="0"/>
          <w:numId w:val="4"/>
        </w:numPr>
      </w:pPr>
      <w:r>
        <w:t>Warum ist der Beruf wichtig?</w:t>
      </w:r>
      <w:r w:rsidR="00024D2B">
        <w:t xml:space="preserve"> (Benötigte Fähigkeiten)</w:t>
      </w:r>
    </w:p>
    <w:p w14:paraId="229FFEA2" w14:textId="557CA97A" w:rsidR="00024D2B" w:rsidRPr="009E5E2A" w:rsidRDefault="00024D2B" w:rsidP="00024D2B">
      <w:pPr>
        <w:pStyle w:val="ListParagraph"/>
        <w:numPr>
          <w:ilvl w:val="0"/>
          <w:numId w:val="4"/>
        </w:numPr>
      </w:pPr>
      <w:r>
        <w:t>Meine Stärken / jobrelevante Erfahrung</w:t>
      </w:r>
    </w:p>
    <w:p w14:paraId="68FB1849" w14:textId="5CD662F2" w:rsidR="004553ED" w:rsidRDefault="00044769" w:rsidP="004553ED">
      <w:r>
        <w:t xml:space="preserve">Aus dem Grund, dass man in der Beratung die Möglichkeit hat an unzähligen Schnittstellen einzugreifen, die einen grossen Impact auf den Alltag eines Geschäfts haben. </w:t>
      </w:r>
      <w:r w:rsidR="00C177C8">
        <w:t>Prozesse zu analysieren und mit neuen Ideen und Lösungen anzureichern, stelle ich mir sehr aufregend vor, gerade wenn man beobachten kann, welche Auswirkungen getroffenen Entscheidungen auf das Unternehmen aber auch auf die Gesellschaft haben.</w:t>
      </w:r>
    </w:p>
    <w:p w14:paraId="0FF36DAB" w14:textId="77777777" w:rsidR="00C177C8" w:rsidRDefault="00C177C8" w:rsidP="004553ED"/>
    <w:p w14:paraId="353D8A87" w14:textId="3AF6746D" w:rsidR="00690CFA" w:rsidRDefault="00C177C8" w:rsidP="00690CFA">
      <w:r>
        <w:t>Ich fühle mich geeignet für diesen Beruf aufgrund meiner Neugierde an neuen Sachverhalten, meiner Offenheit für unterschiedlichste Menschen und der Wunsch nach einer Veränderung und dem Fortschritt in jeglichen Bereichen.</w:t>
      </w:r>
    </w:p>
    <w:p w14:paraId="5446F93E" w14:textId="77777777" w:rsidR="00E20A87" w:rsidRDefault="00E20A87" w:rsidP="00690CFA"/>
    <w:p w14:paraId="1282882E" w14:textId="4E2D2530" w:rsidR="00E20A87" w:rsidRDefault="00E20A87" w:rsidP="00E20A87">
      <w:pPr>
        <w:pStyle w:val="Heading3"/>
      </w:pPr>
      <w:r>
        <w:t>Warum dieses Unternehmen?</w:t>
      </w:r>
    </w:p>
    <w:p w14:paraId="365D387D" w14:textId="57152C85" w:rsidR="00034AB0" w:rsidRPr="00034AB0" w:rsidRDefault="00034AB0" w:rsidP="00034AB0">
      <w:r>
        <w:sym w:font="Wingdings" w:char="F0E0"/>
      </w:r>
      <w:r>
        <w:t xml:space="preserve"> Zuerst: Was suche ich in einem Unternehmen?</w:t>
      </w:r>
    </w:p>
    <w:p w14:paraId="3E42A4C1" w14:textId="20088CE2" w:rsidR="00E20A87" w:rsidRDefault="00A621FA" w:rsidP="00A621FA">
      <w:pPr>
        <w:pStyle w:val="ListParagraph"/>
        <w:numPr>
          <w:ilvl w:val="0"/>
          <w:numId w:val="4"/>
        </w:numPr>
      </w:pPr>
      <w:r>
        <w:t>Interesse geweckt? / Interesse gesteigert?</w:t>
      </w:r>
    </w:p>
    <w:p w14:paraId="4F01944C" w14:textId="3D8F50C4" w:rsidR="00A621FA" w:rsidRPr="00E20A87" w:rsidRDefault="00A621FA" w:rsidP="00A621FA">
      <w:pPr>
        <w:pStyle w:val="ListParagraph"/>
        <w:numPr>
          <w:ilvl w:val="0"/>
          <w:numId w:val="4"/>
        </w:numPr>
      </w:pPr>
      <w:r>
        <w:t>Persönliche positive Erfahrungen mit Unternehmen</w:t>
      </w:r>
    </w:p>
    <w:p w14:paraId="0AF1ED9A" w14:textId="77777777" w:rsidR="00647EA3" w:rsidRPr="00647EA3" w:rsidRDefault="00647EA3" w:rsidP="00583AE4"/>
    <w:p w14:paraId="0DC6F727" w14:textId="77777777" w:rsidR="00647EA3" w:rsidRDefault="00647EA3" w:rsidP="00B73E51">
      <w:pPr>
        <w:pStyle w:val="Heading3"/>
      </w:pPr>
    </w:p>
    <w:p w14:paraId="32DFD98B" w14:textId="4676AD58" w:rsidR="00647EA3" w:rsidRDefault="00647EA3" w:rsidP="00647EA3">
      <w:pPr>
        <w:pStyle w:val="Heading1"/>
      </w:pPr>
      <w:r>
        <w:t>Definitionsfragen</w:t>
      </w:r>
    </w:p>
    <w:p w14:paraId="6BA95C8C" w14:textId="2504593A" w:rsidR="00690CFA" w:rsidRDefault="00690CFA" w:rsidP="00B73E51">
      <w:pPr>
        <w:pStyle w:val="Heading3"/>
      </w:pPr>
      <w:r>
        <w:t xml:space="preserve">Was macht </w:t>
      </w:r>
      <w:r w:rsidR="0063391D">
        <w:t>für Sie ein gutes Team aus? Was ist ihre Rolle im Team?</w:t>
      </w:r>
    </w:p>
    <w:p w14:paraId="212B0645" w14:textId="525CAFA0" w:rsidR="005A4656" w:rsidRDefault="005A4656" w:rsidP="005A4656">
      <w:pPr>
        <w:pStyle w:val="ListParagraph"/>
        <w:numPr>
          <w:ilvl w:val="0"/>
          <w:numId w:val="4"/>
        </w:numPr>
      </w:pPr>
      <w:r>
        <w:t>Hierarchien respektieren</w:t>
      </w:r>
    </w:p>
    <w:p w14:paraId="18E83761" w14:textId="24E44AAB" w:rsidR="005A4656" w:rsidRPr="005A4656" w:rsidRDefault="005A4656" w:rsidP="005A4656">
      <w:pPr>
        <w:pStyle w:val="ListParagraph"/>
        <w:numPr>
          <w:ilvl w:val="0"/>
          <w:numId w:val="4"/>
        </w:numPr>
      </w:pPr>
      <w:r>
        <w:t>Offen, ehrlich sein</w:t>
      </w:r>
    </w:p>
    <w:p w14:paraId="52100F26" w14:textId="14DA43DF" w:rsidR="00647EA3" w:rsidRDefault="00C177C8" w:rsidP="00C177C8">
      <w:r>
        <w:t xml:space="preserve">Ein gutes Team ist für mich ein Team, das darauf bedacht ist, sich ständig zu hinterfragen und </w:t>
      </w:r>
      <w:r w:rsidR="00261BE9">
        <w:t>versucht jeden einzelnen zu würdigen. Je nach Situation sollte die kompetenteste Person</w:t>
      </w:r>
      <w:r w:rsidR="009E4B71">
        <w:t xml:space="preserve"> ihr Wissen einbringen, um die anderen auf den gleichen Stand zu bringen, damit konstruktive Entscheide getroffen werden können. Meiner Ansicht nach sollte ein Team nicht ständig die gleiche Rollenverteilung haben. So würde ich mir eher </w:t>
      </w:r>
      <w:r w:rsidR="007A2129">
        <w:t>Eigenschaften als eine Rolle zuschreiben. In einem Team versuche ich meistens zu schauen, wer welche Inputs einbringen kann, welche Stärken wir haben und wo es noch Lücken gibt, die ich versuche zu füllen.</w:t>
      </w:r>
    </w:p>
    <w:p w14:paraId="4E14B432" w14:textId="77777777" w:rsidR="005A4656" w:rsidRDefault="005A4656" w:rsidP="00C177C8"/>
    <w:p w14:paraId="5C83430E" w14:textId="18B52BF8" w:rsidR="005A4656" w:rsidRPr="005A4656" w:rsidRDefault="005A4656" w:rsidP="005A4656">
      <w:pPr>
        <w:pStyle w:val="Heading3"/>
      </w:pPr>
      <w:r w:rsidRPr="005A4656">
        <w:t>Was ist Leadership für Sie?</w:t>
      </w:r>
    </w:p>
    <w:p w14:paraId="0362CA0E" w14:textId="77777777" w:rsidR="0063391D" w:rsidRPr="005A4656" w:rsidRDefault="0063391D" w:rsidP="00690CFA">
      <w:pPr>
        <w:rPr>
          <w:b/>
          <w:bCs/>
        </w:rPr>
      </w:pPr>
    </w:p>
    <w:p w14:paraId="6FC7D89F" w14:textId="5B2CC97B" w:rsidR="0063391D" w:rsidRDefault="0063391D" w:rsidP="00B73E51">
      <w:pPr>
        <w:pStyle w:val="Heading3"/>
      </w:pPr>
      <w:r>
        <w:t>Was schätzen Sie an einem Vorgesetzten?</w:t>
      </w:r>
    </w:p>
    <w:p w14:paraId="1F832AA9" w14:textId="495F2834" w:rsidR="009B7883" w:rsidRPr="009B7883" w:rsidRDefault="009B7883" w:rsidP="009B7883">
      <w:r>
        <w:t xml:space="preserve">Ich schätze sehr, wenn Leistung gewürdigt wird und ich mich respektiert fühle. </w:t>
      </w:r>
      <w:r w:rsidR="00034833">
        <w:t>Ein Vorgesetzter sollte meiner Meinung nach</w:t>
      </w:r>
      <w:r w:rsidR="00F1537C">
        <w:t xml:space="preserve"> authentisch sein, damit ich weiss, was er / sie denkt.</w:t>
      </w:r>
      <w:r w:rsidR="00D75A7A">
        <w:t xml:space="preserve"> Ebenfalls sollte er</w:t>
      </w:r>
      <w:r w:rsidR="0013330A">
        <w:t xml:space="preserve"> ein Gespür für seine Mitarbeiter haben, wer wie arbeitet und dies sinnvoll nutzen.</w:t>
      </w:r>
    </w:p>
    <w:p w14:paraId="3C576A54" w14:textId="77777777" w:rsidR="0063391D" w:rsidRDefault="0063391D" w:rsidP="00690CFA">
      <w:pPr>
        <w:rPr>
          <w:b/>
          <w:bCs/>
        </w:rPr>
      </w:pPr>
    </w:p>
    <w:p w14:paraId="398BE25A" w14:textId="27C68526" w:rsidR="0063391D" w:rsidRDefault="0063391D" w:rsidP="00B73E51">
      <w:pPr>
        <w:pStyle w:val="Heading3"/>
      </w:pPr>
      <w:r>
        <w:lastRenderedPageBreak/>
        <w:t>Wie sieht für Sie der optimale Arbeitstag / Arbeitsumfeld aus?</w:t>
      </w:r>
    </w:p>
    <w:p w14:paraId="12D5DFCC" w14:textId="17918EA8" w:rsidR="004367D0" w:rsidRPr="004367D0" w:rsidRDefault="004367D0" w:rsidP="004367D0">
      <w:pPr>
        <w:pStyle w:val="ListParagraph"/>
        <w:numPr>
          <w:ilvl w:val="0"/>
          <w:numId w:val="4"/>
        </w:numPr>
      </w:pPr>
      <w:r>
        <w:t>Respekt, gegenseitiges Zuhören</w:t>
      </w:r>
      <w:r w:rsidR="00E151C5">
        <w:t>, Akzeptieren fremder Entscheidungen</w:t>
      </w:r>
    </w:p>
    <w:p w14:paraId="1412F9B0" w14:textId="2C8CA227" w:rsidR="0013330A" w:rsidRPr="0013330A" w:rsidRDefault="009337BC" w:rsidP="0013330A">
      <w:r>
        <w:t xml:space="preserve">Für mich beinhaltet ein optimaler Tag folgendes. </w:t>
      </w:r>
      <w:r w:rsidR="00A54CAC">
        <w:t xml:space="preserve">Einzelarbeit, in der man sich auf sich konzentrieren kann und möglichst nach seiner Struktur arbeiten kann, um möglichst vieles zu erledigen / recherchieren. Ist dies getan schätze ich einen Austausch untereinander sehr, wo man </w:t>
      </w:r>
      <w:r w:rsidR="00882767">
        <w:t xml:space="preserve">seine Arbeit reflektieren kann und neue Inputs sammeln kann. Das Arbeitsumfeld darf ruhig immer wieder etwas variieren, doch eine gewisse Struktur ist mir wichtig, damit ich weiss, was mich an diesem Tag oder dieser Woche erwartet. Wenn ich weiss, dass ich irgendwann am Tag noch 1-2 Stunden Zeit für Sport habe, macht es mir </w:t>
      </w:r>
      <w:r w:rsidR="001B1434">
        <w:t>auch nichts aus, länger zu bleiben und den «Rahmen» zu sprengen.</w:t>
      </w:r>
    </w:p>
    <w:p w14:paraId="3357C85F" w14:textId="77777777" w:rsidR="0063391D" w:rsidRDefault="0063391D" w:rsidP="00690CFA">
      <w:pPr>
        <w:rPr>
          <w:b/>
          <w:bCs/>
        </w:rPr>
      </w:pPr>
    </w:p>
    <w:p w14:paraId="2F81170D" w14:textId="77777777" w:rsidR="008E009D" w:rsidRDefault="008E009D" w:rsidP="00690CFA">
      <w:pPr>
        <w:rPr>
          <w:b/>
          <w:bCs/>
        </w:rPr>
      </w:pPr>
    </w:p>
    <w:p w14:paraId="6393E2D4" w14:textId="3C8E148A" w:rsidR="008E009D" w:rsidRDefault="00647EA3" w:rsidP="008E009D">
      <w:pPr>
        <w:pStyle w:val="Heading1"/>
      </w:pPr>
      <w:r>
        <w:t xml:space="preserve">Reale / </w:t>
      </w:r>
      <w:r w:rsidR="008E009D">
        <w:t>Fiktive Situationsfragen</w:t>
      </w:r>
    </w:p>
    <w:p w14:paraId="5802671D" w14:textId="77777777" w:rsidR="00647EA3" w:rsidRDefault="00647EA3" w:rsidP="00647EA3">
      <w:pPr>
        <w:rPr>
          <w:b/>
          <w:bCs/>
        </w:rPr>
      </w:pPr>
      <w:r>
        <w:rPr>
          <w:b/>
          <w:bCs/>
        </w:rPr>
        <w:t>PARADE(+L)</w:t>
      </w:r>
    </w:p>
    <w:p w14:paraId="6F3A998D" w14:textId="77777777" w:rsidR="00647EA3" w:rsidRDefault="00647EA3" w:rsidP="00647EA3">
      <w:pPr>
        <w:rPr>
          <w:lang w:val="en-US"/>
        </w:rPr>
      </w:pPr>
      <w:r w:rsidRPr="00583AE4">
        <w:rPr>
          <w:lang w:val="en-US"/>
        </w:rPr>
        <w:t>Problem, Anticipated Consequence, Role, A</w:t>
      </w:r>
      <w:r>
        <w:rPr>
          <w:lang w:val="en-US"/>
        </w:rPr>
        <w:t>ction, Decision-Making Rationale, Lessons learnt</w:t>
      </w:r>
    </w:p>
    <w:p w14:paraId="3621A425" w14:textId="77777777" w:rsidR="00647EA3" w:rsidRDefault="00647EA3" w:rsidP="00647EA3">
      <w:pPr>
        <w:rPr>
          <w:lang w:val="en-US"/>
        </w:rPr>
      </w:pPr>
    </w:p>
    <w:p w14:paraId="43A2E4E6" w14:textId="038BB59E" w:rsidR="00647EA3" w:rsidRDefault="00647EA3" w:rsidP="00647EA3">
      <w:pPr>
        <w:pStyle w:val="Heading3"/>
      </w:pPr>
      <w:r>
        <w:t>Können Sie eine Situation beschreiben, in der Ihr Sie einen unangenehmen Chef hatten?</w:t>
      </w:r>
    </w:p>
    <w:p w14:paraId="7DB17F19" w14:textId="77777777" w:rsidR="00647EA3" w:rsidRDefault="00647EA3" w:rsidP="00647EA3"/>
    <w:p w14:paraId="7DD14087" w14:textId="77777777" w:rsidR="00647EA3" w:rsidRDefault="00647EA3" w:rsidP="00647EA3">
      <w:pPr>
        <w:pStyle w:val="Heading3"/>
      </w:pPr>
      <w:r>
        <w:t>Was war bisher Ihre grösste Leistung / Herausforderung?</w:t>
      </w:r>
    </w:p>
    <w:p w14:paraId="5FA588BB" w14:textId="77777777" w:rsidR="00647EA3" w:rsidRPr="00811CCF" w:rsidRDefault="00647EA3" w:rsidP="00647EA3">
      <w:r>
        <w:t xml:space="preserve">Die Zeit in Mexiko. Alleine auf einer Insel, in einer Tauchschule, die mehr versprach als sie bot, musste ich mich das zurechtfinden. Für mich war es das erste Mal alleine im Ausland und ein grosser Schritt. Dass gerade so vieles nicht nach Plan verlief, war unerwartet und testete meine mentale Stärke enorm. Als Person konnte ich enorm daran wachsen und lernte vieles über mich. </w:t>
      </w:r>
    </w:p>
    <w:p w14:paraId="6C7B5A5A" w14:textId="77777777" w:rsidR="00647EA3" w:rsidRDefault="00647EA3" w:rsidP="00647EA3">
      <w:pPr>
        <w:rPr>
          <w:b/>
          <w:bCs/>
        </w:rPr>
      </w:pPr>
    </w:p>
    <w:p w14:paraId="6987122D" w14:textId="61744BA6" w:rsidR="00647EA3" w:rsidRPr="00647EA3" w:rsidRDefault="00647EA3" w:rsidP="00647EA3">
      <w:pPr>
        <w:pStyle w:val="Heading3"/>
      </w:pPr>
      <w:r>
        <w:t>Wann haben Sie einmal ein Ziel verfehlt und daraus gelernt?</w:t>
      </w:r>
    </w:p>
    <w:p w14:paraId="4A7FDADD" w14:textId="77777777" w:rsidR="00647EA3" w:rsidRPr="00647EA3" w:rsidRDefault="00647EA3" w:rsidP="00647EA3"/>
    <w:p w14:paraId="211808B5" w14:textId="1B09534C" w:rsidR="008E009D" w:rsidRDefault="008E009D" w:rsidP="00B73E51">
      <w:pPr>
        <w:pStyle w:val="Heading3"/>
      </w:pPr>
      <w:r>
        <w:t xml:space="preserve">Was machen Sie, wenn eines Ihrer Teammitglieder </w:t>
      </w:r>
      <w:proofErr w:type="spellStart"/>
      <w:r>
        <w:t>underperformt</w:t>
      </w:r>
      <w:proofErr w:type="spellEnd"/>
      <w:r>
        <w:t>?</w:t>
      </w:r>
    </w:p>
    <w:p w14:paraId="757D6988" w14:textId="24B90BDD" w:rsidR="006E56E5" w:rsidRPr="006E56E5" w:rsidRDefault="006E56E5" w:rsidP="006E56E5">
      <w:r>
        <w:t xml:space="preserve">Ich versuche </w:t>
      </w:r>
      <w:r w:rsidR="009D4966">
        <w:t xml:space="preserve">herauszufinden, weshalb das Mitglied </w:t>
      </w:r>
      <w:proofErr w:type="spellStart"/>
      <w:r w:rsidR="009D4966">
        <w:t>underperformt</w:t>
      </w:r>
      <w:proofErr w:type="spellEnd"/>
      <w:r w:rsidR="009D4966">
        <w:t>. Anschliessend bespreche ich mich mit der Person, um zu verstehen, ob es für sie eine Möglichkeit gibt, das Verhalten zu verbessern oder ob sie Hilfe braucht. Wenn ich ihr dabei helfen kann, damit sie sich nachhaltig verbessert, tue ich das, weil das ein Gewinn für das ganze Team ist. Ansonsten spreche ich mich mit dem restlichen Team ab</w:t>
      </w:r>
      <w:r w:rsidR="006A2F77">
        <w:t>, um eine tragfähige Lösung für die Zukunft zu finden.</w:t>
      </w:r>
    </w:p>
    <w:p w14:paraId="14431095" w14:textId="77777777" w:rsidR="008E009D" w:rsidRDefault="008E009D" w:rsidP="008E009D">
      <w:pPr>
        <w:rPr>
          <w:b/>
          <w:bCs/>
        </w:rPr>
      </w:pPr>
    </w:p>
    <w:p w14:paraId="08926220" w14:textId="0B06DEA0" w:rsidR="008E009D" w:rsidRDefault="008E009D" w:rsidP="00B73E51">
      <w:pPr>
        <w:pStyle w:val="Heading3"/>
      </w:pPr>
      <w:r>
        <w:t>Was machen Sie, wenn Ihr Vorgesetzter Sie zu Unrecht kritisiert?</w:t>
      </w:r>
    </w:p>
    <w:p w14:paraId="739BC833" w14:textId="2764D3CA" w:rsidR="006A2F77" w:rsidRPr="006A2F77" w:rsidRDefault="006A2F77" w:rsidP="006A2F77">
      <w:r>
        <w:t xml:space="preserve">Ich versuche mich nicht von meinen Emotionen leiten zu lassen und die Situation </w:t>
      </w:r>
      <w:r w:rsidR="00FC24A5">
        <w:t xml:space="preserve">einzuschätzen. Einerseits versuche ich den Gedankengang des Vorgesetzten nachzuvollziehen und andererseits </w:t>
      </w:r>
      <w:r w:rsidR="00B03869">
        <w:t>versuche ich, w</w:t>
      </w:r>
      <w:r w:rsidR="00FC24A5">
        <w:t>enn möglich meinem Vorgesetzten</w:t>
      </w:r>
      <w:r w:rsidR="00B03869">
        <w:t xml:space="preserve"> zu erklären</w:t>
      </w:r>
      <w:r w:rsidR="00FC24A5">
        <w:t>, wie ich die Situation sehe. Bei einmaligem Vorkommen oder unwichtigen Sachverhalten, schenke ich der Kritik nicht zu viel Beachtung</w:t>
      </w:r>
    </w:p>
    <w:p w14:paraId="482F4CEF" w14:textId="77777777" w:rsidR="008E009D" w:rsidRDefault="008E009D" w:rsidP="008E009D">
      <w:pPr>
        <w:rPr>
          <w:b/>
          <w:bCs/>
        </w:rPr>
      </w:pPr>
    </w:p>
    <w:p w14:paraId="7F68EF48" w14:textId="01721800" w:rsidR="008E009D" w:rsidRDefault="008E009D" w:rsidP="00B73E51">
      <w:pPr>
        <w:pStyle w:val="Heading3"/>
      </w:pPr>
      <w:r>
        <w:t>Wie überzeugen Sie jemanden von einer Idee?</w:t>
      </w:r>
    </w:p>
    <w:p w14:paraId="25DDE8D8" w14:textId="1F320999" w:rsidR="00B03869" w:rsidRPr="00B03869" w:rsidRDefault="00B03869" w:rsidP="00B03869">
      <w:r>
        <w:t xml:space="preserve">Zuerst muss herausgefunden werden, was die Person von der Idee bereits weiss und wo ihr Standpunkt ist und weshalb. An diesen Punkten kann ich ansetzen und die relevanten Punkte </w:t>
      </w:r>
      <w:r>
        <w:lastRenderedPageBreak/>
        <w:t>hervorheben</w:t>
      </w:r>
      <w:r w:rsidR="00D62002">
        <w:t xml:space="preserve">. Das wichtigste ist mir, richtige Argumente, die nachvollziehbar sind herüberzubringen. </w:t>
      </w:r>
    </w:p>
    <w:p w14:paraId="198C429F" w14:textId="77777777" w:rsidR="008E009D" w:rsidRDefault="008E009D" w:rsidP="008E009D">
      <w:pPr>
        <w:rPr>
          <w:b/>
          <w:bCs/>
        </w:rPr>
      </w:pPr>
    </w:p>
    <w:p w14:paraId="15640355" w14:textId="31DB80E2" w:rsidR="00EB4D75" w:rsidRDefault="008E009D" w:rsidP="00B73E51">
      <w:pPr>
        <w:pStyle w:val="Heading3"/>
      </w:pPr>
      <w:r>
        <w:t>Hatten Sie schonmal Erfahrungen mit schwierigen Vorgesetzten?</w:t>
      </w:r>
    </w:p>
    <w:p w14:paraId="67673886" w14:textId="72CD11D5" w:rsidR="00D62002" w:rsidRPr="00D62002" w:rsidRDefault="002C50F5" w:rsidP="00D62002">
      <w:r>
        <w:t>Indirekt mit Mitarbeitern, die mir übergeordnet waren, nicht aber mit Vorgesetzten</w:t>
      </w:r>
      <w:r w:rsidR="00D62002">
        <w:t>. Auf der Notfallstation</w:t>
      </w:r>
      <w:r>
        <w:t xml:space="preserve"> wurde ich von gewissen Mitarbeitern als «billige Arbeitskraft» angesehen, der man jede Aufgabe, für die sie zu wenig Motivation aufbringen konnten</w:t>
      </w:r>
      <w:r w:rsidR="00B47AC6">
        <w:t>, übertragen kann. Anfangs störte mich das nicht weiter, doch mit der Zeit wurde mir der Mechanismus immer bewusster und ich überlegte mir, ob ich etwas dagegen unternehmen kann.</w:t>
      </w:r>
    </w:p>
    <w:p w14:paraId="1CD4AE1B" w14:textId="77777777" w:rsidR="00EB4D75" w:rsidRDefault="00EB4D75" w:rsidP="008E009D">
      <w:pPr>
        <w:rPr>
          <w:b/>
          <w:bCs/>
        </w:rPr>
      </w:pPr>
    </w:p>
    <w:p w14:paraId="67303539" w14:textId="4E7C7DC4" w:rsidR="00EB4D75" w:rsidRDefault="00EB4D75" w:rsidP="00B73E51">
      <w:pPr>
        <w:pStyle w:val="Heading3"/>
      </w:pPr>
      <w:r>
        <w:t>Was machen Sie, wenn Sie merken, dass Sie eine Deadline nicht einhalten können?</w:t>
      </w:r>
    </w:p>
    <w:p w14:paraId="5CEE7D69" w14:textId="2CA0D0BC" w:rsidR="00B47AC6" w:rsidRPr="00B47AC6" w:rsidRDefault="00B47AC6" w:rsidP="00B47AC6">
      <w:r>
        <w:t xml:space="preserve">Ich </w:t>
      </w:r>
      <w:r w:rsidR="00A64248">
        <w:t xml:space="preserve">überarbeite meinen Zeitplan und schaue, ob ich gewisse Aufgaben optimieren kann oder Zeit verschwende. </w:t>
      </w:r>
      <w:r w:rsidR="002F3CCB">
        <w:t>Ebenfalls bespreche ich mich mit einer fachkundigen Person, ob sie eine Idee hat, wie ich die Deadline einhalten kann und das Projekt vollwertig abschliessen kann. Wenn dies</w:t>
      </w:r>
      <w:r w:rsidR="000A16AB">
        <w:t xml:space="preserve"> scheitert, melde ich mich bei meinem Vorgesetzten, bitte ihn / sie um Rat. Falls die Deadline tatsächlich nicht eingehalten werden kann, bitte ich um eine Verlängerung.</w:t>
      </w:r>
    </w:p>
    <w:p w14:paraId="03EB1E15" w14:textId="63D50484" w:rsidR="000B3D14" w:rsidRDefault="000B3D14" w:rsidP="000B3D14">
      <w:pPr>
        <w:pStyle w:val="Heading1"/>
      </w:pPr>
      <w:r>
        <w:t>Weitere mögliche Fragen</w:t>
      </w:r>
    </w:p>
    <w:p w14:paraId="73085CEB" w14:textId="54BD101A" w:rsidR="000B3D14" w:rsidRDefault="000B3D14" w:rsidP="00B73E51">
      <w:pPr>
        <w:pStyle w:val="Heading3"/>
      </w:pPr>
      <w:r>
        <w:t>Welche Werte sind Ihnen wichtig?</w:t>
      </w:r>
    </w:p>
    <w:p w14:paraId="0071D3C4" w14:textId="5EDAB6EB" w:rsidR="000A16AB" w:rsidRPr="000A16AB" w:rsidRDefault="000A16AB" w:rsidP="000A16AB">
      <w:r>
        <w:t>Authentizität</w:t>
      </w:r>
      <w:r w:rsidR="00913A99">
        <w:t xml:space="preserve"> und Respekt. Ich habe die Erfahrung gemacht, dass Personen mit diesen Werten </w:t>
      </w:r>
      <w:r w:rsidR="00F9519E">
        <w:t xml:space="preserve">von anderen Personen mehr geachtet und wahrgenommen werden. Sie strahlen eine </w:t>
      </w:r>
      <w:r w:rsidR="0038352C">
        <w:t xml:space="preserve">Selbstsicherheit aus, die reflektiert, dass sie zu ihrer Person stehen. Das erleichtert die Kommunikation und ruft beim Gegenüber keine falschen </w:t>
      </w:r>
      <w:r w:rsidR="00511411">
        <w:t>Vorstellungen und Annahmen hervor.</w:t>
      </w:r>
    </w:p>
    <w:p w14:paraId="7CF350B8" w14:textId="77777777" w:rsidR="000B3D14" w:rsidRDefault="000B3D14" w:rsidP="000B3D14">
      <w:pPr>
        <w:rPr>
          <w:b/>
          <w:bCs/>
        </w:rPr>
      </w:pPr>
    </w:p>
    <w:p w14:paraId="69F76947" w14:textId="0676154A" w:rsidR="000B3D14" w:rsidRDefault="000B3D14" w:rsidP="00B73E51">
      <w:pPr>
        <w:pStyle w:val="Heading3"/>
      </w:pPr>
      <w:r>
        <w:t>Mit was beschäftigen Sie sich in Ihrer Freizeit?</w:t>
      </w:r>
    </w:p>
    <w:p w14:paraId="5A029DF8" w14:textId="555768A8" w:rsidR="00511411" w:rsidRPr="00511411" w:rsidRDefault="00511411" w:rsidP="00511411">
      <w:r>
        <w:t xml:space="preserve">Das zeitaufwendigste in meiner Freizeit ist der Kraftsport / Bodybuilding. Es erfüllt mich, </w:t>
      </w:r>
      <w:r w:rsidR="002E0798">
        <w:t xml:space="preserve">zu sehen, dass mein tagtägliches Investment Früchte trägt, wenn es gepflegt wird. Ich durfte gleichgesinnte Menschen kennenlernen, die ein ähnlich zielstrebiges Mindset haben. Ansonsten wende ich die restliche Zeit auf, mich zu informieren. Am liebsten tue ich das über Podcasts, </w:t>
      </w:r>
      <w:r w:rsidR="005658DF">
        <w:t>was es mir erlaubt, an der frischen Luft zu sein</w:t>
      </w:r>
    </w:p>
    <w:p w14:paraId="634658DF" w14:textId="77777777" w:rsidR="000B3D14" w:rsidRDefault="000B3D14" w:rsidP="000B3D14">
      <w:pPr>
        <w:rPr>
          <w:b/>
          <w:bCs/>
        </w:rPr>
      </w:pPr>
    </w:p>
    <w:p w14:paraId="6577A423" w14:textId="2C6B2A9B" w:rsidR="000B3D14" w:rsidRDefault="000B3D14" w:rsidP="00B73E51">
      <w:pPr>
        <w:pStyle w:val="Heading3"/>
      </w:pPr>
      <w:r>
        <w:t>Was ist Ihr Lieblingsbuch/-film – und warum?</w:t>
      </w:r>
    </w:p>
    <w:p w14:paraId="3D97B714" w14:textId="60956B7A" w:rsidR="0077691E" w:rsidRPr="005658DF" w:rsidRDefault="005658DF" w:rsidP="005658DF">
      <w:r>
        <w:t>Mein Lieblingsbuch ist Harry Potter</w:t>
      </w:r>
      <w:r w:rsidR="00E34A25">
        <w:t>. Es zeigt die Geschichte eines Jungen, der</w:t>
      </w:r>
      <w:r w:rsidR="006B4A0C">
        <w:t xml:space="preserve"> sich</w:t>
      </w:r>
      <w:r w:rsidR="00E34A25">
        <w:t xml:space="preserve"> </w:t>
      </w:r>
      <w:r w:rsidR="006B4A0C">
        <w:t xml:space="preserve">trotz unzähliger Hürden und Rückschläge </w:t>
      </w:r>
      <w:r w:rsidR="0077691E">
        <w:t xml:space="preserve">entwickelte und eine starke Persönlichkeit erwarb. Es widerspiegelt, dass ein Leben nicht einfach «schön und einfach» sein muss, um glücklich zu werden. </w:t>
      </w:r>
    </w:p>
    <w:p w14:paraId="2506F018" w14:textId="77777777" w:rsidR="000B3D14" w:rsidRDefault="000B3D14" w:rsidP="000B3D14">
      <w:pPr>
        <w:rPr>
          <w:b/>
          <w:bCs/>
        </w:rPr>
      </w:pPr>
    </w:p>
    <w:p w14:paraId="1DA5336F" w14:textId="52803FEA" w:rsidR="000B3D14" w:rsidRDefault="000B3D14" w:rsidP="00B73E51">
      <w:pPr>
        <w:pStyle w:val="Heading3"/>
      </w:pPr>
      <w:r>
        <w:t>Wo sehen Sie ihre Karriere in 3 / 5 / 10 / 20 Jahren?</w:t>
      </w:r>
    </w:p>
    <w:p w14:paraId="119C4BF1" w14:textId="18E6CE0A" w:rsidR="000B3D14" w:rsidRDefault="0077691E" w:rsidP="000B3D14">
      <w:r>
        <w:t>Eine Frage, die ich mir häufig stelle</w:t>
      </w:r>
      <w:r w:rsidR="003F6F81">
        <w:t xml:space="preserve"> und auch nicht in Stein gemeisselt ist, gerade was den langfristigen Horizont betrifft. In drei Jahren möchte ich</w:t>
      </w:r>
      <w:r w:rsidR="00BA4A12">
        <w:t xml:space="preserve"> Berufserfahrung gesammelt haben in der Beratung, um kompetent eine Stelle als Berater annehmen zu können. Ich sehe mich in der Nachhaltigkeitsbranche, momentan im Energiesektor, in dem </w:t>
      </w:r>
      <w:r w:rsidR="00F2270A">
        <w:t>viel Innovationspotenzial besteht. In 5 Jahren sehe ich meine Karriere i</w:t>
      </w:r>
      <w:r w:rsidR="00AE2099">
        <w:t>m selben Unternehmen, in dem ich begonnen habe, um die Expertise zu vertiefen</w:t>
      </w:r>
      <w:r w:rsidR="001902D7">
        <w:t xml:space="preserve"> und bereits an mehreren Projekten mitgearbeitet zu haben und erste Resultate in der Branche gesehen zu haben. </w:t>
      </w:r>
      <w:r w:rsidR="0077049A">
        <w:t>In 10 Jahren will ich Erfahrung im Ausland gesammelt haben, um die genannte Branche</w:t>
      </w:r>
      <w:r w:rsidR="00396DFE">
        <w:t xml:space="preserve"> auch im internationalen Kontext </w:t>
      </w:r>
      <w:r w:rsidR="00396DFE">
        <w:lastRenderedPageBreak/>
        <w:t>und dem Kontext des jeweiligen Landes zu sehen, wodurch mein Verständnis für Prozesse und Veränderungen vertieft werden</w:t>
      </w:r>
      <w:r w:rsidR="00D20DBB">
        <w:t xml:space="preserve"> und ich auf meinem Gebiet zu</w:t>
      </w:r>
      <w:r w:rsidR="00B61E33">
        <w:t xml:space="preserve"> einem Experten werde. In 20 Jahren sehe ich mich entweder in einem eigenen Unternehmen, das Beratungsdienstleistungen anbietet</w:t>
      </w:r>
      <w:r w:rsidR="009961B1">
        <w:t xml:space="preserve"> bezüglich Nachhaltiger Entwicklung oder in ein</w:t>
      </w:r>
      <w:r w:rsidR="00310D76">
        <w:t>em Konzern, der meine Expertise intern nutzen kann.</w:t>
      </w:r>
    </w:p>
    <w:p w14:paraId="338EA103" w14:textId="77777777" w:rsidR="00310D76" w:rsidRPr="0077691E" w:rsidRDefault="00310D76" w:rsidP="000B3D14"/>
    <w:p w14:paraId="6977F099" w14:textId="533EF59C" w:rsidR="000B3D14" w:rsidRDefault="000B3D14" w:rsidP="00B73E51">
      <w:pPr>
        <w:pStyle w:val="Heading3"/>
      </w:pPr>
      <w:r>
        <w:t>Was ist Ihr grösster Fehler / Bereuen Sie eine Entscheidung?</w:t>
      </w:r>
    </w:p>
    <w:p w14:paraId="4E96C799" w14:textId="51B8099F" w:rsidR="00310D76" w:rsidRPr="00310D76" w:rsidRDefault="00310D76" w:rsidP="00310D76">
      <w:r>
        <w:t>Grundsätzlich nicht, da selbst ein «Fehler» viel Potenzial zum Lernen bietet</w:t>
      </w:r>
    </w:p>
    <w:p w14:paraId="6FC6F152" w14:textId="77777777" w:rsidR="00D80D3D" w:rsidRDefault="00D80D3D" w:rsidP="000B3D14">
      <w:pPr>
        <w:rPr>
          <w:b/>
          <w:bCs/>
        </w:rPr>
      </w:pPr>
    </w:p>
    <w:p w14:paraId="23CF142E" w14:textId="432220B1" w:rsidR="00D80D3D" w:rsidRDefault="00D80D3D" w:rsidP="00B73E51">
      <w:pPr>
        <w:pStyle w:val="Heading3"/>
      </w:pPr>
      <w:r>
        <w:t>Was ist das Verrückteste, das Sie je gemacht haben?</w:t>
      </w:r>
    </w:p>
    <w:p w14:paraId="2A3A193F" w14:textId="55AE901B" w:rsidR="00310D76" w:rsidRPr="00310D76" w:rsidRDefault="00645991" w:rsidP="00310D76">
      <w:r>
        <w:t>Ein Strömungstauchgang</w:t>
      </w:r>
      <w:r w:rsidR="00425468">
        <w:t xml:space="preserve"> mit Manta Rochen in Indonesien. Die Strömung war so stark, dass man in keinster Weise eine Chance gehabt hätte dagegen anzuschwimmen. Mit 12 Jahren war das extrem aufregend und es wurde mir erst im Nachhinein bewusst, was es bedeutet hätte, wenn etwas schiefgelaufen wäre.</w:t>
      </w:r>
    </w:p>
    <w:p w14:paraId="19B4A39D" w14:textId="77777777" w:rsidR="00D80D3D" w:rsidRDefault="00D80D3D" w:rsidP="000B3D14">
      <w:pPr>
        <w:rPr>
          <w:b/>
          <w:bCs/>
        </w:rPr>
      </w:pPr>
    </w:p>
    <w:p w14:paraId="0094BA51" w14:textId="7D32651A" w:rsidR="00D80D3D" w:rsidRDefault="00D80D3D" w:rsidP="00B73E51">
      <w:pPr>
        <w:pStyle w:val="Heading3"/>
      </w:pPr>
      <w:r>
        <w:t>Erzählen Sie uns einen Witz</w:t>
      </w:r>
    </w:p>
    <w:p w14:paraId="7F517C70" w14:textId="343FF70A" w:rsidR="007A34E9" w:rsidRPr="007A34E9" w:rsidRDefault="007A34E9" w:rsidP="00ED3A4A">
      <w:pPr>
        <w:ind w:left="708"/>
      </w:pPr>
      <w:r w:rsidRPr="007A34E9">
        <w:t>Ägyptisch, oder ich schieße.</w:t>
      </w:r>
      <w:r w:rsidR="00584488">
        <w:t xml:space="preserve"> </w:t>
      </w:r>
      <w:r w:rsidRPr="007A34E9">
        <w:t>-</w:t>
      </w:r>
      <w:r w:rsidR="00ED3A4A">
        <w:t xml:space="preserve"> </w:t>
      </w:r>
      <w:r w:rsidRPr="007A34E9">
        <w:t>Ich kann leider kein Ägyptisch.</w:t>
      </w:r>
    </w:p>
    <w:p w14:paraId="2C8DA066" w14:textId="77AF5D3D" w:rsidR="007A34E9" w:rsidRDefault="007A34E9" w:rsidP="00ED3A4A">
      <w:pPr>
        <w:ind w:left="708"/>
      </w:pPr>
      <w:r w:rsidRPr="007A34E9">
        <w:t>-</w:t>
      </w:r>
      <w:r w:rsidR="00ED3A4A">
        <w:t xml:space="preserve"> </w:t>
      </w:r>
      <w:r w:rsidRPr="007A34E9">
        <w:t>Ägyptisch jetzt sofort.</w:t>
      </w:r>
      <w:r w:rsidR="00ED3A4A">
        <w:t xml:space="preserve"> </w:t>
      </w:r>
      <w:r w:rsidR="00ED3A4A">
        <w:sym w:font="Wingdings" w:char="F0DF"/>
      </w:r>
      <w:r w:rsidR="00ED3A4A">
        <w:t xml:space="preserve"> </w:t>
      </w:r>
      <w:r w:rsidRPr="007A34E9">
        <w:t>(Eine Sachse bei der Polizeiausbildung)</w:t>
      </w:r>
    </w:p>
    <w:p w14:paraId="6BAC55AC" w14:textId="77777777" w:rsidR="00584488" w:rsidRDefault="00584488" w:rsidP="007A34E9">
      <w:pPr>
        <w:ind w:left="708"/>
      </w:pPr>
    </w:p>
    <w:p w14:paraId="76C6C0FD" w14:textId="77777777" w:rsidR="00584488" w:rsidRDefault="00584488" w:rsidP="00584488">
      <w:pPr>
        <w:ind w:left="708"/>
      </w:pPr>
    </w:p>
    <w:p w14:paraId="58E455A0" w14:textId="24D41217" w:rsidR="00584488" w:rsidRDefault="00584488" w:rsidP="00584488">
      <w:pPr>
        <w:ind w:left="708"/>
      </w:pPr>
      <w:r>
        <w:t>Der Zahnarzt holt die Betäubungsspritze raus und sagt: „Das könnte jetzt ein klein wenig weh tun.”</w:t>
      </w:r>
    </w:p>
    <w:p w14:paraId="3BD48C66" w14:textId="14E9DCD8" w:rsidR="00584488" w:rsidRDefault="00584488" w:rsidP="00ED3A4A">
      <w:pPr>
        <w:ind w:left="708"/>
      </w:pPr>
      <w:r>
        <w:t>-</w:t>
      </w:r>
      <w:r w:rsidR="00ED3A4A">
        <w:t xml:space="preserve"> </w:t>
      </w:r>
      <w:r>
        <w:t>Sagt der Patient: „Ach, das macht mir nichts!”</w:t>
      </w:r>
    </w:p>
    <w:p w14:paraId="786CC2FC" w14:textId="61722071" w:rsidR="00584488" w:rsidRDefault="00584488" w:rsidP="00ED3A4A">
      <w:pPr>
        <w:ind w:left="708"/>
      </w:pPr>
      <w:r>
        <w:t>-</w:t>
      </w:r>
      <w:r w:rsidR="00ED3A4A">
        <w:t xml:space="preserve"> </w:t>
      </w:r>
      <w:r>
        <w:t>Sagt der Zahnarzt: „Gut! Ich habe seit 3 Jahren eine Beziehung mit Ihrer Frau.”</w:t>
      </w:r>
    </w:p>
    <w:p w14:paraId="4E69300D" w14:textId="77777777" w:rsidR="00D80D3D" w:rsidRDefault="00D80D3D" w:rsidP="000B3D14">
      <w:pPr>
        <w:rPr>
          <w:b/>
          <w:bCs/>
        </w:rPr>
      </w:pPr>
    </w:p>
    <w:p w14:paraId="2BCB46BC" w14:textId="1E0DC4A1" w:rsidR="00D80D3D" w:rsidRDefault="00D80D3D" w:rsidP="00B73E51">
      <w:pPr>
        <w:pStyle w:val="Heading3"/>
      </w:pPr>
      <w:r>
        <w:t>Welche Charaktereigenschaft hätten Sie gerne?</w:t>
      </w:r>
    </w:p>
    <w:p w14:paraId="302378BE" w14:textId="37D638EF" w:rsidR="00612FC9" w:rsidRPr="00612FC9" w:rsidRDefault="00612FC9" w:rsidP="00612FC9">
      <w:r>
        <w:t xml:space="preserve">Gelassenheit. Gerade wenn ich neue Aufgaben erhalte, bin ich schnell </w:t>
      </w:r>
      <w:r w:rsidR="006F3D1D">
        <w:t>nervös und will sofort beginnen, um den Berg zu reduzieren. Es wäre sicher hilfreich, in der initialen Phase nicht weniger zu arbeiten, aber sich weniger auf Achse zu fühlen.</w:t>
      </w:r>
    </w:p>
    <w:p w14:paraId="6DC35C43" w14:textId="12C52901" w:rsidR="00D80D3D" w:rsidRDefault="00D80D3D" w:rsidP="00B73E51">
      <w:pPr>
        <w:pStyle w:val="Heading3"/>
      </w:pPr>
      <w:r>
        <w:br/>
        <w:t>Was würden Sie mit 100 Mio. Euro machen?</w:t>
      </w:r>
    </w:p>
    <w:p w14:paraId="3F5E2F57" w14:textId="518E649F" w:rsidR="007A34E9" w:rsidRPr="007A34E9" w:rsidRDefault="007A34E9" w:rsidP="006F3D1D">
      <w:r>
        <w:t xml:space="preserve">In Tranchen teilen (Fünftel </w:t>
      </w:r>
      <w:r>
        <w:sym w:font="Wingdings" w:char="F0E0"/>
      </w:r>
      <w:r>
        <w:t xml:space="preserve"> 1/5 spenden, 3/5 investieren, 1/5 behalten)</w:t>
      </w:r>
    </w:p>
    <w:p w14:paraId="38C71F4C" w14:textId="77777777" w:rsidR="00D80D3D" w:rsidRDefault="00D80D3D" w:rsidP="000B3D14">
      <w:pPr>
        <w:rPr>
          <w:b/>
          <w:bCs/>
        </w:rPr>
      </w:pPr>
    </w:p>
    <w:p w14:paraId="42825578" w14:textId="0DBE6981" w:rsidR="00D80D3D" w:rsidRDefault="00D80D3D" w:rsidP="00B73E51">
      <w:pPr>
        <w:pStyle w:val="Heading3"/>
      </w:pPr>
      <w:r>
        <w:t>Welche bekannte Persönlichkeit würden Sie gerne treffen?</w:t>
      </w:r>
    </w:p>
    <w:p w14:paraId="55341982" w14:textId="7D3BDFCA" w:rsidR="006F3D1D" w:rsidRDefault="00776370" w:rsidP="006F3D1D">
      <w:r>
        <w:t xml:space="preserve">Galileo Galilei. Er </w:t>
      </w:r>
      <w:r w:rsidR="00CC61D7">
        <w:t>versuchte die Welt trotz grosser Gefahr für sich selbst davon zu überzeugen, dass die Welt nicht flach ist.</w:t>
      </w:r>
    </w:p>
    <w:p w14:paraId="5056A1E0" w14:textId="77777777" w:rsidR="00CC61D7" w:rsidRDefault="00CC61D7" w:rsidP="006F3D1D"/>
    <w:p w14:paraId="063C9D16" w14:textId="2017B353" w:rsidR="00CC61D7" w:rsidRPr="006F3D1D" w:rsidRDefault="00CC61D7" w:rsidP="006F3D1D">
      <w:r>
        <w:t xml:space="preserve">Napoleon </w:t>
      </w:r>
      <w:r>
        <w:sym w:font="Wingdings" w:char="F0DF"/>
      </w:r>
      <w:r>
        <w:t xml:space="preserve"> Demokratie / Machtgierigkeit</w:t>
      </w:r>
    </w:p>
    <w:p w14:paraId="7AEE3492" w14:textId="77777777" w:rsidR="004340C9" w:rsidRDefault="004340C9" w:rsidP="000B3D14">
      <w:pPr>
        <w:rPr>
          <w:b/>
          <w:bCs/>
        </w:rPr>
      </w:pPr>
    </w:p>
    <w:p w14:paraId="532DBAB3" w14:textId="65C7917E" w:rsidR="004340C9" w:rsidRDefault="004340C9" w:rsidP="00B73E51">
      <w:pPr>
        <w:pStyle w:val="Heading3"/>
      </w:pPr>
      <w:r>
        <w:t>Wären Sie lieber der Beste in einem schlechten Team oder der Schlechteste in einem guten Team?</w:t>
      </w:r>
    </w:p>
    <w:p w14:paraId="19D5BC0F" w14:textId="54283278" w:rsidR="007A34E9" w:rsidRPr="007A34E9" w:rsidRDefault="007A34E9" w:rsidP="00CC61D7">
      <w:r>
        <w:t>Lieber der Schlechteste in einem guten Team</w:t>
      </w:r>
      <w:r w:rsidR="00CC61D7">
        <w:t xml:space="preserve">, da ich die Möglichkeit habe </w:t>
      </w:r>
      <w:r w:rsidR="007C2899">
        <w:t>an den</w:t>
      </w:r>
      <w:r w:rsidR="00CC61D7">
        <w:t xml:space="preserve"> anderen zu wachsen und </w:t>
      </w:r>
      <w:r w:rsidR="007C2899">
        <w:t>vieles zu lernen. In einem schlechten Team ist dieses Potenzial gering bis inexistent.</w:t>
      </w:r>
    </w:p>
    <w:p w14:paraId="1F584517" w14:textId="77777777" w:rsidR="004340C9" w:rsidRDefault="004340C9" w:rsidP="000B3D14">
      <w:pPr>
        <w:rPr>
          <w:b/>
          <w:bCs/>
        </w:rPr>
      </w:pPr>
    </w:p>
    <w:p w14:paraId="1A765C25" w14:textId="2C74A117" w:rsidR="004340C9" w:rsidRDefault="004340C9" w:rsidP="00B73E51">
      <w:pPr>
        <w:pStyle w:val="Heading3"/>
      </w:pPr>
      <w:r>
        <w:t>Wenn ich Ihnen jetzt noch eine Frage stellen sollte, welche wäre das?</w:t>
      </w:r>
    </w:p>
    <w:p w14:paraId="5874AFF4" w14:textId="77777777" w:rsidR="00084CC6" w:rsidRDefault="00084CC6" w:rsidP="00084CC6"/>
    <w:p w14:paraId="7ECF84A0" w14:textId="36DB7A0F" w:rsidR="00084CC6" w:rsidRDefault="00084CC6" w:rsidP="00084CC6">
      <w:pPr>
        <w:pStyle w:val="Heading3"/>
      </w:pPr>
      <w:r>
        <w:lastRenderedPageBreak/>
        <w:t>Eigene Fragen</w:t>
      </w:r>
    </w:p>
    <w:p w14:paraId="7182E538" w14:textId="1F3B96C9" w:rsidR="00114695" w:rsidRDefault="00084CC6" w:rsidP="00084CC6">
      <w:pPr>
        <w:pStyle w:val="ListParagraph"/>
        <w:numPr>
          <w:ilvl w:val="0"/>
          <w:numId w:val="4"/>
        </w:numPr>
      </w:pPr>
      <w:r>
        <w:t>Was ha</w:t>
      </w:r>
      <w:r w:rsidR="00114695">
        <w:t>ben Sie vor XY getan</w:t>
      </w:r>
      <w:r w:rsidR="00C614E5">
        <w:t>?</w:t>
      </w:r>
    </w:p>
    <w:p w14:paraId="43D0D941" w14:textId="73BF06B9" w:rsidR="00C614E5" w:rsidRDefault="00C614E5" w:rsidP="00084CC6">
      <w:pPr>
        <w:pStyle w:val="ListParagraph"/>
        <w:numPr>
          <w:ilvl w:val="0"/>
          <w:numId w:val="4"/>
        </w:numPr>
      </w:pPr>
      <w:r>
        <w:t>Was ist anders als das Unternehmen, bei dem sie zuvor waren?</w:t>
      </w:r>
    </w:p>
    <w:p w14:paraId="3955747D" w14:textId="5F230A87" w:rsidR="00386AA9" w:rsidRDefault="00386AA9" w:rsidP="00084CC6">
      <w:pPr>
        <w:pStyle w:val="ListParagraph"/>
        <w:numPr>
          <w:ilvl w:val="0"/>
          <w:numId w:val="4"/>
        </w:numPr>
      </w:pPr>
      <w:r>
        <w:t xml:space="preserve">In welche Richtung entwickelt sich die Branche </w:t>
      </w:r>
      <w:r w:rsidR="00C614E5">
        <w:t>aufgrund der neuen Entwicklungen in XY</w:t>
      </w:r>
    </w:p>
    <w:p w14:paraId="39F82BAA" w14:textId="3AEC50DE" w:rsidR="00114695" w:rsidRDefault="00114695" w:rsidP="00CC1C49">
      <w:pPr>
        <w:pStyle w:val="ListParagraph"/>
        <w:numPr>
          <w:ilvl w:val="0"/>
          <w:numId w:val="4"/>
        </w:numPr>
      </w:pPr>
      <w:r>
        <w:t>Was ist Ihrer Meinung nach die wichtigste Eigenschaft in diesem Praktikum?</w:t>
      </w:r>
    </w:p>
    <w:p w14:paraId="133EDB48" w14:textId="2845EA4F" w:rsidR="00342F97" w:rsidRDefault="00342F97" w:rsidP="00CC1C49">
      <w:pPr>
        <w:pStyle w:val="ListParagraph"/>
        <w:numPr>
          <w:ilvl w:val="0"/>
          <w:numId w:val="4"/>
        </w:numPr>
      </w:pPr>
      <w:r>
        <w:t>Wieso haben Sie sich für XY entschieden?</w:t>
      </w:r>
    </w:p>
    <w:p w14:paraId="2631D06D" w14:textId="21AF559D" w:rsidR="00CC1C49" w:rsidRPr="00084CC6" w:rsidRDefault="00CC1C49" w:rsidP="00CC1C49">
      <w:pPr>
        <w:pStyle w:val="ListParagraph"/>
        <w:numPr>
          <w:ilvl w:val="0"/>
          <w:numId w:val="4"/>
        </w:numPr>
      </w:pPr>
      <w:r>
        <w:t>Was gefällt Ihnen am besten an XY</w:t>
      </w:r>
    </w:p>
    <w:p w14:paraId="42D81B77" w14:textId="77777777" w:rsidR="00B73E51" w:rsidRDefault="00B73E51" w:rsidP="00356619">
      <w:pPr>
        <w:pStyle w:val="Heading1"/>
      </w:pPr>
    </w:p>
    <w:p w14:paraId="55D170EE" w14:textId="06E96519" w:rsidR="00356619" w:rsidRDefault="00356619" w:rsidP="00356619">
      <w:pPr>
        <w:pStyle w:val="Heading1"/>
      </w:pPr>
      <w:r>
        <w:t>Tipps</w:t>
      </w:r>
    </w:p>
    <w:p w14:paraId="7B352176" w14:textId="494C8A8E" w:rsidR="0003271F" w:rsidRDefault="00356619" w:rsidP="0003271F">
      <w:pPr>
        <w:pStyle w:val="Heading2"/>
      </w:pPr>
      <w:r>
        <w:t>F</w:t>
      </w:r>
      <w:r w:rsidR="0003271F">
        <w:t>ragen zu Teams</w:t>
      </w:r>
    </w:p>
    <w:p w14:paraId="48748FC7" w14:textId="56834AC9" w:rsidR="0003271F" w:rsidRDefault="0003271F" w:rsidP="0003271F">
      <w:pPr>
        <w:pStyle w:val="ListParagraph"/>
        <w:numPr>
          <w:ilvl w:val="0"/>
          <w:numId w:val="1"/>
        </w:numPr>
      </w:pPr>
      <w:r>
        <w:t>Zeigen, dass bereits positive Erfahrungen mit Teams gemacht</w:t>
      </w:r>
    </w:p>
    <w:p w14:paraId="4CAC49A1" w14:textId="19E03C4E" w:rsidR="00506FA1" w:rsidRDefault="00506FA1" w:rsidP="0003271F">
      <w:pPr>
        <w:pStyle w:val="ListParagraph"/>
        <w:numPr>
          <w:ilvl w:val="0"/>
          <w:numId w:val="1"/>
        </w:numPr>
      </w:pPr>
      <w:r>
        <w:t>2-3 Aspekte eines positiven Teams</w:t>
      </w:r>
    </w:p>
    <w:p w14:paraId="35681577" w14:textId="313CF849" w:rsidR="00506FA1" w:rsidRDefault="00506FA1" w:rsidP="0003271F">
      <w:pPr>
        <w:pStyle w:val="ListParagraph"/>
        <w:numPr>
          <w:ilvl w:val="0"/>
          <w:numId w:val="1"/>
        </w:numPr>
      </w:pPr>
      <w:r>
        <w:t>Von erfahrenen Kollegen etwas lernen</w:t>
      </w:r>
    </w:p>
    <w:p w14:paraId="2DF6DD80" w14:textId="77777777" w:rsidR="00506FA1" w:rsidRDefault="00506FA1" w:rsidP="00506FA1"/>
    <w:p w14:paraId="0178AAFA" w14:textId="0A50C032" w:rsidR="00506FA1" w:rsidRDefault="00506FA1" w:rsidP="00506FA1">
      <w:pPr>
        <w:pStyle w:val="Heading2"/>
      </w:pPr>
      <w:r>
        <w:t>Fragen zu spezifischen Situationen</w:t>
      </w:r>
    </w:p>
    <w:p w14:paraId="691004ED" w14:textId="1E586341" w:rsidR="00506FA1" w:rsidRDefault="00506FA1" w:rsidP="00506FA1">
      <w:pPr>
        <w:pStyle w:val="ListParagraph"/>
        <w:numPr>
          <w:ilvl w:val="0"/>
          <w:numId w:val="1"/>
        </w:numPr>
      </w:pPr>
      <w:r>
        <w:t>2-3 Erfahrungen</w:t>
      </w:r>
      <w:r w:rsidR="00356619">
        <w:t xml:space="preserve"> aussuchen mit viel Informationsgehalt, wo ich viel lernen konnte</w:t>
      </w:r>
    </w:p>
    <w:p w14:paraId="3D651362" w14:textId="45694593" w:rsidR="00356619" w:rsidRDefault="00356619" w:rsidP="00506FA1">
      <w:pPr>
        <w:pStyle w:val="ListParagraph"/>
        <w:numPr>
          <w:ilvl w:val="0"/>
          <w:numId w:val="1"/>
        </w:numPr>
      </w:pPr>
      <w:r>
        <w:t>Erfahrungen unter verschiedenen Aspekten durchleuchten</w:t>
      </w:r>
    </w:p>
    <w:p w14:paraId="0BCB2521" w14:textId="77777777" w:rsidR="00356619" w:rsidRDefault="00356619" w:rsidP="00356619"/>
    <w:p w14:paraId="32F48393" w14:textId="59FC3CFF" w:rsidR="00356619" w:rsidRDefault="00356619" w:rsidP="00356619">
      <w:pPr>
        <w:pStyle w:val="Heading2"/>
      </w:pPr>
      <w:r>
        <w:t>Fragen zu Praktika / Engagements</w:t>
      </w:r>
    </w:p>
    <w:p w14:paraId="35851DC5" w14:textId="7447AED2" w:rsidR="009F488F" w:rsidRDefault="009F488F" w:rsidP="009F488F">
      <w:pPr>
        <w:pStyle w:val="ListParagraph"/>
        <w:numPr>
          <w:ilvl w:val="0"/>
          <w:numId w:val="1"/>
        </w:numPr>
      </w:pPr>
      <w:r>
        <w:t>Was gefiel mir (nicht)</w:t>
      </w:r>
    </w:p>
    <w:p w14:paraId="1C39DBF1" w14:textId="51F1D7B9" w:rsidR="009F488F" w:rsidRPr="009F488F" w:rsidRDefault="009F488F" w:rsidP="009F488F">
      <w:pPr>
        <w:pStyle w:val="ListParagraph"/>
        <w:numPr>
          <w:ilvl w:val="0"/>
          <w:numId w:val="1"/>
        </w:numPr>
      </w:pPr>
      <w:r>
        <w:t>Herausforderungen</w:t>
      </w:r>
    </w:p>
    <w:sectPr w:rsidR="009F488F" w:rsidRPr="009F48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F595B"/>
    <w:multiLevelType w:val="hybridMultilevel"/>
    <w:tmpl w:val="8E9C8696"/>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4395325"/>
    <w:multiLevelType w:val="hybridMultilevel"/>
    <w:tmpl w:val="ABD6BC48"/>
    <w:lvl w:ilvl="0" w:tplc="7F88052C">
      <w:start w:val="804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E0353B6"/>
    <w:multiLevelType w:val="hybridMultilevel"/>
    <w:tmpl w:val="642201C6"/>
    <w:lvl w:ilvl="0" w:tplc="175C8052">
      <w:start w:val="804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27675A0"/>
    <w:multiLevelType w:val="hybridMultilevel"/>
    <w:tmpl w:val="04C69AAC"/>
    <w:lvl w:ilvl="0" w:tplc="7E72623C">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52F712C9"/>
    <w:multiLevelType w:val="hybridMultilevel"/>
    <w:tmpl w:val="8CE24568"/>
    <w:lvl w:ilvl="0" w:tplc="1A662D26">
      <w:start w:val="2019"/>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7CF6498"/>
    <w:multiLevelType w:val="hybridMultilevel"/>
    <w:tmpl w:val="D9204A9C"/>
    <w:lvl w:ilvl="0" w:tplc="4F0605EE">
      <w:start w:val="5"/>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80782854">
    <w:abstractNumId w:val="5"/>
  </w:num>
  <w:num w:numId="2" w16cid:durableId="1517767284">
    <w:abstractNumId w:val="4"/>
  </w:num>
  <w:num w:numId="3" w16cid:durableId="1292058289">
    <w:abstractNumId w:val="0"/>
  </w:num>
  <w:num w:numId="4" w16cid:durableId="523519845">
    <w:abstractNumId w:val="3"/>
  </w:num>
  <w:num w:numId="5" w16cid:durableId="226234355">
    <w:abstractNumId w:val="2"/>
  </w:num>
  <w:num w:numId="6" w16cid:durableId="8860637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8F"/>
    <w:rsid w:val="00024D2B"/>
    <w:rsid w:val="00031E99"/>
    <w:rsid w:val="0003271F"/>
    <w:rsid w:val="00034833"/>
    <w:rsid w:val="00034AB0"/>
    <w:rsid w:val="00041065"/>
    <w:rsid w:val="0004144F"/>
    <w:rsid w:val="0004309A"/>
    <w:rsid w:val="00044769"/>
    <w:rsid w:val="00051CC7"/>
    <w:rsid w:val="00060577"/>
    <w:rsid w:val="0006451C"/>
    <w:rsid w:val="000649B8"/>
    <w:rsid w:val="000679B8"/>
    <w:rsid w:val="00084CC6"/>
    <w:rsid w:val="0008638D"/>
    <w:rsid w:val="000A16AB"/>
    <w:rsid w:val="000B2A3D"/>
    <w:rsid w:val="000B3D14"/>
    <w:rsid w:val="000C66F4"/>
    <w:rsid w:val="000E602D"/>
    <w:rsid w:val="001001F7"/>
    <w:rsid w:val="00106629"/>
    <w:rsid w:val="00106ED4"/>
    <w:rsid w:val="00114695"/>
    <w:rsid w:val="00122AD3"/>
    <w:rsid w:val="0013330A"/>
    <w:rsid w:val="001468D8"/>
    <w:rsid w:val="001538EE"/>
    <w:rsid w:val="00174CF0"/>
    <w:rsid w:val="00181C71"/>
    <w:rsid w:val="001902D7"/>
    <w:rsid w:val="001A1C11"/>
    <w:rsid w:val="001A4AE1"/>
    <w:rsid w:val="001B1434"/>
    <w:rsid w:val="001C6690"/>
    <w:rsid w:val="001D7C9F"/>
    <w:rsid w:val="001F25BE"/>
    <w:rsid w:val="001F68BB"/>
    <w:rsid w:val="00201FA3"/>
    <w:rsid w:val="00261BE9"/>
    <w:rsid w:val="00262B13"/>
    <w:rsid w:val="00262D79"/>
    <w:rsid w:val="0027457B"/>
    <w:rsid w:val="002A130E"/>
    <w:rsid w:val="002C50F5"/>
    <w:rsid w:val="002D2BE3"/>
    <w:rsid w:val="002D5917"/>
    <w:rsid w:val="002E0798"/>
    <w:rsid w:val="002E64F6"/>
    <w:rsid w:val="002F1ADA"/>
    <w:rsid w:val="002F3CCB"/>
    <w:rsid w:val="002F5368"/>
    <w:rsid w:val="002F725B"/>
    <w:rsid w:val="002F7A45"/>
    <w:rsid w:val="00305ABB"/>
    <w:rsid w:val="00310D76"/>
    <w:rsid w:val="003130BC"/>
    <w:rsid w:val="00313CC8"/>
    <w:rsid w:val="00332090"/>
    <w:rsid w:val="0033581C"/>
    <w:rsid w:val="00336E9F"/>
    <w:rsid w:val="00342F97"/>
    <w:rsid w:val="00346A41"/>
    <w:rsid w:val="00352B85"/>
    <w:rsid w:val="0035398D"/>
    <w:rsid w:val="00356619"/>
    <w:rsid w:val="0036139C"/>
    <w:rsid w:val="00362113"/>
    <w:rsid w:val="00380034"/>
    <w:rsid w:val="00381419"/>
    <w:rsid w:val="0038352C"/>
    <w:rsid w:val="00384D1B"/>
    <w:rsid w:val="00386AA9"/>
    <w:rsid w:val="00396DFE"/>
    <w:rsid w:val="003A4E1A"/>
    <w:rsid w:val="003B114D"/>
    <w:rsid w:val="003B565A"/>
    <w:rsid w:val="003F0C85"/>
    <w:rsid w:val="003F575C"/>
    <w:rsid w:val="003F6F81"/>
    <w:rsid w:val="00403362"/>
    <w:rsid w:val="0041071E"/>
    <w:rsid w:val="00417B5E"/>
    <w:rsid w:val="00425468"/>
    <w:rsid w:val="00432641"/>
    <w:rsid w:val="004340C9"/>
    <w:rsid w:val="004367D0"/>
    <w:rsid w:val="00442E35"/>
    <w:rsid w:val="00443A5C"/>
    <w:rsid w:val="004511B0"/>
    <w:rsid w:val="004553ED"/>
    <w:rsid w:val="00466B04"/>
    <w:rsid w:val="004724F7"/>
    <w:rsid w:val="00480EB1"/>
    <w:rsid w:val="00497089"/>
    <w:rsid w:val="004A07BE"/>
    <w:rsid w:val="004A3081"/>
    <w:rsid w:val="004B1E46"/>
    <w:rsid w:val="004C56F2"/>
    <w:rsid w:val="004D53B9"/>
    <w:rsid w:val="004E36BF"/>
    <w:rsid w:val="0050250F"/>
    <w:rsid w:val="00506FA1"/>
    <w:rsid w:val="00507A5A"/>
    <w:rsid w:val="0051139F"/>
    <w:rsid w:val="00511411"/>
    <w:rsid w:val="00523AC3"/>
    <w:rsid w:val="00536D6D"/>
    <w:rsid w:val="005465BA"/>
    <w:rsid w:val="005534F9"/>
    <w:rsid w:val="005658DF"/>
    <w:rsid w:val="00583AE4"/>
    <w:rsid w:val="00584488"/>
    <w:rsid w:val="005913D1"/>
    <w:rsid w:val="005920AD"/>
    <w:rsid w:val="005A4656"/>
    <w:rsid w:val="005B2851"/>
    <w:rsid w:val="005C4252"/>
    <w:rsid w:val="005D67CE"/>
    <w:rsid w:val="005E01A8"/>
    <w:rsid w:val="005F0AD2"/>
    <w:rsid w:val="0061254B"/>
    <w:rsid w:val="00612FC9"/>
    <w:rsid w:val="006201D2"/>
    <w:rsid w:val="0063391D"/>
    <w:rsid w:val="00636334"/>
    <w:rsid w:val="00645991"/>
    <w:rsid w:val="00646A66"/>
    <w:rsid w:val="00647EA3"/>
    <w:rsid w:val="00666008"/>
    <w:rsid w:val="006661B7"/>
    <w:rsid w:val="00667402"/>
    <w:rsid w:val="0067264C"/>
    <w:rsid w:val="00682CAE"/>
    <w:rsid w:val="00687703"/>
    <w:rsid w:val="00690CFA"/>
    <w:rsid w:val="006A2F77"/>
    <w:rsid w:val="006B4A0C"/>
    <w:rsid w:val="006C4D8C"/>
    <w:rsid w:val="006D62A9"/>
    <w:rsid w:val="006E43EC"/>
    <w:rsid w:val="006E56E5"/>
    <w:rsid w:val="006E7178"/>
    <w:rsid w:val="006F3D1D"/>
    <w:rsid w:val="00701B22"/>
    <w:rsid w:val="00712A86"/>
    <w:rsid w:val="007139F0"/>
    <w:rsid w:val="007272CC"/>
    <w:rsid w:val="00742669"/>
    <w:rsid w:val="00745761"/>
    <w:rsid w:val="007669C2"/>
    <w:rsid w:val="0077049A"/>
    <w:rsid w:val="0077411D"/>
    <w:rsid w:val="00776370"/>
    <w:rsid w:val="0077691E"/>
    <w:rsid w:val="007776AB"/>
    <w:rsid w:val="00787181"/>
    <w:rsid w:val="007A2129"/>
    <w:rsid w:val="007A34E9"/>
    <w:rsid w:val="007B631F"/>
    <w:rsid w:val="007B72AE"/>
    <w:rsid w:val="007C0FF5"/>
    <w:rsid w:val="007C2899"/>
    <w:rsid w:val="007D2436"/>
    <w:rsid w:val="007D4F6C"/>
    <w:rsid w:val="0080237B"/>
    <w:rsid w:val="00810506"/>
    <w:rsid w:val="00811CCF"/>
    <w:rsid w:val="008217A3"/>
    <w:rsid w:val="0082577C"/>
    <w:rsid w:val="00827473"/>
    <w:rsid w:val="00827671"/>
    <w:rsid w:val="00832B8F"/>
    <w:rsid w:val="00844FC2"/>
    <w:rsid w:val="008520BB"/>
    <w:rsid w:val="0085313B"/>
    <w:rsid w:val="0088118E"/>
    <w:rsid w:val="00882767"/>
    <w:rsid w:val="00886E79"/>
    <w:rsid w:val="00893023"/>
    <w:rsid w:val="00895D55"/>
    <w:rsid w:val="008A149E"/>
    <w:rsid w:val="008A671B"/>
    <w:rsid w:val="008B5DD4"/>
    <w:rsid w:val="008C56C4"/>
    <w:rsid w:val="008D4203"/>
    <w:rsid w:val="008E009D"/>
    <w:rsid w:val="008E6A97"/>
    <w:rsid w:val="008E70EF"/>
    <w:rsid w:val="008F5679"/>
    <w:rsid w:val="00913A99"/>
    <w:rsid w:val="00932CA2"/>
    <w:rsid w:val="009337BC"/>
    <w:rsid w:val="00942EC2"/>
    <w:rsid w:val="0095040D"/>
    <w:rsid w:val="009513CB"/>
    <w:rsid w:val="0096311C"/>
    <w:rsid w:val="00964E97"/>
    <w:rsid w:val="0097375B"/>
    <w:rsid w:val="00991B88"/>
    <w:rsid w:val="009961B1"/>
    <w:rsid w:val="009A4165"/>
    <w:rsid w:val="009A4C4A"/>
    <w:rsid w:val="009B7883"/>
    <w:rsid w:val="009C0169"/>
    <w:rsid w:val="009C0673"/>
    <w:rsid w:val="009C155E"/>
    <w:rsid w:val="009C1995"/>
    <w:rsid w:val="009D05E0"/>
    <w:rsid w:val="009D4966"/>
    <w:rsid w:val="009E03A2"/>
    <w:rsid w:val="009E4424"/>
    <w:rsid w:val="009E4B71"/>
    <w:rsid w:val="009E5E2A"/>
    <w:rsid w:val="009F488F"/>
    <w:rsid w:val="00A024CF"/>
    <w:rsid w:val="00A040E6"/>
    <w:rsid w:val="00A07598"/>
    <w:rsid w:val="00A13AC7"/>
    <w:rsid w:val="00A13CEA"/>
    <w:rsid w:val="00A25D0F"/>
    <w:rsid w:val="00A358CB"/>
    <w:rsid w:val="00A3609F"/>
    <w:rsid w:val="00A5286C"/>
    <w:rsid w:val="00A54CAC"/>
    <w:rsid w:val="00A57DCB"/>
    <w:rsid w:val="00A621FA"/>
    <w:rsid w:val="00A62493"/>
    <w:rsid w:val="00A64248"/>
    <w:rsid w:val="00A86765"/>
    <w:rsid w:val="00AB2F7A"/>
    <w:rsid w:val="00AB64AD"/>
    <w:rsid w:val="00AE2099"/>
    <w:rsid w:val="00AE2B2F"/>
    <w:rsid w:val="00AE2F14"/>
    <w:rsid w:val="00AF0702"/>
    <w:rsid w:val="00AF13A2"/>
    <w:rsid w:val="00B03869"/>
    <w:rsid w:val="00B236DF"/>
    <w:rsid w:val="00B419A5"/>
    <w:rsid w:val="00B47AC6"/>
    <w:rsid w:val="00B54784"/>
    <w:rsid w:val="00B5630E"/>
    <w:rsid w:val="00B574DA"/>
    <w:rsid w:val="00B61E33"/>
    <w:rsid w:val="00B73E51"/>
    <w:rsid w:val="00B854A2"/>
    <w:rsid w:val="00B8764D"/>
    <w:rsid w:val="00B96931"/>
    <w:rsid w:val="00BA4A12"/>
    <w:rsid w:val="00BC4668"/>
    <w:rsid w:val="00BC52A9"/>
    <w:rsid w:val="00BC78D8"/>
    <w:rsid w:val="00BC7AAA"/>
    <w:rsid w:val="00BD77AB"/>
    <w:rsid w:val="00BE2C8D"/>
    <w:rsid w:val="00BE3228"/>
    <w:rsid w:val="00BE4050"/>
    <w:rsid w:val="00BF209C"/>
    <w:rsid w:val="00C109BE"/>
    <w:rsid w:val="00C177C8"/>
    <w:rsid w:val="00C22898"/>
    <w:rsid w:val="00C40082"/>
    <w:rsid w:val="00C4155C"/>
    <w:rsid w:val="00C614E5"/>
    <w:rsid w:val="00C67A65"/>
    <w:rsid w:val="00C7188E"/>
    <w:rsid w:val="00C74F48"/>
    <w:rsid w:val="00C8053C"/>
    <w:rsid w:val="00C91A41"/>
    <w:rsid w:val="00C93B78"/>
    <w:rsid w:val="00CA10D8"/>
    <w:rsid w:val="00CB59BA"/>
    <w:rsid w:val="00CC05FD"/>
    <w:rsid w:val="00CC1C49"/>
    <w:rsid w:val="00CC40D3"/>
    <w:rsid w:val="00CC61D7"/>
    <w:rsid w:val="00CE7C27"/>
    <w:rsid w:val="00D14339"/>
    <w:rsid w:val="00D20C1C"/>
    <w:rsid w:val="00D20DBB"/>
    <w:rsid w:val="00D21439"/>
    <w:rsid w:val="00D23CAF"/>
    <w:rsid w:val="00D35A8F"/>
    <w:rsid w:val="00D3623F"/>
    <w:rsid w:val="00D4119D"/>
    <w:rsid w:val="00D41344"/>
    <w:rsid w:val="00D4677F"/>
    <w:rsid w:val="00D544B2"/>
    <w:rsid w:val="00D5570B"/>
    <w:rsid w:val="00D62002"/>
    <w:rsid w:val="00D6213B"/>
    <w:rsid w:val="00D75A7A"/>
    <w:rsid w:val="00D80D3D"/>
    <w:rsid w:val="00D81C63"/>
    <w:rsid w:val="00D8294C"/>
    <w:rsid w:val="00DB3A44"/>
    <w:rsid w:val="00DB69E3"/>
    <w:rsid w:val="00DD25C9"/>
    <w:rsid w:val="00DD4A17"/>
    <w:rsid w:val="00DD6B7D"/>
    <w:rsid w:val="00E10F2F"/>
    <w:rsid w:val="00E151C5"/>
    <w:rsid w:val="00E17B28"/>
    <w:rsid w:val="00E2042F"/>
    <w:rsid w:val="00E20A87"/>
    <w:rsid w:val="00E24EEB"/>
    <w:rsid w:val="00E34A25"/>
    <w:rsid w:val="00E35DEB"/>
    <w:rsid w:val="00E37D75"/>
    <w:rsid w:val="00E37FAB"/>
    <w:rsid w:val="00E50631"/>
    <w:rsid w:val="00E529C3"/>
    <w:rsid w:val="00E54C42"/>
    <w:rsid w:val="00E56480"/>
    <w:rsid w:val="00E7357A"/>
    <w:rsid w:val="00E77C7B"/>
    <w:rsid w:val="00E8344A"/>
    <w:rsid w:val="00E917FB"/>
    <w:rsid w:val="00E96F28"/>
    <w:rsid w:val="00EA710E"/>
    <w:rsid w:val="00EB4D75"/>
    <w:rsid w:val="00EB591E"/>
    <w:rsid w:val="00ED3A4A"/>
    <w:rsid w:val="00EE2F3B"/>
    <w:rsid w:val="00EF497A"/>
    <w:rsid w:val="00F01DFE"/>
    <w:rsid w:val="00F04EAF"/>
    <w:rsid w:val="00F103AE"/>
    <w:rsid w:val="00F1537C"/>
    <w:rsid w:val="00F17B38"/>
    <w:rsid w:val="00F21F32"/>
    <w:rsid w:val="00F2270A"/>
    <w:rsid w:val="00F31315"/>
    <w:rsid w:val="00F509D1"/>
    <w:rsid w:val="00F618F6"/>
    <w:rsid w:val="00F72002"/>
    <w:rsid w:val="00F90C1F"/>
    <w:rsid w:val="00F944D2"/>
    <w:rsid w:val="00F9519E"/>
    <w:rsid w:val="00F96590"/>
    <w:rsid w:val="00FA5E5D"/>
    <w:rsid w:val="00FB52F9"/>
    <w:rsid w:val="00FB655F"/>
    <w:rsid w:val="00FC24A5"/>
    <w:rsid w:val="00FC6448"/>
    <w:rsid w:val="00FD28E8"/>
    <w:rsid w:val="00FD7088"/>
    <w:rsid w:val="00FD7FF1"/>
    <w:rsid w:val="00FE37A1"/>
    <w:rsid w:val="00FF0B88"/>
    <w:rsid w:val="00FF471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D7EB"/>
  <w15:chartTrackingRefBased/>
  <w15:docId w15:val="{DAADA83C-3E25-8B41-87C2-1FB7DBA5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91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271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3E5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6740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32B8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B8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1254B"/>
    <w:pPr>
      <w:ind w:left="720"/>
      <w:contextualSpacing/>
    </w:pPr>
  </w:style>
  <w:style w:type="character" w:customStyle="1" w:styleId="Heading1Char">
    <w:name w:val="Heading 1 Char"/>
    <w:basedOn w:val="DefaultParagraphFont"/>
    <w:link w:val="Heading1"/>
    <w:uiPriority w:val="9"/>
    <w:rsid w:val="006339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327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73E5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667402"/>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9A4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3513</Words>
  <Characters>22135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Boller</dc:creator>
  <cp:keywords/>
  <dc:description/>
  <cp:lastModifiedBy>Jonas Stegh</cp:lastModifiedBy>
  <cp:revision>351</cp:revision>
  <dcterms:created xsi:type="dcterms:W3CDTF">2024-02-06T18:48:00Z</dcterms:created>
  <dcterms:modified xsi:type="dcterms:W3CDTF">2024-02-12T19:35:00Z</dcterms:modified>
</cp:coreProperties>
</file>