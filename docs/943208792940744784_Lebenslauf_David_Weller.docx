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142"/>
        <w:gridCol w:w="142"/>
        <w:gridCol w:w="425"/>
        <w:gridCol w:w="142"/>
        <w:gridCol w:w="283"/>
        <w:gridCol w:w="426"/>
        <w:gridCol w:w="141"/>
        <w:gridCol w:w="1696"/>
        <w:tblGridChange w:id="0">
          <w:tblGrid>
            <w:gridCol w:w="1985"/>
            <w:gridCol w:w="3538"/>
            <w:gridCol w:w="147"/>
            <w:gridCol w:w="142"/>
            <w:gridCol w:w="142"/>
            <w:gridCol w:w="425"/>
            <w:gridCol w:w="142"/>
            <w:gridCol w:w="283"/>
            <w:gridCol w:w="567"/>
            <w:gridCol w:w="1696"/>
          </w:tblGrid>
        </w:tblGridChange>
      </w:tblGrid>
      <w:tr w:rsidR="00E55D90" w:rsidRPr="00E55D90" w14:paraId="487AC9CE" w14:textId="77777777" w:rsidTr="00E55D90">
        <w:trPr>
          <w:trHeight w:val="283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135895E2" w14:textId="4AB54935" w:rsidR="00E55D90" w:rsidRPr="00E55D90" w:rsidRDefault="00CE7746" w:rsidP="00E55D90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>
              <w:rPr>
                <w:rFonts w:ascii="Optima" w:hAnsi="Optima" w:cs="Times New Roman (Body CS)"/>
                <w:b/>
                <w:sz w:val="36"/>
                <w:szCs w:val="32"/>
              </w:rPr>
              <w:t xml:space="preserve">David </w:t>
            </w:r>
            <w:r w:rsidR="00CA3720">
              <w:rPr>
                <w:rFonts w:ascii="Optima" w:hAnsi="Optima" w:cs="Times New Roman (Body CS)"/>
                <w:b/>
                <w:sz w:val="36"/>
                <w:szCs w:val="32"/>
              </w:rPr>
              <w:t xml:space="preserve">Nick </w:t>
            </w:r>
            <w:r>
              <w:rPr>
                <w:rFonts w:ascii="Optima" w:hAnsi="Optima" w:cs="Times New Roman (Body CS)"/>
                <w:b/>
                <w:sz w:val="36"/>
                <w:szCs w:val="32"/>
              </w:rPr>
              <w:t>Weller</w:t>
            </w:r>
          </w:p>
        </w:tc>
      </w:tr>
      <w:tr w:rsidR="00E55D90" w:rsidRPr="00976CA5" w14:paraId="034602FF" w14:textId="77777777" w:rsidTr="00E55D90">
        <w:trPr>
          <w:trHeight w:val="283"/>
        </w:trPr>
        <w:tc>
          <w:tcPr>
            <w:tcW w:w="9067" w:type="dxa"/>
            <w:gridSpan w:val="11"/>
            <w:tcBorders>
              <w:top w:val="single" w:sz="4" w:space="0" w:color="auto"/>
            </w:tcBorders>
            <w:vAlign w:val="bottom"/>
          </w:tcPr>
          <w:p w14:paraId="45E1D21A" w14:textId="553A2C7A" w:rsidR="00E55D90" w:rsidRPr="00976CA5" w:rsidRDefault="00976CA5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</w:pPr>
            <w:r w:rsidRPr="00976CA5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Kladower Damm 103</w:t>
            </w:r>
            <w:r w:rsidR="00E55D90" w:rsidRPr="00976CA5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 • </w:t>
            </w:r>
            <w:r w:rsidRPr="00976CA5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Berlin</w:t>
            </w:r>
            <w:r w:rsidR="00E55D90" w:rsidRPr="00976CA5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, D-</w:t>
            </w:r>
            <w:r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14089</w:t>
            </w:r>
            <w:r w:rsidR="00E55D90" w:rsidRPr="00976CA5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, Germany • </w:t>
            </w:r>
            <w:r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wellerdavid@outlook.com</w:t>
            </w:r>
            <w:r w:rsidR="00E55D90" w:rsidRPr="00976CA5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 • +</w:t>
            </w:r>
            <w:r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43 660 4559557</w:t>
            </w:r>
            <w:r w:rsidR="001744BF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 </w:t>
            </w:r>
            <w:r w:rsidR="001744BF" w:rsidRPr="00976CA5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•</w:t>
            </w:r>
            <w:r w:rsidR="001744BF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 </w:t>
            </w:r>
            <w:hyperlink r:id="rId8" w:history="1">
              <w:r w:rsidR="001744BF" w:rsidRPr="0083392B">
                <w:rPr>
                  <w:rStyle w:val="Hyperlink"/>
                  <w:rFonts w:ascii="Optima" w:hAnsi="Optima" w:cs="Times New Roman (Body CS)"/>
                  <w:bCs/>
                  <w:sz w:val="18"/>
                  <w:szCs w:val="18"/>
                  <w:lang w:val="de-AT"/>
                </w:rPr>
                <w:t>LinkedIn</w:t>
              </w:r>
            </w:hyperlink>
          </w:p>
        </w:tc>
      </w:tr>
      <w:tr w:rsidR="002508C2" w:rsidRPr="00E55D90" w14:paraId="0FCADE56" w14:textId="77777777" w:rsidTr="00E55D90">
        <w:trPr>
          <w:trHeight w:val="68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E55D90" w:rsidRDefault="006E2C9C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E55D90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E55D90" w14:paraId="7D1DEBF7" w14:textId="77777777" w:rsidTr="00D5280E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0B741FC3" w:rsidR="00D1492F" w:rsidRPr="00E55D90" w:rsidRDefault="00CA3720" w:rsidP="00723643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Hochschule für Wirtschaft und Recht Berlin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387322EB" w:rsidR="00D1492F" w:rsidRPr="00E55D90" w:rsidRDefault="00CA3720" w:rsidP="00162A5A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Berlin</w:t>
            </w:r>
          </w:p>
        </w:tc>
      </w:tr>
      <w:tr w:rsidR="00D1492F" w:rsidRPr="00E55D90" w14:paraId="61E5D482" w14:textId="77777777" w:rsidTr="00D5280E">
        <w:tc>
          <w:tcPr>
            <w:tcW w:w="5523" w:type="dxa"/>
            <w:gridSpan w:val="2"/>
          </w:tcPr>
          <w:p w14:paraId="11CB9A0F" w14:textId="36010070" w:rsidR="00D1492F" w:rsidRPr="00E55D90" w:rsidRDefault="00CA3720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LL. B</w:t>
            </w:r>
            <w:r w:rsidR="00D1492F" w:rsidRPr="00E55D90">
              <w:rPr>
                <w:rFonts w:ascii="Optima" w:hAnsi="Optima"/>
                <w:sz w:val="18"/>
              </w:rPr>
              <w:t xml:space="preserve">. in </w:t>
            </w:r>
            <w:r w:rsidR="00B17D95" w:rsidRPr="00E55D90">
              <w:rPr>
                <w:rFonts w:ascii="Optima" w:hAnsi="Optima"/>
                <w:sz w:val="18"/>
              </w:rPr>
              <w:t>Wirtschafts</w:t>
            </w:r>
            <w:r>
              <w:rPr>
                <w:rFonts w:ascii="Optima" w:hAnsi="Optima"/>
                <w:sz w:val="18"/>
              </w:rPr>
              <w:t>recht</w:t>
            </w:r>
            <w:r w:rsidR="00B17D95" w:rsidRPr="00E55D90">
              <w:rPr>
                <w:rFonts w:ascii="Optima" w:hAnsi="Optima"/>
                <w:sz w:val="18"/>
              </w:rPr>
              <w:t xml:space="preserve"> (</w:t>
            </w:r>
            <w:r w:rsidR="00426D7E" w:rsidRPr="00E55D90">
              <w:rPr>
                <w:rFonts w:ascii="Optima" w:hAnsi="Optima"/>
                <w:sz w:val="18"/>
              </w:rPr>
              <w:t xml:space="preserve">aktueller </w:t>
            </w:r>
            <w:r w:rsidR="00B17D95" w:rsidRPr="00E55D90">
              <w:rPr>
                <w:rFonts w:ascii="Optima" w:hAnsi="Optima"/>
                <w:sz w:val="18"/>
              </w:rPr>
              <w:t>Schnitt: 1,</w:t>
            </w:r>
            <w:r>
              <w:rPr>
                <w:rFonts w:ascii="Optima" w:hAnsi="Optima"/>
                <w:sz w:val="18"/>
              </w:rPr>
              <w:t>9</w:t>
            </w:r>
            <w:r w:rsidR="00B17D95" w:rsidRPr="00E55D90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3544" w:type="dxa"/>
            <w:gridSpan w:val="9"/>
          </w:tcPr>
          <w:p w14:paraId="419A9228" w14:textId="5F823FB4" w:rsidR="00D1492F" w:rsidRPr="00E55D90" w:rsidRDefault="00CA3720" w:rsidP="00D1492F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11</w:t>
            </w:r>
            <w:r w:rsidR="00D1492F" w:rsidRPr="00E55D90">
              <w:rPr>
                <w:rFonts w:ascii="Optima" w:hAnsi="Optima"/>
                <w:sz w:val="18"/>
              </w:rPr>
              <w:t>/20</w:t>
            </w:r>
            <w:r>
              <w:rPr>
                <w:rFonts w:ascii="Optima" w:hAnsi="Optima"/>
                <w:sz w:val="18"/>
              </w:rPr>
              <w:t>20</w:t>
            </w:r>
            <w:r w:rsidR="00D1492F" w:rsidRPr="00E55D90">
              <w:rPr>
                <w:rFonts w:ascii="Optima" w:hAnsi="Optima"/>
                <w:sz w:val="18"/>
              </w:rPr>
              <w:t xml:space="preserve"> –</w:t>
            </w:r>
            <w:r w:rsidR="00B17D95" w:rsidRPr="00E55D90">
              <w:rPr>
                <w:rFonts w:ascii="Optima" w:hAnsi="Optima"/>
                <w:sz w:val="18"/>
              </w:rPr>
              <w:t xml:space="preserve"> </w:t>
            </w:r>
            <w:r w:rsidR="00D5280E" w:rsidRPr="00E55D90">
              <w:rPr>
                <w:rFonts w:ascii="Optima" w:hAnsi="Optima"/>
                <w:sz w:val="18"/>
              </w:rPr>
              <w:t>heute</w:t>
            </w:r>
          </w:p>
        </w:tc>
      </w:tr>
      <w:tr w:rsidR="00D5280E" w:rsidRPr="00E55D90" w14:paraId="7EABE9F1" w14:textId="77777777" w:rsidTr="00D5280E">
        <w:tc>
          <w:tcPr>
            <w:tcW w:w="9067" w:type="dxa"/>
            <w:gridSpan w:val="11"/>
          </w:tcPr>
          <w:p w14:paraId="7A71E6B0" w14:textId="4AF6C185" w:rsidR="00426D7E" w:rsidRPr="00CA3720" w:rsidRDefault="00B17D95" w:rsidP="00CA3720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CA3720">
              <w:rPr>
                <w:rFonts w:ascii="Optima" w:hAnsi="Optima" w:cs="Georgia"/>
                <w:i/>
                <w:iCs/>
                <w:color w:val="000000"/>
                <w:sz w:val="18"/>
              </w:rPr>
              <w:t>Grundlagen d. externen Rechnungswesens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1,3), </w:t>
            </w:r>
            <w:r w:rsidR="00CA3720">
              <w:rPr>
                <w:rFonts w:ascii="Optima" w:hAnsi="Optima" w:cs="Georgia"/>
                <w:i/>
                <w:iCs/>
                <w:color w:val="000000"/>
                <w:sz w:val="18"/>
              </w:rPr>
              <w:t>Investition und Finanzierung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1 (Note: 1,0), </w:t>
            </w:r>
            <w:r w:rsidR="00CA3720">
              <w:rPr>
                <w:rFonts w:ascii="Optima" w:hAnsi="Optima" w:cs="Georgia"/>
                <w:i/>
                <w:iCs/>
                <w:color w:val="000000"/>
                <w:sz w:val="18"/>
              </w:rPr>
              <w:t>Zivilrecht I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</w:t>
            </w:r>
            <w:r w:rsidR="00CA3720">
              <w:rPr>
                <w:rFonts w:ascii="Optima" w:hAnsi="Optima" w:cs="Georgia"/>
                <w:i/>
                <w:iCs/>
                <w:color w:val="000000"/>
                <w:sz w:val="18"/>
              </w:rPr>
              <w:t>1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>,</w:t>
            </w:r>
            <w:r w:rsidR="00CA3720">
              <w:rPr>
                <w:rFonts w:ascii="Optima" w:hAnsi="Optima" w:cs="Georgia"/>
                <w:i/>
                <w:iCs/>
                <w:color w:val="000000"/>
                <w:sz w:val="18"/>
              </w:rPr>
              <w:t>3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="00D90950"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, </w:t>
            </w:r>
            <w:r w:rsidR="00CA3720">
              <w:rPr>
                <w:rFonts w:ascii="Optima" w:hAnsi="Optima" w:cs="Georgia"/>
                <w:i/>
                <w:iCs/>
                <w:color w:val="000000"/>
                <w:sz w:val="18"/>
              </w:rPr>
              <w:t>Zivilrecht II</w:t>
            </w:r>
            <w:r w:rsidR="00D90950"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1,</w:t>
            </w:r>
            <w:r w:rsidR="00CA3720">
              <w:rPr>
                <w:rFonts w:ascii="Optima" w:hAnsi="Optima" w:cs="Georgia"/>
                <w:i/>
                <w:iCs/>
                <w:color w:val="000000"/>
                <w:sz w:val="18"/>
              </w:rPr>
              <w:t>3</w:t>
            </w:r>
            <w:r w:rsidR="00D90950"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), </w:t>
            </w:r>
            <w:r w:rsidR="00CA3720">
              <w:rPr>
                <w:rFonts w:ascii="Optima" w:hAnsi="Optima" w:cs="Georgia"/>
                <w:i/>
                <w:iCs/>
                <w:color w:val="000000"/>
                <w:sz w:val="18"/>
              </w:rPr>
              <w:t>Öffentliches Wirtschaftsrecht</w:t>
            </w:r>
            <w:r w:rsidR="00D90950"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1,</w:t>
            </w:r>
            <w:r w:rsidR="00CA3720">
              <w:rPr>
                <w:rFonts w:ascii="Optima" w:hAnsi="Optima" w:cs="Georgia"/>
                <w:i/>
                <w:iCs/>
                <w:color w:val="000000"/>
                <w:sz w:val="18"/>
              </w:rPr>
              <w:t>7</w:t>
            </w:r>
            <w:r w:rsidR="00D90950"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</w:t>
            </w:r>
          </w:p>
        </w:tc>
      </w:tr>
      <w:tr w:rsidR="00D5280E" w:rsidRPr="00E55D90" w14:paraId="12FD139A" w14:textId="77777777" w:rsidTr="00D5280E">
        <w:trPr>
          <w:trHeight w:val="340"/>
        </w:trPr>
        <w:tc>
          <w:tcPr>
            <w:tcW w:w="5812" w:type="dxa"/>
            <w:gridSpan w:val="4"/>
            <w:vAlign w:val="bottom"/>
          </w:tcPr>
          <w:p w14:paraId="72847BB3" w14:textId="7BCD9DD3" w:rsidR="006546FD" w:rsidRPr="008651CE" w:rsidRDefault="008651CE" w:rsidP="00997D9A">
            <w:pPr>
              <w:rPr>
                <w:rFonts w:ascii="Optima" w:hAnsi="Optima" w:cs="Georgia"/>
                <w:i/>
                <w:iCs/>
                <w:color w:val="000000"/>
                <w:sz w:val="23"/>
                <w:szCs w:val="23"/>
                <w:lang w:val="en-GB"/>
              </w:rPr>
            </w:pPr>
            <w:r w:rsidRPr="008651CE">
              <w:rPr>
                <w:rFonts w:ascii="Optima" w:hAnsi="Optima"/>
                <w:b/>
                <w:smallCaps/>
                <w:sz w:val="23"/>
                <w:szCs w:val="23"/>
                <w:lang w:val="en-GB"/>
              </w:rPr>
              <w:t>The Bournemouth School of English</w:t>
            </w:r>
            <w:r w:rsidR="00D5280E" w:rsidRPr="008651CE">
              <w:rPr>
                <w:rFonts w:ascii="Optima" w:hAnsi="Optima"/>
                <w:b/>
                <w:smallCaps/>
                <w:sz w:val="23"/>
                <w:szCs w:val="23"/>
                <w:lang w:val="en-GB"/>
              </w:rPr>
              <w:t xml:space="preserve"> </w:t>
            </w:r>
          </w:p>
        </w:tc>
        <w:tc>
          <w:tcPr>
            <w:tcW w:w="3255" w:type="dxa"/>
            <w:gridSpan w:val="7"/>
            <w:vAlign w:val="bottom"/>
          </w:tcPr>
          <w:p w14:paraId="67B48271" w14:textId="50FCA1A3" w:rsidR="006546FD" w:rsidRPr="00E55D90" w:rsidRDefault="008651CE" w:rsidP="00997D9A">
            <w:pPr>
              <w:jc w:val="right"/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Bournemouth, England</w:t>
            </w:r>
          </w:p>
        </w:tc>
      </w:tr>
      <w:tr w:rsidR="00D5280E" w:rsidRPr="00E55D90" w14:paraId="2BC35A38" w14:textId="77777777" w:rsidTr="00D5280E">
        <w:tc>
          <w:tcPr>
            <w:tcW w:w="5670" w:type="dxa"/>
            <w:gridSpan w:val="3"/>
          </w:tcPr>
          <w:p w14:paraId="2B55BC21" w14:textId="0C882CF7" w:rsidR="006546FD" w:rsidRPr="00E55D90" w:rsidRDefault="008651CE" w:rsidP="00737822">
            <w:pP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3</w:t>
            </w:r>
            <w:r w:rsidR="00D5280E" w:rsidRPr="00E55D90">
              <w:rPr>
                <w:rFonts w:ascii="Optima" w:hAnsi="Optima"/>
                <w:sz w:val="18"/>
                <w:lang w:val="de-AT"/>
              </w:rPr>
              <w:t xml:space="preserve"> – wöchiger Englischkurs</w:t>
            </w:r>
            <w:r>
              <w:rPr>
                <w:rFonts w:ascii="Optima" w:hAnsi="Optima"/>
                <w:sz w:val="18"/>
                <w:lang w:val="de-AT"/>
              </w:rPr>
              <w:t xml:space="preserve"> (C1 Zertifikat)</w:t>
            </w:r>
            <w:r w:rsidR="00665BF3" w:rsidRPr="00E55D90">
              <w:rPr>
                <w:rFonts w:ascii="Optima" w:hAnsi="Optima"/>
                <w:sz w:val="18"/>
                <w:lang w:val="de-AT"/>
              </w:rPr>
              <w:t xml:space="preserve"> </w:t>
            </w:r>
          </w:p>
        </w:tc>
        <w:tc>
          <w:tcPr>
            <w:tcW w:w="3397" w:type="dxa"/>
            <w:gridSpan w:val="8"/>
          </w:tcPr>
          <w:p w14:paraId="61A9021F" w14:textId="64B34527" w:rsidR="006546FD" w:rsidRPr="00E55D90" w:rsidRDefault="006546FD" w:rsidP="006546FD">
            <w:pPr>
              <w:jc w:val="right"/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</w:rPr>
              <w:t>04/2017 – 05/2017</w:t>
            </w:r>
          </w:p>
        </w:tc>
      </w:tr>
      <w:tr w:rsidR="00D5280E" w:rsidRPr="00E55D90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21EE844F" w:rsidR="00665BF3" w:rsidRPr="00E55D90" w:rsidRDefault="00565CFC" w:rsidP="00665BF3">
            <w:pPr>
              <w:rPr>
                <w:rFonts w:ascii="Optima" w:hAnsi="Optima"/>
                <w:sz w:val="18"/>
                <w:lang w:val="en-US"/>
              </w:rPr>
            </w:pPr>
            <w:r w:rsidRPr="00565CFC">
              <w:rPr>
                <w:rFonts w:ascii="Optima" w:hAnsi="Optima"/>
                <w:b/>
                <w:smallCaps/>
                <w:sz w:val="23"/>
                <w:szCs w:val="23"/>
              </w:rPr>
              <w:t xml:space="preserve">GRG </w:t>
            </w:r>
            <w:r>
              <w:rPr>
                <w:rFonts w:ascii="Optima" w:hAnsi="Optima"/>
                <w:b/>
                <w:smallCaps/>
                <w:sz w:val="23"/>
                <w:szCs w:val="23"/>
              </w:rPr>
              <w:t>1</w:t>
            </w:r>
            <w:r w:rsidRPr="00565CFC">
              <w:rPr>
                <w:rFonts w:ascii="Optima" w:hAnsi="Optima"/>
                <w:b/>
                <w:smallCaps/>
                <w:sz w:val="23"/>
                <w:szCs w:val="23"/>
              </w:rPr>
              <w:t xml:space="preserve">9, </w:t>
            </w:r>
            <w:proofErr w:type="spellStart"/>
            <w:r w:rsidRPr="00565CFC">
              <w:rPr>
                <w:rFonts w:ascii="Optima" w:hAnsi="Optima"/>
                <w:b/>
                <w:smallCaps/>
                <w:sz w:val="23"/>
                <w:szCs w:val="23"/>
              </w:rPr>
              <w:t>Billrothstraße</w:t>
            </w:r>
            <w:proofErr w:type="spellEnd"/>
            <w:r w:rsidRPr="00565CFC">
              <w:rPr>
                <w:rFonts w:ascii="Optima" w:hAnsi="Optima"/>
                <w:b/>
                <w:smallCaps/>
                <w:sz w:val="23"/>
                <w:szCs w:val="23"/>
              </w:rPr>
              <w:t xml:space="preserve"> 73</w:t>
            </w:r>
          </w:p>
        </w:tc>
        <w:tc>
          <w:tcPr>
            <w:tcW w:w="3397" w:type="dxa"/>
            <w:gridSpan w:val="8"/>
            <w:vAlign w:val="bottom"/>
          </w:tcPr>
          <w:p w14:paraId="2FCB10D7" w14:textId="6C8B5335" w:rsidR="00665BF3" w:rsidRPr="00E55D90" w:rsidRDefault="00565CFC" w:rsidP="00665BF3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Wien, Österreich</w:t>
            </w:r>
          </w:p>
        </w:tc>
      </w:tr>
      <w:tr w:rsidR="0091331D" w:rsidRPr="00E55D90" w14:paraId="312B82BC" w14:textId="77777777" w:rsidTr="00D5280E">
        <w:tc>
          <w:tcPr>
            <w:tcW w:w="5670" w:type="dxa"/>
            <w:gridSpan w:val="3"/>
          </w:tcPr>
          <w:p w14:paraId="1CEE182B" w14:textId="4E19489E" w:rsidR="0091331D" w:rsidRPr="00E55D90" w:rsidRDefault="00A742BE" w:rsidP="0091331D">
            <w:p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Matura</w:t>
            </w:r>
            <w:r w:rsidR="0091331D" w:rsidRPr="00E55D90">
              <w:rPr>
                <w:rFonts w:ascii="Optima" w:hAnsi="Optima"/>
                <w:sz w:val="18"/>
                <w:lang w:val="de-AT"/>
              </w:rPr>
              <w:t xml:space="preserve"> (Note: 1,</w:t>
            </w:r>
            <w:r w:rsidR="003C13BC">
              <w:rPr>
                <w:rFonts w:ascii="Optima" w:hAnsi="Optima"/>
                <w:sz w:val="18"/>
                <w:lang w:val="de-AT"/>
              </w:rPr>
              <w:t>4</w:t>
            </w:r>
            <w:r w:rsidR="0091331D" w:rsidRPr="00E55D90">
              <w:rPr>
                <w:rFonts w:ascii="Optima" w:hAnsi="Optima"/>
                <w:sz w:val="18"/>
                <w:lang w:val="de-AT"/>
              </w:rPr>
              <w:t>)</w:t>
            </w:r>
            <w:r>
              <w:rPr>
                <w:rFonts w:ascii="Optima" w:hAnsi="Optima"/>
                <w:sz w:val="18"/>
                <w:lang w:val="de-AT"/>
              </w:rPr>
              <w:t xml:space="preserve"> (österreichische Hochschul</w:t>
            </w:r>
            <w:r w:rsidR="00576698">
              <w:rPr>
                <w:rFonts w:ascii="Optima" w:hAnsi="Optima"/>
                <w:sz w:val="18"/>
                <w:lang w:val="de-AT"/>
              </w:rPr>
              <w:t>zugangs</w:t>
            </w:r>
            <w:r>
              <w:rPr>
                <w:rFonts w:ascii="Optima" w:hAnsi="Optima"/>
                <w:sz w:val="18"/>
                <w:lang w:val="de-AT"/>
              </w:rPr>
              <w:t>berechtigung)</w:t>
            </w:r>
          </w:p>
        </w:tc>
        <w:tc>
          <w:tcPr>
            <w:tcW w:w="3397" w:type="dxa"/>
            <w:gridSpan w:val="8"/>
          </w:tcPr>
          <w:p w14:paraId="7521EA6E" w14:textId="40CA43C2" w:rsidR="0091331D" w:rsidRPr="00E55D90" w:rsidRDefault="00565CFC" w:rsidP="0091331D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0</w:t>
            </w:r>
            <w:r w:rsidR="003C13BC">
              <w:rPr>
                <w:rFonts w:ascii="Optima" w:hAnsi="Optima"/>
                <w:sz w:val="18"/>
              </w:rPr>
              <w:t>9</w:t>
            </w:r>
            <w:r w:rsidR="0091331D" w:rsidRPr="00E55D90">
              <w:rPr>
                <w:rFonts w:ascii="Optima" w:hAnsi="Optima"/>
                <w:sz w:val="18"/>
              </w:rPr>
              <w:t>/</w:t>
            </w:r>
            <w:r>
              <w:rPr>
                <w:rFonts w:ascii="Optima" w:hAnsi="Optima"/>
                <w:sz w:val="18"/>
              </w:rPr>
              <w:t>2012</w:t>
            </w:r>
            <w:r w:rsidR="0091331D" w:rsidRPr="00E55D90">
              <w:rPr>
                <w:rFonts w:ascii="Optima" w:hAnsi="Optima"/>
                <w:sz w:val="18"/>
              </w:rPr>
              <w:t xml:space="preserve"> – 0</w:t>
            </w:r>
            <w:r w:rsidR="003C13BC">
              <w:rPr>
                <w:rFonts w:ascii="Optima" w:hAnsi="Optima"/>
                <w:sz w:val="18"/>
              </w:rPr>
              <w:t>6</w:t>
            </w:r>
            <w:r w:rsidR="0091331D" w:rsidRPr="00E55D90">
              <w:rPr>
                <w:rFonts w:ascii="Optima" w:hAnsi="Optima"/>
                <w:sz w:val="18"/>
              </w:rPr>
              <w:t>/20</w:t>
            </w:r>
            <w:r w:rsidR="003C13BC">
              <w:rPr>
                <w:rFonts w:ascii="Optima" w:hAnsi="Optima"/>
                <w:sz w:val="18"/>
              </w:rPr>
              <w:t>20</w:t>
            </w:r>
          </w:p>
        </w:tc>
      </w:tr>
      <w:tr w:rsidR="00D5280E" w:rsidRPr="00E55D90" w14:paraId="69F47C1D" w14:textId="77777777" w:rsidTr="00D5280E">
        <w:tc>
          <w:tcPr>
            <w:tcW w:w="9067" w:type="dxa"/>
            <w:gridSpan w:val="11"/>
          </w:tcPr>
          <w:p w14:paraId="5154E9E2" w14:textId="7F1F7814" w:rsidR="0091331D" w:rsidRPr="00E55D90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E55D90">
              <w:rPr>
                <w:rFonts w:ascii="Optima" w:hAnsi="Optima"/>
                <w:i/>
                <w:iCs/>
                <w:sz w:val="18"/>
              </w:rPr>
              <w:t xml:space="preserve">Schwerpunktfächer: </w:t>
            </w:r>
            <w:r w:rsidR="003C13BC">
              <w:rPr>
                <w:rFonts w:ascii="Optima" w:hAnsi="Optima"/>
                <w:i/>
                <w:iCs/>
                <w:sz w:val="18"/>
              </w:rPr>
              <w:t>Biologie</w:t>
            </w:r>
            <w:r w:rsidRPr="00E55D90">
              <w:rPr>
                <w:rFonts w:ascii="Optima" w:hAnsi="Optima"/>
                <w:i/>
                <w:iCs/>
                <w:sz w:val="18"/>
              </w:rPr>
              <w:t xml:space="preserve"> (</w:t>
            </w:r>
            <w:r w:rsidR="003C13BC">
              <w:rPr>
                <w:rFonts w:ascii="Optima" w:hAnsi="Optima"/>
                <w:i/>
                <w:iCs/>
                <w:sz w:val="18"/>
              </w:rPr>
              <w:t>Note: 1</w:t>
            </w:r>
            <w:r w:rsidRPr="00E55D90">
              <w:rPr>
                <w:rFonts w:ascii="Optima" w:hAnsi="Optima"/>
                <w:i/>
                <w:iCs/>
                <w:sz w:val="18"/>
              </w:rPr>
              <w:t xml:space="preserve">), </w:t>
            </w:r>
            <w:r w:rsidR="003C13BC">
              <w:rPr>
                <w:rFonts w:ascii="Optima" w:hAnsi="Optima"/>
                <w:i/>
                <w:iCs/>
                <w:sz w:val="18"/>
              </w:rPr>
              <w:t>Mathematik</w:t>
            </w:r>
            <w:r w:rsidRPr="00E55D90">
              <w:rPr>
                <w:rFonts w:ascii="Optima" w:hAnsi="Optima"/>
                <w:i/>
                <w:iCs/>
                <w:sz w:val="18"/>
              </w:rPr>
              <w:t xml:space="preserve"> (</w:t>
            </w:r>
            <w:r w:rsidR="003C13BC">
              <w:rPr>
                <w:rFonts w:ascii="Optima" w:hAnsi="Optima"/>
                <w:i/>
                <w:iCs/>
                <w:sz w:val="18"/>
              </w:rPr>
              <w:t>Note 2</w:t>
            </w:r>
            <w:r w:rsidRPr="00E55D90">
              <w:rPr>
                <w:rFonts w:ascii="Optima" w:hAnsi="Optima"/>
                <w:i/>
                <w:iCs/>
                <w:sz w:val="18"/>
              </w:rPr>
              <w:t xml:space="preserve">), </w:t>
            </w:r>
            <w:r w:rsidR="003C13BC">
              <w:rPr>
                <w:rFonts w:ascii="Optima" w:hAnsi="Optima"/>
                <w:i/>
                <w:iCs/>
                <w:sz w:val="18"/>
              </w:rPr>
              <w:t>Englisch</w:t>
            </w:r>
            <w:r w:rsidRPr="00E55D90">
              <w:rPr>
                <w:rFonts w:ascii="Optima" w:hAnsi="Optima"/>
                <w:i/>
                <w:iCs/>
                <w:sz w:val="18"/>
              </w:rPr>
              <w:t xml:space="preserve"> (</w:t>
            </w:r>
            <w:r w:rsidR="003C13BC">
              <w:rPr>
                <w:rFonts w:ascii="Optima" w:hAnsi="Optima"/>
                <w:i/>
                <w:iCs/>
                <w:sz w:val="18"/>
              </w:rPr>
              <w:t>Note 1</w:t>
            </w:r>
            <w:r w:rsidRPr="00E55D90">
              <w:rPr>
                <w:rFonts w:ascii="Optima" w:hAnsi="Optima"/>
                <w:i/>
                <w:iCs/>
                <w:sz w:val="18"/>
              </w:rPr>
              <w:t>)</w:t>
            </w:r>
          </w:p>
          <w:p w14:paraId="23575F6C" w14:textId="79A37775" w:rsidR="00D5280E" w:rsidRPr="00E55D90" w:rsidRDefault="003C13BC" w:rsidP="003C13BC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Vorwissenschaftliche Arbeit zum Thema: „</w:t>
            </w:r>
            <w:r w:rsidRPr="003C13BC">
              <w:rPr>
                <w:rFonts w:ascii="Optima" w:hAnsi="Optima"/>
                <w:i/>
                <w:iCs/>
                <w:sz w:val="18"/>
              </w:rPr>
              <w:t>Die Bewertung der EU-Mitgliedschaft auf Basis des Eurobarometers anhand ausgewählter Staaten</w:t>
            </w:r>
            <w:r>
              <w:rPr>
                <w:rFonts w:ascii="Optima" w:hAnsi="Optima"/>
                <w:i/>
                <w:iCs/>
                <w:sz w:val="18"/>
              </w:rPr>
              <w:t>“ (Note: 1,0)</w:t>
            </w:r>
          </w:p>
        </w:tc>
      </w:tr>
      <w:tr w:rsidR="00FE67DF" w:rsidRPr="00E55D90" w14:paraId="20A08170" w14:textId="77777777" w:rsidTr="00F962AC">
        <w:trPr>
          <w:trHeight w:val="340"/>
        </w:trPr>
        <w:tc>
          <w:tcPr>
            <w:tcW w:w="6804" w:type="dxa"/>
            <w:gridSpan w:val="8"/>
            <w:vAlign w:val="bottom"/>
          </w:tcPr>
          <w:p w14:paraId="346FF38A" w14:textId="1A7E5AFA" w:rsidR="00FE67DF" w:rsidRPr="00E55D90" w:rsidRDefault="006C5AF0" w:rsidP="00F962AC">
            <w:pPr>
              <w:rPr>
                <w:rFonts w:ascii="Optima" w:hAnsi="Optima"/>
                <w:i/>
                <w:iCs/>
                <w:sz w:val="18"/>
              </w:rPr>
            </w:pPr>
            <w:r w:rsidRPr="00FE67DF">
              <w:rPr>
                <w:rFonts w:ascii="Optima" w:hAnsi="Optima"/>
                <w:b/>
                <w:smallCaps/>
                <w:sz w:val="23"/>
                <w:szCs w:val="23"/>
              </w:rPr>
              <w:t>International</w:t>
            </w:r>
            <w:r>
              <w:rPr>
                <w:rFonts w:ascii="Optima" w:hAnsi="Optima"/>
                <w:b/>
                <w:smallCaps/>
                <w:sz w:val="23"/>
                <w:szCs w:val="23"/>
              </w:rPr>
              <w:t>e</w:t>
            </w:r>
            <w:r w:rsidR="00FE67DF" w:rsidRPr="00FE67DF">
              <w:rPr>
                <w:rFonts w:ascii="Optima" w:hAnsi="Optima"/>
                <w:b/>
                <w:smallCaps/>
                <w:sz w:val="23"/>
                <w:szCs w:val="23"/>
              </w:rPr>
              <w:t xml:space="preserve"> Schule Berlin – </w:t>
            </w:r>
            <w:r w:rsidR="00FE67DF" w:rsidRPr="00FE67DF">
              <w:rPr>
                <w:rFonts w:ascii="Optima" w:hAnsi="Optima"/>
                <w:bCs/>
                <w:i/>
                <w:iCs/>
                <w:smallCaps/>
                <w:sz w:val="21"/>
              </w:rPr>
              <w:t>Private Kant Schulen Berlin</w:t>
            </w:r>
          </w:p>
        </w:tc>
        <w:tc>
          <w:tcPr>
            <w:tcW w:w="2263" w:type="dxa"/>
            <w:gridSpan w:val="3"/>
            <w:vAlign w:val="bottom"/>
          </w:tcPr>
          <w:p w14:paraId="29CFB6B2" w14:textId="22E5E5B8" w:rsidR="00FE67DF" w:rsidRPr="00E55D90" w:rsidRDefault="00FE67DF" w:rsidP="00F962AC">
            <w:pPr>
              <w:jc w:val="right"/>
              <w:rPr>
                <w:rFonts w:ascii="Optima" w:hAnsi="Optima"/>
                <w:i/>
                <w:iCs/>
                <w:sz w:val="18"/>
              </w:rPr>
            </w:pPr>
            <w:r w:rsidRPr="00FE67DF">
              <w:rPr>
                <w:rFonts w:ascii="Optima" w:hAnsi="Optima"/>
                <w:i/>
                <w:smallCaps/>
                <w:sz w:val="23"/>
                <w:szCs w:val="23"/>
              </w:rPr>
              <w:t>Berlin</w:t>
            </w:r>
          </w:p>
        </w:tc>
      </w:tr>
      <w:tr w:rsidR="00FE67DF" w:rsidRPr="00E55D90" w14:paraId="14A59B3A" w14:textId="77777777" w:rsidTr="00FE67DF">
        <w:tc>
          <w:tcPr>
            <w:tcW w:w="5670" w:type="dxa"/>
            <w:gridSpan w:val="3"/>
          </w:tcPr>
          <w:p w14:paraId="7853F8CB" w14:textId="0B6CEF36" w:rsidR="00FE67DF" w:rsidRPr="00FE67DF" w:rsidRDefault="00FE67DF" w:rsidP="00FE67DF">
            <w:p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Absolvierung der ersten bis dritten Klasse der Grundschule</w:t>
            </w:r>
          </w:p>
        </w:tc>
        <w:tc>
          <w:tcPr>
            <w:tcW w:w="3397" w:type="dxa"/>
            <w:gridSpan w:val="8"/>
          </w:tcPr>
          <w:p w14:paraId="35EE5E54" w14:textId="7EF7B211" w:rsidR="00FE67DF" w:rsidRPr="00FE67DF" w:rsidRDefault="00FE67DF" w:rsidP="00FE67DF">
            <w:pPr>
              <w:jc w:val="right"/>
              <w:rPr>
                <w:rFonts w:ascii="Optima" w:hAnsi="Optima"/>
                <w:sz w:val="18"/>
              </w:rPr>
            </w:pPr>
            <w:r w:rsidRPr="00FE67DF">
              <w:rPr>
                <w:rFonts w:ascii="Optima" w:hAnsi="Optima"/>
                <w:sz w:val="18"/>
              </w:rPr>
              <w:t>09/2008 – 06/2011</w:t>
            </w:r>
          </w:p>
        </w:tc>
      </w:tr>
      <w:tr w:rsidR="00FE67DF" w:rsidRPr="00E55D90" w14:paraId="2241A08F" w14:textId="77777777" w:rsidTr="00D5280E">
        <w:tc>
          <w:tcPr>
            <w:tcW w:w="9067" w:type="dxa"/>
            <w:gridSpan w:val="11"/>
          </w:tcPr>
          <w:p w14:paraId="409EAC37" w14:textId="22F090F9" w:rsidR="00FE67DF" w:rsidRPr="00E55D90" w:rsidRDefault="00FE67DF" w:rsidP="0091331D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Klassensprecher</w:t>
            </w:r>
            <w:r w:rsidR="00BB50D0">
              <w:rPr>
                <w:rFonts w:ascii="Optima" w:hAnsi="Optima"/>
                <w:i/>
                <w:iCs/>
                <w:sz w:val="18"/>
              </w:rPr>
              <w:t xml:space="preserve"> in der</w:t>
            </w:r>
            <w:r>
              <w:rPr>
                <w:rFonts w:ascii="Optima" w:hAnsi="Optima"/>
                <w:i/>
                <w:iCs/>
                <w:sz w:val="18"/>
              </w:rPr>
              <w:t xml:space="preserve"> 1., 2.</w:t>
            </w:r>
            <w:r w:rsidR="00BB50D0">
              <w:rPr>
                <w:rFonts w:ascii="Optima" w:hAnsi="Optima"/>
                <w:i/>
                <w:iCs/>
                <w:sz w:val="18"/>
              </w:rPr>
              <w:t xml:space="preserve"> und</w:t>
            </w:r>
            <w:r>
              <w:rPr>
                <w:rFonts w:ascii="Optima" w:hAnsi="Optima"/>
                <w:i/>
                <w:iCs/>
                <w:sz w:val="18"/>
              </w:rPr>
              <w:t xml:space="preserve"> 3.</w:t>
            </w:r>
            <w:r w:rsidR="00BB50D0">
              <w:rPr>
                <w:rFonts w:ascii="Optima" w:hAnsi="Optima"/>
                <w:i/>
                <w:iCs/>
                <w:sz w:val="18"/>
              </w:rPr>
              <w:t xml:space="preserve"> Klasse</w:t>
            </w:r>
          </w:p>
        </w:tc>
      </w:tr>
      <w:tr w:rsidR="00E55D90" w:rsidRPr="00E55D90" w14:paraId="3A2665B3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E55D90" w:rsidRDefault="00E55D90" w:rsidP="00E55D90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E55D90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7D95577B" w:rsidR="00E55D90" w:rsidRPr="00E55D90" w:rsidRDefault="003C13BC" w:rsidP="00E55D90">
            <w:pPr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Deloitte Consulting GmbH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05641F87" w:rsidR="00E55D90" w:rsidRPr="00E55D90" w:rsidRDefault="003C13BC" w:rsidP="00E55D9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Berlin</w:t>
            </w:r>
          </w:p>
        </w:tc>
      </w:tr>
      <w:tr w:rsidR="00E55D90" w:rsidRPr="00BB50D0" w14:paraId="335D84E9" w14:textId="77777777" w:rsidTr="00D5280E">
        <w:tc>
          <w:tcPr>
            <w:tcW w:w="5954" w:type="dxa"/>
            <w:gridSpan w:val="5"/>
          </w:tcPr>
          <w:p w14:paraId="20B1570F" w14:textId="6238E395" w:rsidR="00E55D90" w:rsidRPr="00BB50D0" w:rsidRDefault="00E55D90" w:rsidP="00E55D90">
            <w:pPr>
              <w:rPr>
                <w:rFonts w:ascii="Optima" w:hAnsi="Optima"/>
                <w:sz w:val="18"/>
                <w:lang w:val="de-AT"/>
              </w:rPr>
            </w:pPr>
            <w:r w:rsidRPr="00BB50D0">
              <w:rPr>
                <w:rFonts w:ascii="Optima" w:hAnsi="Optima"/>
                <w:sz w:val="18"/>
                <w:lang w:val="de-AT"/>
              </w:rPr>
              <w:t xml:space="preserve">Praktikant </w:t>
            </w:r>
            <w:r w:rsidR="00BB50D0" w:rsidRPr="00BB50D0">
              <w:rPr>
                <w:rFonts w:ascii="Optima" w:hAnsi="Optima"/>
                <w:sz w:val="18"/>
                <w:lang w:val="de-AT"/>
              </w:rPr>
              <w:t>in der Unternehmens</w:t>
            </w:r>
            <w:r w:rsidR="00BB50D0">
              <w:rPr>
                <w:rFonts w:ascii="Optima" w:hAnsi="Optima"/>
                <w:sz w:val="18"/>
                <w:lang w:val="de-AT"/>
              </w:rPr>
              <w:t>steuerung des CEO Office</w:t>
            </w:r>
            <w:r w:rsidRPr="00BB50D0">
              <w:rPr>
                <w:rFonts w:ascii="Optima" w:hAnsi="Optima"/>
                <w:sz w:val="18"/>
                <w:lang w:val="de-AT"/>
              </w:rPr>
              <w:t xml:space="preserve"> </w:t>
            </w:r>
          </w:p>
        </w:tc>
        <w:tc>
          <w:tcPr>
            <w:tcW w:w="3113" w:type="dxa"/>
            <w:gridSpan w:val="6"/>
          </w:tcPr>
          <w:p w14:paraId="0475B997" w14:textId="31CAE1EE" w:rsidR="00E55D90" w:rsidRPr="00E55D90" w:rsidRDefault="00E55D90" w:rsidP="00E55D90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  <w:lang w:val="en-US"/>
              </w:rPr>
              <w:t>10/20</w:t>
            </w:r>
            <w:r w:rsidR="0083392B">
              <w:rPr>
                <w:rFonts w:ascii="Optima" w:hAnsi="Optima"/>
                <w:sz w:val="18"/>
                <w:lang w:val="en-US"/>
              </w:rPr>
              <w:t>21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 w:rsidR="00BB50D0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E55D90" w:rsidRPr="00E55D90" w14:paraId="54C3D64C" w14:textId="77777777" w:rsidTr="00D5280E">
        <w:tc>
          <w:tcPr>
            <w:tcW w:w="9067" w:type="dxa"/>
            <w:gridSpan w:val="11"/>
          </w:tcPr>
          <w:p w14:paraId="0987D5F6" w14:textId="755F9209" w:rsidR="00E55D90" w:rsidRDefault="0042309D" w:rsidP="0042309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42309D">
              <w:rPr>
                <w:rFonts w:ascii="Optima" w:hAnsi="Optima"/>
                <w:sz w:val="18"/>
                <w:lang w:val="de-AT"/>
              </w:rPr>
              <w:t xml:space="preserve">Ermöglichung von Entscheidungen auf </w:t>
            </w:r>
            <w:ins w:id="1" w:author="David Döbele" w:date="2022-02-15T19:09:00Z">
              <w:r w:rsidR="00F962AC">
                <w:rPr>
                  <w:rFonts w:ascii="Optima" w:hAnsi="Optima"/>
                  <w:sz w:val="18"/>
                  <w:lang w:val="de-AT"/>
                </w:rPr>
                <w:t xml:space="preserve">der </w:t>
              </w:r>
            </w:ins>
            <w:r w:rsidRPr="0042309D">
              <w:rPr>
                <w:rFonts w:ascii="Optima" w:hAnsi="Optima"/>
                <w:sz w:val="18"/>
                <w:lang w:val="de-AT"/>
              </w:rPr>
              <w:t xml:space="preserve">Führungsebene durch Konsolidierung </w:t>
            </w:r>
            <w:ins w:id="2" w:author="David Döbele" w:date="2022-02-15T19:09:00Z">
              <w:r w:rsidR="00F962AC">
                <w:rPr>
                  <w:rFonts w:ascii="Optima" w:hAnsi="Optima"/>
                  <w:sz w:val="18"/>
                  <w:lang w:val="de-AT"/>
                </w:rPr>
                <w:br/>
              </w:r>
            </w:ins>
            <w:r w:rsidRPr="0042309D">
              <w:rPr>
                <w:rFonts w:ascii="Optima" w:hAnsi="Optima"/>
                <w:sz w:val="18"/>
                <w:lang w:val="de-AT"/>
              </w:rPr>
              <w:t>funktionaler Inhalte und Vorbereitung von Präsentationen</w:t>
            </w:r>
            <w:ins w:id="3" w:author="David Döbele" w:date="2022-02-15T19:09:00Z">
              <w:r w:rsidR="00F962AC">
                <w:rPr>
                  <w:rFonts w:ascii="Optima" w:hAnsi="Optima"/>
                  <w:sz w:val="18"/>
                  <w:lang w:val="de-AT"/>
                </w:rPr>
                <w:t xml:space="preserve"> für das Top-Management</w:t>
              </w:r>
            </w:ins>
          </w:p>
          <w:p w14:paraId="37AA5BF2" w14:textId="12B2C489" w:rsidR="003E3AAF" w:rsidRDefault="00E27142" w:rsidP="0042309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Onboarding und </w:t>
            </w:r>
            <w:r w:rsidR="00EE1FAC">
              <w:rPr>
                <w:rFonts w:ascii="Optima" w:hAnsi="Optima"/>
                <w:sz w:val="18"/>
                <w:lang w:val="de-AT"/>
              </w:rPr>
              <w:t>Steuerung</w:t>
            </w:r>
            <w:r w:rsidR="007F5249">
              <w:rPr>
                <w:rFonts w:ascii="Optima" w:hAnsi="Optima"/>
                <w:sz w:val="18"/>
                <w:lang w:val="de-AT"/>
              </w:rPr>
              <w:t xml:space="preserve"> von drei </w:t>
            </w:r>
            <w:proofErr w:type="spellStart"/>
            <w:r w:rsidR="007F5249">
              <w:rPr>
                <w:rFonts w:ascii="Optima" w:hAnsi="Optima"/>
                <w:sz w:val="18"/>
                <w:lang w:val="de-AT"/>
              </w:rPr>
              <w:t>SchülerpratikantInnen</w:t>
            </w:r>
            <w:proofErr w:type="spellEnd"/>
            <w:r w:rsidR="007F5249">
              <w:rPr>
                <w:rFonts w:ascii="Optima" w:hAnsi="Optima"/>
                <w:sz w:val="18"/>
                <w:lang w:val="de-AT"/>
              </w:rPr>
              <w:t xml:space="preserve"> </w:t>
            </w:r>
            <w:r w:rsidR="0099565F">
              <w:rPr>
                <w:rFonts w:ascii="Optima" w:hAnsi="Optima"/>
                <w:sz w:val="18"/>
                <w:lang w:val="de-AT"/>
              </w:rPr>
              <w:t>über drei Wochen</w:t>
            </w:r>
          </w:p>
          <w:p w14:paraId="59905979" w14:textId="254AFACA" w:rsidR="007F5249" w:rsidRDefault="007F5249" w:rsidP="0042309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Planung eines </w:t>
            </w:r>
            <w:r w:rsidR="006C5AF0" w:rsidRPr="006C5AF0">
              <w:rPr>
                <w:rFonts w:ascii="Optima" w:hAnsi="Optima"/>
                <w:sz w:val="18"/>
                <w:shd w:val="clear" w:color="auto" w:fill="000000" w:themeFill="text1"/>
                <w:lang w:val="de-AT"/>
              </w:rPr>
              <w:t>XXXXXXXXXXX</w:t>
            </w:r>
            <w:r>
              <w:rPr>
                <w:rFonts w:ascii="Optima" w:hAnsi="Optima"/>
                <w:sz w:val="18"/>
                <w:lang w:val="de-AT"/>
              </w:rPr>
              <w:t xml:space="preserve"> Netzwerk</w:t>
            </w:r>
            <w:r w:rsidR="006C5AF0">
              <w:rPr>
                <w:rFonts w:ascii="Optima" w:hAnsi="Optima"/>
                <w:sz w:val="18"/>
                <w:lang w:val="de-AT"/>
              </w:rPr>
              <w:t xml:space="preserve">s mit über 400 </w:t>
            </w:r>
            <w:proofErr w:type="spellStart"/>
            <w:proofErr w:type="gramStart"/>
            <w:r w:rsidR="006C5AF0">
              <w:rPr>
                <w:rFonts w:ascii="Optima" w:hAnsi="Optima"/>
                <w:sz w:val="18"/>
                <w:lang w:val="de-AT"/>
              </w:rPr>
              <w:t>Teilnehmer</w:t>
            </w:r>
            <w:ins w:id="4" w:author="David Döbele" w:date="2022-02-15T19:10:00Z">
              <w:r w:rsidR="00F962AC">
                <w:rPr>
                  <w:rFonts w:ascii="Optima" w:hAnsi="Optima"/>
                  <w:sz w:val="18"/>
                  <w:lang w:val="de-AT"/>
                </w:rPr>
                <w:t>:innen</w:t>
              </w:r>
            </w:ins>
            <w:proofErr w:type="spellEnd"/>
            <w:proofErr w:type="gramEnd"/>
            <w:del w:id="5" w:author="David Döbele" w:date="2022-02-15T19:10:00Z">
              <w:r w:rsidR="006C5AF0" w:rsidDel="00F962AC">
                <w:rPr>
                  <w:rFonts w:ascii="Optima" w:hAnsi="Optima"/>
                  <w:sz w:val="18"/>
                  <w:lang w:val="de-AT"/>
                </w:rPr>
                <w:delText>n</w:delText>
              </w:r>
            </w:del>
          </w:p>
          <w:p w14:paraId="4AC5A084" w14:textId="21ABE44F" w:rsidR="007F5249" w:rsidRDefault="007F5249" w:rsidP="0042309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Wöchentliche Erstellung von </w:t>
            </w:r>
            <w:ins w:id="6" w:author="David Döbele" w:date="2022-02-15T19:10:00Z">
              <w:r w:rsidR="00F962AC">
                <w:rPr>
                  <w:rFonts w:ascii="Optima" w:hAnsi="Optima"/>
                  <w:sz w:val="18"/>
                  <w:lang w:val="de-AT"/>
                </w:rPr>
                <w:t xml:space="preserve">internen </w:t>
              </w:r>
            </w:ins>
            <w:r>
              <w:rPr>
                <w:rFonts w:ascii="Optima" w:hAnsi="Optima"/>
                <w:sz w:val="18"/>
                <w:lang w:val="de-AT"/>
              </w:rPr>
              <w:t>Newslettern zur Information von über 3</w:t>
            </w:r>
            <w:ins w:id="7" w:author="David Döbele" w:date="2022-02-15T19:11:00Z">
              <w:r w:rsidR="00F962AC">
                <w:rPr>
                  <w:rFonts w:ascii="Optima" w:hAnsi="Optima"/>
                  <w:sz w:val="18"/>
                  <w:lang w:val="de-AT"/>
                </w:rPr>
                <w:t>.</w:t>
              </w:r>
            </w:ins>
            <w:r>
              <w:rPr>
                <w:rFonts w:ascii="Optima" w:hAnsi="Optima"/>
                <w:sz w:val="18"/>
                <w:lang w:val="de-AT"/>
              </w:rPr>
              <w:t xml:space="preserve">000 </w:t>
            </w:r>
            <w:proofErr w:type="spellStart"/>
            <w:proofErr w:type="gramStart"/>
            <w:r>
              <w:rPr>
                <w:rFonts w:ascii="Optima" w:hAnsi="Optima"/>
                <w:sz w:val="18"/>
                <w:lang w:val="de-AT"/>
              </w:rPr>
              <w:t>Mitarbeiter</w:t>
            </w:r>
            <w:ins w:id="8" w:author="David Döbele" w:date="2022-02-15T19:10:00Z">
              <w:r w:rsidR="00F962AC">
                <w:rPr>
                  <w:rFonts w:ascii="Optima" w:hAnsi="Optima"/>
                  <w:sz w:val="18"/>
                  <w:lang w:val="de-AT"/>
                </w:rPr>
                <w:t>:innen</w:t>
              </w:r>
            </w:ins>
            <w:proofErr w:type="spellEnd"/>
            <w:proofErr w:type="gramEnd"/>
            <w:del w:id="9" w:author="David Döbele" w:date="2022-02-15T19:10:00Z">
              <w:r w:rsidDel="00F962AC">
                <w:rPr>
                  <w:rFonts w:ascii="Optima" w:hAnsi="Optima"/>
                  <w:sz w:val="18"/>
                  <w:lang w:val="de-AT"/>
                </w:rPr>
                <w:delText>n</w:delText>
              </w:r>
            </w:del>
          </w:p>
          <w:p w14:paraId="62BB31C9" w14:textId="77777777" w:rsidR="007F5249" w:rsidRDefault="007F5249" w:rsidP="0042309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Analyse und Auswertung einer Studie mit über 1900 individuellen Kommentaren</w:t>
            </w:r>
          </w:p>
          <w:p w14:paraId="5C2BCD57" w14:textId="12ED102A" w:rsidR="007F5249" w:rsidRDefault="00E27142" w:rsidP="0042309D">
            <w:pPr>
              <w:pStyle w:val="Bullets"/>
              <w:rPr>
                <w:ins w:id="10" w:author="David Döbele" w:date="2022-02-15T19:10:00Z"/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Planung eines Mitarbeiterevents mit über 3</w:t>
            </w:r>
            <w:ins w:id="11" w:author="David Döbele" w:date="2022-02-15T19:10:00Z">
              <w:r w:rsidR="00F962AC">
                <w:rPr>
                  <w:rFonts w:ascii="Optima" w:hAnsi="Optima"/>
                  <w:sz w:val="18"/>
                  <w:lang w:val="de-AT"/>
                </w:rPr>
                <w:t>.</w:t>
              </w:r>
            </w:ins>
            <w:r>
              <w:rPr>
                <w:rFonts w:ascii="Optima" w:hAnsi="Optima"/>
                <w:sz w:val="18"/>
                <w:lang w:val="de-AT"/>
              </w:rPr>
              <w:t xml:space="preserve">500 </w:t>
            </w:r>
            <w:proofErr w:type="spellStart"/>
            <w:proofErr w:type="gramStart"/>
            <w:r>
              <w:rPr>
                <w:rFonts w:ascii="Optima" w:hAnsi="Optima"/>
                <w:sz w:val="18"/>
                <w:lang w:val="de-AT"/>
              </w:rPr>
              <w:t>Teilnehmer</w:t>
            </w:r>
            <w:ins w:id="12" w:author="David Döbele" w:date="2022-02-15T19:10:00Z">
              <w:r w:rsidR="00F962AC">
                <w:rPr>
                  <w:rFonts w:ascii="Optima" w:hAnsi="Optima"/>
                  <w:sz w:val="18"/>
                  <w:lang w:val="de-AT"/>
                </w:rPr>
                <w:t>:innen</w:t>
              </w:r>
            </w:ins>
            <w:proofErr w:type="spellEnd"/>
            <w:proofErr w:type="gramEnd"/>
            <w:del w:id="13" w:author="David Döbele" w:date="2022-02-15T19:10:00Z">
              <w:r w:rsidDel="00F962AC">
                <w:rPr>
                  <w:rFonts w:ascii="Optima" w:hAnsi="Optima"/>
                  <w:sz w:val="18"/>
                  <w:lang w:val="de-AT"/>
                </w:rPr>
                <w:delText>n</w:delText>
              </w:r>
            </w:del>
          </w:p>
          <w:p w14:paraId="2B91CEBC" w14:textId="1E85473B" w:rsidR="00F962AC" w:rsidRDefault="00F962AC" w:rsidP="0042309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ins w:id="14" w:author="David Döbele" w:date="2022-02-15T19:10:00Z">
              <w:r>
                <w:rPr>
                  <w:rFonts w:ascii="Optima" w:hAnsi="Optima"/>
                  <w:sz w:val="18"/>
                  <w:lang w:val="de-AT"/>
                </w:rPr>
                <w:t>Mitarbeit</w:t>
              </w:r>
            </w:ins>
            <w:ins w:id="15" w:author="David Döbele" w:date="2022-02-15T19:11:00Z">
              <w:r>
                <w:rPr>
                  <w:rFonts w:ascii="Optima" w:hAnsi="Optima"/>
                  <w:sz w:val="18"/>
                  <w:lang w:val="de-AT"/>
                </w:rPr>
                <w:t xml:space="preserve"> an verschiedenen PowerPoint-Präsentationen (Übersetzungen, Layout/Formatierung, …)</w:t>
              </w:r>
            </w:ins>
          </w:p>
          <w:p w14:paraId="5F104463" w14:textId="4BFF8C1F" w:rsidR="00E27142" w:rsidDel="00F962AC" w:rsidRDefault="00E27142" w:rsidP="0042309D">
            <w:pPr>
              <w:pStyle w:val="Bullets"/>
              <w:rPr>
                <w:del w:id="16" w:author="David Döbele" w:date="2022-02-15T19:11:00Z"/>
                <w:rFonts w:ascii="Optima" w:hAnsi="Optima"/>
                <w:sz w:val="18"/>
                <w:lang w:val="de-AT"/>
              </w:rPr>
            </w:pPr>
            <w:del w:id="17" w:author="David Döbele" w:date="2022-02-15T19:11:00Z">
              <w:r w:rsidDel="00F962AC">
                <w:rPr>
                  <w:rFonts w:ascii="Optima" w:hAnsi="Optima"/>
                  <w:sz w:val="18"/>
                  <w:lang w:val="de-AT"/>
                </w:rPr>
                <w:delText>Übersetzung von Kundenpräsentationen</w:delText>
              </w:r>
            </w:del>
          </w:p>
          <w:p w14:paraId="38974EA9" w14:textId="5693E018" w:rsidR="00E27142" w:rsidDel="00F962AC" w:rsidRDefault="00E27142" w:rsidP="0042309D">
            <w:pPr>
              <w:pStyle w:val="Bullets"/>
              <w:rPr>
                <w:del w:id="18" w:author="David Döbele" w:date="2022-02-15T19:11:00Z"/>
                <w:rFonts w:ascii="Optima" w:hAnsi="Optima"/>
                <w:sz w:val="18"/>
                <w:lang w:val="de-AT"/>
              </w:rPr>
            </w:pPr>
            <w:del w:id="19" w:author="David Döbele" w:date="2022-02-15T19:11:00Z">
              <w:r w:rsidDel="00F962AC">
                <w:rPr>
                  <w:rFonts w:ascii="Optima" w:hAnsi="Optima"/>
                  <w:sz w:val="18"/>
                  <w:lang w:val="de-AT"/>
                </w:rPr>
                <w:delText xml:space="preserve">Stilistische Vereinheitlichung von Präsentationen </w:delText>
              </w:r>
            </w:del>
          </w:p>
          <w:p w14:paraId="579D70C9" w14:textId="77777777" w:rsidR="00E27142" w:rsidDel="00F962AC" w:rsidRDefault="0099565F" w:rsidP="0042309D">
            <w:pPr>
              <w:pStyle w:val="Bullets"/>
              <w:rPr>
                <w:del w:id="20" w:author="David Döbele" w:date="2022-02-15T19:11:00Z"/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Unterstützung bei der Einführung eines neuen Überstunden- und Bonusmodelles</w:t>
            </w:r>
          </w:p>
          <w:p w14:paraId="6DD9BA0F" w14:textId="45B5807A" w:rsidR="0099565F" w:rsidRPr="00F962AC" w:rsidRDefault="0099565F" w:rsidP="00F962AC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del w:id="21" w:author="David Döbele" w:date="2022-02-15T19:11:00Z">
              <w:r w:rsidRPr="00F962AC" w:rsidDel="00F962AC">
                <w:rPr>
                  <w:rFonts w:ascii="Optima" w:hAnsi="Optima"/>
                  <w:sz w:val="18"/>
                  <w:lang w:val="de-AT"/>
                </w:rPr>
                <w:delText>Beratung des CEOs in musikalischen Aspekten</w:delText>
              </w:r>
            </w:del>
          </w:p>
        </w:tc>
      </w:tr>
      <w:tr w:rsidR="00E55D90" w:rsidRPr="0042309D" w14:paraId="50AFEA03" w14:textId="77777777" w:rsidTr="00F962AC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2" w:author="David Döbele" w:date="2022-02-15T19:12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6"/>
          <w:trPrChange w:id="23" w:author="David Döbele" w:date="2022-02-15T19:12:00Z">
            <w:trPr>
              <w:trHeight w:val="346"/>
            </w:trPr>
          </w:trPrChange>
        </w:trPr>
        <w:tc>
          <w:tcPr>
            <w:tcW w:w="7230" w:type="dxa"/>
            <w:gridSpan w:val="9"/>
            <w:vAlign w:val="bottom"/>
            <w:tcPrChange w:id="24" w:author="David Döbele" w:date="2022-02-15T19:12:00Z">
              <w:tcPr>
                <w:tcW w:w="5523" w:type="dxa"/>
                <w:gridSpan w:val="2"/>
                <w:vAlign w:val="bottom"/>
              </w:tcPr>
            </w:tcPrChange>
          </w:tcPr>
          <w:p w14:paraId="42FB0D26" w14:textId="6C4D21A6" w:rsidR="00E55D90" w:rsidRPr="00E55D90" w:rsidRDefault="0042309D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Niederösterreichische Bürgschaften und Beteiligungen GmbH</w:t>
            </w:r>
          </w:p>
        </w:tc>
        <w:tc>
          <w:tcPr>
            <w:tcW w:w="1837" w:type="dxa"/>
            <w:gridSpan w:val="2"/>
            <w:vAlign w:val="bottom"/>
            <w:tcPrChange w:id="25" w:author="David Döbele" w:date="2022-02-15T19:12:00Z">
              <w:tcPr>
                <w:tcW w:w="3544" w:type="dxa"/>
                <w:gridSpan w:val="8"/>
                <w:vAlign w:val="bottom"/>
              </w:tcPr>
            </w:tcPrChange>
          </w:tcPr>
          <w:p w14:paraId="11E31BD8" w14:textId="253DE27A" w:rsidR="00E55D90" w:rsidRPr="0042309D" w:rsidRDefault="0042309D" w:rsidP="0042309D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42309D">
              <w:rPr>
                <w:rFonts w:ascii="Optima" w:hAnsi="Optima"/>
                <w:i/>
                <w:smallCaps/>
                <w:sz w:val="23"/>
                <w:szCs w:val="23"/>
              </w:rPr>
              <w:t>Wien, Österreich</w:t>
            </w:r>
          </w:p>
        </w:tc>
      </w:tr>
      <w:tr w:rsidR="00E55D90" w:rsidRPr="00E55D90" w14:paraId="48328CB9" w14:textId="77777777" w:rsidTr="00D5280E">
        <w:tc>
          <w:tcPr>
            <w:tcW w:w="6379" w:type="dxa"/>
            <w:gridSpan w:val="6"/>
          </w:tcPr>
          <w:p w14:paraId="74B74B41" w14:textId="25FAE773" w:rsidR="00E55D90" w:rsidRPr="00665781" w:rsidRDefault="00E55D90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665781">
              <w:rPr>
                <w:rFonts w:ascii="Optima" w:hAnsi="Optima"/>
                <w:i w:val="0"/>
                <w:iCs w:val="0"/>
                <w:sz w:val="18"/>
                <w:lang w:val="de-AT"/>
              </w:rPr>
              <w:t>Praktikant i</w:t>
            </w:r>
            <w:r w:rsidR="00A742BE">
              <w:rPr>
                <w:rFonts w:ascii="Optima" w:hAnsi="Optima"/>
                <w:i w:val="0"/>
                <w:iCs w:val="0"/>
                <w:sz w:val="18"/>
                <w:lang w:val="de-AT"/>
              </w:rPr>
              <w:t>m</w:t>
            </w:r>
            <w:r w:rsidRPr="00665781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</w:t>
            </w:r>
            <w:r w:rsidR="00A742BE">
              <w:rPr>
                <w:rFonts w:ascii="Optima" w:hAnsi="Optima"/>
                <w:i w:val="0"/>
                <w:iCs w:val="0"/>
                <w:sz w:val="18"/>
                <w:lang w:val="de-AT"/>
              </w:rPr>
              <w:t>Bereich „</w:t>
            </w:r>
            <w:r w:rsidR="00665781" w:rsidRPr="00665781">
              <w:rPr>
                <w:rFonts w:ascii="Optima" w:hAnsi="Optima"/>
                <w:i w:val="0"/>
                <w:iCs w:val="0"/>
                <w:sz w:val="18"/>
                <w:lang w:val="de-AT"/>
              </w:rPr>
              <w:t>Markt</w:t>
            </w:r>
            <w:r w:rsidR="00A742BE">
              <w:rPr>
                <w:rFonts w:ascii="Optima" w:hAnsi="Optima"/>
                <w:i w:val="0"/>
                <w:iCs w:val="0"/>
                <w:sz w:val="18"/>
                <w:lang w:val="de-AT"/>
              </w:rPr>
              <w:t>“</w:t>
            </w:r>
            <w:r w:rsidR="00665781" w:rsidRPr="00665781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und </w:t>
            </w:r>
            <w:r w:rsidR="00A742BE">
              <w:rPr>
                <w:rFonts w:ascii="Optima" w:hAnsi="Optima"/>
                <w:i w:val="0"/>
                <w:iCs w:val="0"/>
                <w:sz w:val="18"/>
                <w:lang w:val="de-AT"/>
              </w:rPr>
              <w:t>„</w:t>
            </w:r>
            <w:r w:rsidR="00665781" w:rsidRPr="00665781">
              <w:rPr>
                <w:rFonts w:ascii="Optima" w:hAnsi="Optima"/>
                <w:i w:val="0"/>
                <w:iCs w:val="0"/>
                <w:sz w:val="18"/>
                <w:lang w:val="de-AT"/>
              </w:rPr>
              <w:t>V</w:t>
            </w:r>
            <w:r w:rsidR="00665781">
              <w:rPr>
                <w:rFonts w:ascii="Optima" w:hAnsi="Optima"/>
                <w:i w:val="0"/>
                <w:iCs w:val="0"/>
                <w:sz w:val="18"/>
                <w:lang w:val="de-AT"/>
              </w:rPr>
              <w:t>ertrags- und Risikomanagement</w:t>
            </w:r>
            <w:r w:rsidR="00A742BE">
              <w:rPr>
                <w:rFonts w:ascii="Optima" w:hAnsi="Optima"/>
                <w:i w:val="0"/>
                <w:iCs w:val="0"/>
                <w:sz w:val="18"/>
                <w:lang w:val="de-AT"/>
              </w:rPr>
              <w:t>“</w:t>
            </w:r>
          </w:p>
        </w:tc>
        <w:tc>
          <w:tcPr>
            <w:tcW w:w="2688" w:type="dxa"/>
            <w:gridSpan w:val="5"/>
          </w:tcPr>
          <w:p w14:paraId="2CB21DEB" w14:textId="0249682C" w:rsidR="00E55D90" w:rsidRPr="00E55D90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06/2019 – 09/2019</w:t>
            </w:r>
          </w:p>
        </w:tc>
      </w:tr>
      <w:tr w:rsidR="00E55D90" w:rsidRPr="00E55D90" w14:paraId="7C4155D6" w14:textId="77777777" w:rsidTr="00D5280E">
        <w:tc>
          <w:tcPr>
            <w:tcW w:w="9067" w:type="dxa"/>
            <w:gridSpan w:val="11"/>
          </w:tcPr>
          <w:p w14:paraId="1A135F1D" w14:textId="0A4EC18D" w:rsidR="00E55D90" w:rsidRPr="00E55D90" w:rsidDel="00F962AC" w:rsidRDefault="007D1181" w:rsidP="00E55D90">
            <w:pPr>
              <w:pStyle w:val="Bullets"/>
              <w:rPr>
                <w:del w:id="26" w:author="David Döbele" w:date="2022-02-15T19:12:00Z"/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Digitalisierung </w:t>
            </w:r>
            <w:ins w:id="27" w:author="David Döbele" w:date="2022-02-15T19:12:00Z">
              <w:r w:rsidR="00F962AC">
                <w:rPr>
                  <w:rFonts w:ascii="Optima" w:hAnsi="Optima"/>
                  <w:sz w:val="18"/>
                  <w:lang w:val="de-AT"/>
                </w:rPr>
                <w:t xml:space="preserve">und Optimierung </w:t>
              </w:r>
            </w:ins>
            <w:r>
              <w:rPr>
                <w:rFonts w:ascii="Optima" w:hAnsi="Optima"/>
                <w:sz w:val="18"/>
                <w:lang w:val="de-AT"/>
              </w:rPr>
              <w:t xml:space="preserve">des </w:t>
            </w:r>
            <w:r w:rsidR="00665781">
              <w:rPr>
                <w:rFonts w:ascii="Optima" w:hAnsi="Optima"/>
                <w:sz w:val="18"/>
                <w:lang w:val="de-AT"/>
              </w:rPr>
              <w:t>CRM-Systems</w:t>
            </w:r>
            <w:ins w:id="28" w:author="David Döbele" w:date="2022-02-15T19:12:00Z">
              <w:r w:rsidR="00F962AC">
                <w:rPr>
                  <w:rFonts w:ascii="Optima" w:hAnsi="Optima"/>
                  <w:sz w:val="18"/>
                  <w:lang w:val="de-AT"/>
                </w:rPr>
                <w:t xml:space="preserve"> sowie </w:t>
              </w:r>
            </w:ins>
            <w:ins w:id="29" w:author="David Döbele" w:date="2022-02-15T19:13:00Z">
              <w:r w:rsidR="00F962AC">
                <w:rPr>
                  <w:rFonts w:ascii="Optima" w:hAnsi="Optima"/>
                  <w:sz w:val="18"/>
                  <w:lang w:val="de-AT"/>
                </w:rPr>
                <w:t>Unterstützung bei Routineaufgaben</w:t>
              </w:r>
            </w:ins>
          </w:p>
          <w:p w14:paraId="3658805E" w14:textId="7641694F" w:rsidR="00E55D90" w:rsidRPr="00F962AC" w:rsidRDefault="007D1181" w:rsidP="00F962AC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del w:id="30" w:author="David Döbele" w:date="2022-02-15T19:12:00Z">
              <w:r w:rsidRPr="00F962AC" w:rsidDel="00F962AC">
                <w:rPr>
                  <w:rFonts w:ascii="Optima" w:hAnsi="Optima"/>
                  <w:sz w:val="18"/>
                  <w:lang w:val="de-AT"/>
                </w:rPr>
                <w:delText>Facility Management</w:delText>
              </w:r>
            </w:del>
          </w:p>
        </w:tc>
      </w:tr>
      <w:tr w:rsidR="00E55D90" w:rsidRPr="00E55D90" w14:paraId="414B4085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2266E609" w:rsidR="00E55D90" w:rsidRPr="00E55D90" w:rsidRDefault="00E55D90" w:rsidP="00E55D90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proofErr w:type="spellStart"/>
            <w:r w:rsidRPr="00E55D90">
              <w:rPr>
                <w:rFonts w:ascii="Optima" w:hAnsi="Optima"/>
                <w:sz w:val="28"/>
              </w:rPr>
              <w:t>Ausseruniversitäres</w:t>
            </w:r>
            <w:proofErr w:type="spellEnd"/>
            <w:r w:rsidRPr="00E55D90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E55D90" w:rsidRPr="00E55D90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71BDA166" w:rsidR="00E55D90" w:rsidRPr="00E55D90" w:rsidRDefault="007D1181" w:rsidP="00E55D90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Interface Wien GmbH</w:t>
            </w:r>
          </w:p>
        </w:tc>
        <w:tc>
          <w:tcPr>
            <w:tcW w:w="3544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7141318E" w:rsidR="00E55D90" w:rsidRPr="00E55D90" w:rsidRDefault="007D1181" w:rsidP="00E55D90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Wien, Österreich</w:t>
            </w:r>
          </w:p>
        </w:tc>
      </w:tr>
      <w:tr w:rsidR="00E55D90" w:rsidRPr="00E55D90" w14:paraId="4F59C612" w14:textId="77777777" w:rsidTr="00E13110">
        <w:trPr>
          <w:trHeight w:val="193"/>
        </w:trPr>
        <w:tc>
          <w:tcPr>
            <w:tcW w:w="6804" w:type="dxa"/>
            <w:gridSpan w:val="8"/>
          </w:tcPr>
          <w:p w14:paraId="32F07601" w14:textId="123DCAD2" w:rsidR="00E55D90" w:rsidRPr="00E55D90" w:rsidRDefault="007D1181" w:rsidP="00E55D90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Mathematiknachhilfelehrer für </w:t>
            </w:r>
            <w:r w:rsidR="0022367C">
              <w:rPr>
                <w:rFonts w:ascii="Optima" w:hAnsi="Optima"/>
                <w:sz w:val="18"/>
                <w:lang w:val="de-AT"/>
              </w:rPr>
              <w:t xml:space="preserve">Migranten und </w:t>
            </w:r>
            <w:r>
              <w:rPr>
                <w:rFonts w:ascii="Optima" w:hAnsi="Optima"/>
                <w:sz w:val="18"/>
                <w:lang w:val="de-AT"/>
              </w:rPr>
              <w:t>Geflüchtete</w:t>
            </w:r>
          </w:p>
        </w:tc>
        <w:tc>
          <w:tcPr>
            <w:tcW w:w="2263" w:type="dxa"/>
            <w:gridSpan w:val="3"/>
          </w:tcPr>
          <w:p w14:paraId="45DD2178" w14:textId="1221751B" w:rsidR="00E55D90" w:rsidRPr="00E55D90" w:rsidRDefault="007D1181" w:rsidP="00E55D90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07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20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>
              <w:rPr>
                <w:rFonts w:ascii="Optima" w:hAnsi="Optima"/>
                <w:sz w:val="18"/>
                <w:lang w:val="en-US"/>
              </w:rPr>
              <w:t>08/2020</w:t>
            </w:r>
          </w:p>
        </w:tc>
      </w:tr>
      <w:tr w:rsidR="00E55D90" w:rsidRPr="00E55D90" w14:paraId="02437711" w14:textId="77777777" w:rsidTr="00D5280E">
        <w:trPr>
          <w:trHeight w:val="193"/>
        </w:trPr>
        <w:tc>
          <w:tcPr>
            <w:tcW w:w="9067" w:type="dxa"/>
            <w:gridSpan w:val="11"/>
          </w:tcPr>
          <w:p w14:paraId="68CFAD97" w14:textId="1545D21B" w:rsidR="00E55D90" w:rsidRPr="0022367C" w:rsidRDefault="0022367C" w:rsidP="0022367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Konzeptionierung und Leitung von Mathematikkursen</w:t>
            </w:r>
            <w:r w:rsidR="00665781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  <w:r w:rsidR="007A1148">
              <w:rPr>
                <w:rFonts w:ascii="Optima" w:hAnsi="Optima"/>
                <w:i/>
                <w:sz w:val="18"/>
                <w:lang w:val="de-AT"/>
              </w:rPr>
              <w:t>für</w:t>
            </w:r>
            <w:r w:rsidR="00665781">
              <w:rPr>
                <w:rFonts w:ascii="Optima" w:hAnsi="Optima"/>
                <w:i/>
                <w:sz w:val="18"/>
                <w:lang w:val="de-AT"/>
              </w:rPr>
              <w:t xml:space="preserve"> 21 SchülerInnen</w:t>
            </w:r>
          </w:p>
        </w:tc>
      </w:tr>
      <w:tr w:rsidR="00E55D90" w:rsidRPr="00E55D90" w14:paraId="4AF19DD1" w14:textId="77777777" w:rsidTr="004067B8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23CD8E89" w:rsidR="00E55D90" w:rsidRPr="005124F5" w:rsidRDefault="005124F5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  <w:lang w:val="en-GB"/>
              </w:rPr>
            </w:pPr>
            <w:r w:rsidRPr="005124F5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BratMUN – </w:t>
            </w:r>
            <w:r w:rsidRPr="001D0CDA">
              <w:rPr>
                <w:rFonts w:ascii="Optima" w:hAnsi="Optima" w:cstheme="minorBidi"/>
                <w:bCs/>
                <w:smallCaps/>
                <w:color w:val="auto"/>
                <w:sz w:val="21"/>
                <w:lang w:val="en-GB"/>
              </w:rPr>
              <w:t>Model United Nations Bratislava</w:t>
            </w:r>
          </w:p>
        </w:tc>
        <w:tc>
          <w:tcPr>
            <w:tcW w:w="3113" w:type="dxa"/>
            <w:gridSpan w:val="6"/>
            <w:vAlign w:val="bottom"/>
          </w:tcPr>
          <w:p w14:paraId="30626CB8" w14:textId="68FDEB37" w:rsidR="00E55D90" w:rsidRPr="00E55D90" w:rsidRDefault="001D0CDA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>
              <w:rPr>
                <w:rFonts w:ascii="Optima" w:hAnsi="Optima"/>
                <w:smallCaps/>
                <w:sz w:val="23"/>
                <w:szCs w:val="23"/>
              </w:rPr>
              <w:t xml:space="preserve">Bratislava, </w:t>
            </w:r>
            <w:r w:rsidR="003E3AAF">
              <w:rPr>
                <w:rFonts w:ascii="Optima" w:hAnsi="Optima"/>
                <w:smallCaps/>
                <w:sz w:val="23"/>
                <w:szCs w:val="23"/>
              </w:rPr>
              <w:t>Slowakei</w:t>
            </w:r>
          </w:p>
        </w:tc>
      </w:tr>
      <w:tr w:rsidR="00E55D90" w:rsidRPr="00E55D90" w14:paraId="56372BDE" w14:textId="77777777" w:rsidTr="006E2C9C">
        <w:trPr>
          <w:trHeight w:val="193"/>
        </w:trPr>
        <w:tc>
          <w:tcPr>
            <w:tcW w:w="7371" w:type="dxa"/>
            <w:gridSpan w:val="10"/>
          </w:tcPr>
          <w:p w14:paraId="3C87D247" w14:textId="1B8D6C40" w:rsidR="00E55D90" w:rsidRPr="00E55D90" w:rsidRDefault="005124F5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Delegierter </w:t>
            </w:r>
            <w:r w:rsidR="001D0CDA">
              <w:rPr>
                <w:rFonts w:ascii="Optima" w:hAnsi="Optima"/>
                <w:i w:val="0"/>
                <w:iCs w:val="0"/>
                <w:sz w:val="18"/>
                <w:lang w:val="de-AT"/>
              </w:rPr>
              <w:t>der Republik Indien</w:t>
            </w:r>
          </w:p>
        </w:tc>
        <w:tc>
          <w:tcPr>
            <w:tcW w:w="1696" w:type="dxa"/>
          </w:tcPr>
          <w:p w14:paraId="288A2195" w14:textId="27753016" w:rsidR="00E55D90" w:rsidRPr="00E55D90" w:rsidRDefault="001D0CDA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11/2019</w:t>
            </w:r>
          </w:p>
        </w:tc>
      </w:tr>
      <w:tr w:rsidR="00E55D90" w:rsidRPr="004B0266" w14:paraId="7ECB507F" w14:textId="77777777" w:rsidTr="00A30051">
        <w:trPr>
          <w:trHeight w:val="193"/>
        </w:trPr>
        <w:tc>
          <w:tcPr>
            <w:tcW w:w="9067" w:type="dxa"/>
            <w:gridSpan w:val="11"/>
          </w:tcPr>
          <w:p w14:paraId="6A7950F4" w14:textId="30B58564" w:rsidR="00E55D90" w:rsidRPr="004B0266" w:rsidRDefault="004B0266" w:rsidP="001D0CDA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Model United </w:t>
            </w:r>
            <w:proofErr w:type="spellStart"/>
            <w:r>
              <w:rPr>
                <w:rFonts w:ascii="Optima" w:hAnsi="Optima"/>
                <w:i/>
                <w:sz w:val="18"/>
                <w:lang w:val="de-AT"/>
              </w:rPr>
              <w:t>N</w:t>
            </w:r>
            <w:r w:rsidRPr="004B0266">
              <w:rPr>
                <w:rFonts w:ascii="Optima" w:hAnsi="Optima"/>
                <w:i/>
                <w:sz w:val="18"/>
                <w:lang w:val="de-AT"/>
              </w:rPr>
              <w:t>ations</w:t>
            </w:r>
            <w:proofErr w:type="spellEnd"/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 ist ein Planspiel</w:t>
            </w:r>
            <w:ins w:id="31" w:author="David Döbele" w:date="2022-02-15T19:13:00Z">
              <w:r w:rsidR="00F962AC">
                <w:rPr>
                  <w:rFonts w:ascii="Optima" w:hAnsi="Optima"/>
                  <w:i/>
                  <w:sz w:val="18"/>
                  <w:lang w:val="de-AT"/>
                </w:rPr>
                <w:t>,</w:t>
              </w:r>
            </w:ins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 welche</w:t>
            </w:r>
            <w:ins w:id="32" w:author="David Döbele" w:date="2022-02-15T19:13:00Z">
              <w:r w:rsidR="00F962AC">
                <w:rPr>
                  <w:rFonts w:ascii="Optima" w:hAnsi="Optima"/>
                  <w:i/>
                  <w:sz w:val="18"/>
                  <w:lang w:val="de-AT"/>
                </w:rPr>
                <w:t>s</w:t>
              </w:r>
            </w:ins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 Verhandlungen in den </w:t>
            </w:r>
            <w:r>
              <w:rPr>
                <w:rFonts w:ascii="Optima" w:hAnsi="Optima"/>
                <w:i/>
                <w:sz w:val="18"/>
                <w:lang w:val="de-AT"/>
              </w:rPr>
              <w:t>UNO</w:t>
            </w:r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 simuliert. Teilnehmer sind Schüler und Studierende der ganzen Welt</w:t>
            </w:r>
            <w:ins w:id="33" w:author="David Döbele" w:date="2022-02-15T19:13:00Z">
              <w:r w:rsidR="00F962AC">
                <w:rPr>
                  <w:rFonts w:ascii="Optima" w:hAnsi="Optima"/>
                  <w:i/>
                  <w:sz w:val="18"/>
                  <w:lang w:val="de-AT"/>
                </w:rPr>
                <w:t>.</w:t>
              </w:r>
            </w:ins>
          </w:p>
          <w:p w14:paraId="2CC438FF" w14:textId="3E68D437" w:rsidR="004B0266" w:rsidRPr="007A1148" w:rsidRDefault="004B0266" w:rsidP="007A114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Das Debattiert</w:t>
            </w:r>
            <w:r w:rsidRPr="004B0266">
              <w:rPr>
                <w:rFonts w:ascii="Optima" w:hAnsi="Optima"/>
                <w:i/>
                <w:sz w:val="18"/>
                <w:lang w:val="de-AT"/>
              </w:rPr>
              <w:t>hema war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der</w:t>
            </w:r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 Nah</w:t>
            </w:r>
            <w:r w:rsidR="007A1148">
              <w:rPr>
                <w:rFonts w:ascii="Optima" w:hAnsi="Optima"/>
                <w:i/>
                <w:sz w:val="18"/>
                <w:lang w:val="de-AT"/>
              </w:rPr>
              <w:t>-</w:t>
            </w:r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Ost Konflikt im </w:t>
            </w:r>
            <w:proofErr w:type="spellStart"/>
            <w:r w:rsidRPr="004B0266">
              <w:rPr>
                <w:rFonts w:ascii="Optima" w:hAnsi="Optima"/>
                <w:i/>
                <w:sz w:val="18"/>
                <w:lang w:val="de-AT"/>
              </w:rPr>
              <w:t>History</w:t>
            </w:r>
            <w:proofErr w:type="spellEnd"/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 Security Council</w:t>
            </w:r>
            <w:r w:rsidR="007A1148">
              <w:rPr>
                <w:rFonts w:ascii="Optima" w:hAnsi="Optima"/>
                <w:i/>
                <w:sz w:val="18"/>
                <w:lang w:val="de-AT"/>
              </w:rPr>
              <w:t xml:space="preserve"> Komitee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(HSC). Im HSC wird der Sachverhalt stündlich teilweise preisgegeben, auf welchen es mit improvisierten Reden und Standpunkten des eigenen Landes zu </w:t>
            </w:r>
            <w:r w:rsidR="007A1148">
              <w:rPr>
                <w:rFonts w:ascii="Optima" w:hAnsi="Optima"/>
                <w:i/>
                <w:sz w:val="18"/>
                <w:lang w:val="de-AT"/>
              </w:rPr>
              <w:t>reagieren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gilt</w:t>
            </w:r>
            <w:ins w:id="34" w:author="David Döbele" w:date="2022-02-15T19:13:00Z">
              <w:r w:rsidR="00F962AC">
                <w:rPr>
                  <w:rFonts w:ascii="Optima" w:hAnsi="Optima"/>
                  <w:i/>
                  <w:sz w:val="18"/>
                  <w:lang w:val="de-AT"/>
                </w:rPr>
                <w:t>.</w:t>
              </w:r>
            </w:ins>
            <w:del w:id="35" w:author="David Döbele" w:date="2022-02-15T19:13:00Z">
              <w:r w:rsidDel="00F962AC">
                <w:rPr>
                  <w:rFonts w:ascii="Optima" w:hAnsi="Optima"/>
                  <w:i/>
                  <w:sz w:val="18"/>
                  <w:lang w:val="de-AT"/>
                </w:rPr>
                <w:delText xml:space="preserve"> </w:delText>
              </w:r>
            </w:del>
          </w:p>
        </w:tc>
      </w:tr>
      <w:tr w:rsidR="001D0CDA" w:rsidRPr="00E55D90" w14:paraId="6E01641D" w14:textId="77777777" w:rsidTr="001D0CDA">
        <w:trPr>
          <w:trHeight w:val="193"/>
        </w:trPr>
        <w:tc>
          <w:tcPr>
            <w:tcW w:w="7371" w:type="dxa"/>
            <w:gridSpan w:val="10"/>
          </w:tcPr>
          <w:p w14:paraId="1E5BC39A" w14:textId="001DF5E1" w:rsidR="001D0CDA" w:rsidRPr="001D0CDA" w:rsidRDefault="001D0CDA" w:rsidP="001D0CDA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Delegierter der </w:t>
            </w:r>
            <w:r w:rsidR="00682E1B">
              <w:rPr>
                <w:rFonts w:ascii="Optima" w:hAnsi="Optima"/>
                <w:i w:val="0"/>
                <w:iCs w:val="0"/>
                <w:sz w:val="18"/>
                <w:lang w:val="de-AT"/>
              </w:rPr>
              <w:t>Islamischen Republik Pakistan</w:t>
            </w:r>
          </w:p>
        </w:tc>
        <w:tc>
          <w:tcPr>
            <w:tcW w:w="1696" w:type="dxa"/>
          </w:tcPr>
          <w:p w14:paraId="1ABA093F" w14:textId="5705FE6C" w:rsidR="001D0CDA" w:rsidRPr="001D0CDA" w:rsidRDefault="001D0CDA" w:rsidP="001D0CD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11/2019</w:t>
            </w:r>
          </w:p>
        </w:tc>
      </w:tr>
      <w:tr w:rsidR="001D0CDA" w:rsidRPr="00E55D90" w14:paraId="634E0439" w14:textId="77777777" w:rsidTr="00A30051">
        <w:trPr>
          <w:trHeight w:val="193"/>
        </w:trPr>
        <w:tc>
          <w:tcPr>
            <w:tcW w:w="9067" w:type="dxa"/>
            <w:gridSpan w:val="11"/>
          </w:tcPr>
          <w:p w14:paraId="05DBFB8D" w14:textId="0311C2A7" w:rsidR="001D0CDA" w:rsidRPr="007A1148" w:rsidRDefault="007A1148" w:rsidP="00682E1B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Das Debattiert</w:t>
            </w:r>
            <w:r w:rsidRPr="004B0266">
              <w:rPr>
                <w:rFonts w:ascii="Optima" w:hAnsi="Optima"/>
                <w:i/>
                <w:sz w:val="18"/>
                <w:lang w:val="de-AT"/>
              </w:rPr>
              <w:t>hema war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der</w:t>
            </w:r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 Nah</w:t>
            </w:r>
            <w:r>
              <w:rPr>
                <w:rFonts w:ascii="Optima" w:hAnsi="Optima"/>
                <w:i/>
                <w:sz w:val="18"/>
                <w:lang w:val="de-AT"/>
              </w:rPr>
              <w:t>-</w:t>
            </w:r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Ost Konflikt </w:t>
            </w:r>
            <w:r>
              <w:rPr>
                <w:rFonts w:ascii="Optima" w:hAnsi="Optima"/>
                <w:i/>
                <w:sz w:val="18"/>
                <w:lang w:val="de-AT"/>
              </w:rPr>
              <w:t>im</w:t>
            </w:r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 Security Council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  <w:bookmarkStart w:id="36" w:name="_Hlk95608651"/>
            <w:proofErr w:type="gramStart"/>
            <w:r>
              <w:rPr>
                <w:rFonts w:ascii="Optima" w:hAnsi="Optima"/>
                <w:i/>
                <w:sz w:val="18"/>
                <w:lang w:val="de-AT"/>
              </w:rPr>
              <w:t xml:space="preserve">Komitee </w:t>
            </w:r>
            <w:bookmarkEnd w:id="36"/>
            <w:ins w:id="37" w:author="David Döbele" w:date="2022-02-15T19:13:00Z">
              <w:r w:rsidR="00F962AC">
                <w:rPr>
                  <w:rFonts w:ascii="Optima" w:hAnsi="Optima"/>
                  <w:i/>
                  <w:sz w:val="18"/>
                  <w:lang w:val="de-AT"/>
                </w:rPr>
                <w:t>.</w:t>
              </w:r>
            </w:ins>
            <w:proofErr w:type="gramEnd"/>
          </w:p>
        </w:tc>
      </w:tr>
      <w:tr w:rsidR="001D0CDA" w:rsidRPr="00E55D90" w14:paraId="482569A2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1D0CDA" w:rsidRPr="00E55D90" w:rsidRDefault="001D0CDA" w:rsidP="001D0CDA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E55D90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1D0CDA" w:rsidRPr="00E55D90" w14:paraId="2B257790" w14:textId="77777777" w:rsidTr="00F962AC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8" w:author="David Döbele" w:date="2022-02-15T19:14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10"/>
          <w:trPrChange w:id="39" w:author="David Döbele" w:date="2022-02-15T19:14:00Z">
            <w:trPr>
              <w:trHeight w:val="340"/>
            </w:trPr>
          </w:trPrChange>
        </w:trPr>
        <w:tc>
          <w:tcPr>
            <w:tcW w:w="1985" w:type="dxa"/>
            <w:tcBorders>
              <w:top w:val="single" w:sz="4" w:space="0" w:color="auto"/>
            </w:tcBorders>
            <w:vAlign w:val="bottom"/>
            <w:tcPrChange w:id="40" w:author="David Döbele" w:date="2022-02-15T19:14:00Z">
              <w:tcPr>
                <w:tcW w:w="1985" w:type="dxa"/>
                <w:tcBorders>
                  <w:top w:val="single" w:sz="4" w:space="0" w:color="auto"/>
                </w:tcBorders>
              </w:tcPr>
            </w:tcPrChange>
          </w:tcPr>
          <w:p w14:paraId="15B2C431" w14:textId="0E96B5B2" w:rsidR="001D0CDA" w:rsidRPr="00E55D90" w:rsidRDefault="001D0CDA" w:rsidP="00F962AC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Sprachen:</w:t>
            </w:r>
            <w:ins w:id="41" w:author="David Döbele" w:date="2022-02-15T19:14:00Z">
              <w:r w:rsidR="00F962AC">
                <w:rPr>
                  <w:rFonts w:ascii="Optima" w:hAnsi="Optima"/>
                  <w:sz w:val="18"/>
                </w:rPr>
                <w:br/>
              </w:r>
            </w:ins>
          </w:p>
        </w:tc>
        <w:tc>
          <w:tcPr>
            <w:tcW w:w="7082" w:type="dxa"/>
            <w:gridSpan w:val="10"/>
            <w:tcBorders>
              <w:top w:val="single" w:sz="4" w:space="0" w:color="auto"/>
            </w:tcBorders>
            <w:vAlign w:val="bottom"/>
            <w:tcPrChange w:id="42" w:author="David Döbele" w:date="2022-02-15T19:14:00Z">
              <w:tcPr>
                <w:tcW w:w="7082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720E87C8" w:rsidR="001D0CDA" w:rsidRPr="00E55D90" w:rsidRDefault="001D0CDA" w:rsidP="001D0CDA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</w:t>
            </w:r>
            <w:r w:rsidR="00682E1B">
              <w:rPr>
                <w:rFonts w:ascii="Optima" w:hAnsi="Optima" w:cs="Georgia"/>
                <w:color w:val="000000"/>
                <w:sz w:val="18"/>
                <w:lang w:val="de-AT"/>
              </w:rPr>
              <w:t>Farsi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682E1B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Konversationssicher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682E1B">
              <w:rPr>
                <w:rFonts w:ascii="Optima" w:hAnsi="Optima" w:cs="Georgia"/>
                <w:color w:val="000000"/>
                <w:sz w:val="18"/>
                <w:lang w:val="de-AT"/>
              </w:rPr>
              <w:t>, Latein (Basiswissen)</w:t>
            </w:r>
          </w:p>
        </w:tc>
      </w:tr>
      <w:tr w:rsidR="001D0CDA" w:rsidRPr="00CE7746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1D0CDA" w:rsidRPr="00E55D90" w:rsidRDefault="001D0CDA" w:rsidP="001D0CDA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7082" w:type="dxa"/>
            <w:gridSpan w:val="10"/>
            <w:vAlign w:val="bottom"/>
          </w:tcPr>
          <w:p w14:paraId="60CA2168" w14:textId="5EFFA473" w:rsidR="001D0CDA" w:rsidRPr="00E55D90" w:rsidRDefault="001D0CDA" w:rsidP="001D0CDA">
            <w:p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Microsoft Office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1D0CDA" w:rsidRPr="00E55D90" w14:paraId="70CB01B0" w14:textId="77777777" w:rsidTr="00F962AC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3" w:author="David Döbele" w:date="2022-02-15T19:14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10"/>
          <w:trPrChange w:id="44" w:author="David Döbele" w:date="2022-02-15T19:14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45" w:author="David Döbele" w:date="2022-02-15T19:14:00Z">
              <w:tcPr>
                <w:tcW w:w="1985" w:type="dxa"/>
              </w:tcPr>
            </w:tcPrChange>
          </w:tcPr>
          <w:p w14:paraId="04F58216" w14:textId="5BCD819F" w:rsidR="001D0CDA" w:rsidRPr="00E55D90" w:rsidRDefault="001D0CDA" w:rsidP="00F962AC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Interessen: </w:t>
            </w:r>
            <w:ins w:id="46" w:author="David Döbele" w:date="2022-02-15T19:14:00Z">
              <w:r w:rsidR="00F962AC">
                <w:rPr>
                  <w:rFonts w:ascii="Optima" w:hAnsi="Optima"/>
                  <w:sz w:val="18"/>
                </w:rPr>
                <w:br/>
              </w:r>
            </w:ins>
          </w:p>
        </w:tc>
        <w:tc>
          <w:tcPr>
            <w:tcW w:w="7082" w:type="dxa"/>
            <w:gridSpan w:val="10"/>
            <w:vAlign w:val="bottom"/>
            <w:tcPrChange w:id="47" w:author="David Döbele" w:date="2022-02-15T19:14:00Z">
              <w:tcPr>
                <w:tcW w:w="7082" w:type="dxa"/>
                <w:gridSpan w:val="9"/>
                <w:vAlign w:val="bottom"/>
              </w:tcPr>
            </w:tcPrChange>
          </w:tcPr>
          <w:p w14:paraId="598C2742" w14:textId="337C77E2" w:rsidR="001D0CDA" w:rsidRPr="00E55D90" w:rsidRDefault="00996B80" w:rsidP="00F962AC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color w:val="000000"/>
                <w:sz w:val="18"/>
                <w:lang w:val="de-AT"/>
              </w:rPr>
              <w:t>Basketball</w:t>
            </w:r>
            <w:r w:rsidR="001D0CDA"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 w:rsidR="001D0CDA"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(Teilnahme an diversen internationalen Turnieren)</w:t>
            </w:r>
            <w:r w:rsidR="001D0CDA"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</w:t>
            </w:r>
            <w:ins w:id="48" w:author="David Döbele" w:date="2022-02-15T19:13:00Z">
              <w:r w:rsidR="00F962AC">
                <w:rPr>
                  <w:rFonts w:ascii="Optima" w:hAnsi="Optima" w:cs="Georgia"/>
                  <w:color w:val="000000"/>
                  <w:sz w:val="18"/>
                  <w:lang w:val="de-AT"/>
                </w:rPr>
                <w:br/>
              </w:r>
            </w:ins>
            <w:r w:rsidR="003E008E">
              <w:rPr>
                <w:rFonts w:ascii="Optima" w:hAnsi="Optima" w:cs="Georgia"/>
                <w:color w:val="000000"/>
                <w:sz w:val="18"/>
                <w:lang w:val="de-AT"/>
              </w:rPr>
              <w:t>Klassisches</w:t>
            </w:r>
            <w:r w:rsidR="00576698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Tanzen </w:t>
            </w:r>
            <w:r w:rsidR="00576698" w:rsidRPr="00F962AC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  <w:rPrChange w:id="49" w:author="David Döbele" w:date="2022-02-15T19:13:00Z">
                  <w:rPr>
                    <w:rFonts w:ascii="Optima" w:hAnsi="Optima" w:cs="Georgia"/>
                    <w:color w:val="000000"/>
                    <w:sz w:val="18"/>
                    <w:lang w:val="de-AT"/>
                  </w:rPr>
                </w:rPrChange>
              </w:rPr>
              <w:t xml:space="preserve">(Bronze Abzeichen der Tanzschule </w:t>
            </w:r>
            <w:proofErr w:type="spellStart"/>
            <w:r w:rsidR="00576698" w:rsidRPr="00F962AC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  <w:rPrChange w:id="50" w:author="David Döbele" w:date="2022-02-15T19:13:00Z">
                  <w:rPr>
                    <w:rFonts w:ascii="Optima" w:hAnsi="Optima" w:cs="Georgia"/>
                    <w:color w:val="000000"/>
                    <w:sz w:val="18"/>
                    <w:lang w:val="de-AT"/>
                  </w:rPr>
                </w:rPrChange>
              </w:rPr>
              <w:t>Elmayer</w:t>
            </w:r>
            <w:proofErr w:type="spellEnd"/>
            <w:ins w:id="51" w:author="David Döbele" w:date="2022-02-15T19:13:00Z">
              <w:r w:rsidR="00F962AC" w:rsidRPr="00F962AC">
                <w:rPr>
                  <w:rFonts w:ascii="Optima" w:hAnsi="Optima" w:cs="Georgia"/>
                  <w:i/>
                  <w:iCs/>
                  <w:color w:val="000000"/>
                  <w:sz w:val="18"/>
                  <w:lang w:val="de-AT"/>
                  <w:rPrChange w:id="52" w:author="David Döbele" w:date="2022-02-15T19:13:00Z">
                    <w:rPr>
                      <w:rFonts w:ascii="Optima" w:hAnsi="Optima" w:cs="Georgia"/>
                      <w:color w:val="000000"/>
                      <w:sz w:val="18"/>
                      <w:lang w:val="de-AT"/>
                    </w:rPr>
                  </w:rPrChange>
                </w:rPr>
                <w:t>)</w:t>
              </w:r>
            </w:ins>
          </w:p>
        </w:tc>
      </w:tr>
      <w:tr w:rsidR="001D0CDA" w:rsidRPr="00E55D90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44793449" w:rsidR="001D0CDA" w:rsidRPr="00E55D90" w:rsidRDefault="00996B80" w:rsidP="001D0CDA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Berlin</w:t>
            </w:r>
            <w:r w:rsidR="001D0CDA" w:rsidRPr="00E55D90">
              <w:rPr>
                <w:rFonts w:ascii="Optima" w:hAnsi="Optima"/>
                <w:sz w:val="18"/>
              </w:rPr>
              <w:t>, 0</w:t>
            </w:r>
            <w:r>
              <w:rPr>
                <w:rFonts w:ascii="Optima" w:hAnsi="Optima"/>
                <w:sz w:val="18"/>
              </w:rPr>
              <w:t>6</w:t>
            </w:r>
            <w:r w:rsidR="001D0CDA" w:rsidRPr="00E55D90">
              <w:rPr>
                <w:rFonts w:ascii="Optima" w:hAnsi="Optima"/>
                <w:sz w:val="18"/>
              </w:rPr>
              <w:t>.</w:t>
            </w:r>
            <w:r>
              <w:rPr>
                <w:rFonts w:ascii="Optima" w:hAnsi="Optima"/>
                <w:sz w:val="18"/>
              </w:rPr>
              <w:t>02</w:t>
            </w:r>
            <w:r w:rsidR="001D0CDA" w:rsidRPr="00E55D90">
              <w:rPr>
                <w:rFonts w:ascii="Optima" w:hAnsi="Optima"/>
                <w:sz w:val="18"/>
              </w:rPr>
              <w:t>.20</w:t>
            </w:r>
            <w:r>
              <w:rPr>
                <w:rFonts w:ascii="Optima" w:hAnsi="Optima"/>
                <w:sz w:val="18"/>
              </w:rPr>
              <w:t>22</w:t>
            </w:r>
          </w:p>
        </w:tc>
        <w:tc>
          <w:tcPr>
            <w:tcW w:w="7082" w:type="dxa"/>
            <w:gridSpan w:val="10"/>
            <w:vAlign w:val="bottom"/>
          </w:tcPr>
          <w:p w14:paraId="6478BDEA" w14:textId="77777777" w:rsidR="001D0CDA" w:rsidRPr="00E55D90" w:rsidRDefault="001D0CDA" w:rsidP="001D0CDA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 w:rsidP="003E008E">
      <w:pPr>
        <w:rPr>
          <w:sz w:val="18"/>
        </w:rPr>
      </w:pPr>
    </w:p>
    <w:sectPr w:rsidR="00723643" w:rsidRPr="0074111D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DE581" w14:textId="77777777" w:rsidR="00175862" w:rsidRDefault="00175862" w:rsidP="00BE053D">
      <w:pPr>
        <w:spacing w:after="0" w:line="240" w:lineRule="auto"/>
      </w:pPr>
      <w:r>
        <w:separator/>
      </w:r>
    </w:p>
  </w:endnote>
  <w:endnote w:type="continuationSeparator" w:id="0">
    <w:p w14:paraId="5B274CF8" w14:textId="77777777" w:rsidR="00175862" w:rsidRDefault="0017586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BB1DD" w14:textId="77777777" w:rsidR="00175862" w:rsidRDefault="00175862" w:rsidP="00BE053D">
      <w:pPr>
        <w:spacing w:after="0" w:line="240" w:lineRule="auto"/>
      </w:pPr>
      <w:r>
        <w:separator/>
      </w:r>
    </w:p>
  </w:footnote>
  <w:footnote w:type="continuationSeparator" w:id="0">
    <w:p w14:paraId="5BAEE54D" w14:textId="77777777" w:rsidR="00175862" w:rsidRDefault="0017586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2"/>
  </w:num>
  <w:num w:numId="9">
    <w:abstractNumId w:val="12"/>
  </w:num>
  <w:num w:numId="10">
    <w:abstractNumId w:val="23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1"/>
  </w:num>
  <w:num w:numId="16">
    <w:abstractNumId w:val="4"/>
  </w:num>
  <w:num w:numId="17">
    <w:abstractNumId w:val="16"/>
  </w:num>
  <w:num w:numId="18">
    <w:abstractNumId w:val="3"/>
  </w:num>
  <w:num w:numId="19">
    <w:abstractNumId w:val="18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0"/>
  </w:num>
  <w:num w:numId="25">
    <w:abstractNumId w:val="19"/>
  </w:num>
  <w:num w:numId="26">
    <w:abstractNumId w:val="19"/>
  </w:num>
  <w:num w:numId="27">
    <w:abstractNumId w:val="19"/>
  </w:num>
  <w:num w:numId="28">
    <w:abstractNumId w:val="19"/>
  </w:num>
  <w:num w:numId="29">
    <w:abstractNumId w:val="19"/>
  </w:num>
  <w:num w:numId="30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09C6"/>
    <w:rsid w:val="00162A5A"/>
    <w:rsid w:val="00172867"/>
    <w:rsid w:val="001744BF"/>
    <w:rsid w:val="00175862"/>
    <w:rsid w:val="00175B6D"/>
    <w:rsid w:val="001901ED"/>
    <w:rsid w:val="0019483A"/>
    <w:rsid w:val="001A46BF"/>
    <w:rsid w:val="001A481B"/>
    <w:rsid w:val="001B0186"/>
    <w:rsid w:val="001B62CA"/>
    <w:rsid w:val="001D0CDA"/>
    <w:rsid w:val="001D4DCD"/>
    <w:rsid w:val="001F4175"/>
    <w:rsid w:val="0022367C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06248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C13BC"/>
    <w:rsid w:val="003E008E"/>
    <w:rsid w:val="003E27C3"/>
    <w:rsid w:val="003E3AAF"/>
    <w:rsid w:val="003F3E3F"/>
    <w:rsid w:val="004067B8"/>
    <w:rsid w:val="004154BE"/>
    <w:rsid w:val="0042013D"/>
    <w:rsid w:val="00422F83"/>
    <w:rsid w:val="0042309D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0266"/>
    <w:rsid w:val="004B6A5E"/>
    <w:rsid w:val="00507EA7"/>
    <w:rsid w:val="005124F5"/>
    <w:rsid w:val="00526089"/>
    <w:rsid w:val="00527A28"/>
    <w:rsid w:val="00527DCA"/>
    <w:rsid w:val="00565CFC"/>
    <w:rsid w:val="005716D4"/>
    <w:rsid w:val="00571B60"/>
    <w:rsid w:val="00576698"/>
    <w:rsid w:val="00585A4D"/>
    <w:rsid w:val="005D6329"/>
    <w:rsid w:val="005E57F6"/>
    <w:rsid w:val="006058D8"/>
    <w:rsid w:val="00610200"/>
    <w:rsid w:val="00623699"/>
    <w:rsid w:val="006264CD"/>
    <w:rsid w:val="00632D5A"/>
    <w:rsid w:val="00635515"/>
    <w:rsid w:val="006546FD"/>
    <w:rsid w:val="00665781"/>
    <w:rsid w:val="00665BF3"/>
    <w:rsid w:val="006732D6"/>
    <w:rsid w:val="00682E1B"/>
    <w:rsid w:val="00693E09"/>
    <w:rsid w:val="006A2DE9"/>
    <w:rsid w:val="006A4BB5"/>
    <w:rsid w:val="006A7230"/>
    <w:rsid w:val="006B4E32"/>
    <w:rsid w:val="006B72C7"/>
    <w:rsid w:val="006B7F78"/>
    <w:rsid w:val="006C2252"/>
    <w:rsid w:val="006C5AF0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1148"/>
    <w:rsid w:val="007A720F"/>
    <w:rsid w:val="007C6A3C"/>
    <w:rsid w:val="007D1181"/>
    <w:rsid w:val="007D4BEE"/>
    <w:rsid w:val="007D5BE9"/>
    <w:rsid w:val="007F5249"/>
    <w:rsid w:val="008050E4"/>
    <w:rsid w:val="0082257D"/>
    <w:rsid w:val="0083392B"/>
    <w:rsid w:val="00853438"/>
    <w:rsid w:val="008651CE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76CA5"/>
    <w:rsid w:val="0099565F"/>
    <w:rsid w:val="00996356"/>
    <w:rsid w:val="00996B80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742BE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0D0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A3720"/>
    <w:rsid w:val="00CC7F56"/>
    <w:rsid w:val="00CD1B12"/>
    <w:rsid w:val="00CD55DC"/>
    <w:rsid w:val="00CE1BBC"/>
    <w:rsid w:val="00CE2595"/>
    <w:rsid w:val="00CE28CC"/>
    <w:rsid w:val="00CE72FC"/>
    <w:rsid w:val="00CE7746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27142"/>
    <w:rsid w:val="00E40B9A"/>
    <w:rsid w:val="00E431ED"/>
    <w:rsid w:val="00E55D90"/>
    <w:rsid w:val="00E64FF5"/>
    <w:rsid w:val="00E907EC"/>
    <w:rsid w:val="00EA5421"/>
    <w:rsid w:val="00EB2A26"/>
    <w:rsid w:val="00EB34FC"/>
    <w:rsid w:val="00EB5816"/>
    <w:rsid w:val="00ED0EA9"/>
    <w:rsid w:val="00EE1FAC"/>
    <w:rsid w:val="00EF77DF"/>
    <w:rsid w:val="00F11BEF"/>
    <w:rsid w:val="00F258E7"/>
    <w:rsid w:val="00F31B84"/>
    <w:rsid w:val="00F57BA5"/>
    <w:rsid w:val="00F631EC"/>
    <w:rsid w:val="00F64C22"/>
    <w:rsid w:val="00F64FA7"/>
    <w:rsid w:val="00F74D19"/>
    <w:rsid w:val="00F80053"/>
    <w:rsid w:val="00F962AC"/>
    <w:rsid w:val="00FA02C7"/>
    <w:rsid w:val="00FA4186"/>
    <w:rsid w:val="00FC0531"/>
    <w:rsid w:val="00FC13F0"/>
    <w:rsid w:val="00FD0FB7"/>
    <w:rsid w:val="00FE67D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F962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id-weller-9977bb22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496</Words>
  <Characters>3128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dcterms:created xsi:type="dcterms:W3CDTF">2022-02-06T21:23:00Z</dcterms:created>
  <dcterms:modified xsi:type="dcterms:W3CDTF">2022-02-15T18:14:00Z</dcterms:modified>
</cp:coreProperties>
</file>