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text" w:horzAnchor="margin" w:tblpX="-993" w:tblpY="-242"/>
        <w:tblW w:w="11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  <w:tblPrChange w:id="0" w:author="David Döbele" w:date="2026-05-18T12:13:00Z" w16du:dateUtc="2026-05-18T10:13:00Z">
          <w:tblPr>
            <w:tblStyle w:val="Tabellenraster"/>
            <w:tblpPr w:leftFromText="180" w:rightFromText="180" w:vertAnchor="text" w:horzAnchor="margin" w:tblpX="-709" w:tblpY="-242"/>
            <w:tblW w:w="1051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A0" w:firstRow="1" w:lastRow="0" w:firstColumn="1" w:lastColumn="0" w:noHBand="1" w:noVBand="1"/>
          </w:tblPr>
        </w:tblPrChange>
      </w:tblPr>
      <w:tblGrid>
        <w:gridCol w:w="1276"/>
        <w:gridCol w:w="4111"/>
        <w:gridCol w:w="214"/>
        <w:gridCol w:w="211"/>
        <w:gridCol w:w="776"/>
        <w:gridCol w:w="138"/>
        <w:gridCol w:w="442"/>
        <w:gridCol w:w="22"/>
        <w:gridCol w:w="1174"/>
        <w:gridCol w:w="567"/>
        <w:gridCol w:w="1417"/>
        <w:gridCol w:w="684"/>
        <w:gridCol w:w="21"/>
        <w:tblGridChange w:id="1">
          <w:tblGrid>
            <w:gridCol w:w="1276"/>
            <w:gridCol w:w="4111"/>
            <w:gridCol w:w="214"/>
            <w:gridCol w:w="211"/>
            <w:gridCol w:w="776"/>
            <w:gridCol w:w="138"/>
            <w:gridCol w:w="442"/>
            <w:gridCol w:w="22"/>
            <w:gridCol w:w="1174"/>
            <w:gridCol w:w="567"/>
            <w:gridCol w:w="1586"/>
            <w:gridCol w:w="536"/>
          </w:tblGrid>
        </w:tblGridChange>
      </w:tblGrid>
      <w:tr w:rsidR="00FF3062" w:rsidRPr="00E55D90" w14:paraId="3C24D972" w14:textId="77777777" w:rsidTr="00A342EE">
        <w:trPr>
          <w:trHeight w:val="300"/>
          <w:trPrChange w:id="2" w:author="David Döbele" w:date="2026-05-18T12:13:00Z" w16du:dateUtc="2026-05-18T10:13:00Z">
            <w:trPr>
              <w:gridAfter w:val="0"/>
              <w:trHeight w:val="300"/>
            </w:trPr>
          </w:trPrChange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  <w:tcPrChange w:id="3" w:author="David Döbele" w:date="2026-05-18T12:13:00Z" w16du:dateUtc="2026-05-18T10:13:00Z">
              <w:tcPr>
                <w:tcW w:w="1051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28B7C1B" w14:textId="7B1A4777" w:rsidR="00FF3062" w:rsidRPr="00E55D90" w:rsidRDefault="007D4FF6" w:rsidP="00A342EE">
            <w:pPr>
              <w:spacing w:line="276" w:lineRule="auto"/>
              <w:jc w:val="center"/>
              <w:rPr>
                <w:rFonts w:ascii="Optima" w:hAnsi="Optima" w:cs="Times New Roman (Body CS)"/>
                <w:b/>
                <w:bCs/>
                <w:sz w:val="36"/>
                <w:szCs w:val="36"/>
              </w:rPr>
            </w:pPr>
            <w:r>
              <w:rPr>
                <w:rFonts w:ascii="Optima" w:hAnsi="Optima" w:cs="Times New Roman (Body CS)"/>
                <w:b/>
                <w:bCs/>
                <w:sz w:val="36"/>
                <w:szCs w:val="36"/>
              </w:rPr>
              <w:t>Julia Holzhaus</w:t>
            </w:r>
          </w:p>
        </w:tc>
      </w:tr>
      <w:tr w:rsidR="00FF3062" w:rsidRPr="00BF7525" w14:paraId="3B405287" w14:textId="77777777" w:rsidTr="00A342EE">
        <w:trPr>
          <w:trHeight w:val="300"/>
          <w:trPrChange w:id="4" w:author="David Döbele" w:date="2026-05-18T12:13:00Z" w16du:dateUtc="2026-05-18T10:13:00Z">
            <w:trPr>
              <w:gridAfter w:val="0"/>
              <w:trHeight w:val="300"/>
            </w:trPr>
          </w:trPrChange>
        </w:trPr>
        <w:tc>
          <w:tcPr>
            <w:tcW w:w="11053" w:type="dxa"/>
            <w:gridSpan w:val="13"/>
            <w:tcBorders>
              <w:top w:val="single" w:sz="4" w:space="0" w:color="auto"/>
            </w:tcBorders>
            <w:vAlign w:val="bottom"/>
            <w:tcPrChange w:id="5" w:author="David Döbele" w:date="2026-05-18T12:13:00Z" w16du:dateUtc="2026-05-18T10:13:00Z">
              <w:tcPr>
                <w:tcW w:w="10517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CB6C8C0" w14:textId="39F53789" w:rsidR="00FF3062" w:rsidRPr="00BF7525" w:rsidRDefault="00FF3062" w:rsidP="00A342EE">
            <w:pPr>
              <w:spacing w:line="276" w:lineRule="auto"/>
              <w:jc w:val="center"/>
              <w:rPr>
                <w:rFonts w:ascii="Optima" w:hAnsi="Optima" w:cs="Times New Roman (Body CS)"/>
                <w:sz w:val="18"/>
                <w:szCs w:val="18"/>
              </w:rPr>
            </w:pPr>
            <w:r>
              <w:rPr>
                <w:rFonts w:ascii="Optima" w:hAnsi="Optima" w:cs="Times New Roman (Body CS)"/>
                <w:sz w:val="18"/>
                <w:szCs w:val="18"/>
              </w:rPr>
              <w:t>Berg-am-Laim-Str. 131a • München, 81673 Germany • julia.holzhaus@gmail.com • +49(0)176 54167990</w:t>
            </w:r>
          </w:p>
        </w:tc>
      </w:tr>
      <w:tr w:rsidR="00FF3062" w:rsidRPr="00D5527A" w14:paraId="10FB8158" w14:textId="77777777" w:rsidTr="00A342EE">
        <w:trPr>
          <w:trHeight w:val="454"/>
          <w:trPrChange w:id="6" w:author="David Döbele" w:date="2026-05-18T12:13:00Z" w16du:dateUtc="2026-05-18T10:13:00Z">
            <w:trPr>
              <w:gridAfter w:val="0"/>
              <w:trHeight w:val="454"/>
            </w:trPr>
          </w:trPrChange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  <w:tcPrChange w:id="7" w:author="David Döbele" w:date="2026-05-18T12:13:00Z" w16du:dateUtc="2026-05-18T10:13:00Z">
              <w:tcPr>
                <w:tcW w:w="1051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DAAEAB9" w14:textId="77777777" w:rsidR="00FF3062" w:rsidRPr="000311AC" w:rsidRDefault="00FF3062" w:rsidP="00A342EE">
            <w:pPr>
              <w:pStyle w:val="BERSCHRIFT"/>
              <w:jc w:val="center"/>
              <w:rPr>
                <w:rFonts w:ascii="Optima" w:hAnsi="Optima"/>
                <w:sz w:val="26"/>
                <w:szCs w:val="26"/>
              </w:rPr>
            </w:pPr>
            <w:r>
              <w:rPr>
                <w:rFonts w:ascii="Optima" w:hAnsi="Optima"/>
                <w:sz w:val="26"/>
                <w:szCs w:val="26"/>
              </w:rPr>
              <w:t>Schule &amp; Studium</w:t>
            </w:r>
          </w:p>
        </w:tc>
      </w:tr>
      <w:tr w:rsidR="00FF3062" w:rsidRPr="00E55D90" w14:paraId="3D061F82" w14:textId="77777777" w:rsidTr="00A342EE">
        <w:trPr>
          <w:trHeight w:val="340"/>
          <w:trPrChange w:id="8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6588" w:type="dxa"/>
            <w:gridSpan w:val="5"/>
            <w:tcBorders>
              <w:top w:val="single" w:sz="4" w:space="0" w:color="auto"/>
            </w:tcBorders>
            <w:vAlign w:val="bottom"/>
            <w:tcPrChange w:id="9" w:author="David Döbele" w:date="2026-05-18T12:13:00Z" w16du:dateUtc="2026-05-18T10:13:00Z">
              <w:tcPr>
                <w:tcW w:w="658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B9DC10C" w14:textId="1F05E1C4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Technische Universität München </w:t>
            </w:r>
          </w:p>
        </w:tc>
        <w:tc>
          <w:tcPr>
            <w:tcW w:w="4465" w:type="dxa"/>
            <w:gridSpan w:val="8"/>
            <w:tcBorders>
              <w:top w:val="single" w:sz="4" w:space="0" w:color="auto"/>
            </w:tcBorders>
            <w:vAlign w:val="bottom"/>
            <w:tcPrChange w:id="10" w:author="David Döbele" w:date="2026-05-18T12:13:00Z" w16du:dateUtc="2026-05-18T10:13:00Z">
              <w:tcPr>
                <w:tcW w:w="3929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E03A60E" w14:textId="77777777" w:rsidR="00FF3062" w:rsidRPr="00E55D90" w:rsidRDefault="00FF3062" w:rsidP="00A342EE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München</w:t>
            </w:r>
          </w:p>
        </w:tc>
      </w:tr>
      <w:tr w:rsidR="00FF3062" w14:paraId="4A68EDCB" w14:textId="77777777" w:rsidTr="00A342EE">
        <w:trPr>
          <w:trHeight w:val="57"/>
          <w:trPrChange w:id="11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5601" w:type="dxa"/>
            <w:gridSpan w:val="3"/>
            <w:vAlign w:val="bottom"/>
            <w:tcPrChange w:id="12" w:author="David Döbele" w:date="2026-05-18T12:13:00Z" w16du:dateUtc="2026-05-18T10:13:00Z">
              <w:tcPr>
                <w:tcW w:w="5601" w:type="dxa"/>
                <w:gridSpan w:val="3"/>
                <w:vAlign w:val="bottom"/>
              </w:tcPr>
            </w:tcPrChange>
          </w:tcPr>
          <w:p w14:paraId="2EF38F73" w14:textId="205604E1" w:rsidR="00FF3062" w:rsidRPr="044F8135" w:rsidRDefault="00FF3062" w:rsidP="00A342EE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B.Sc. in Management &amp; Technology (Aktueller Notendurchschnitt: 1,6)</w:t>
            </w:r>
          </w:p>
        </w:tc>
        <w:tc>
          <w:tcPr>
            <w:tcW w:w="5452" w:type="dxa"/>
            <w:gridSpan w:val="10"/>
            <w:vAlign w:val="bottom"/>
            <w:tcPrChange w:id="13" w:author="David Döbele" w:date="2026-05-18T12:13:00Z" w16du:dateUtc="2026-05-18T10:13:00Z">
              <w:tcPr>
                <w:tcW w:w="4916" w:type="dxa"/>
                <w:gridSpan w:val="8"/>
                <w:vAlign w:val="bottom"/>
              </w:tcPr>
            </w:tcPrChange>
          </w:tcPr>
          <w:p w14:paraId="50D304B8" w14:textId="77777777" w:rsidR="00FF3062" w:rsidRDefault="00FF3062" w:rsidP="00A342EE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10/2025 – heute</w:t>
            </w:r>
          </w:p>
        </w:tc>
      </w:tr>
      <w:tr w:rsidR="00FF3062" w:rsidRPr="00E55D90" w14:paraId="5F2A2A80" w14:textId="77777777" w:rsidTr="00A342EE">
        <w:trPr>
          <w:trHeight w:val="227"/>
          <w:trPrChange w:id="14" w:author="David Döbele" w:date="2026-05-18T12:13:00Z" w16du:dateUtc="2026-05-18T10:13:00Z">
            <w:trPr>
              <w:gridAfter w:val="0"/>
              <w:trHeight w:val="227"/>
            </w:trPr>
          </w:trPrChange>
        </w:trPr>
        <w:tc>
          <w:tcPr>
            <w:tcW w:w="5601" w:type="dxa"/>
            <w:gridSpan w:val="3"/>
            <w:vAlign w:val="bottom"/>
            <w:tcPrChange w:id="15" w:author="David Döbele" w:date="2026-05-18T12:13:00Z" w16du:dateUtc="2026-05-18T10:13:00Z">
              <w:tcPr>
                <w:tcW w:w="5601" w:type="dxa"/>
                <w:gridSpan w:val="3"/>
                <w:vAlign w:val="bottom"/>
              </w:tcPr>
            </w:tcPrChange>
          </w:tcPr>
          <w:p w14:paraId="3677749D" w14:textId="77777777" w:rsidR="00FF3062" w:rsidRPr="00B43D8C" w:rsidRDefault="00FF3062" w:rsidP="00A342EE">
            <w:pPr>
              <w:pStyle w:val="Listenabsatz"/>
              <w:numPr>
                <w:ilvl w:val="0"/>
                <w:numId w:val="27"/>
              </w:num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 xml:space="preserve">Technik Schwerpunkt: Informatik </w:t>
            </w:r>
          </w:p>
        </w:tc>
        <w:tc>
          <w:tcPr>
            <w:tcW w:w="5452" w:type="dxa"/>
            <w:gridSpan w:val="10"/>
            <w:vAlign w:val="bottom"/>
            <w:tcPrChange w:id="16" w:author="David Döbele" w:date="2026-05-18T12:13:00Z" w16du:dateUtc="2026-05-18T10:13:00Z">
              <w:tcPr>
                <w:tcW w:w="4916" w:type="dxa"/>
                <w:gridSpan w:val="8"/>
                <w:vAlign w:val="bottom"/>
              </w:tcPr>
            </w:tcPrChange>
          </w:tcPr>
          <w:p w14:paraId="1FC18C25" w14:textId="77777777" w:rsidR="00FF3062" w:rsidRPr="00E55D90" w:rsidRDefault="00FF3062" w:rsidP="00A342EE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    </w:t>
            </w:r>
          </w:p>
        </w:tc>
      </w:tr>
      <w:tr w:rsidR="00FF3062" w:rsidRPr="00E55D90" w14:paraId="78B98470" w14:textId="77777777" w:rsidTr="00A342EE">
        <w:trPr>
          <w:trHeight w:val="340"/>
          <w:trPrChange w:id="17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6726" w:type="dxa"/>
            <w:gridSpan w:val="6"/>
            <w:vAlign w:val="bottom"/>
            <w:tcPrChange w:id="18" w:author="David Döbele" w:date="2026-05-18T12:13:00Z" w16du:dateUtc="2026-05-18T10:13:00Z">
              <w:tcPr>
                <w:tcW w:w="6726" w:type="dxa"/>
                <w:gridSpan w:val="6"/>
                <w:vAlign w:val="bottom"/>
              </w:tcPr>
            </w:tcPrChange>
          </w:tcPr>
          <w:p w14:paraId="6FAD6024" w14:textId="77777777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Harvard University</w:t>
            </w:r>
          </w:p>
        </w:tc>
        <w:tc>
          <w:tcPr>
            <w:tcW w:w="4327" w:type="dxa"/>
            <w:gridSpan w:val="7"/>
            <w:vAlign w:val="bottom"/>
            <w:tcPrChange w:id="19" w:author="David Döbele" w:date="2026-05-18T12:13:00Z" w16du:dateUtc="2026-05-18T10:13:00Z">
              <w:tcPr>
                <w:tcW w:w="3791" w:type="dxa"/>
                <w:gridSpan w:val="5"/>
                <w:vAlign w:val="bottom"/>
              </w:tcPr>
            </w:tcPrChange>
          </w:tcPr>
          <w:p w14:paraId="694E37A4" w14:textId="77777777" w:rsidR="00FF3062" w:rsidRPr="00E55D90" w:rsidRDefault="00FF3062" w:rsidP="00A342EE">
            <w:pPr>
              <w:ind w:left="-279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Cambridge, USA</w:t>
            </w:r>
          </w:p>
        </w:tc>
      </w:tr>
      <w:tr w:rsidR="00FF3062" w:rsidRPr="00E55D90" w14:paraId="710E0986" w14:textId="77777777" w:rsidTr="00A342EE">
        <w:trPr>
          <w:trHeight w:val="57"/>
          <w:trPrChange w:id="20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5387" w:type="dxa"/>
            <w:gridSpan w:val="2"/>
            <w:vAlign w:val="bottom"/>
            <w:tcPrChange w:id="21" w:author="David Döbele" w:date="2026-05-18T12:13:00Z" w16du:dateUtc="2026-05-18T10:13:00Z">
              <w:tcPr>
                <w:tcW w:w="5387" w:type="dxa"/>
                <w:gridSpan w:val="2"/>
                <w:vAlign w:val="bottom"/>
              </w:tcPr>
            </w:tcPrChange>
          </w:tcPr>
          <w:p w14:paraId="001AB22E" w14:textId="77777777" w:rsidR="00FF3062" w:rsidRPr="00E55D90" w:rsidRDefault="00FF3062" w:rsidP="00A342EE">
            <w:r>
              <w:rPr>
                <w:rFonts w:ascii="Optima" w:eastAsia="Optima" w:hAnsi="Optima" w:cs="Optima"/>
                <w:sz w:val="18"/>
                <w:szCs w:val="18"/>
                <w:lang w:val="de-AT"/>
              </w:rPr>
              <w:t>Pre-College-Program (Noncredit)</w:t>
            </w:r>
          </w:p>
        </w:tc>
        <w:tc>
          <w:tcPr>
            <w:tcW w:w="5666" w:type="dxa"/>
            <w:gridSpan w:val="11"/>
            <w:vAlign w:val="bottom"/>
            <w:tcPrChange w:id="22" w:author="David Döbele" w:date="2026-05-18T12:13:00Z" w16du:dateUtc="2026-05-18T10:13:00Z">
              <w:tcPr>
                <w:tcW w:w="5130" w:type="dxa"/>
                <w:gridSpan w:val="9"/>
                <w:vAlign w:val="bottom"/>
              </w:tcPr>
            </w:tcPrChange>
          </w:tcPr>
          <w:p w14:paraId="1B323AFF" w14:textId="77777777" w:rsidR="00FF3062" w:rsidRPr="00E55D90" w:rsidRDefault="00FF3062" w:rsidP="00A342EE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</w:rPr>
              <w:t>06/2025 – 07/2025</w:t>
            </w:r>
          </w:p>
        </w:tc>
      </w:tr>
      <w:tr w:rsidR="00FF3062" w:rsidRPr="001A773C" w14:paraId="6147F53E" w14:textId="77777777" w:rsidTr="00A342EE">
        <w:trPr>
          <w:trHeight w:val="57"/>
          <w:trPrChange w:id="23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24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42904D72" w14:textId="77777777" w:rsidR="00FF3062" w:rsidRPr="00013051" w:rsidRDefault="00FF3062" w:rsidP="00A342EE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Teilnahme am Kurs auf Universitätsniveau: Introduction to Data Science with a Focus on Visualization – mit Einblicken in Python, JavaScript und Web Scraping</w:t>
            </w:r>
          </w:p>
          <w:p w14:paraId="34F7DA51" w14:textId="77777777" w:rsidR="00FF3062" w:rsidRPr="00B43D8C" w:rsidRDefault="00FF3062" w:rsidP="00A342EE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Teilnahme an akademischen Workshops zu Neurowissenschaften und Sprachenlernen von Harvard Alumni</w:t>
            </w:r>
          </w:p>
          <w:p w14:paraId="237F2F58" w14:textId="77777777" w:rsidR="00FF3062" w:rsidRPr="001A773C" w:rsidRDefault="00FF3062" w:rsidP="00A342EE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6"/>
                <w:szCs w:val="16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Gewinnerin der Road to Harvard Essay Competition – Stipendium der Harvard Scholarship Foundation Germany (Essay zu KI &amp; Motivationsschreiben, Interviews mit Harvard Alumni)</w:t>
            </w:r>
          </w:p>
        </w:tc>
      </w:tr>
      <w:tr w:rsidR="00FF3062" w:rsidRPr="00E55D90" w14:paraId="384F1895" w14:textId="77777777" w:rsidTr="00A342EE">
        <w:trPr>
          <w:trHeight w:val="340"/>
          <w:trPrChange w:id="25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5812" w:type="dxa"/>
            <w:gridSpan w:val="4"/>
            <w:vAlign w:val="bottom"/>
            <w:tcPrChange w:id="26" w:author="David Döbele" w:date="2026-05-18T12:13:00Z" w16du:dateUtc="2026-05-18T10:13:00Z">
              <w:tcPr>
                <w:tcW w:w="5812" w:type="dxa"/>
                <w:gridSpan w:val="4"/>
                <w:vAlign w:val="bottom"/>
              </w:tcPr>
            </w:tcPrChange>
          </w:tcPr>
          <w:p w14:paraId="20984728" w14:textId="77777777" w:rsidR="00FF3062" w:rsidRPr="00E55D90" w:rsidRDefault="00FF3062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Oberstufe am Heidberg</w:t>
            </w:r>
          </w:p>
        </w:tc>
        <w:tc>
          <w:tcPr>
            <w:tcW w:w="5241" w:type="dxa"/>
            <w:gridSpan w:val="9"/>
            <w:vAlign w:val="bottom"/>
            <w:tcPrChange w:id="27" w:author="David Döbele" w:date="2026-05-18T12:13:00Z" w16du:dateUtc="2026-05-18T10:13:00Z">
              <w:tcPr>
                <w:tcW w:w="4705" w:type="dxa"/>
                <w:gridSpan w:val="7"/>
                <w:vAlign w:val="bottom"/>
              </w:tcPr>
            </w:tcPrChange>
          </w:tcPr>
          <w:p w14:paraId="0CEE9822" w14:textId="77777777" w:rsidR="00FF3062" w:rsidRPr="00E55D90" w:rsidRDefault="00FF3062" w:rsidP="00A342EE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Hamburg</w:t>
            </w:r>
          </w:p>
        </w:tc>
      </w:tr>
      <w:tr w:rsidR="00FF3062" w:rsidRPr="044F8135" w14:paraId="5404B6E8" w14:textId="77777777" w:rsidTr="00A342EE">
        <w:trPr>
          <w:trHeight w:val="57"/>
          <w:trPrChange w:id="28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7190" w:type="dxa"/>
            <w:gridSpan w:val="8"/>
            <w:vAlign w:val="bottom"/>
            <w:tcPrChange w:id="29" w:author="David Döbele" w:date="2026-05-18T12:13:00Z" w16du:dateUtc="2026-05-18T10:13:00Z">
              <w:tcPr>
                <w:tcW w:w="7190" w:type="dxa"/>
                <w:gridSpan w:val="8"/>
                <w:vAlign w:val="bottom"/>
              </w:tcPr>
            </w:tcPrChange>
          </w:tcPr>
          <w:p w14:paraId="4D6EE9DD" w14:textId="77777777" w:rsidR="00FF3062" w:rsidRPr="4501C97A" w:rsidRDefault="00FF3062" w:rsidP="00A342EE">
            <w:pPr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Allgemeine Hochschulreife (Note: 1,0, Top 1%)</w:t>
            </w:r>
          </w:p>
        </w:tc>
        <w:tc>
          <w:tcPr>
            <w:tcW w:w="3863" w:type="dxa"/>
            <w:gridSpan w:val="5"/>
            <w:vAlign w:val="bottom"/>
            <w:tcPrChange w:id="30" w:author="David Döbele" w:date="2026-05-18T12:13:00Z" w16du:dateUtc="2026-05-18T10:13:00Z">
              <w:tcPr>
                <w:tcW w:w="3327" w:type="dxa"/>
                <w:gridSpan w:val="3"/>
                <w:vAlign w:val="bottom"/>
              </w:tcPr>
            </w:tcPrChange>
          </w:tcPr>
          <w:p w14:paraId="330EA60B" w14:textId="77777777" w:rsidR="00FF3062" w:rsidRPr="044F8135" w:rsidRDefault="00FF3062" w:rsidP="00A342EE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08/2022 – 07/2025</w:t>
            </w:r>
          </w:p>
        </w:tc>
      </w:tr>
      <w:tr w:rsidR="00FF3062" w:rsidRPr="0065714B" w14:paraId="602FB2D3" w14:textId="77777777" w:rsidTr="00A342EE">
        <w:trPr>
          <w:trHeight w:val="57"/>
          <w:trPrChange w:id="31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32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53E9C3FD" w14:textId="77777777" w:rsidR="00FF3062" w:rsidRPr="00B43D8C" w:rsidRDefault="00FF3062" w:rsidP="00A342EE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Schwerpunktfächer: Englisch (14 Punkte), Deutsch (14 Punkte), Geografie (14 Punkte)</w:t>
            </w:r>
          </w:p>
          <w:p w14:paraId="4A10955B" w14:textId="0965AEEF" w:rsidR="00FF3062" w:rsidRPr="00B43D8C" w:rsidRDefault="00FF3062" w:rsidP="00A342EE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Klassensprecherin von der 11. bis zur 13. Klasse</w:t>
            </w:r>
          </w:p>
          <w:p w14:paraId="793E92BB" w14:textId="77777777" w:rsidR="00FF3062" w:rsidRPr="00B43D8C" w:rsidRDefault="00FF3062" w:rsidP="00A342EE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Mitglied im Abiball-Komitee – Mitverantwortlich für Planung, Organisation und Durchführung von Fundraising-Aktionen (z.B. Verkaufsaktionen zur Finanzierung des Abiballs und weiterer Abschlussprojekte</w:t>
            </w:r>
          </w:p>
          <w:p w14:paraId="7090057E" w14:textId="77777777" w:rsidR="00FF3062" w:rsidRPr="0065714B" w:rsidRDefault="00FF3062" w:rsidP="00A342EE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Mitglied des Abibuch-Teams – Mitarbeit an Konzept, Gestaltung und Inhalterstellung des Abibuchs</w:t>
            </w:r>
          </w:p>
        </w:tc>
      </w:tr>
      <w:tr w:rsidR="00FF3062" w14:paraId="2066B141" w14:textId="77777777" w:rsidTr="00A342EE">
        <w:trPr>
          <w:trHeight w:val="397"/>
          <w:trPrChange w:id="33" w:author="David Döbele" w:date="2026-05-18T12:13:00Z" w16du:dateUtc="2026-05-18T10:13:00Z">
            <w:trPr>
              <w:gridAfter w:val="0"/>
              <w:trHeight w:val="397"/>
            </w:trPr>
          </w:trPrChange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  <w:tcPrChange w:id="34" w:author="David Döbele" w:date="2026-05-18T12:13:00Z" w16du:dateUtc="2026-05-18T10:13:00Z">
              <w:tcPr>
                <w:tcW w:w="1051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0EC32D4" w14:textId="77777777" w:rsidR="00FF3062" w:rsidRPr="000311AC" w:rsidRDefault="00FF3062" w:rsidP="00A342EE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 w:cs="Times New Roman (Body CS)"/>
                <w:sz w:val="26"/>
                <w:szCs w:val="26"/>
              </w:rPr>
              <w:t>Leistungssport</w:t>
            </w:r>
          </w:p>
        </w:tc>
      </w:tr>
      <w:tr w:rsidR="00FF3062" w:rsidRPr="00E55D90" w14:paraId="06B49003" w14:textId="77777777" w:rsidTr="00A342EE">
        <w:trPr>
          <w:trHeight w:val="340"/>
          <w:trPrChange w:id="35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  <w:tcPrChange w:id="36" w:author="David Döbele" w:date="2026-05-18T12:13:00Z" w16du:dateUtc="2026-05-18T10:13:00Z">
              <w:tcPr>
                <w:tcW w:w="836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EAAD3F8" w14:textId="77777777" w:rsidR="00FF3062" w:rsidRPr="00E55D90" w:rsidRDefault="00FF3062" w:rsidP="00A342EE">
            <w:pPr>
              <w:rPr>
                <w:rFonts w:ascii="Optima" w:hAnsi="Optima"/>
              </w:rPr>
            </w:pPr>
            <w:r>
              <w:rPr>
                <w:rFonts w:ascii="Optima" w:eastAsia="Optima" w:hAnsi="Optima" w:cs="Optima"/>
                <w:b/>
                <w:bCs/>
                <w:smallCaps/>
              </w:rPr>
              <w:t>1.FFC Turbine Potsdam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  <w:tcPrChange w:id="37" w:author="David Döbele" w:date="2026-05-18T12:13:00Z" w16du:dateUtc="2026-05-18T10:13:00Z">
              <w:tcPr>
                <w:tcW w:w="215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A92A444" w14:textId="77777777" w:rsidR="00FF3062" w:rsidRPr="00E55D90" w:rsidRDefault="00FF3062" w:rsidP="00A342EE">
            <w:pPr>
              <w:jc w:val="right"/>
            </w:pPr>
            <w:r>
              <w:rPr>
                <w:rFonts w:ascii="Optima" w:eastAsia="Optima" w:hAnsi="Optima" w:cs="Optima"/>
                <w:i/>
                <w:iCs/>
                <w:smallCaps/>
              </w:rPr>
              <w:t>Potsdam</w:t>
            </w:r>
          </w:p>
        </w:tc>
      </w:tr>
      <w:tr w:rsidR="00FF3062" w:rsidRPr="00E55D90" w14:paraId="444D24FA" w14:textId="77777777" w:rsidTr="00A342EE">
        <w:trPr>
          <w:trHeight w:val="57"/>
          <w:trPrChange w:id="38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8931" w:type="dxa"/>
            <w:gridSpan w:val="10"/>
            <w:vAlign w:val="bottom"/>
            <w:tcPrChange w:id="39" w:author="David Döbele" w:date="2026-05-18T12:13:00Z" w16du:dateUtc="2026-05-18T10:13:00Z">
              <w:tcPr>
                <w:tcW w:w="8931" w:type="dxa"/>
                <w:gridSpan w:val="10"/>
                <w:vAlign w:val="bottom"/>
              </w:tcPr>
            </w:tcPrChange>
          </w:tcPr>
          <w:p w14:paraId="58056542" w14:textId="145D9E68" w:rsidR="00FF3062" w:rsidRPr="00E55D90" w:rsidRDefault="00FF3062" w:rsidP="00A342EE">
            <w:r>
              <w:rPr>
                <w:rFonts w:ascii="Optima" w:eastAsia="Optima" w:hAnsi="Optima" w:cs="Optima"/>
                <w:sz w:val="18"/>
                <w:szCs w:val="18"/>
              </w:rPr>
              <w:t>Fußball-Leistungsspielerin beim Frauen-Bundesligisten Turbine Potsdam in der Nachwuchsakademie</w:t>
            </w:r>
          </w:p>
        </w:tc>
        <w:tc>
          <w:tcPr>
            <w:tcW w:w="2122" w:type="dxa"/>
            <w:gridSpan w:val="3"/>
            <w:tcPrChange w:id="40" w:author="David Döbele" w:date="2026-05-18T12:13:00Z" w16du:dateUtc="2026-05-18T10:13:00Z">
              <w:tcPr>
                <w:tcW w:w="1586" w:type="dxa"/>
              </w:tcPr>
            </w:tcPrChange>
          </w:tcPr>
          <w:p w14:paraId="620A6838" w14:textId="77777777" w:rsidR="00FF3062" w:rsidRPr="00E55D90" w:rsidRDefault="00FF3062" w:rsidP="00A342EE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07/2018 – 07/2022</w:t>
            </w:r>
          </w:p>
        </w:tc>
      </w:tr>
      <w:tr w:rsidR="00FF3062" w:rsidRPr="009D3E37" w14:paraId="4A4D08BA" w14:textId="77777777" w:rsidTr="00A342EE">
        <w:trPr>
          <w:trHeight w:val="57"/>
          <w:trPrChange w:id="41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42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5E907597" w14:textId="77777777" w:rsidR="00FF3062" w:rsidRPr="00B43D8C" w:rsidRDefault="00FF3062" w:rsidP="00A342EE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Spielerin der U15 &amp; U17 - regelmäßiges Training 8x pro Woche, davon 2x täglich</w:t>
            </w:r>
          </w:p>
          <w:p w14:paraId="66FC1BD6" w14:textId="77777777" w:rsidR="00FF3062" w:rsidRPr="00B43D8C" w:rsidRDefault="00FF3062" w:rsidP="00A342EE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Einsätze in der U17-Juniorinnen-Bundesliga</w:t>
            </w:r>
          </w:p>
          <w:p w14:paraId="70C4D5DA" w14:textId="6722F7DB" w:rsidR="00FF3062" w:rsidRPr="009D3E37" w:rsidRDefault="00FF3062" w:rsidP="00A342EE">
            <w:pPr>
              <w:pStyle w:val="Bullets"/>
              <w:rPr>
                <w:rFonts w:ascii="Optima" w:eastAsia="Optima" w:hAnsi="Optima" w:cs="Optima"/>
                <w:color w:val="000000" w:themeColor="text1"/>
                <w:sz w:val="16"/>
                <w:szCs w:val="16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>Kapitänin der Brandenburg Auswahl – Teilnahme an Auswahllehrgängen und überregionalen Turnieren z.B. DFB-</w:t>
            </w:r>
            <w:del w:id="43" w:author="David Döbele" w:date="2026-05-18T12:13:00Z" w16du:dateUtc="2026-05-18T10:13:00Z">
              <w:r w:rsidDel="00A342EE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</w:rPr>
                <w:delText>Sichtungsturnier/</w:delText>
              </w:r>
            </w:del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>Länderpokal</w:t>
            </w:r>
          </w:p>
        </w:tc>
      </w:tr>
      <w:tr w:rsidR="00FF3062" w:rsidRPr="00E55D90" w14:paraId="311A5252" w14:textId="77777777" w:rsidTr="00A342EE">
        <w:trPr>
          <w:trHeight w:val="397"/>
          <w:trPrChange w:id="44" w:author="David Döbele" w:date="2026-05-18T12:13:00Z" w16du:dateUtc="2026-05-18T10:13:00Z">
            <w:trPr>
              <w:gridAfter w:val="0"/>
              <w:trHeight w:val="397"/>
            </w:trPr>
          </w:trPrChange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  <w:tcPrChange w:id="45" w:author="David Döbele" w:date="2026-05-18T12:13:00Z" w16du:dateUtc="2026-05-18T10:13:00Z">
              <w:tcPr>
                <w:tcW w:w="1051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8549D11" w14:textId="77777777" w:rsidR="00FF3062" w:rsidRPr="000311AC" w:rsidRDefault="00FF3062" w:rsidP="00A342EE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 w:cs="Times New Roman (Body CS)"/>
                <w:sz w:val="26"/>
                <w:szCs w:val="26"/>
              </w:rPr>
              <w:t>Praxiserfahrungen</w:t>
            </w:r>
          </w:p>
        </w:tc>
      </w:tr>
      <w:tr w:rsidR="006802C0" w:rsidRPr="002A18F7" w14:paraId="01AD48F4" w14:textId="77777777" w:rsidTr="00A342EE">
        <w:trPr>
          <w:trHeight w:val="340"/>
          <w:trPrChange w:id="46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  <w:tcPrChange w:id="47" w:author="David Döbele" w:date="2026-05-18T12:13:00Z" w16du:dateUtc="2026-05-18T10:13:00Z">
              <w:tcPr>
                <w:tcW w:w="836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86A8EC" w14:textId="2AF9FCDE" w:rsidR="006802C0" w:rsidRPr="4501C97A" w:rsidRDefault="006802C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Deutsche Bank AG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  <w:tcPrChange w:id="48" w:author="David Döbele" w:date="2026-05-18T12:13:00Z" w16du:dateUtc="2026-05-18T10:13:00Z">
              <w:tcPr>
                <w:tcW w:w="215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70B2592" w14:textId="50681C15" w:rsidR="006802C0" w:rsidRPr="002A18F7" w:rsidRDefault="006802C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Frankfurt a.M.</w:t>
            </w:r>
          </w:p>
        </w:tc>
      </w:tr>
      <w:tr w:rsidR="006802C0" w:rsidRPr="002A18F7" w14:paraId="4D39EE7C" w14:textId="77777777" w:rsidTr="00A342EE">
        <w:trPr>
          <w:trHeight w:val="57"/>
          <w:trPrChange w:id="49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8364" w:type="dxa"/>
            <w:gridSpan w:val="9"/>
            <w:vAlign w:val="bottom"/>
            <w:tcPrChange w:id="50" w:author="David Döbele" w:date="2026-05-18T12:13:00Z" w16du:dateUtc="2026-05-18T10:13:00Z">
              <w:tcPr>
                <w:tcW w:w="8364" w:type="dxa"/>
                <w:gridSpan w:val="9"/>
                <w:vAlign w:val="bottom"/>
              </w:tcPr>
            </w:tcPrChange>
          </w:tcPr>
          <w:p w14:paraId="6FD4764E" w14:textId="398A5872" w:rsidR="006802C0" w:rsidRPr="4501C97A" w:rsidRDefault="006802C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Teilnehmerin am „Spring Into Banking“ Programm</w:t>
            </w:r>
          </w:p>
        </w:tc>
        <w:tc>
          <w:tcPr>
            <w:tcW w:w="2689" w:type="dxa"/>
            <w:gridSpan w:val="4"/>
            <w:vAlign w:val="bottom"/>
            <w:tcPrChange w:id="51" w:author="David Döbele" w:date="2026-05-18T12:13:00Z" w16du:dateUtc="2026-05-18T10:13:00Z">
              <w:tcPr>
                <w:tcW w:w="2153" w:type="dxa"/>
                <w:gridSpan w:val="2"/>
                <w:vAlign w:val="bottom"/>
              </w:tcPr>
            </w:tcPrChange>
          </w:tcPr>
          <w:p w14:paraId="44CB7AFC" w14:textId="0C67C8F1" w:rsidR="006802C0" w:rsidRPr="002A18F7" w:rsidRDefault="006802C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03/2026</w:t>
            </w:r>
          </w:p>
        </w:tc>
      </w:tr>
      <w:tr w:rsidR="00774502" w:rsidRPr="002A18F7" w14:paraId="7622AF01" w14:textId="77777777" w:rsidTr="006B3413">
        <w:trPr>
          <w:trHeight w:val="113"/>
          <w:trPrChange w:id="52" w:author="David Döbele" w:date="2026-05-18T12:14:00Z" w16du:dateUtc="2026-05-18T10:14:00Z">
            <w:trPr>
              <w:gridAfter w:val="0"/>
              <w:trHeight w:val="711"/>
            </w:trPr>
          </w:trPrChange>
        </w:trPr>
        <w:tc>
          <w:tcPr>
            <w:tcW w:w="11032" w:type="dxa"/>
            <w:gridSpan w:val="12"/>
            <w:vAlign w:val="bottom"/>
            <w:tcPrChange w:id="53" w:author="David Döbele" w:date="2026-05-18T12:14:00Z" w16du:dateUtc="2026-05-18T10:14:00Z">
              <w:tcPr>
                <w:tcW w:w="8364" w:type="dxa"/>
                <w:gridSpan w:val="9"/>
                <w:vAlign w:val="bottom"/>
              </w:tcPr>
            </w:tcPrChange>
          </w:tcPr>
          <w:p w14:paraId="365C27BA" w14:textId="77777777" w:rsidR="00774502" w:rsidRPr="00BF7525" w:rsidRDefault="00BF7525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proofErr w:type="spellStart"/>
            <w:r>
              <w:rPr>
                <w:rFonts w:ascii="Optima" w:hAnsi="Optima"/>
                <w:sz w:val="17"/>
                <w:szCs w:val="17"/>
                <w:lang w:val="en-GB"/>
              </w:rPr>
              <w:t>Praxiseinblicke</w:t>
            </w:r>
            <w:proofErr w:type="spellEnd"/>
            <w:r>
              <w:rPr>
                <w:rFonts w:ascii="Optima" w:hAnsi="Optima"/>
                <w:sz w:val="17"/>
                <w:szCs w:val="17"/>
                <w:lang w:val="en-GB"/>
              </w:rPr>
              <w:t xml:space="preserve"> in Corporate Finance, Equity Research und Fixed Income &amp; Currencies im Rahmen eines selektiven Investment-Banking</w:t>
            </w:r>
          </w:p>
          <w:p w14:paraId="08F54188" w14:textId="71A4473E" w:rsidR="00BF7525" w:rsidRPr="00BF7525" w:rsidRDefault="00BF7525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sz w:val="17"/>
                <w:szCs w:val="17"/>
              </w:rPr>
              <w:t>Anwendung finanzanalytischer Methoden in einer interaktiven Corporate Finance &amp; Fixed Income Case Study</w:t>
            </w:r>
            <w:r w:rsidR="00084597">
              <w:rPr>
                <w:rFonts w:ascii="Optima" w:hAnsi="Optima"/>
                <w:sz w:val="17"/>
                <w:szCs w:val="17"/>
              </w:rPr>
              <w:t xml:space="preserve"> – 1. Platz im Teamwettb</w:t>
            </w:r>
            <w:ins w:id="54" w:author="David Döbele" w:date="2026-05-18T12:14:00Z" w16du:dateUtc="2026-05-18T10:14:00Z">
              <w:r w:rsidR="006B3413">
                <w:rPr>
                  <w:rFonts w:ascii="Optima" w:hAnsi="Optima"/>
                  <w:sz w:val="17"/>
                  <w:szCs w:val="17"/>
                </w:rPr>
                <w:t>e</w:t>
              </w:r>
            </w:ins>
            <w:r w:rsidR="00084597">
              <w:rPr>
                <w:rFonts w:ascii="Optima" w:hAnsi="Optima"/>
                <w:sz w:val="17"/>
                <w:szCs w:val="17"/>
              </w:rPr>
              <w:t>werb</w:t>
            </w:r>
          </w:p>
        </w:tc>
        <w:tc>
          <w:tcPr>
            <w:tcW w:w="21" w:type="dxa"/>
            <w:vAlign w:val="bottom"/>
            <w:tcPrChange w:id="55" w:author="David Döbele" w:date="2026-05-18T12:14:00Z" w16du:dateUtc="2026-05-18T10:14:00Z">
              <w:tcPr>
                <w:tcW w:w="2153" w:type="dxa"/>
                <w:gridSpan w:val="2"/>
                <w:vAlign w:val="bottom"/>
              </w:tcPr>
            </w:tcPrChange>
          </w:tcPr>
          <w:p w14:paraId="43DFA751" w14:textId="77777777" w:rsidR="00774502" w:rsidRDefault="00774502" w:rsidP="00A342EE">
            <w:pPr>
              <w:jc w:val="right"/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</w:pPr>
          </w:p>
        </w:tc>
      </w:tr>
      <w:tr w:rsidR="00FF3062" w:rsidRPr="002A18F7" w14:paraId="1AAC657C" w14:textId="77777777" w:rsidTr="00A342EE">
        <w:trPr>
          <w:trHeight w:val="340"/>
          <w:trPrChange w:id="56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8364" w:type="dxa"/>
            <w:gridSpan w:val="9"/>
            <w:vAlign w:val="bottom"/>
            <w:tcPrChange w:id="57" w:author="David Döbele" w:date="2026-05-18T12:13:00Z" w16du:dateUtc="2026-05-18T10:13:00Z">
              <w:tcPr>
                <w:tcW w:w="8364" w:type="dxa"/>
                <w:gridSpan w:val="9"/>
                <w:vAlign w:val="bottom"/>
              </w:tcPr>
            </w:tcPrChange>
          </w:tcPr>
          <w:p w14:paraId="2A466216" w14:textId="0E1613A1" w:rsidR="00FF3062" w:rsidRPr="4501C97A" w:rsidRDefault="00B109B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Lufthansa Industry Solutions </w:t>
            </w:r>
          </w:p>
        </w:tc>
        <w:tc>
          <w:tcPr>
            <w:tcW w:w="2689" w:type="dxa"/>
            <w:gridSpan w:val="4"/>
            <w:vAlign w:val="bottom"/>
            <w:tcPrChange w:id="58" w:author="David Döbele" w:date="2026-05-18T12:13:00Z" w16du:dateUtc="2026-05-18T10:13:00Z">
              <w:tcPr>
                <w:tcW w:w="2153" w:type="dxa"/>
                <w:gridSpan w:val="2"/>
                <w:vAlign w:val="bottom"/>
              </w:tcPr>
            </w:tcPrChange>
          </w:tcPr>
          <w:p w14:paraId="692DBCAF" w14:textId="0BA58450" w:rsidR="00FF3062" w:rsidRPr="002A18F7" w:rsidRDefault="00FF3062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Hamburg, Arnstadt</w:t>
            </w:r>
          </w:p>
        </w:tc>
      </w:tr>
      <w:tr w:rsidR="00B109B0" w:rsidRPr="002A18F7" w14:paraId="2D994919" w14:textId="77777777" w:rsidTr="00A342EE">
        <w:trPr>
          <w:trHeight w:val="57"/>
          <w:trPrChange w:id="59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8364" w:type="dxa"/>
            <w:gridSpan w:val="9"/>
            <w:vAlign w:val="bottom"/>
            <w:tcPrChange w:id="60" w:author="David Döbele" w:date="2026-05-18T12:13:00Z" w16du:dateUtc="2026-05-18T10:13:00Z">
              <w:tcPr>
                <w:tcW w:w="8364" w:type="dxa"/>
                <w:gridSpan w:val="9"/>
                <w:vAlign w:val="bottom"/>
              </w:tcPr>
            </w:tcPrChange>
          </w:tcPr>
          <w:p w14:paraId="62BE0CB4" w14:textId="63669D64" w:rsidR="00B109B0" w:rsidRPr="4501C97A" w:rsidRDefault="00B109B0" w:rsidP="00A342E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Praktikantin in der IT-Beratung &amp; im Projektmanagement</w:t>
            </w:r>
          </w:p>
        </w:tc>
        <w:tc>
          <w:tcPr>
            <w:tcW w:w="2689" w:type="dxa"/>
            <w:gridSpan w:val="4"/>
            <w:vAlign w:val="bottom"/>
            <w:tcPrChange w:id="61" w:author="David Döbele" w:date="2026-05-18T12:13:00Z" w16du:dateUtc="2026-05-18T10:13:00Z">
              <w:tcPr>
                <w:tcW w:w="2153" w:type="dxa"/>
                <w:gridSpan w:val="2"/>
                <w:vAlign w:val="bottom"/>
              </w:tcPr>
            </w:tcPrChange>
          </w:tcPr>
          <w:p w14:paraId="2FFA3A3F" w14:textId="07A0567A" w:rsidR="00B109B0" w:rsidRPr="002A18F7" w:rsidRDefault="00B109B0" w:rsidP="00A342EE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06/2024 – 07/2024</w:t>
            </w:r>
          </w:p>
        </w:tc>
      </w:tr>
      <w:tr w:rsidR="00B109B0" w:rsidRPr="0065714B" w14:paraId="2A7E4DBF" w14:textId="77777777" w:rsidTr="00A342EE">
        <w:trPr>
          <w:trHeight w:val="340"/>
          <w:trPrChange w:id="62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10348" w:type="dxa"/>
            <w:gridSpan w:val="11"/>
            <w:vAlign w:val="bottom"/>
            <w:tcPrChange w:id="63" w:author="David Döbele" w:date="2026-05-18T12:13:00Z" w16du:dateUtc="2026-05-18T10:13:00Z">
              <w:tcPr>
                <w:tcW w:w="8364" w:type="dxa"/>
                <w:gridSpan w:val="9"/>
                <w:vAlign w:val="bottom"/>
              </w:tcPr>
            </w:tcPrChange>
          </w:tcPr>
          <w:p w14:paraId="5816999D" w14:textId="77777777" w:rsidR="00B109B0" w:rsidRPr="00B43D8C" w:rsidRDefault="00B109B0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Unterstützung bei Implementierung und Rollout von SAP-/ERP-Systemen</w:t>
            </w:r>
          </w:p>
          <w:p w14:paraId="76100D40" w14:textId="77777777" w:rsidR="00B109B0" w:rsidRPr="00B43D8C" w:rsidRDefault="00B109B0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Durchführung von Integrationstests zur Sicherstellung der Systemkompatibilität</w:t>
            </w:r>
          </w:p>
          <w:p w14:paraId="60D93BB2" w14:textId="77777777" w:rsidR="00B109B0" w:rsidRPr="00B43D8C" w:rsidRDefault="00B109B0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Analyse und Dokumentation bereichsübergreifender Systemarchitekturen</w:t>
            </w:r>
          </w:p>
          <w:p w14:paraId="08D407A4" w14:textId="4BFA3AD2" w:rsidR="00B109B0" w:rsidRPr="00B43D8C" w:rsidDel="00A342EE" w:rsidRDefault="00B109B0" w:rsidP="00A342EE">
            <w:pPr>
              <w:pStyle w:val="Bullets"/>
              <w:numPr>
                <w:ilvl w:val="0"/>
                <w:numId w:val="28"/>
              </w:numPr>
              <w:rPr>
                <w:del w:id="64" w:author="David Döbele" w:date="2026-05-18T12:13:00Z" w16du:dateUtc="2026-05-18T10:13:00Z"/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Enge Zusammenarbeit mit IT-Consultants in Projektteams</w:t>
            </w:r>
            <w:ins w:id="65" w:author="David Döbele" w:date="2026-05-18T12:13:00Z" w16du:dateUtc="2026-05-18T10:13:00Z">
              <w:r w:rsidR="00A342EE">
                <w:rPr>
                  <w:rFonts w:ascii="Optima" w:eastAsia="Optima" w:hAnsi="Optima" w:cs="Optima"/>
                  <w:color w:val="000000" w:themeColor="text1"/>
                  <w:sz w:val="17"/>
                  <w:szCs w:val="17"/>
                  <w:lang w:val="de-AT"/>
                </w:rPr>
                <w:t xml:space="preserve"> und </w:t>
              </w:r>
            </w:ins>
          </w:p>
          <w:p w14:paraId="51694D8F" w14:textId="4935C83D" w:rsidR="00B109B0" w:rsidRPr="00A342EE" w:rsidRDefault="00B109B0" w:rsidP="00A342EE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</w:pPr>
            <w:r w:rsidRPr="00A342EE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Mitwirkung in Projektplanung und –</w:t>
            </w:r>
            <w:proofErr w:type="spellStart"/>
            <w:r w:rsidRPr="00A342EE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steuerung</w:t>
            </w:r>
            <w:proofErr w:type="spellEnd"/>
          </w:p>
        </w:tc>
        <w:tc>
          <w:tcPr>
            <w:tcW w:w="705" w:type="dxa"/>
            <w:gridSpan w:val="2"/>
            <w:vAlign w:val="bottom"/>
            <w:tcPrChange w:id="66" w:author="David Döbele" w:date="2026-05-18T12:13:00Z" w16du:dateUtc="2026-05-18T10:13:00Z">
              <w:tcPr>
                <w:tcW w:w="2153" w:type="dxa"/>
                <w:gridSpan w:val="2"/>
                <w:vAlign w:val="bottom"/>
              </w:tcPr>
            </w:tcPrChange>
          </w:tcPr>
          <w:p w14:paraId="4FD1462F" w14:textId="77777777" w:rsidR="00B109B0" w:rsidRPr="0065714B" w:rsidRDefault="00B109B0" w:rsidP="00A342EE">
            <w:pPr>
              <w:jc w:val="right"/>
              <w:rPr>
                <w:rFonts w:ascii="Optima" w:hAnsi="Optima"/>
                <w:i/>
                <w:iCs/>
                <w:smallCaps/>
                <w:sz w:val="18"/>
                <w:szCs w:val="18"/>
              </w:rPr>
            </w:pPr>
          </w:p>
        </w:tc>
      </w:tr>
      <w:tr w:rsidR="00B109B0" w:rsidRPr="00E55D90" w14:paraId="2BD5DE25" w14:textId="77777777" w:rsidTr="00A342EE">
        <w:trPr>
          <w:trHeight w:val="397"/>
          <w:trPrChange w:id="67" w:author="David Döbele" w:date="2026-05-18T12:13:00Z" w16du:dateUtc="2026-05-18T10:13:00Z">
            <w:trPr>
              <w:gridAfter w:val="0"/>
              <w:trHeight w:val="397"/>
            </w:trPr>
          </w:trPrChange>
        </w:trPr>
        <w:tc>
          <w:tcPr>
            <w:tcW w:w="11053" w:type="dxa"/>
            <w:gridSpan w:val="13"/>
            <w:tcBorders>
              <w:top w:val="single" w:sz="4" w:space="0" w:color="FFFFFF"/>
              <w:bottom w:val="single" w:sz="4" w:space="0" w:color="auto"/>
            </w:tcBorders>
            <w:vAlign w:val="bottom"/>
            <w:tcPrChange w:id="68" w:author="David Döbele" w:date="2026-05-18T12:13:00Z" w16du:dateUtc="2026-05-18T10:13:00Z">
              <w:tcPr>
                <w:tcW w:w="10517" w:type="dxa"/>
                <w:gridSpan w:val="11"/>
                <w:tcBorders>
                  <w:top w:val="single" w:sz="4" w:space="0" w:color="FFFFFF"/>
                  <w:bottom w:val="single" w:sz="4" w:space="0" w:color="auto"/>
                </w:tcBorders>
                <w:vAlign w:val="bottom"/>
              </w:tcPr>
            </w:tcPrChange>
          </w:tcPr>
          <w:p w14:paraId="4A79559A" w14:textId="77777777" w:rsidR="00B109B0" w:rsidRPr="00E55D90" w:rsidRDefault="00B109B0" w:rsidP="00A342EE">
            <w:pPr>
              <w:pStyle w:val="BERSCHRIFT"/>
              <w:jc w:val="center"/>
              <w:rPr>
                <w:rFonts w:ascii="Optima" w:hAnsi="Optima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Optima" w:hAnsi="Optima"/>
                <w:sz w:val="26"/>
                <w:szCs w:val="26"/>
              </w:rPr>
              <w:t>Ausseruniversitäres</w:t>
            </w:r>
            <w:proofErr w:type="spellEnd"/>
            <w:r>
              <w:rPr>
                <w:rFonts w:ascii="Optima" w:hAnsi="Optima"/>
                <w:sz w:val="26"/>
                <w:szCs w:val="26"/>
              </w:rPr>
              <w:t xml:space="preserve"> Engagement</w:t>
            </w:r>
          </w:p>
        </w:tc>
      </w:tr>
      <w:tr w:rsidR="00BF0C12" w:rsidRPr="002A18F7" w14:paraId="1779BB7B" w14:textId="77777777" w:rsidTr="00A342EE">
        <w:trPr>
          <w:trHeight w:val="54"/>
          <w:trPrChange w:id="69" w:author="David Döbele" w:date="2026-05-18T12:13:00Z" w16du:dateUtc="2026-05-18T10:13:00Z">
            <w:trPr>
              <w:gridAfter w:val="0"/>
              <w:trHeight w:val="54"/>
            </w:trPr>
          </w:trPrChange>
        </w:trPr>
        <w:tc>
          <w:tcPr>
            <w:tcW w:w="5601" w:type="dxa"/>
            <w:gridSpan w:val="3"/>
            <w:tcBorders>
              <w:top w:val="single" w:sz="4" w:space="0" w:color="auto"/>
            </w:tcBorders>
            <w:vAlign w:val="bottom"/>
            <w:tcPrChange w:id="70" w:author="David Döbele" w:date="2026-05-18T12:13:00Z" w16du:dateUtc="2026-05-18T10:13:00Z">
              <w:tcPr>
                <w:tcW w:w="5601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D8F584D" w14:textId="5016E50F" w:rsidR="00BF0C12" w:rsidRDefault="00BF0C12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180 Degrees Consulting</w:t>
            </w:r>
          </w:p>
        </w:tc>
        <w:tc>
          <w:tcPr>
            <w:tcW w:w="5452" w:type="dxa"/>
            <w:gridSpan w:val="10"/>
            <w:tcBorders>
              <w:top w:val="single" w:sz="4" w:space="0" w:color="auto"/>
            </w:tcBorders>
            <w:vAlign w:val="bottom"/>
            <w:tcPrChange w:id="71" w:author="David Döbele" w:date="2026-05-18T12:13:00Z" w16du:dateUtc="2026-05-18T10:13:00Z">
              <w:tcPr>
                <w:tcW w:w="4916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F3B7810" w14:textId="2FDFA8DD" w:rsidR="00BF0C12" w:rsidRPr="002A18F7" w:rsidRDefault="00BF0C12" w:rsidP="00A342EE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München</w:t>
            </w:r>
          </w:p>
        </w:tc>
      </w:tr>
      <w:tr w:rsidR="00272A08" w14:paraId="1A2B3C01" w14:textId="77777777" w:rsidTr="00A342EE">
        <w:trPr>
          <w:trHeight w:val="57"/>
          <w:trPrChange w:id="72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73" w:author="David Döbele" w:date="2026-05-18T12:13:00Z" w16du:dateUtc="2026-05-18T10:13:00Z">
              <w:tcPr>
                <w:tcW w:w="6588" w:type="dxa"/>
                <w:gridSpan w:val="5"/>
                <w:vAlign w:val="bottom"/>
              </w:tcPr>
            </w:tcPrChange>
          </w:tcPr>
          <w:p w14:paraId="1A2B3C02" w14:textId="77777777" w:rsidR="00272A08" w:rsidRDefault="00000000" w:rsidP="00A342EE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Student Consultant</w:t>
            </w:r>
          </w:p>
        </w:tc>
        <w:tc>
          <w:tcPr>
            <w:tcW w:w="4465" w:type="dxa"/>
            <w:gridSpan w:val="8"/>
            <w:vAlign w:val="bottom"/>
            <w:tcPrChange w:id="74" w:author="David Döbele" w:date="2026-05-18T12:13:00Z" w16du:dateUtc="2026-05-18T10:13:00Z">
              <w:tcPr>
                <w:tcW w:w="3929" w:type="dxa"/>
                <w:gridSpan w:val="6"/>
                <w:vAlign w:val="bottom"/>
              </w:tcPr>
            </w:tcPrChange>
          </w:tcPr>
          <w:p w14:paraId="1A2B3C03" w14:textId="77777777" w:rsidR="00272A08" w:rsidRDefault="00000000" w:rsidP="00A342EE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05/2026 – heute</w:t>
            </w:r>
          </w:p>
        </w:tc>
      </w:tr>
      <w:tr w:rsidR="00272A08" w14:paraId="1A2B3C04" w14:textId="77777777" w:rsidTr="00A342EE">
        <w:trPr>
          <w:trHeight w:val="57"/>
          <w:trPrChange w:id="75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76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1A2B3C05" w14:textId="275F969A" w:rsidR="00272A08" w:rsidRPr="00084597" w:rsidRDefault="00B7712F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Strategische Beratung von Non-Profit-Organisationen zur Stärkung sozialer und nachhaltiger Wirkung</w:t>
            </w:r>
          </w:p>
          <w:p w14:paraId="1A2B3C06" w14:textId="0B785999" w:rsidR="00272A08" w:rsidRDefault="00B7712F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Entwicklung eines Impact Measurement &amp; Management Framework für ein Agri-Fintech-Unternehmen in Kambodscha</w:t>
            </w:r>
          </w:p>
        </w:tc>
      </w:tr>
      <w:tr w:rsidR="00272A08" w14:paraId="1A2B3C07" w14:textId="77777777" w:rsidTr="00A342EE">
        <w:trPr>
          <w:trHeight w:val="340"/>
          <w:trPrChange w:id="77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5601" w:type="dxa"/>
            <w:gridSpan w:val="3"/>
            <w:vAlign w:val="bottom"/>
            <w:tcPrChange w:id="78" w:author="David Döbele" w:date="2026-05-18T12:13:00Z" w16du:dateUtc="2026-05-18T10:13:00Z">
              <w:tcPr>
                <w:tcW w:w="5601" w:type="dxa"/>
                <w:gridSpan w:val="3"/>
                <w:vAlign w:val="bottom"/>
              </w:tcPr>
            </w:tcPrChange>
          </w:tcPr>
          <w:p w14:paraId="1A2B3C08" w14:textId="77777777" w:rsidR="00272A08" w:rsidRDefault="00000000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TU Investment Club</w:t>
            </w:r>
          </w:p>
        </w:tc>
        <w:tc>
          <w:tcPr>
            <w:tcW w:w="5452" w:type="dxa"/>
            <w:gridSpan w:val="10"/>
            <w:vAlign w:val="bottom"/>
            <w:tcPrChange w:id="79" w:author="David Döbele" w:date="2026-05-18T12:13:00Z" w16du:dateUtc="2026-05-18T10:13:00Z">
              <w:tcPr>
                <w:tcW w:w="4916" w:type="dxa"/>
                <w:gridSpan w:val="8"/>
                <w:vAlign w:val="bottom"/>
              </w:tcPr>
            </w:tcPrChange>
          </w:tcPr>
          <w:p w14:paraId="1A2B3C09" w14:textId="77777777" w:rsidR="00272A08" w:rsidRDefault="00000000" w:rsidP="00A342EE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München</w:t>
            </w:r>
          </w:p>
        </w:tc>
      </w:tr>
      <w:tr w:rsidR="00272A08" w14:paraId="1A2B3C10" w14:textId="77777777" w:rsidTr="00A342EE">
        <w:trPr>
          <w:trHeight w:val="57"/>
          <w:trPrChange w:id="80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81" w:author="David Döbele" w:date="2026-05-18T12:13:00Z" w16du:dateUtc="2026-05-18T10:13:00Z">
              <w:tcPr>
                <w:tcW w:w="6588" w:type="dxa"/>
                <w:gridSpan w:val="5"/>
                <w:vAlign w:val="bottom"/>
              </w:tcPr>
            </w:tcPrChange>
          </w:tcPr>
          <w:p w14:paraId="1A2B3C11" w14:textId="54C2F8BD" w:rsidR="00272A08" w:rsidRDefault="00000000" w:rsidP="00A342EE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Analyst Trainee</w:t>
            </w:r>
          </w:p>
        </w:tc>
        <w:tc>
          <w:tcPr>
            <w:tcW w:w="4465" w:type="dxa"/>
            <w:gridSpan w:val="8"/>
            <w:vAlign w:val="bottom"/>
            <w:tcPrChange w:id="82" w:author="David Döbele" w:date="2026-05-18T12:13:00Z" w16du:dateUtc="2026-05-18T10:13:00Z">
              <w:tcPr>
                <w:tcW w:w="3929" w:type="dxa"/>
                <w:gridSpan w:val="6"/>
                <w:vAlign w:val="bottom"/>
              </w:tcPr>
            </w:tcPrChange>
          </w:tcPr>
          <w:p w14:paraId="1A2B3C12" w14:textId="77777777" w:rsidR="00272A08" w:rsidRDefault="00000000" w:rsidP="00A342EE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05/2026 – heute</w:t>
            </w:r>
          </w:p>
        </w:tc>
      </w:tr>
      <w:tr w:rsidR="00272A08" w14:paraId="1A2B3C13" w14:textId="77777777" w:rsidTr="00A342EE">
        <w:trPr>
          <w:trHeight w:val="57"/>
          <w:trPrChange w:id="83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84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1A2B3C14" w14:textId="5EDC5957" w:rsidR="00272A08" w:rsidRPr="00084597" w:rsidRDefault="00000000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Analyse von Aktien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sowie Erstellung von DCF-Bewertungen und Investitionshypothesen für DACH-Unternehmen</w:t>
            </w:r>
          </w:p>
          <w:p w14:paraId="1A2B3C15" w14:textId="7A9982F6" w:rsidR="00272A08" w:rsidRDefault="00000000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Präsentation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und Diskussion von</w:t>
            </w: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 Investmentideen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im Rahmen des Clubportfolios</w:t>
            </w:r>
            <w:r w:rsidR="00084597"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  <w:t xml:space="preserve"> </w:t>
            </w:r>
          </w:p>
        </w:tc>
      </w:tr>
      <w:tr w:rsidR="00BF0C12" w:rsidRPr="002A18F7" w14:paraId="3AAE8718" w14:textId="77777777" w:rsidTr="00A342EE">
        <w:trPr>
          <w:trHeight w:val="340"/>
          <w:trPrChange w:id="85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5601" w:type="dxa"/>
            <w:gridSpan w:val="3"/>
            <w:vAlign w:val="bottom"/>
            <w:tcPrChange w:id="86" w:author="David Döbele" w:date="2026-05-18T12:13:00Z" w16du:dateUtc="2026-05-18T10:13:00Z">
              <w:tcPr>
                <w:tcW w:w="5601" w:type="dxa"/>
                <w:gridSpan w:val="3"/>
                <w:vAlign w:val="bottom"/>
              </w:tcPr>
            </w:tcPrChange>
          </w:tcPr>
          <w:p w14:paraId="46B80C2E" w14:textId="6B720A34" w:rsidR="00BF0C12" w:rsidRPr="00E55D90" w:rsidRDefault="00BF0C12" w:rsidP="00A342EE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Mentoring</w:t>
            </w:r>
          </w:p>
        </w:tc>
        <w:tc>
          <w:tcPr>
            <w:tcW w:w="5452" w:type="dxa"/>
            <w:gridSpan w:val="10"/>
            <w:vAlign w:val="bottom"/>
            <w:tcPrChange w:id="87" w:author="David Döbele" w:date="2026-05-18T12:13:00Z" w16du:dateUtc="2026-05-18T10:13:00Z">
              <w:tcPr>
                <w:tcW w:w="4916" w:type="dxa"/>
                <w:gridSpan w:val="8"/>
                <w:vAlign w:val="bottom"/>
              </w:tcPr>
            </w:tcPrChange>
          </w:tcPr>
          <w:p w14:paraId="1DB81947" w14:textId="6D143026" w:rsidR="00BF0C12" w:rsidRPr="002A18F7" w:rsidRDefault="00BF0C12" w:rsidP="00A342EE">
            <w:pPr>
              <w:pStyle w:val="Ort"/>
              <w:rPr>
                <w:sz w:val="22"/>
              </w:rPr>
            </w:pPr>
            <w:r>
              <w:rPr>
                <w:rFonts w:ascii="Optima" w:hAnsi="Optima"/>
                <w:sz w:val="22"/>
              </w:rPr>
              <w:t>Hamburg, Potsdam</w:t>
            </w:r>
          </w:p>
        </w:tc>
      </w:tr>
      <w:tr w:rsidR="00BF0C12" w:rsidRPr="00E55D90" w14:paraId="55C2698A" w14:textId="77777777" w:rsidTr="00A342EE">
        <w:trPr>
          <w:trHeight w:val="57"/>
          <w:trPrChange w:id="88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89" w:author="David Döbele" w:date="2026-05-18T12:13:00Z" w16du:dateUtc="2026-05-18T10:13:00Z">
              <w:tcPr>
                <w:tcW w:w="6588" w:type="dxa"/>
                <w:gridSpan w:val="5"/>
                <w:vAlign w:val="bottom"/>
              </w:tcPr>
            </w:tcPrChange>
          </w:tcPr>
          <w:p w14:paraId="54817670" w14:textId="724354D0" w:rsidR="00BF0C12" w:rsidRPr="00E55D90" w:rsidRDefault="00BF0C12" w:rsidP="00A342EE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 xml:space="preserve">Freiwillige, eigenständige Unterstützung von jungen Spielerinnen nach Verletzungen </w:t>
            </w:r>
          </w:p>
        </w:tc>
        <w:tc>
          <w:tcPr>
            <w:tcW w:w="4465" w:type="dxa"/>
            <w:gridSpan w:val="8"/>
            <w:vAlign w:val="bottom"/>
            <w:tcPrChange w:id="90" w:author="David Döbele" w:date="2026-05-18T12:13:00Z" w16du:dateUtc="2026-05-18T10:13:00Z">
              <w:tcPr>
                <w:tcW w:w="3929" w:type="dxa"/>
                <w:gridSpan w:val="6"/>
                <w:vAlign w:val="bottom"/>
              </w:tcPr>
            </w:tcPrChange>
          </w:tcPr>
          <w:p w14:paraId="05A994E9" w14:textId="168ACAE6" w:rsidR="00BF0C12" w:rsidRPr="00E55D90" w:rsidRDefault="00BF0C12" w:rsidP="00A342EE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07/2021– heute</w:t>
            </w:r>
          </w:p>
        </w:tc>
      </w:tr>
      <w:tr w:rsidR="00BF0C12" w:rsidRPr="00436050" w14:paraId="79B16247" w14:textId="77777777" w:rsidTr="00A342EE">
        <w:trPr>
          <w:trHeight w:val="57"/>
          <w:trPrChange w:id="91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92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2FBEC1C1" w14:textId="3128B554" w:rsidR="00BF0C12" w:rsidRPr="001F12CE" w:rsidDel="00A342EE" w:rsidRDefault="00BF0C12" w:rsidP="00A342EE">
            <w:pPr>
              <w:pStyle w:val="Beschreibung"/>
              <w:numPr>
                <w:ilvl w:val="0"/>
                <w:numId w:val="26"/>
              </w:numPr>
              <w:rPr>
                <w:del w:id="93" w:author="David Döbele" w:date="2026-05-18T12:13:00Z" w16du:dateUtc="2026-05-18T10:13:00Z"/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  <w:t xml:space="preserve">Begleitung während der physischen und mentalen Rehabilitation </w:t>
            </w:r>
            <w:ins w:id="94" w:author="David Döbele" w:date="2026-05-18T12:13:00Z" w16du:dateUtc="2026-05-18T10:13:00Z">
              <w:r w:rsidR="00A342EE">
                <w:rPr>
                  <w:rFonts w:ascii="Optima" w:eastAsia="Optima" w:hAnsi="Optima" w:cs="Optima"/>
                  <w:i/>
                  <w:iCs/>
                  <w:color w:val="000000" w:themeColor="text1"/>
                  <w:sz w:val="17"/>
                  <w:szCs w:val="17"/>
                  <w:lang w:val="de-AT"/>
                </w:rPr>
                <w:t xml:space="preserve">sowie </w:t>
              </w:r>
            </w:ins>
          </w:p>
          <w:p w14:paraId="23406D64" w14:textId="26065541" w:rsidR="00BF0C12" w:rsidRPr="00A342EE" w:rsidRDefault="00BF0C12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 w:rsidRPr="00A342EE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Stärkung von Selbstvertrauen und Motivation </w:t>
            </w:r>
          </w:p>
        </w:tc>
      </w:tr>
      <w:tr w:rsidR="00BF0C12" w:rsidRPr="002A18F7" w14:paraId="42A91C90" w14:textId="77777777" w:rsidTr="00A342EE">
        <w:trPr>
          <w:trHeight w:val="340"/>
          <w:trPrChange w:id="95" w:author="David Döbele" w:date="2026-05-18T12:13:00Z" w16du:dateUtc="2026-05-18T10:13:00Z">
            <w:trPr>
              <w:gridAfter w:val="0"/>
              <w:trHeight w:val="340"/>
            </w:trPr>
          </w:trPrChange>
        </w:trPr>
        <w:tc>
          <w:tcPr>
            <w:tcW w:w="8931" w:type="dxa"/>
            <w:gridSpan w:val="10"/>
            <w:vAlign w:val="bottom"/>
            <w:tcPrChange w:id="96" w:author="David Döbele" w:date="2026-05-18T12:13:00Z" w16du:dateUtc="2026-05-18T10:13:00Z">
              <w:tcPr>
                <w:tcW w:w="8931" w:type="dxa"/>
                <w:gridSpan w:val="10"/>
                <w:vAlign w:val="bottom"/>
              </w:tcPr>
            </w:tcPrChange>
          </w:tcPr>
          <w:p w14:paraId="25142C8A" w14:textId="3B57DB47" w:rsidR="00BF0C12" w:rsidRPr="00E55D90" w:rsidRDefault="00BF0C12" w:rsidP="00A342E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smallCaps/>
              </w:rPr>
            </w:pPr>
            <w:r>
              <w:rPr>
                <w:rFonts w:ascii="Optima" w:hAnsi="Optima"/>
                <w:b/>
                <w:bCs/>
                <w:i w:val="0"/>
                <w:iCs w:val="0"/>
                <w:smallCaps/>
              </w:rPr>
              <w:t xml:space="preserve">Freiwillige Nachhilfe </w:t>
            </w:r>
          </w:p>
        </w:tc>
        <w:tc>
          <w:tcPr>
            <w:tcW w:w="2122" w:type="dxa"/>
            <w:gridSpan w:val="3"/>
            <w:vAlign w:val="bottom"/>
            <w:tcPrChange w:id="97" w:author="David Döbele" w:date="2026-05-18T12:13:00Z" w16du:dateUtc="2026-05-18T10:13:00Z">
              <w:tcPr>
                <w:tcW w:w="1586" w:type="dxa"/>
                <w:vAlign w:val="bottom"/>
              </w:tcPr>
            </w:tcPrChange>
          </w:tcPr>
          <w:p w14:paraId="11FD6F72" w14:textId="3A8824C8" w:rsidR="00BF0C12" w:rsidRPr="002A18F7" w:rsidRDefault="00BF0C12" w:rsidP="00A34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>
              <w:rPr>
                <w:rFonts w:ascii="Optima" w:hAnsi="Optima"/>
                <w:smallCaps/>
              </w:rPr>
              <w:t>Hamburg</w:t>
            </w:r>
          </w:p>
        </w:tc>
      </w:tr>
      <w:tr w:rsidR="00BF0C12" w:rsidRPr="00E55D90" w14:paraId="0BDFB8E2" w14:textId="77777777" w:rsidTr="00A342EE">
        <w:trPr>
          <w:trHeight w:val="57"/>
          <w:trPrChange w:id="98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7168" w:type="dxa"/>
            <w:gridSpan w:val="7"/>
            <w:vAlign w:val="bottom"/>
            <w:tcPrChange w:id="99" w:author="David Döbele" w:date="2026-05-18T12:13:00Z" w16du:dateUtc="2026-05-18T10:13:00Z">
              <w:tcPr>
                <w:tcW w:w="7168" w:type="dxa"/>
                <w:gridSpan w:val="7"/>
                <w:vAlign w:val="bottom"/>
              </w:tcPr>
            </w:tcPrChange>
          </w:tcPr>
          <w:p w14:paraId="6CB9AA55" w14:textId="6ECAAEF5" w:rsidR="00BF0C12" w:rsidRPr="00E55D90" w:rsidRDefault="00BF0C12" w:rsidP="00A342EE">
            <w:pPr>
              <w:rPr>
                <w:rFonts w:ascii="Optima" w:eastAsia="Optima" w:hAnsi="Optima" w:cs="Optima"/>
                <w:sz w:val="18"/>
                <w:szCs w:val="18"/>
                <w:lang w:val="de-AT"/>
              </w:rPr>
            </w:pPr>
            <w:r>
              <w:rPr>
                <w:rFonts w:ascii="Optima" w:eastAsia="Optima" w:hAnsi="Optima" w:cs="Optima"/>
                <w:sz w:val="18"/>
                <w:szCs w:val="18"/>
                <w:lang w:val="de-AT"/>
              </w:rPr>
              <w:t>Eigenständige Unterstützung Schüler: innen</w:t>
            </w:r>
          </w:p>
        </w:tc>
        <w:tc>
          <w:tcPr>
            <w:tcW w:w="3885" w:type="dxa"/>
            <w:gridSpan w:val="6"/>
            <w:vAlign w:val="bottom"/>
            <w:tcPrChange w:id="100" w:author="David Döbele" w:date="2026-05-18T12:13:00Z" w16du:dateUtc="2026-05-18T10:13:00Z">
              <w:tcPr>
                <w:tcW w:w="3349" w:type="dxa"/>
                <w:gridSpan w:val="4"/>
                <w:vAlign w:val="bottom"/>
              </w:tcPr>
            </w:tcPrChange>
          </w:tcPr>
          <w:p w14:paraId="29C87FE8" w14:textId="0970164A" w:rsidR="00BF0C12" w:rsidRPr="00E55D90" w:rsidRDefault="00BF0C12" w:rsidP="00A34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  <w:t>08/2022 – 07/2025</w:t>
            </w:r>
          </w:p>
        </w:tc>
      </w:tr>
      <w:tr w:rsidR="00BF0C12" w:rsidRPr="00E55D90" w14:paraId="162EC2E7" w14:textId="77777777" w:rsidTr="00A342EE">
        <w:trPr>
          <w:trHeight w:val="57"/>
          <w:trPrChange w:id="101" w:author="David Döbele" w:date="2026-05-18T12:13:00Z" w16du:dateUtc="2026-05-18T10:13:00Z">
            <w:trPr>
              <w:gridAfter w:val="0"/>
              <w:trHeight w:val="57"/>
            </w:trPr>
          </w:trPrChange>
        </w:trPr>
        <w:tc>
          <w:tcPr>
            <w:tcW w:w="11053" w:type="dxa"/>
            <w:gridSpan w:val="13"/>
            <w:vAlign w:val="bottom"/>
            <w:tcPrChange w:id="102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12A74B7B" w14:textId="77777777" w:rsidR="00BF0C12" w:rsidRPr="00B43D8C" w:rsidRDefault="00BF0C12" w:rsidP="00A342EE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Vermittlung fachübergreifender Inhalte mit Schwerpunkt auf Mathematik und Englisch</w:t>
            </w:r>
          </w:p>
          <w:p w14:paraId="28F6913E" w14:textId="37076907" w:rsidR="00BF0C12" w:rsidRPr="00E55D90" w:rsidRDefault="00BF0C12" w:rsidP="00A342EE">
            <w:pPr>
              <w:pStyle w:val="Beschreibung"/>
              <w:numPr>
                <w:ilvl w:val="0"/>
                <w:numId w:val="26"/>
              </w:numPr>
              <w:rPr>
                <w:rFonts w:ascii="Optima" w:hAnsi="Optima"/>
                <w:i/>
                <w:iCs/>
                <w:sz w:val="16"/>
                <w:szCs w:val="16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Unterstützung bei der gezielten Vorbereitung auf bevorstehende Klausuren</w:t>
            </w:r>
          </w:p>
        </w:tc>
      </w:tr>
      <w:tr w:rsidR="00BF0C12" w:rsidRPr="00E55D90" w14:paraId="3375C2FF" w14:textId="77777777" w:rsidTr="00A342EE">
        <w:trPr>
          <w:trHeight w:val="397"/>
          <w:trPrChange w:id="103" w:author="David Döbele" w:date="2026-05-18T12:13:00Z" w16du:dateUtc="2026-05-18T10:13:00Z">
            <w:trPr>
              <w:gridAfter w:val="0"/>
              <w:trHeight w:val="397"/>
            </w:trPr>
          </w:trPrChange>
        </w:trPr>
        <w:tc>
          <w:tcPr>
            <w:tcW w:w="11053" w:type="dxa"/>
            <w:gridSpan w:val="13"/>
            <w:tcBorders>
              <w:bottom w:val="single" w:sz="4" w:space="0" w:color="auto"/>
            </w:tcBorders>
            <w:vAlign w:val="bottom"/>
            <w:tcPrChange w:id="104" w:author="David Döbele" w:date="2026-05-18T12:13:00Z" w16du:dateUtc="2026-05-18T10:13:00Z">
              <w:tcPr>
                <w:tcW w:w="10517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AF7E76B" w14:textId="77777777" w:rsidR="00BF0C12" w:rsidRPr="00E55D90" w:rsidRDefault="00BF0C12" w:rsidP="00A342EE">
            <w:pPr>
              <w:pStyle w:val="BERSCHRIFT"/>
              <w:jc w:val="center"/>
              <w:rPr>
                <w:rFonts w:ascii="Optima" w:hAnsi="Optima"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Optima" w:eastAsia="Optima" w:hAnsi="Optima" w:cs="Optima"/>
                <w:sz w:val="26"/>
                <w:szCs w:val="26"/>
              </w:rPr>
              <w:t>Fähigkeiten &amp; Interessen</w:t>
            </w:r>
          </w:p>
        </w:tc>
      </w:tr>
      <w:tr w:rsidR="00BF0C12" w:rsidRPr="0065714B" w14:paraId="1D91A329" w14:textId="77777777" w:rsidTr="00A342EE">
        <w:trPr>
          <w:trHeight w:val="283"/>
          <w:trPrChange w:id="105" w:author="David Döbele" w:date="2026-05-18T12:13:00Z" w16du:dateUtc="2026-05-18T10:13:00Z">
            <w:trPr>
              <w:gridAfter w:val="0"/>
              <w:trHeight w:val="283"/>
            </w:trPr>
          </w:trPrChange>
        </w:trPr>
        <w:tc>
          <w:tcPr>
            <w:tcW w:w="1276" w:type="dxa"/>
            <w:tcBorders>
              <w:top w:val="single" w:sz="4" w:space="0" w:color="auto"/>
            </w:tcBorders>
            <w:vAlign w:val="bottom"/>
            <w:tcPrChange w:id="106" w:author="David Döbele" w:date="2026-05-18T12:13:00Z" w16du:dateUtc="2026-05-18T10:13:00Z">
              <w:tcPr>
                <w:tcW w:w="127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7C68348" w14:textId="77777777" w:rsidR="00BF0C12" w:rsidRPr="00B43D8C" w:rsidRDefault="00BF0C12" w:rsidP="00A342EE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t>Sprachen:</w:t>
            </w:r>
          </w:p>
        </w:tc>
        <w:tc>
          <w:tcPr>
            <w:tcW w:w="9777" w:type="dxa"/>
            <w:gridSpan w:val="12"/>
            <w:tcBorders>
              <w:top w:val="single" w:sz="4" w:space="0" w:color="auto"/>
            </w:tcBorders>
            <w:vAlign w:val="bottom"/>
            <w:tcPrChange w:id="107" w:author="David Döbele" w:date="2026-05-18T12:13:00Z" w16du:dateUtc="2026-05-18T10:13:00Z">
              <w:tcPr>
                <w:tcW w:w="9241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5A74869" w14:textId="1E875DCA" w:rsidR="00BF0C12" w:rsidRPr="00B43D8C" w:rsidRDefault="00BF0C12" w:rsidP="00A342EE">
            <w:pP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Deutsch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(Muttersprache)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, Englisch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(fließend)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, Portugiesisch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(Muttersprache), Spanisch (grundlegend)</w:t>
            </w:r>
          </w:p>
        </w:tc>
      </w:tr>
      <w:tr w:rsidR="00BF0C12" w:rsidRPr="0065714B" w14:paraId="106EA903" w14:textId="77777777" w:rsidTr="00A342EE">
        <w:trPr>
          <w:trHeight w:val="510"/>
          <w:trPrChange w:id="108" w:author="David Döbele" w:date="2026-05-18T12:13:00Z" w16du:dateUtc="2026-05-18T10:13:00Z">
            <w:trPr>
              <w:gridAfter w:val="0"/>
              <w:trHeight w:val="510"/>
            </w:trPr>
          </w:trPrChange>
        </w:trPr>
        <w:tc>
          <w:tcPr>
            <w:tcW w:w="1276" w:type="dxa"/>
            <w:vAlign w:val="bottom"/>
            <w:tcPrChange w:id="109" w:author="David Döbele" w:date="2026-05-18T12:13:00Z" w16du:dateUtc="2026-05-18T10:13:00Z">
              <w:tcPr>
                <w:tcW w:w="1276" w:type="dxa"/>
                <w:vAlign w:val="bottom"/>
              </w:tcPr>
            </w:tcPrChange>
          </w:tcPr>
          <w:p w14:paraId="772D2C84" w14:textId="77777777" w:rsidR="00BF0C12" w:rsidRPr="00B43D8C" w:rsidRDefault="00BF0C12" w:rsidP="00A342EE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t>Technisch:</w:t>
            </w:r>
            <w:r>
              <w:rPr>
                <w:rFonts w:ascii="Optima" w:hAnsi="Optima"/>
                <w:sz w:val="17"/>
                <w:szCs w:val="17"/>
              </w:rPr>
              <w:br/>
            </w:r>
          </w:p>
        </w:tc>
        <w:tc>
          <w:tcPr>
            <w:tcW w:w="9777" w:type="dxa"/>
            <w:gridSpan w:val="12"/>
            <w:vAlign w:val="bottom"/>
            <w:tcPrChange w:id="110" w:author="David Döbele" w:date="2026-05-18T12:13:00Z" w16du:dateUtc="2026-05-18T10:13:00Z">
              <w:tcPr>
                <w:tcW w:w="9241" w:type="dxa"/>
                <w:gridSpan w:val="10"/>
                <w:vAlign w:val="bottom"/>
              </w:tcPr>
            </w:tcPrChange>
          </w:tcPr>
          <w:p w14:paraId="1B11AEE1" w14:textId="5E2D41C8" w:rsidR="00BF0C12" w:rsidRPr="00B43D8C" w:rsidRDefault="00BF0C12" w:rsidP="00A342EE">
            <w:pPr>
              <w:rPr>
                <w:rFonts w:ascii="Optima" w:eastAsia="Optima" w:hAnsi="Optima" w:cs="Optima"/>
                <w:color w:val="000000"/>
                <w:sz w:val="17"/>
                <w:szCs w:val="17"/>
              </w:rPr>
            </w:pPr>
            <w:r>
              <w:rPr>
                <w:rFonts w:ascii="Optima" w:hAnsi="Optima" w:cs="Georgia"/>
                <w:color w:val="000000" w:themeColor="text1"/>
                <w:sz w:val="17"/>
                <w:szCs w:val="17"/>
              </w:rPr>
              <w:t xml:space="preserve">Microsoft Office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</w:rPr>
              <w:t>(fortgeschritten)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</w:rPr>
              <w:t>,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HTML/CSS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(praktische Kenntnisse),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br/>
              <w:t xml:space="preserve">Python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(praktische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Kenntnisse)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, JavaScript/ MySQL/ PHP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(grundlegend)</w:t>
            </w:r>
          </w:p>
        </w:tc>
      </w:tr>
      <w:tr w:rsidR="00BF0C12" w:rsidRPr="0065714B" w14:paraId="619EEEC3" w14:textId="77777777" w:rsidTr="00A342EE">
        <w:trPr>
          <w:trHeight w:val="283"/>
          <w:trPrChange w:id="111" w:author="David Döbele" w:date="2026-05-18T12:13:00Z" w16du:dateUtc="2026-05-18T10:13:00Z">
            <w:trPr>
              <w:gridAfter w:val="0"/>
              <w:trHeight w:val="283"/>
            </w:trPr>
          </w:trPrChange>
        </w:trPr>
        <w:tc>
          <w:tcPr>
            <w:tcW w:w="1276" w:type="dxa"/>
            <w:vAlign w:val="bottom"/>
            <w:tcPrChange w:id="112" w:author="David Döbele" w:date="2026-05-18T12:13:00Z" w16du:dateUtc="2026-05-18T10:13:00Z">
              <w:tcPr>
                <w:tcW w:w="1276" w:type="dxa"/>
                <w:vAlign w:val="bottom"/>
              </w:tcPr>
            </w:tcPrChange>
          </w:tcPr>
          <w:p w14:paraId="00567F35" w14:textId="77777777" w:rsidR="00BF0C12" w:rsidRPr="00B43D8C" w:rsidRDefault="00BF0C12" w:rsidP="00A342EE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t xml:space="preserve">Interessen: </w:t>
            </w:r>
          </w:p>
        </w:tc>
        <w:tc>
          <w:tcPr>
            <w:tcW w:w="9777" w:type="dxa"/>
            <w:gridSpan w:val="12"/>
            <w:vAlign w:val="bottom"/>
            <w:tcPrChange w:id="113" w:author="David Döbele" w:date="2026-05-18T12:13:00Z" w16du:dateUtc="2026-05-18T10:13:00Z">
              <w:tcPr>
                <w:tcW w:w="9241" w:type="dxa"/>
                <w:gridSpan w:val="10"/>
                <w:vAlign w:val="bottom"/>
              </w:tcPr>
            </w:tcPrChange>
          </w:tcPr>
          <w:p w14:paraId="115AC0B1" w14:textId="6E7814C0" w:rsidR="00BF0C12" w:rsidRPr="00E021A6" w:rsidRDefault="00BF0C12" w:rsidP="00A342E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</w:rPr>
            </w:pPr>
            <w: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  <w:lang w:val="de-AT"/>
              </w:rPr>
              <w:t xml:space="preserve">Fitness, Fußball, Tanzen, </w:t>
            </w:r>
            <w: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</w:rPr>
              <w:t xml:space="preserve">Künstliche Intelligenz im Alltag &amp; in der Wirtschaft </w:t>
            </w:r>
          </w:p>
        </w:tc>
      </w:tr>
      <w:tr w:rsidR="00BF0C12" w:rsidRPr="0065714B" w14:paraId="3C2DD8A0" w14:textId="77777777" w:rsidTr="00A342EE">
        <w:trPr>
          <w:trHeight w:val="680"/>
          <w:trPrChange w:id="114" w:author="David Döbele" w:date="2026-05-18T12:13:00Z" w16du:dateUtc="2026-05-18T10:13:00Z">
            <w:trPr>
              <w:gridAfter w:val="0"/>
              <w:trHeight w:val="680"/>
            </w:trPr>
          </w:trPrChange>
        </w:trPr>
        <w:tc>
          <w:tcPr>
            <w:tcW w:w="11053" w:type="dxa"/>
            <w:gridSpan w:val="13"/>
            <w:vAlign w:val="bottom"/>
            <w:tcPrChange w:id="115" w:author="David Döbele" w:date="2026-05-18T12:13:00Z" w16du:dateUtc="2026-05-18T10:13:00Z">
              <w:tcPr>
                <w:tcW w:w="10517" w:type="dxa"/>
                <w:gridSpan w:val="11"/>
                <w:vAlign w:val="bottom"/>
              </w:tcPr>
            </w:tcPrChange>
          </w:tcPr>
          <w:p w14:paraId="11F697E5" w14:textId="30630115" w:rsidR="00BF0C12" w:rsidRPr="003E48CC" w:rsidRDefault="00BF0C12" w:rsidP="00A342EE">
            <w:pPr>
              <w:pStyle w:val="Bullets"/>
              <w:numPr>
                <w:ilvl w:val="0"/>
                <w:numId w:val="0"/>
              </w:numP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</w:pPr>
            <w:r>
              <w:rPr>
                <w:i w:val="0"/>
                <w:iCs w:val="0"/>
                <w:noProof/>
                <w:sz w:val="17"/>
                <w:szCs w:val="17"/>
              </w:rPr>
              <w:drawing>
                <wp:anchor distT="0" distB="0" distL="114300" distR="114300" simplePos="0" relativeHeight="251661312" behindDoc="0" locked="0" layoutInCell="1" allowOverlap="1" wp14:anchorId="32B6E74D" wp14:editId="4F81A01A">
                  <wp:simplePos x="0" y="0"/>
                  <wp:positionH relativeFrom="margin">
                    <wp:posOffset>6035675</wp:posOffset>
                  </wp:positionH>
                  <wp:positionV relativeFrom="margin">
                    <wp:posOffset>-137160</wp:posOffset>
                  </wp:positionV>
                  <wp:extent cx="613410" cy="283845"/>
                  <wp:effectExtent l="0" t="0" r="0" b="0"/>
                  <wp:wrapNone/>
                  <wp:docPr id="1719940066" name="drawing" descr="A signature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40066" name="drawing" descr="A signature on a white background  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  <w:t>München, 14.05.2026</w:t>
            </w:r>
          </w:p>
        </w:tc>
      </w:tr>
    </w:tbl>
    <w:p w14:paraId="1DB1354F" w14:textId="4D90D93E" w:rsidR="00FF3062" w:rsidRPr="00C569BB" w:rsidRDefault="00FF3062" w:rsidP="00A63C95">
      <w:pPr>
        <w:pStyle w:val="1ZeileStation"/>
        <w:rPr>
          <w:rFonts w:ascii="Optima" w:hAnsi="Optima"/>
          <w:sz w:val="17"/>
          <w:szCs w:val="17"/>
        </w:rPr>
      </w:pPr>
    </w:p>
    <w:sectPr w:rsidR="00FF3062" w:rsidRPr="00C569BB" w:rsidSect="00A342EE">
      <w:footerReference w:type="even" r:id="rId9"/>
      <w:pgSz w:w="11906" w:h="16838"/>
      <w:pgMar w:top="510" w:right="1418" w:bottom="57" w:left="1418" w:header="454" w:footer="170" w:gutter="0"/>
      <w:cols w:space="708"/>
      <w:docGrid w:linePitch="360"/>
      <w:sectPrChange w:id="116" w:author="David Döbele" w:date="2026-05-18T12:12:00Z" w16du:dateUtc="2026-05-18T10:12:00Z">
        <w:sectPr w:rsidR="00FF3062" w:rsidRPr="00C569BB" w:rsidSect="00A342EE">
          <w:pgMar w:top="794" w:right="1418" w:bottom="57" w:left="1418" w:header="454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A2DB" w14:textId="77777777" w:rsidR="007642AB" w:rsidRDefault="007642AB" w:rsidP="00BE053D">
      <w:pPr>
        <w:spacing w:after="0" w:line="240" w:lineRule="auto"/>
      </w:pPr>
      <w:r>
        <w:separator/>
      </w:r>
    </w:p>
  </w:endnote>
  <w:endnote w:type="continuationSeparator" w:id="0">
    <w:p w14:paraId="1357C9EF" w14:textId="77777777" w:rsidR="007642AB" w:rsidRDefault="007642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D8B7" w14:textId="77777777" w:rsidR="007642AB" w:rsidRDefault="007642AB" w:rsidP="00BE053D">
      <w:pPr>
        <w:spacing w:after="0" w:line="240" w:lineRule="auto"/>
      </w:pPr>
      <w:r>
        <w:separator/>
      </w:r>
    </w:p>
  </w:footnote>
  <w:footnote w:type="continuationSeparator" w:id="0">
    <w:p w14:paraId="0861A313" w14:textId="77777777" w:rsidR="007642AB" w:rsidRDefault="007642AB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Fj7UIBJkQMct2" int2:id="dP6t2E4n">
      <int2:state int2:value="Rejected" int2:type="spell"/>
    </int2:textHash>
    <int2:textHash int2:hashCode="otJ4xJzFaualkI" int2:id="DxrLTti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B2351A"/>
    <w:multiLevelType w:val="hybridMultilevel"/>
    <w:tmpl w:val="AF68CE60"/>
    <w:lvl w:ilvl="0" w:tplc="7AE65838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EF78B"/>
    <w:multiLevelType w:val="hybridMultilevel"/>
    <w:tmpl w:val="160AC5B4"/>
    <w:lvl w:ilvl="0" w:tplc="38FC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2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B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F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4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2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E8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4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4A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71D0F"/>
    <w:multiLevelType w:val="hybridMultilevel"/>
    <w:tmpl w:val="ED989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B72B4"/>
    <w:multiLevelType w:val="hybridMultilevel"/>
    <w:tmpl w:val="4EE4F8A2"/>
    <w:lvl w:ilvl="0" w:tplc="10D07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4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0F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0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A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43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E5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60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AD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90C9C"/>
    <w:multiLevelType w:val="hybridMultilevel"/>
    <w:tmpl w:val="DA768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7C5516"/>
    <w:multiLevelType w:val="hybridMultilevel"/>
    <w:tmpl w:val="CC8CB47A"/>
    <w:lvl w:ilvl="0" w:tplc="70CCABC2">
      <w:start w:val="3"/>
      <w:numFmt w:val="bullet"/>
      <w:lvlText w:val="-"/>
      <w:lvlJc w:val="left"/>
      <w:pPr>
        <w:ind w:left="720" w:hanging="360"/>
      </w:pPr>
      <w:rPr>
        <w:rFonts w:ascii="Optima" w:eastAsia="Optima" w:hAnsi="Optima" w:cs="Opti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46076">
    <w:abstractNumId w:val="24"/>
  </w:num>
  <w:num w:numId="2" w16cid:durableId="469396435">
    <w:abstractNumId w:val="8"/>
  </w:num>
  <w:num w:numId="3" w16cid:durableId="1772429498">
    <w:abstractNumId w:val="17"/>
  </w:num>
  <w:num w:numId="4" w16cid:durableId="1796295327">
    <w:abstractNumId w:val="20"/>
  </w:num>
  <w:num w:numId="5" w16cid:durableId="280959997">
    <w:abstractNumId w:val="22"/>
  </w:num>
  <w:num w:numId="6" w16cid:durableId="182791291">
    <w:abstractNumId w:val="0"/>
  </w:num>
  <w:num w:numId="7" w16cid:durableId="219024806">
    <w:abstractNumId w:val="1"/>
  </w:num>
  <w:num w:numId="8" w16cid:durableId="163398700">
    <w:abstractNumId w:val="2"/>
  </w:num>
  <w:num w:numId="9" w16cid:durableId="940840913">
    <w:abstractNumId w:val="16"/>
  </w:num>
  <w:num w:numId="10" w16cid:durableId="646321739">
    <w:abstractNumId w:val="26"/>
  </w:num>
  <w:num w:numId="11" w16cid:durableId="1915895640">
    <w:abstractNumId w:val="15"/>
  </w:num>
  <w:num w:numId="12" w16cid:durableId="244847512">
    <w:abstractNumId w:val="28"/>
  </w:num>
  <w:num w:numId="13" w16cid:durableId="919169343">
    <w:abstractNumId w:val="6"/>
  </w:num>
  <w:num w:numId="14" w16cid:durableId="1654479990">
    <w:abstractNumId w:val="7"/>
  </w:num>
  <w:num w:numId="15" w16cid:durableId="1835756308">
    <w:abstractNumId w:val="10"/>
  </w:num>
  <w:num w:numId="16" w16cid:durableId="1997223693">
    <w:abstractNumId w:val="11"/>
  </w:num>
  <w:num w:numId="17" w16cid:durableId="1637830078">
    <w:abstractNumId w:val="25"/>
  </w:num>
  <w:num w:numId="18" w16cid:durableId="1541281684">
    <w:abstractNumId w:val="5"/>
  </w:num>
  <w:num w:numId="19" w16cid:durableId="1847669099">
    <w:abstractNumId w:val="19"/>
  </w:num>
  <w:num w:numId="20" w16cid:durableId="210918526">
    <w:abstractNumId w:val="4"/>
  </w:num>
  <w:num w:numId="21" w16cid:durableId="1920284112">
    <w:abstractNumId w:val="21"/>
  </w:num>
  <w:num w:numId="22" w16cid:durableId="1737044371">
    <w:abstractNumId w:val="12"/>
  </w:num>
  <w:num w:numId="23" w16cid:durableId="742028144">
    <w:abstractNumId w:val="13"/>
  </w:num>
  <w:num w:numId="24" w16cid:durableId="1738939285">
    <w:abstractNumId w:val="18"/>
  </w:num>
  <w:num w:numId="25" w16cid:durableId="1744646040">
    <w:abstractNumId w:val="9"/>
  </w:num>
  <w:num w:numId="26" w16cid:durableId="155195665">
    <w:abstractNumId w:val="23"/>
  </w:num>
  <w:num w:numId="27" w16cid:durableId="321665308">
    <w:abstractNumId w:val="14"/>
  </w:num>
  <w:num w:numId="28" w16cid:durableId="491916698">
    <w:abstractNumId w:val="27"/>
  </w:num>
  <w:num w:numId="29" w16cid:durableId="1973172842">
    <w:abstractNumId w:val="3"/>
  </w:num>
  <w:num w:numId="30" w16cid:durableId="1483236680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BFF"/>
    <w:rsid w:val="00007F13"/>
    <w:rsid w:val="00013051"/>
    <w:rsid w:val="000222A0"/>
    <w:rsid w:val="000311AC"/>
    <w:rsid w:val="00031DF8"/>
    <w:rsid w:val="00045C58"/>
    <w:rsid w:val="00061D33"/>
    <w:rsid w:val="00064643"/>
    <w:rsid w:val="00084597"/>
    <w:rsid w:val="00087747"/>
    <w:rsid w:val="000A1FDA"/>
    <w:rsid w:val="000A304A"/>
    <w:rsid w:val="000A4A49"/>
    <w:rsid w:val="000B5BE9"/>
    <w:rsid w:val="000B63E2"/>
    <w:rsid w:val="000B6548"/>
    <w:rsid w:val="000D671A"/>
    <w:rsid w:val="00103106"/>
    <w:rsid w:val="00103EC5"/>
    <w:rsid w:val="00116C6E"/>
    <w:rsid w:val="00125CA6"/>
    <w:rsid w:val="00147018"/>
    <w:rsid w:val="00156FC9"/>
    <w:rsid w:val="001603CC"/>
    <w:rsid w:val="00162A5A"/>
    <w:rsid w:val="00172867"/>
    <w:rsid w:val="0017558E"/>
    <w:rsid w:val="00175B6D"/>
    <w:rsid w:val="001901ED"/>
    <w:rsid w:val="0019483A"/>
    <w:rsid w:val="001A46BF"/>
    <w:rsid w:val="001A481B"/>
    <w:rsid w:val="001A5A18"/>
    <w:rsid w:val="001A773C"/>
    <w:rsid w:val="001B0186"/>
    <w:rsid w:val="001B62CA"/>
    <w:rsid w:val="001B7B92"/>
    <w:rsid w:val="001D4DCD"/>
    <w:rsid w:val="001D6F7C"/>
    <w:rsid w:val="001F12CE"/>
    <w:rsid w:val="001F4175"/>
    <w:rsid w:val="00202E3E"/>
    <w:rsid w:val="0021466A"/>
    <w:rsid w:val="00223A4D"/>
    <w:rsid w:val="00232CB5"/>
    <w:rsid w:val="00234A7E"/>
    <w:rsid w:val="00240F6A"/>
    <w:rsid w:val="0024373D"/>
    <w:rsid w:val="00246C2B"/>
    <w:rsid w:val="002508C2"/>
    <w:rsid w:val="00263E3E"/>
    <w:rsid w:val="00267252"/>
    <w:rsid w:val="00272A08"/>
    <w:rsid w:val="002771A9"/>
    <w:rsid w:val="0027792B"/>
    <w:rsid w:val="00282DB0"/>
    <w:rsid w:val="0029145B"/>
    <w:rsid w:val="002A18F7"/>
    <w:rsid w:val="002B2091"/>
    <w:rsid w:val="002C0F2E"/>
    <w:rsid w:val="002C6972"/>
    <w:rsid w:val="002D2B32"/>
    <w:rsid w:val="002D4516"/>
    <w:rsid w:val="002F46AD"/>
    <w:rsid w:val="003101F0"/>
    <w:rsid w:val="00314B7A"/>
    <w:rsid w:val="00324BC5"/>
    <w:rsid w:val="00327776"/>
    <w:rsid w:val="00340BAB"/>
    <w:rsid w:val="003418E0"/>
    <w:rsid w:val="0034747B"/>
    <w:rsid w:val="00347F8D"/>
    <w:rsid w:val="0035664B"/>
    <w:rsid w:val="00372F7B"/>
    <w:rsid w:val="003733E5"/>
    <w:rsid w:val="00375513"/>
    <w:rsid w:val="00385A89"/>
    <w:rsid w:val="00390EA6"/>
    <w:rsid w:val="003912CA"/>
    <w:rsid w:val="003A2884"/>
    <w:rsid w:val="003A7867"/>
    <w:rsid w:val="003E27C3"/>
    <w:rsid w:val="003E48CC"/>
    <w:rsid w:val="003E5458"/>
    <w:rsid w:val="003F3E3F"/>
    <w:rsid w:val="0040607B"/>
    <w:rsid w:val="004067B8"/>
    <w:rsid w:val="004154BE"/>
    <w:rsid w:val="0042013D"/>
    <w:rsid w:val="00422F83"/>
    <w:rsid w:val="00426D7E"/>
    <w:rsid w:val="0043430C"/>
    <w:rsid w:val="00435E6D"/>
    <w:rsid w:val="00436050"/>
    <w:rsid w:val="00443668"/>
    <w:rsid w:val="00456B0D"/>
    <w:rsid w:val="0046424D"/>
    <w:rsid w:val="00476AF8"/>
    <w:rsid w:val="00484FD7"/>
    <w:rsid w:val="004860AF"/>
    <w:rsid w:val="004929FB"/>
    <w:rsid w:val="004A54BA"/>
    <w:rsid w:val="004B6A5E"/>
    <w:rsid w:val="004D4D42"/>
    <w:rsid w:val="004E3B7E"/>
    <w:rsid w:val="004F25C6"/>
    <w:rsid w:val="00507EA7"/>
    <w:rsid w:val="0052598B"/>
    <w:rsid w:val="00526089"/>
    <w:rsid w:val="00527A28"/>
    <w:rsid w:val="00527DCA"/>
    <w:rsid w:val="00532256"/>
    <w:rsid w:val="0053523F"/>
    <w:rsid w:val="00561C9F"/>
    <w:rsid w:val="005716D4"/>
    <w:rsid w:val="00571B60"/>
    <w:rsid w:val="00585A4D"/>
    <w:rsid w:val="005D6329"/>
    <w:rsid w:val="005E0743"/>
    <w:rsid w:val="005E4883"/>
    <w:rsid w:val="005E57F6"/>
    <w:rsid w:val="005F4C81"/>
    <w:rsid w:val="00603C95"/>
    <w:rsid w:val="006058D8"/>
    <w:rsid w:val="00610200"/>
    <w:rsid w:val="00623699"/>
    <w:rsid w:val="006264CD"/>
    <w:rsid w:val="00632D5A"/>
    <w:rsid w:val="00635515"/>
    <w:rsid w:val="006546FD"/>
    <w:rsid w:val="00664E25"/>
    <w:rsid w:val="00665BF3"/>
    <w:rsid w:val="006732D6"/>
    <w:rsid w:val="006802C0"/>
    <w:rsid w:val="00693E09"/>
    <w:rsid w:val="006A2DE9"/>
    <w:rsid w:val="006A7230"/>
    <w:rsid w:val="006B2673"/>
    <w:rsid w:val="006B3413"/>
    <w:rsid w:val="006B4E32"/>
    <w:rsid w:val="006B72C7"/>
    <w:rsid w:val="006B7F78"/>
    <w:rsid w:val="006C2252"/>
    <w:rsid w:val="006D7F7F"/>
    <w:rsid w:val="006E2C9C"/>
    <w:rsid w:val="006E40EF"/>
    <w:rsid w:val="006F0039"/>
    <w:rsid w:val="00700053"/>
    <w:rsid w:val="007107AD"/>
    <w:rsid w:val="00711CEF"/>
    <w:rsid w:val="00712D2B"/>
    <w:rsid w:val="00720320"/>
    <w:rsid w:val="0072100E"/>
    <w:rsid w:val="00722104"/>
    <w:rsid w:val="00723643"/>
    <w:rsid w:val="00725D3C"/>
    <w:rsid w:val="00733DA1"/>
    <w:rsid w:val="00737822"/>
    <w:rsid w:val="0074111D"/>
    <w:rsid w:val="00742175"/>
    <w:rsid w:val="00753D4A"/>
    <w:rsid w:val="00756912"/>
    <w:rsid w:val="00761609"/>
    <w:rsid w:val="00763DCE"/>
    <w:rsid w:val="007642AB"/>
    <w:rsid w:val="00774502"/>
    <w:rsid w:val="0077629F"/>
    <w:rsid w:val="00776C46"/>
    <w:rsid w:val="0078260B"/>
    <w:rsid w:val="007838D1"/>
    <w:rsid w:val="00785254"/>
    <w:rsid w:val="00785853"/>
    <w:rsid w:val="00790528"/>
    <w:rsid w:val="007966F0"/>
    <w:rsid w:val="00796E56"/>
    <w:rsid w:val="00797BFC"/>
    <w:rsid w:val="007A720F"/>
    <w:rsid w:val="007C6A3C"/>
    <w:rsid w:val="007D4BEE"/>
    <w:rsid w:val="007D4FF6"/>
    <w:rsid w:val="007D5BE9"/>
    <w:rsid w:val="008050E4"/>
    <w:rsid w:val="0082257D"/>
    <w:rsid w:val="00853438"/>
    <w:rsid w:val="008611BF"/>
    <w:rsid w:val="00866846"/>
    <w:rsid w:val="00875DA9"/>
    <w:rsid w:val="00880D97"/>
    <w:rsid w:val="008833AA"/>
    <w:rsid w:val="00891DCF"/>
    <w:rsid w:val="00895E38"/>
    <w:rsid w:val="008A782B"/>
    <w:rsid w:val="008B0FC0"/>
    <w:rsid w:val="008C14A2"/>
    <w:rsid w:val="008C429A"/>
    <w:rsid w:val="008E1F3D"/>
    <w:rsid w:val="009053D7"/>
    <w:rsid w:val="0091331D"/>
    <w:rsid w:val="00931321"/>
    <w:rsid w:val="0093223C"/>
    <w:rsid w:val="00936517"/>
    <w:rsid w:val="00941A87"/>
    <w:rsid w:val="00944517"/>
    <w:rsid w:val="009501C2"/>
    <w:rsid w:val="009668B9"/>
    <w:rsid w:val="00976203"/>
    <w:rsid w:val="00976577"/>
    <w:rsid w:val="00993ADA"/>
    <w:rsid w:val="00996356"/>
    <w:rsid w:val="00997D9A"/>
    <w:rsid w:val="009A162A"/>
    <w:rsid w:val="009C0E66"/>
    <w:rsid w:val="009C21F7"/>
    <w:rsid w:val="009D3E37"/>
    <w:rsid w:val="009D7C49"/>
    <w:rsid w:val="009E5F63"/>
    <w:rsid w:val="009E7297"/>
    <w:rsid w:val="00A0257D"/>
    <w:rsid w:val="00A12EDC"/>
    <w:rsid w:val="00A2028E"/>
    <w:rsid w:val="00A26D0D"/>
    <w:rsid w:val="00A33BDE"/>
    <w:rsid w:val="00A342EE"/>
    <w:rsid w:val="00A34885"/>
    <w:rsid w:val="00A36A1D"/>
    <w:rsid w:val="00A43BC1"/>
    <w:rsid w:val="00A61617"/>
    <w:rsid w:val="00A63C95"/>
    <w:rsid w:val="00A67FFE"/>
    <w:rsid w:val="00A74225"/>
    <w:rsid w:val="00A936D5"/>
    <w:rsid w:val="00AA1EB0"/>
    <w:rsid w:val="00AA2DA3"/>
    <w:rsid w:val="00AA5A9C"/>
    <w:rsid w:val="00AB016A"/>
    <w:rsid w:val="00AB2A5A"/>
    <w:rsid w:val="00AB335D"/>
    <w:rsid w:val="00AD28F8"/>
    <w:rsid w:val="00AE2159"/>
    <w:rsid w:val="00AF0917"/>
    <w:rsid w:val="00B0230B"/>
    <w:rsid w:val="00B109B0"/>
    <w:rsid w:val="00B153B9"/>
    <w:rsid w:val="00B17D95"/>
    <w:rsid w:val="00B23509"/>
    <w:rsid w:val="00B27BB0"/>
    <w:rsid w:val="00B359DB"/>
    <w:rsid w:val="00B3632B"/>
    <w:rsid w:val="00B409D8"/>
    <w:rsid w:val="00B43D8C"/>
    <w:rsid w:val="00B4742A"/>
    <w:rsid w:val="00B5178D"/>
    <w:rsid w:val="00B57687"/>
    <w:rsid w:val="00B67F1F"/>
    <w:rsid w:val="00B701D7"/>
    <w:rsid w:val="00B7712F"/>
    <w:rsid w:val="00B872C8"/>
    <w:rsid w:val="00B90595"/>
    <w:rsid w:val="00BA215A"/>
    <w:rsid w:val="00BB36F6"/>
    <w:rsid w:val="00BB5F09"/>
    <w:rsid w:val="00BC0D9F"/>
    <w:rsid w:val="00BC622A"/>
    <w:rsid w:val="00BE053D"/>
    <w:rsid w:val="00BF0C12"/>
    <w:rsid w:val="00BF1A7A"/>
    <w:rsid w:val="00BF1FA3"/>
    <w:rsid w:val="00BF7525"/>
    <w:rsid w:val="00C00974"/>
    <w:rsid w:val="00C018E4"/>
    <w:rsid w:val="00C066FA"/>
    <w:rsid w:val="00C25387"/>
    <w:rsid w:val="00C26540"/>
    <w:rsid w:val="00C445B4"/>
    <w:rsid w:val="00C51833"/>
    <w:rsid w:val="00C54BE3"/>
    <w:rsid w:val="00C569BB"/>
    <w:rsid w:val="00C57F80"/>
    <w:rsid w:val="00C768ED"/>
    <w:rsid w:val="00C77BB3"/>
    <w:rsid w:val="00C82A8F"/>
    <w:rsid w:val="00C916C2"/>
    <w:rsid w:val="00C94A55"/>
    <w:rsid w:val="00CA25DF"/>
    <w:rsid w:val="00CA3B36"/>
    <w:rsid w:val="00CC7F56"/>
    <w:rsid w:val="00CD1B12"/>
    <w:rsid w:val="00CD462B"/>
    <w:rsid w:val="00CD55DC"/>
    <w:rsid w:val="00CE1BBC"/>
    <w:rsid w:val="00CE2595"/>
    <w:rsid w:val="00CE28CC"/>
    <w:rsid w:val="00CE6DB0"/>
    <w:rsid w:val="00CE72FC"/>
    <w:rsid w:val="00CF31EE"/>
    <w:rsid w:val="00CF6503"/>
    <w:rsid w:val="00D13BCA"/>
    <w:rsid w:val="00D1492F"/>
    <w:rsid w:val="00D17A67"/>
    <w:rsid w:val="00D17B69"/>
    <w:rsid w:val="00D3003C"/>
    <w:rsid w:val="00D331F4"/>
    <w:rsid w:val="00D421A7"/>
    <w:rsid w:val="00D470E4"/>
    <w:rsid w:val="00D52142"/>
    <w:rsid w:val="00D5280E"/>
    <w:rsid w:val="00D5509C"/>
    <w:rsid w:val="00D5527A"/>
    <w:rsid w:val="00D61F14"/>
    <w:rsid w:val="00D80D6B"/>
    <w:rsid w:val="00D81B20"/>
    <w:rsid w:val="00D90950"/>
    <w:rsid w:val="00DA69DF"/>
    <w:rsid w:val="00DB33F8"/>
    <w:rsid w:val="00DC20CE"/>
    <w:rsid w:val="00DD210E"/>
    <w:rsid w:val="00DD38E2"/>
    <w:rsid w:val="00DD5A0F"/>
    <w:rsid w:val="00E021A6"/>
    <w:rsid w:val="00E05FEA"/>
    <w:rsid w:val="00E077B7"/>
    <w:rsid w:val="00E103DD"/>
    <w:rsid w:val="00E12B8A"/>
    <w:rsid w:val="00E13110"/>
    <w:rsid w:val="00E24DF1"/>
    <w:rsid w:val="00E40B9A"/>
    <w:rsid w:val="00E431ED"/>
    <w:rsid w:val="00E47D2A"/>
    <w:rsid w:val="00E55D90"/>
    <w:rsid w:val="00E64FF5"/>
    <w:rsid w:val="00E85957"/>
    <w:rsid w:val="00E861AC"/>
    <w:rsid w:val="00E872F8"/>
    <w:rsid w:val="00E907EC"/>
    <w:rsid w:val="00EA5421"/>
    <w:rsid w:val="00EB34FC"/>
    <w:rsid w:val="00EB5816"/>
    <w:rsid w:val="00EC061C"/>
    <w:rsid w:val="00ED0EA9"/>
    <w:rsid w:val="00ED5B13"/>
    <w:rsid w:val="00EF77DF"/>
    <w:rsid w:val="00F11BEF"/>
    <w:rsid w:val="00F21CDA"/>
    <w:rsid w:val="00F258E7"/>
    <w:rsid w:val="00F31B84"/>
    <w:rsid w:val="00F57BA5"/>
    <w:rsid w:val="00F631EC"/>
    <w:rsid w:val="00F64C22"/>
    <w:rsid w:val="00F64FA7"/>
    <w:rsid w:val="00F74D19"/>
    <w:rsid w:val="00F80053"/>
    <w:rsid w:val="00F928D8"/>
    <w:rsid w:val="00FA02C7"/>
    <w:rsid w:val="00FA4186"/>
    <w:rsid w:val="00FC0531"/>
    <w:rsid w:val="00FC093B"/>
    <w:rsid w:val="00FC13F0"/>
    <w:rsid w:val="00FD0FB7"/>
    <w:rsid w:val="00FD3E26"/>
    <w:rsid w:val="00FE79A2"/>
    <w:rsid w:val="00FF3062"/>
    <w:rsid w:val="0105F5DA"/>
    <w:rsid w:val="012ED603"/>
    <w:rsid w:val="017CB893"/>
    <w:rsid w:val="01FD7805"/>
    <w:rsid w:val="03A7BD3E"/>
    <w:rsid w:val="03DCAF44"/>
    <w:rsid w:val="043BAC54"/>
    <w:rsid w:val="044F8135"/>
    <w:rsid w:val="04D6B420"/>
    <w:rsid w:val="05AD9B9E"/>
    <w:rsid w:val="06741647"/>
    <w:rsid w:val="06B4D139"/>
    <w:rsid w:val="08726CF3"/>
    <w:rsid w:val="0896781F"/>
    <w:rsid w:val="08DE0299"/>
    <w:rsid w:val="0A19F27F"/>
    <w:rsid w:val="0B1FC6DA"/>
    <w:rsid w:val="0B269E6D"/>
    <w:rsid w:val="0B429B2E"/>
    <w:rsid w:val="0C454573"/>
    <w:rsid w:val="0DA52167"/>
    <w:rsid w:val="0DC264E4"/>
    <w:rsid w:val="0DC9741A"/>
    <w:rsid w:val="0DEAD92E"/>
    <w:rsid w:val="0E235254"/>
    <w:rsid w:val="0E35D678"/>
    <w:rsid w:val="0F38005C"/>
    <w:rsid w:val="0FB77CAB"/>
    <w:rsid w:val="10CA9B4A"/>
    <w:rsid w:val="128E754A"/>
    <w:rsid w:val="13000688"/>
    <w:rsid w:val="1320027E"/>
    <w:rsid w:val="1354667A"/>
    <w:rsid w:val="13894AB1"/>
    <w:rsid w:val="17A1A5C4"/>
    <w:rsid w:val="17F50E7E"/>
    <w:rsid w:val="18712961"/>
    <w:rsid w:val="188D150B"/>
    <w:rsid w:val="18BBD17D"/>
    <w:rsid w:val="18DE31BC"/>
    <w:rsid w:val="18E84730"/>
    <w:rsid w:val="1AF3DB93"/>
    <w:rsid w:val="1C0653F9"/>
    <w:rsid w:val="1C07C73D"/>
    <w:rsid w:val="1CEBDFA4"/>
    <w:rsid w:val="1CF45786"/>
    <w:rsid w:val="1D846E0A"/>
    <w:rsid w:val="1EA0D790"/>
    <w:rsid w:val="1F40E43A"/>
    <w:rsid w:val="20460C12"/>
    <w:rsid w:val="2054A0B0"/>
    <w:rsid w:val="20B49156"/>
    <w:rsid w:val="210F3C21"/>
    <w:rsid w:val="21B06402"/>
    <w:rsid w:val="21D12127"/>
    <w:rsid w:val="223B77CF"/>
    <w:rsid w:val="237EA756"/>
    <w:rsid w:val="25B3E22C"/>
    <w:rsid w:val="26D08784"/>
    <w:rsid w:val="273552CB"/>
    <w:rsid w:val="2747C710"/>
    <w:rsid w:val="281493D6"/>
    <w:rsid w:val="286DEFFE"/>
    <w:rsid w:val="295EA96B"/>
    <w:rsid w:val="2ACF5D35"/>
    <w:rsid w:val="2AF22E81"/>
    <w:rsid w:val="2BD09EE3"/>
    <w:rsid w:val="2C87E4F4"/>
    <w:rsid w:val="2CB71EDB"/>
    <w:rsid w:val="2D63C892"/>
    <w:rsid w:val="2F464697"/>
    <w:rsid w:val="2F693839"/>
    <w:rsid w:val="2F6B0CB0"/>
    <w:rsid w:val="3125637D"/>
    <w:rsid w:val="33AB180E"/>
    <w:rsid w:val="33B61ECD"/>
    <w:rsid w:val="33B72CA1"/>
    <w:rsid w:val="33D25576"/>
    <w:rsid w:val="3499B44E"/>
    <w:rsid w:val="34ECBE0E"/>
    <w:rsid w:val="35BE86AF"/>
    <w:rsid w:val="361C5146"/>
    <w:rsid w:val="37E7BCDD"/>
    <w:rsid w:val="37FC764E"/>
    <w:rsid w:val="380821A1"/>
    <w:rsid w:val="38E1931B"/>
    <w:rsid w:val="397AD42C"/>
    <w:rsid w:val="39F07E49"/>
    <w:rsid w:val="3A2B2E59"/>
    <w:rsid w:val="3AB8925D"/>
    <w:rsid w:val="3B95DE29"/>
    <w:rsid w:val="3BB31B0F"/>
    <w:rsid w:val="3CA787BC"/>
    <w:rsid w:val="3CCD16EB"/>
    <w:rsid w:val="3D091C77"/>
    <w:rsid w:val="3E7C478E"/>
    <w:rsid w:val="3E8A291C"/>
    <w:rsid w:val="40FFE740"/>
    <w:rsid w:val="412D4837"/>
    <w:rsid w:val="415564BD"/>
    <w:rsid w:val="41CC8538"/>
    <w:rsid w:val="4281FD23"/>
    <w:rsid w:val="42E08D3B"/>
    <w:rsid w:val="430DB176"/>
    <w:rsid w:val="430F3DDA"/>
    <w:rsid w:val="442C612B"/>
    <w:rsid w:val="44960AC4"/>
    <w:rsid w:val="4501C97A"/>
    <w:rsid w:val="451A8E74"/>
    <w:rsid w:val="45795A4C"/>
    <w:rsid w:val="4599ECF2"/>
    <w:rsid w:val="45FACBD9"/>
    <w:rsid w:val="4650B202"/>
    <w:rsid w:val="4659DFF0"/>
    <w:rsid w:val="47A549D1"/>
    <w:rsid w:val="47D3C7F7"/>
    <w:rsid w:val="480FECA0"/>
    <w:rsid w:val="49886D99"/>
    <w:rsid w:val="4ACBF7D4"/>
    <w:rsid w:val="4AD2C4C9"/>
    <w:rsid w:val="4AE6D141"/>
    <w:rsid w:val="4C4EB8DA"/>
    <w:rsid w:val="4C7485C5"/>
    <w:rsid w:val="4C854211"/>
    <w:rsid w:val="4CC38353"/>
    <w:rsid w:val="4D34F966"/>
    <w:rsid w:val="4D374B95"/>
    <w:rsid w:val="4D3FFC12"/>
    <w:rsid w:val="4DB2ACA8"/>
    <w:rsid w:val="4ECA085C"/>
    <w:rsid w:val="4EE045CE"/>
    <w:rsid w:val="4F2D4260"/>
    <w:rsid w:val="4F6105B5"/>
    <w:rsid w:val="4FC94891"/>
    <w:rsid w:val="4FF3F479"/>
    <w:rsid w:val="4FFA4E5F"/>
    <w:rsid w:val="506F3898"/>
    <w:rsid w:val="50A160B3"/>
    <w:rsid w:val="51896491"/>
    <w:rsid w:val="526D53FE"/>
    <w:rsid w:val="52787140"/>
    <w:rsid w:val="53F70D47"/>
    <w:rsid w:val="54A6625B"/>
    <w:rsid w:val="559FCE6A"/>
    <w:rsid w:val="56772C65"/>
    <w:rsid w:val="575C4180"/>
    <w:rsid w:val="584BD26C"/>
    <w:rsid w:val="5970C028"/>
    <w:rsid w:val="59A34C12"/>
    <w:rsid w:val="59EE5678"/>
    <w:rsid w:val="5A8F8593"/>
    <w:rsid w:val="5CD81A58"/>
    <w:rsid w:val="5CFEA951"/>
    <w:rsid w:val="5DD6FDBC"/>
    <w:rsid w:val="5E60E9D4"/>
    <w:rsid w:val="5E9A5C86"/>
    <w:rsid w:val="5EAB073C"/>
    <w:rsid w:val="5ED09DCD"/>
    <w:rsid w:val="5F6A0EB9"/>
    <w:rsid w:val="5FA3251A"/>
    <w:rsid w:val="603E39DB"/>
    <w:rsid w:val="623FD374"/>
    <w:rsid w:val="62CC6BAD"/>
    <w:rsid w:val="63047549"/>
    <w:rsid w:val="631B0312"/>
    <w:rsid w:val="63AFC236"/>
    <w:rsid w:val="64C0F3E3"/>
    <w:rsid w:val="6616B9BD"/>
    <w:rsid w:val="666E711F"/>
    <w:rsid w:val="6675A06A"/>
    <w:rsid w:val="6695AC09"/>
    <w:rsid w:val="66A8921B"/>
    <w:rsid w:val="66D6CC3A"/>
    <w:rsid w:val="671D5608"/>
    <w:rsid w:val="68304CBC"/>
    <w:rsid w:val="6893CB48"/>
    <w:rsid w:val="6A424B1C"/>
    <w:rsid w:val="6A58616B"/>
    <w:rsid w:val="6A8A3E4C"/>
    <w:rsid w:val="6C56AB47"/>
    <w:rsid w:val="6CD62A5C"/>
    <w:rsid w:val="6D239900"/>
    <w:rsid w:val="6EAB599F"/>
    <w:rsid w:val="6EF28F16"/>
    <w:rsid w:val="7001EBBE"/>
    <w:rsid w:val="70836CA9"/>
    <w:rsid w:val="7197B290"/>
    <w:rsid w:val="72DC6717"/>
    <w:rsid w:val="738516FB"/>
    <w:rsid w:val="74582E54"/>
    <w:rsid w:val="7533F9BC"/>
    <w:rsid w:val="75E38F64"/>
    <w:rsid w:val="75F00327"/>
    <w:rsid w:val="774B8FBF"/>
    <w:rsid w:val="78BF4CC3"/>
    <w:rsid w:val="7984F39E"/>
    <w:rsid w:val="7A45DEF4"/>
    <w:rsid w:val="7AA070C1"/>
    <w:rsid w:val="7ACF06BA"/>
    <w:rsid w:val="7CCE8A25"/>
    <w:rsid w:val="7D417567"/>
    <w:rsid w:val="7F9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5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A63C95"/>
    <w:rPr>
      <w:b/>
      <w:bCs/>
    </w:rPr>
  </w:style>
  <w:style w:type="character" w:customStyle="1" w:styleId="apple-converted-space">
    <w:name w:val="apple-converted-space"/>
    <w:basedOn w:val="Absatz-Standardschriftart"/>
    <w:rsid w:val="00A63C95"/>
  </w:style>
  <w:style w:type="table" w:styleId="TabellemithellemGitternetz">
    <w:name w:val="Grid Table Light"/>
    <w:basedOn w:val="NormaleTabelle"/>
    <w:uiPriority w:val="40"/>
    <w:rsid w:val="00AB33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AB33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6farbigAkzent3">
    <w:name w:val="Grid Table 6 Colorful Accent 3"/>
    <w:basedOn w:val="NormaleTabelle"/>
    <w:uiPriority w:val="51"/>
    <w:rsid w:val="00AB335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erarbeitung">
    <w:name w:val="Revision"/>
    <w:hidden/>
    <w:uiPriority w:val="99"/>
    <w:semiHidden/>
    <w:rsid w:val="00680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2026-04-14T09:06:00Z</cp:lastPrinted>
  <dcterms:created xsi:type="dcterms:W3CDTF">2026-05-14T10:23:00Z</dcterms:created>
  <dcterms:modified xsi:type="dcterms:W3CDTF">2026-05-18T10:14:00Z</dcterms:modified>
</cp:coreProperties>
</file>