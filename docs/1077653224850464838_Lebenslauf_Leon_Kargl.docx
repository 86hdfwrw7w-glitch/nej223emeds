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394"/>
        <w:gridCol w:w="142"/>
        <w:gridCol w:w="425"/>
        <w:gridCol w:w="425"/>
        <w:gridCol w:w="142"/>
        <w:gridCol w:w="425"/>
        <w:gridCol w:w="1700"/>
      </w:tblGrid>
      <w:tr w:rsidR="002508C2" w:rsidRPr="00CB3A6B" w14:paraId="5DF08F91" w14:textId="77777777" w:rsidTr="00D16A24">
        <w:trPr>
          <w:trHeight w:val="227"/>
        </w:trPr>
        <w:tc>
          <w:tcPr>
            <w:tcW w:w="9071" w:type="dxa"/>
            <w:gridSpan w:val="8"/>
            <w:vAlign w:val="bottom"/>
          </w:tcPr>
          <w:p w14:paraId="11DD220E" w14:textId="0096F21A" w:rsidR="002508C2" w:rsidRPr="00CB3A6B" w:rsidRDefault="00E529B2" w:rsidP="00FA7BB5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L</w:t>
            </w:r>
            <w:r w:rsidR="00C8634B" w:rsidRPr="00CB3A6B">
              <w:rPr>
                <w:rFonts w:ascii="Georgia" w:hAnsi="Georgia"/>
                <w:b/>
                <w:smallCaps/>
                <w:sz w:val="48"/>
                <w:szCs w:val="32"/>
              </w:rPr>
              <w:t>EON KARGL</w:t>
            </w:r>
            <w:r w:rsidR="008050E4" w:rsidRPr="00CB3A6B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C8634B" w:rsidRPr="00CB3A6B">
              <w:rPr>
                <w:rFonts w:ascii="Georgia" w:hAnsi="Georgia"/>
                <w:sz w:val="20"/>
              </w:rPr>
              <w:t>Dehmgasse</w:t>
            </w:r>
            <w:proofErr w:type="spellEnd"/>
            <w:r w:rsidR="00C8634B" w:rsidRPr="00CB3A6B">
              <w:rPr>
                <w:rFonts w:ascii="Georgia" w:hAnsi="Georgia"/>
                <w:sz w:val="20"/>
              </w:rPr>
              <w:t xml:space="preserve"> 62</w:t>
            </w:r>
            <w:r w:rsidR="00853438" w:rsidRPr="00CB3A6B">
              <w:rPr>
                <w:rFonts w:ascii="Georgia" w:hAnsi="Georgia"/>
                <w:sz w:val="20"/>
              </w:rPr>
              <w:t xml:space="preserve">, </w:t>
            </w:r>
            <w:r w:rsidR="00C8634B" w:rsidRPr="00CB3A6B">
              <w:rPr>
                <w:rFonts w:ascii="Georgia" w:hAnsi="Georgia"/>
                <w:sz w:val="20"/>
              </w:rPr>
              <w:t>3400</w:t>
            </w:r>
            <w:r w:rsidR="0091331D" w:rsidRPr="00CB3A6B">
              <w:rPr>
                <w:rFonts w:ascii="Georgia" w:hAnsi="Georgia"/>
                <w:sz w:val="20"/>
              </w:rPr>
              <w:t xml:space="preserve"> </w:t>
            </w:r>
            <w:r w:rsidR="00C8634B" w:rsidRPr="00CB3A6B">
              <w:rPr>
                <w:rFonts w:ascii="Georgia" w:hAnsi="Georgia"/>
                <w:sz w:val="20"/>
              </w:rPr>
              <w:t>Klosterneuburg</w:t>
            </w:r>
            <w:r w:rsidR="00792972">
              <w:rPr>
                <w:rFonts w:ascii="Georgia" w:hAnsi="Georgia"/>
                <w:sz w:val="20"/>
              </w:rPr>
              <w:t>, Österreich</w:t>
            </w:r>
          </w:p>
          <w:p w14:paraId="722A5AF6" w14:textId="43DEB190" w:rsidR="008050E4" w:rsidRPr="00CB3A6B" w:rsidRDefault="002B2091" w:rsidP="00FA7BB5">
            <w:pPr>
              <w:jc w:val="center"/>
              <w:rPr>
                <w:rFonts w:ascii="Georgia" w:hAnsi="Georgia"/>
              </w:rPr>
            </w:pPr>
            <w:r w:rsidRPr="00CB3A6B">
              <w:rPr>
                <w:rFonts w:ascii="Georgia" w:hAnsi="Georgia" w:cs="Georgia"/>
                <w:color w:val="000000"/>
                <w:sz w:val="20"/>
              </w:rPr>
              <w:t>+4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3</w:t>
            </w:r>
            <w:r w:rsidRPr="00CB3A6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699</w:t>
            </w:r>
            <w:r w:rsidRPr="00CB3A6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19313150</w:t>
            </w:r>
            <w:r w:rsidR="00AB016A" w:rsidRPr="00CB3A6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CB3A6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karglleonphilipp</w:t>
            </w:r>
            <w:r w:rsidRPr="00CB3A6B">
              <w:rPr>
                <w:rFonts w:ascii="Georgia" w:hAnsi="Georgia" w:cs="Georgia"/>
                <w:color w:val="000000"/>
                <w:sz w:val="20"/>
              </w:rPr>
              <w:t>@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gmail.com</w:t>
            </w:r>
            <w:r w:rsidRPr="00CB3A6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CB3A6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D6117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09</w:t>
            </w:r>
            <w:r w:rsidR="00BA215A" w:rsidRPr="00CB3A6B">
              <w:rPr>
                <w:rFonts w:ascii="Georgia" w:hAnsi="Georgia" w:cs="Georgia"/>
                <w:color w:val="000000"/>
                <w:sz w:val="20"/>
              </w:rPr>
              <w:t>.0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7</w:t>
            </w:r>
            <w:r w:rsidR="00BA215A" w:rsidRPr="00CB3A6B">
              <w:rPr>
                <w:rFonts w:ascii="Georgia" w:hAnsi="Georgia" w:cs="Georgia"/>
                <w:color w:val="000000"/>
                <w:sz w:val="20"/>
              </w:rPr>
              <w:t>.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2003</w:t>
            </w:r>
            <w:r w:rsidR="00853438" w:rsidRPr="00CB3A6B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C8634B" w:rsidRPr="00CB3A6B">
              <w:rPr>
                <w:rFonts w:ascii="Georgia" w:hAnsi="Georgia" w:cs="Georgia"/>
                <w:color w:val="000000"/>
                <w:sz w:val="20"/>
              </w:rPr>
              <w:t>Wie</w:t>
            </w:r>
            <w:r w:rsidR="0091331D" w:rsidRPr="00CB3A6B">
              <w:rPr>
                <w:rFonts w:ascii="Georgia" w:hAnsi="Georgia" w:cs="Georgia"/>
                <w:color w:val="000000"/>
                <w:sz w:val="20"/>
              </w:rPr>
              <w:t>n</w:t>
            </w:r>
          </w:p>
        </w:tc>
      </w:tr>
      <w:tr w:rsidR="002508C2" w:rsidRPr="00CB3A6B" w14:paraId="0FCADE56" w14:textId="77777777" w:rsidTr="00792972">
        <w:trPr>
          <w:trHeight w:val="510"/>
        </w:trPr>
        <w:tc>
          <w:tcPr>
            <w:tcW w:w="9071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4A7F713" w:rsidR="002508C2" w:rsidRPr="00792972" w:rsidRDefault="006E2C9C" w:rsidP="00FA7BB5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CB3A6B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CB3A6B" w14:paraId="7D1DEBF7" w14:textId="77777777" w:rsidTr="001A3D3E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383C6DC" w:rsidR="00D1492F" w:rsidRPr="00CB3A6B" w:rsidRDefault="00C8634B" w:rsidP="00FA7B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CB3A6B">
              <w:rPr>
                <w:rFonts w:ascii="Georgia" w:hAnsi="Georgia"/>
                <w:b/>
                <w:smallCaps/>
                <w:sz w:val="23"/>
                <w:szCs w:val="23"/>
              </w:rPr>
              <w:t xml:space="preserve">Wirtschaftsuniversität </w:t>
            </w:r>
            <w:r w:rsidR="000037FC" w:rsidRPr="00CB3A6B">
              <w:rPr>
                <w:rFonts w:ascii="Georgia" w:hAnsi="Georgia"/>
                <w:b/>
                <w:smallCaps/>
                <w:sz w:val="23"/>
                <w:szCs w:val="23"/>
              </w:rPr>
              <w:t>W</w:t>
            </w:r>
            <w:r w:rsidRPr="00CB3A6B">
              <w:rPr>
                <w:rFonts w:ascii="Georgia" w:hAnsi="Georgia"/>
                <w:b/>
                <w:smallCaps/>
                <w:sz w:val="23"/>
                <w:szCs w:val="23"/>
              </w:rPr>
              <w:t>ien</w:t>
            </w:r>
          </w:p>
        </w:tc>
        <w:tc>
          <w:tcPr>
            <w:tcW w:w="226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072BEB5" w:rsidR="00D1492F" w:rsidRPr="00CB3A6B" w:rsidRDefault="00292511" w:rsidP="00FA7B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CB3A6B">
              <w:rPr>
                <w:rFonts w:ascii="Georgia" w:hAnsi="Georgia"/>
                <w:i/>
                <w:smallCaps/>
                <w:sz w:val="23"/>
                <w:szCs w:val="23"/>
              </w:rPr>
              <w:t>W</w:t>
            </w:r>
            <w:r w:rsidR="00C8634B" w:rsidRPr="00CB3A6B">
              <w:rPr>
                <w:rFonts w:ascii="Georgia" w:hAnsi="Georgia"/>
                <w:i/>
                <w:smallCaps/>
                <w:sz w:val="23"/>
                <w:szCs w:val="23"/>
              </w:rPr>
              <w:t>ien</w:t>
            </w:r>
          </w:p>
        </w:tc>
      </w:tr>
      <w:tr w:rsidR="00D1492F" w:rsidRPr="00CB3A6B" w14:paraId="61E5D482" w14:textId="77777777" w:rsidTr="00B77189">
        <w:trPr>
          <w:trHeight w:val="20"/>
        </w:trPr>
        <w:tc>
          <w:tcPr>
            <w:tcW w:w="5812" w:type="dxa"/>
            <w:gridSpan w:val="2"/>
            <w:vAlign w:val="bottom"/>
          </w:tcPr>
          <w:p w14:paraId="11CB9A0F" w14:textId="60AF5674" w:rsidR="00D1492F" w:rsidRPr="00CB3A6B" w:rsidRDefault="00D1492F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B.Sc.</w:t>
            </w:r>
            <w:r w:rsidR="00747E81" w:rsidRPr="00CB3A6B">
              <w:rPr>
                <w:rFonts w:ascii="Georgia" w:hAnsi="Georgia"/>
                <w:sz w:val="18"/>
              </w:rPr>
              <w:t xml:space="preserve"> in Betriebswirtschaftslehre</w:t>
            </w:r>
          </w:p>
        </w:tc>
        <w:tc>
          <w:tcPr>
            <w:tcW w:w="3259" w:type="dxa"/>
            <w:gridSpan w:val="6"/>
            <w:vAlign w:val="bottom"/>
          </w:tcPr>
          <w:p w14:paraId="419A9228" w14:textId="50E20D76" w:rsidR="00D1492F" w:rsidRPr="00752A4F" w:rsidRDefault="00D1492F" w:rsidP="00FA7BB5">
            <w:pPr>
              <w:jc w:val="right"/>
              <w:rPr>
                <w:rFonts w:ascii="Georgia" w:hAnsi="Georgia"/>
                <w:sz w:val="18"/>
              </w:rPr>
            </w:pPr>
            <w:r w:rsidRPr="00752A4F">
              <w:rPr>
                <w:rFonts w:ascii="Georgia" w:hAnsi="Georgia"/>
                <w:sz w:val="18"/>
              </w:rPr>
              <w:t>09/20</w:t>
            </w:r>
            <w:r w:rsidR="00C8634B" w:rsidRPr="00752A4F">
              <w:rPr>
                <w:rFonts w:ascii="Georgia" w:hAnsi="Georgia"/>
                <w:sz w:val="18"/>
              </w:rPr>
              <w:t>22</w:t>
            </w:r>
            <w:r w:rsidRPr="00752A4F">
              <w:rPr>
                <w:rFonts w:ascii="Georgia" w:hAnsi="Georgia"/>
                <w:sz w:val="18"/>
              </w:rPr>
              <w:t xml:space="preserve"> –</w:t>
            </w:r>
            <w:r w:rsidR="00B17D95" w:rsidRPr="00752A4F">
              <w:rPr>
                <w:rFonts w:ascii="Georgia" w:hAnsi="Georgia"/>
                <w:sz w:val="18"/>
              </w:rPr>
              <w:t xml:space="preserve"> </w:t>
            </w:r>
            <w:r w:rsidR="00D5280E" w:rsidRPr="00752A4F">
              <w:rPr>
                <w:rFonts w:ascii="Georgia" w:hAnsi="Georgia"/>
                <w:sz w:val="18"/>
              </w:rPr>
              <w:t>heute</w:t>
            </w:r>
          </w:p>
        </w:tc>
      </w:tr>
      <w:tr w:rsidR="00792972" w:rsidRPr="00CB3A6B" w14:paraId="56FA6648" w14:textId="77777777" w:rsidTr="00B77189">
        <w:trPr>
          <w:trHeight w:val="20"/>
        </w:trPr>
        <w:tc>
          <w:tcPr>
            <w:tcW w:w="5812" w:type="dxa"/>
            <w:gridSpan w:val="2"/>
            <w:vAlign w:val="bottom"/>
          </w:tcPr>
          <w:p w14:paraId="73DFFF54" w14:textId="1ECEB7C7" w:rsidR="00792972" w:rsidRPr="00792972" w:rsidRDefault="00792972" w:rsidP="00FA7B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Aktueller Notenschnitt: 1,3</w:t>
            </w:r>
          </w:p>
        </w:tc>
        <w:tc>
          <w:tcPr>
            <w:tcW w:w="3259" w:type="dxa"/>
            <w:gridSpan w:val="6"/>
            <w:vAlign w:val="bottom"/>
          </w:tcPr>
          <w:p w14:paraId="73531FDD" w14:textId="77777777" w:rsidR="00792972" w:rsidRPr="00752A4F" w:rsidRDefault="00792972" w:rsidP="00FA7BB5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792972" w:rsidRPr="00CB3A6B" w14:paraId="1C51E2FF" w14:textId="77777777" w:rsidTr="00DB69B5">
        <w:trPr>
          <w:trHeight w:val="340"/>
        </w:trPr>
        <w:tc>
          <w:tcPr>
            <w:tcW w:w="5812" w:type="dxa"/>
            <w:gridSpan w:val="2"/>
            <w:vAlign w:val="bottom"/>
          </w:tcPr>
          <w:p w14:paraId="4BAC65D2" w14:textId="68F1EBC7" w:rsidR="00792972" w:rsidRPr="00CB3A6B" w:rsidRDefault="00792972" w:rsidP="00FA7BB5">
            <w:pPr>
              <w:rPr>
                <w:rFonts w:ascii="Georgia" w:hAnsi="Georgia"/>
                <w:sz w:val="18"/>
                <w:lang w:val="en-US"/>
              </w:rPr>
            </w:pPr>
            <w:r w:rsidRPr="00CB3A6B">
              <w:rPr>
                <w:rFonts w:ascii="Georgia" w:hAnsi="Georgia"/>
                <w:b/>
                <w:smallCaps/>
                <w:sz w:val="23"/>
                <w:szCs w:val="23"/>
              </w:rPr>
              <w:t>Gymnasium Klosterneuburg</w:t>
            </w:r>
          </w:p>
        </w:tc>
        <w:tc>
          <w:tcPr>
            <w:tcW w:w="3259" w:type="dxa"/>
            <w:gridSpan w:val="6"/>
            <w:vAlign w:val="bottom"/>
          </w:tcPr>
          <w:p w14:paraId="2FCB10D7" w14:textId="13007572" w:rsidR="00792972" w:rsidRPr="00CB3A6B" w:rsidRDefault="00792972" w:rsidP="00FA7BB5">
            <w:pPr>
              <w:jc w:val="right"/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i/>
                <w:smallCaps/>
                <w:sz w:val="23"/>
                <w:szCs w:val="23"/>
              </w:rPr>
              <w:t>Klosterneuburg</w:t>
            </w:r>
          </w:p>
        </w:tc>
      </w:tr>
      <w:tr w:rsidR="00792972" w:rsidRPr="00CB3A6B" w14:paraId="312B82BC" w14:textId="77777777" w:rsidTr="00B77189">
        <w:trPr>
          <w:trHeight w:val="20"/>
        </w:trPr>
        <w:tc>
          <w:tcPr>
            <w:tcW w:w="5812" w:type="dxa"/>
            <w:gridSpan w:val="2"/>
            <w:vAlign w:val="bottom"/>
          </w:tcPr>
          <w:p w14:paraId="1CEE182B" w14:textId="55960CBF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3259" w:type="dxa"/>
            <w:gridSpan w:val="6"/>
            <w:vAlign w:val="bottom"/>
          </w:tcPr>
          <w:p w14:paraId="7521EA6E" w14:textId="7268F423" w:rsidR="00792972" w:rsidRPr="00CB3A6B" w:rsidRDefault="00792972" w:rsidP="00FA7BB5">
            <w:pPr>
              <w:jc w:val="right"/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09/2013 – 06/2021</w:t>
            </w:r>
          </w:p>
        </w:tc>
      </w:tr>
      <w:tr w:rsidR="00792972" w:rsidRPr="00CB3A6B" w14:paraId="69F47C1D" w14:textId="77777777" w:rsidTr="00B77189">
        <w:trPr>
          <w:trHeight w:val="397"/>
        </w:trPr>
        <w:tc>
          <w:tcPr>
            <w:tcW w:w="9071" w:type="dxa"/>
            <w:gridSpan w:val="8"/>
            <w:vAlign w:val="bottom"/>
          </w:tcPr>
          <w:p w14:paraId="198F345B" w14:textId="651843AB" w:rsidR="00792972" w:rsidRDefault="00792972" w:rsidP="00FA7B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Maturaschnitt: 2,0</w:t>
            </w:r>
          </w:p>
          <w:p w14:paraId="5154E9E2" w14:textId="41949B19" w:rsidR="00792972" w:rsidRPr="0084062A" w:rsidRDefault="00792972" w:rsidP="00FA7B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84062A">
              <w:rPr>
                <w:rFonts w:ascii="Georgia" w:hAnsi="Georgia"/>
                <w:i/>
                <w:iCs/>
                <w:sz w:val="18"/>
              </w:rPr>
              <w:t>Vorwissenschaftliche Arbeit über das Thema „Bitcoin als Inflationsschutz“ mit 1</w:t>
            </w:r>
            <w:r>
              <w:rPr>
                <w:rFonts w:ascii="Georgia" w:hAnsi="Georgia"/>
                <w:i/>
                <w:iCs/>
                <w:sz w:val="18"/>
              </w:rPr>
              <w:t>,</w:t>
            </w:r>
            <w:r w:rsidRPr="0084062A">
              <w:rPr>
                <w:rFonts w:ascii="Georgia" w:hAnsi="Georgia"/>
                <w:i/>
                <w:iCs/>
                <w:sz w:val="18"/>
              </w:rPr>
              <w:t>0 benotet</w:t>
            </w:r>
          </w:p>
          <w:p w14:paraId="66DB4F96" w14:textId="77777777" w:rsidR="00792972" w:rsidRPr="0084062A" w:rsidRDefault="00792972" w:rsidP="00FA7B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84062A">
              <w:rPr>
                <w:rFonts w:ascii="Georgia" w:hAnsi="Georgia"/>
                <w:i/>
                <w:iCs/>
                <w:sz w:val="18"/>
              </w:rPr>
              <w:t>Matura mit gutem Erfolg abgeschlossen</w:t>
            </w:r>
          </w:p>
          <w:p w14:paraId="23575F6C" w14:textId="02964873" w:rsidR="00792972" w:rsidRPr="0084062A" w:rsidRDefault="00792972" w:rsidP="00FA7B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84062A">
              <w:rPr>
                <w:rFonts w:ascii="Georgia" w:hAnsi="Georgia"/>
                <w:i/>
                <w:iCs/>
                <w:sz w:val="18"/>
              </w:rPr>
              <w:t>Spieler für die Basketball</w:t>
            </w:r>
            <w:r>
              <w:rPr>
                <w:rFonts w:ascii="Georgia" w:hAnsi="Georgia"/>
                <w:i/>
                <w:iCs/>
                <w:sz w:val="18"/>
              </w:rPr>
              <w:t>s</w:t>
            </w:r>
            <w:r w:rsidRPr="0084062A">
              <w:rPr>
                <w:rFonts w:ascii="Georgia" w:hAnsi="Georgia"/>
                <w:i/>
                <w:iCs/>
                <w:sz w:val="18"/>
              </w:rPr>
              <w:t>chülerliga-Mannschaft</w:t>
            </w:r>
          </w:p>
        </w:tc>
      </w:tr>
      <w:tr w:rsidR="00792972" w:rsidRPr="00CB3A6B" w14:paraId="3A2665B3" w14:textId="77777777" w:rsidTr="00792972">
        <w:trPr>
          <w:trHeight w:val="454"/>
        </w:trPr>
        <w:tc>
          <w:tcPr>
            <w:tcW w:w="9071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792972" w:rsidRPr="00CB3A6B" w:rsidRDefault="00792972" w:rsidP="00FA7BB5">
            <w:pPr>
              <w:pStyle w:val="BERSCHRIFT"/>
              <w:jc w:val="center"/>
              <w:rPr>
                <w:sz w:val="28"/>
              </w:rPr>
            </w:pPr>
            <w:r w:rsidRPr="00CB3A6B">
              <w:rPr>
                <w:sz w:val="28"/>
              </w:rPr>
              <w:t>Praxiserfahrungen</w:t>
            </w:r>
          </w:p>
        </w:tc>
      </w:tr>
      <w:tr w:rsidR="00792972" w:rsidRPr="00CB3A6B" w14:paraId="127C64E2" w14:textId="77777777" w:rsidTr="0013412D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0D7D71B8" w:rsidR="00792972" w:rsidRPr="00CB3A6B" w:rsidRDefault="00792972" w:rsidP="00FA7BB5">
            <w:pPr>
              <w:rPr>
                <w:rFonts w:ascii="Georgia" w:hAnsi="Georgia"/>
                <w:sz w:val="23"/>
                <w:szCs w:val="23"/>
              </w:rPr>
            </w:pPr>
            <w:r w:rsidRPr="00CB3A6B">
              <w:rPr>
                <w:rFonts w:ascii="Georgia" w:hAnsi="Georgia"/>
                <w:b/>
                <w:smallCaps/>
                <w:sz w:val="23"/>
                <w:szCs w:val="23"/>
              </w:rPr>
              <w:t>K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PMG</w:t>
            </w:r>
            <w:r w:rsidRPr="00CB3A6B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13412D">
              <w:rPr>
                <w:rFonts w:ascii="Georgia" w:hAnsi="Georgia"/>
                <w:b/>
                <w:smallCaps/>
                <w:sz w:val="23"/>
                <w:szCs w:val="23"/>
              </w:rPr>
              <w:t xml:space="preserve">Wirtschaftsprüfungs- und </w:t>
            </w:r>
            <w:proofErr w:type="spellStart"/>
            <w:r w:rsidR="0013412D">
              <w:rPr>
                <w:rFonts w:ascii="Georgia" w:hAnsi="Georgia"/>
                <w:b/>
                <w:smallCaps/>
                <w:sz w:val="23"/>
                <w:szCs w:val="23"/>
              </w:rPr>
              <w:t>Steuerberatungs</w:t>
            </w:r>
            <w:proofErr w:type="spellEnd"/>
            <w:r w:rsidR="0013412D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962C0C1" w:rsidR="00792972" w:rsidRPr="00CB3A6B" w:rsidRDefault="00792972" w:rsidP="00FA7B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CB3A6B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</w:p>
        </w:tc>
      </w:tr>
      <w:tr w:rsidR="00792972" w:rsidRPr="00CB3A6B" w14:paraId="335D84E9" w14:textId="77777777" w:rsidTr="0084062A">
        <w:trPr>
          <w:trHeight w:val="57"/>
        </w:trPr>
        <w:tc>
          <w:tcPr>
            <w:tcW w:w="5954" w:type="dxa"/>
            <w:gridSpan w:val="3"/>
            <w:vAlign w:val="bottom"/>
          </w:tcPr>
          <w:p w14:paraId="20B1570F" w14:textId="744C513B" w:rsidR="00792972" w:rsidRPr="00792972" w:rsidRDefault="00792972" w:rsidP="00FA7BB5">
            <w:pPr>
              <w:rPr>
                <w:rFonts w:ascii="Georgia" w:hAnsi="Georgia"/>
                <w:sz w:val="18"/>
                <w:lang w:val="de-DE"/>
              </w:rPr>
            </w:pPr>
            <w:r w:rsidRPr="00792972">
              <w:rPr>
                <w:rFonts w:ascii="Georgia" w:hAnsi="Georgia"/>
                <w:sz w:val="18"/>
                <w:lang w:val="de-DE"/>
              </w:rPr>
              <w:t>Praktikant im Advisory für den öffentlichen Sektor</w:t>
            </w:r>
          </w:p>
        </w:tc>
        <w:tc>
          <w:tcPr>
            <w:tcW w:w="3117" w:type="dxa"/>
            <w:gridSpan w:val="5"/>
            <w:vAlign w:val="bottom"/>
          </w:tcPr>
          <w:p w14:paraId="0475B997" w14:textId="1EF5F63C" w:rsidR="00792972" w:rsidRPr="00CB3A6B" w:rsidRDefault="00792972" w:rsidP="00FA7BB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CB3A6B">
              <w:rPr>
                <w:rFonts w:ascii="Georgia" w:hAnsi="Georgia"/>
                <w:sz w:val="18"/>
                <w:lang w:val="en-US"/>
              </w:rPr>
              <w:t>07/2022</w:t>
            </w:r>
          </w:p>
        </w:tc>
      </w:tr>
      <w:tr w:rsidR="00792972" w:rsidRPr="00CB3A6B" w14:paraId="54C3D64C" w14:textId="77777777" w:rsidTr="001A3D3E">
        <w:trPr>
          <w:trHeight w:val="1134"/>
        </w:trPr>
        <w:tc>
          <w:tcPr>
            <w:tcW w:w="9071" w:type="dxa"/>
            <w:gridSpan w:val="8"/>
            <w:vAlign w:val="bottom"/>
          </w:tcPr>
          <w:p w14:paraId="5769FDD9" w14:textId="244BD230" w:rsidR="00792972" w:rsidRPr="0084062A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 xml:space="preserve">Auswertung von bundeslandspezifischen Daten einer österreichweiten Gemeindeumfrage </w:t>
            </w:r>
          </w:p>
          <w:p w14:paraId="41DE4631" w14:textId="0AED62F1" w:rsidR="00792972" w:rsidRPr="0084062A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>Erstellung von Präsentationen auf Basis der ausgewerteten Studienergebnisse für die einzelnen Bundesländer, die im weiteren Verlauf für Kundena</w:t>
            </w:r>
            <w:r>
              <w:rPr>
                <w:sz w:val="18"/>
              </w:rPr>
              <w:t>k</w:t>
            </w:r>
            <w:r w:rsidRPr="0084062A">
              <w:rPr>
                <w:sz w:val="18"/>
              </w:rPr>
              <w:t>quise verwendet wurden</w:t>
            </w:r>
          </w:p>
          <w:p w14:paraId="37E98BEC" w14:textId="543AF97E" w:rsidR="00792972" w:rsidRPr="0084062A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>Unterstützung beim Verfassen eines Artikels über die Ergebnisse der durchgeführten Studie für die Fachzeitschrift von KPMG</w:t>
            </w:r>
          </w:p>
          <w:p w14:paraId="6DD9BA0F" w14:textId="354C83A8" w:rsidR="00792972" w:rsidRPr="00CB3A6B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>Beteiligung bei der Bearbeitung von Ausschreibungen</w:t>
            </w:r>
            <w:ins w:id="0" w:author="David Döbele" w:date="2023-02-21T19:07:00Z">
              <w:r w:rsidR="002D40D3">
                <w:rPr>
                  <w:sz w:val="18"/>
                </w:rPr>
                <w:t xml:space="preserve"> von verschiedenen Bundesländern </w:t>
              </w:r>
            </w:ins>
            <w:ins w:id="1" w:author="David Döbele" w:date="2023-02-21T19:08:00Z">
              <w:r w:rsidR="002D40D3">
                <w:rPr>
                  <w:sz w:val="18"/>
                </w:rPr>
                <w:br/>
              </w:r>
            </w:ins>
            <w:ins w:id="2" w:author="David Döbele" w:date="2023-02-21T19:07:00Z">
              <w:r w:rsidR="002D40D3">
                <w:rPr>
                  <w:sz w:val="18"/>
                </w:rPr>
                <w:t xml:space="preserve">zur Akquise von neuen Projekten der öffentlichen </w:t>
              </w:r>
            </w:ins>
            <w:ins w:id="3" w:author="David Döbele" w:date="2023-02-21T19:08:00Z">
              <w:r w:rsidR="002D40D3">
                <w:rPr>
                  <w:sz w:val="18"/>
                </w:rPr>
                <w:t xml:space="preserve">Hand (Analyse der Ausschreibung anhand </w:t>
              </w:r>
              <w:r w:rsidR="002D40D3">
                <w:rPr>
                  <w:sz w:val="18"/>
                </w:rPr>
                <w:br/>
                <w:t>von klaren Kriterien sowie Ableitungen von Empfehlungen für das Management)</w:t>
              </w:r>
            </w:ins>
          </w:p>
        </w:tc>
      </w:tr>
      <w:tr w:rsidR="00792972" w:rsidRPr="00CB3A6B" w14:paraId="50AFEA03" w14:textId="77777777" w:rsidTr="00DB69B5">
        <w:trPr>
          <w:trHeight w:val="340"/>
        </w:trPr>
        <w:tc>
          <w:tcPr>
            <w:tcW w:w="5812" w:type="dxa"/>
            <w:gridSpan w:val="2"/>
            <w:vAlign w:val="bottom"/>
          </w:tcPr>
          <w:p w14:paraId="42FB0D26" w14:textId="18D54C8A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CB3A6B">
              <w:rPr>
                <w:b/>
                <w:i w:val="0"/>
                <w:iCs w:val="0"/>
                <w:smallCaps/>
                <w:sz w:val="23"/>
                <w:szCs w:val="23"/>
              </w:rPr>
              <w:t>Liechtensteinische Landesbank</w:t>
            </w:r>
            <w:r w:rsidR="00DB69B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(Österreich)</w:t>
            </w:r>
            <w:r w:rsidRPr="00CB3A6B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</w:t>
            </w:r>
            <w:r w:rsidRPr="00CB3A6B">
              <w:rPr>
                <w:b/>
                <w:i w:val="0"/>
                <w:iCs w:val="0"/>
                <w:smallCaps/>
                <w:sz w:val="23"/>
                <w:szCs w:val="23"/>
              </w:rPr>
              <w:t>G</w:t>
            </w:r>
          </w:p>
        </w:tc>
        <w:tc>
          <w:tcPr>
            <w:tcW w:w="3259" w:type="dxa"/>
            <w:gridSpan w:val="6"/>
            <w:vAlign w:val="bottom"/>
          </w:tcPr>
          <w:p w14:paraId="11E31BD8" w14:textId="1E392820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CB3A6B">
              <w:rPr>
                <w:iCs w:val="0"/>
                <w:smallCaps/>
                <w:sz w:val="23"/>
                <w:szCs w:val="23"/>
              </w:rPr>
              <w:t>Wien</w:t>
            </w:r>
          </w:p>
        </w:tc>
      </w:tr>
      <w:tr w:rsidR="00792972" w:rsidRPr="00CB3A6B" w14:paraId="48328CB9" w14:textId="77777777" w:rsidTr="0084062A">
        <w:trPr>
          <w:trHeight w:val="57"/>
        </w:trPr>
        <w:tc>
          <w:tcPr>
            <w:tcW w:w="6379" w:type="dxa"/>
            <w:gridSpan w:val="4"/>
            <w:vAlign w:val="bottom"/>
          </w:tcPr>
          <w:p w14:paraId="74B74B41" w14:textId="3C2CCD1C" w:rsidR="00792972" w:rsidRPr="00792972" w:rsidRDefault="00792972" w:rsidP="00FA7B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DE"/>
              </w:rPr>
            </w:pPr>
            <w:r w:rsidRPr="00792972">
              <w:rPr>
                <w:i w:val="0"/>
                <w:iCs w:val="0"/>
                <w:sz w:val="18"/>
                <w:lang w:val="de-DE"/>
              </w:rPr>
              <w:t xml:space="preserve">Praktikant </w:t>
            </w:r>
            <w:proofErr w:type="gramStart"/>
            <w:r w:rsidRPr="00792972">
              <w:rPr>
                <w:i w:val="0"/>
                <w:iCs w:val="0"/>
                <w:sz w:val="18"/>
                <w:lang w:val="de-DE"/>
              </w:rPr>
              <w:t>im Private</w:t>
            </w:r>
            <w:proofErr w:type="gramEnd"/>
            <w:r w:rsidRPr="00792972">
              <w:rPr>
                <w:i w:val="0"/>
                <w:iCs w:val="0"/>
                <w:sz w:val="18"/>
                <w:lang w:val="de-DE"/>
              </w:rPr>
              <w:t xml:space="preserve"> &amp; </w:t>
            </w:r>
            <w:proofErr w:type="spellStart"/>
            <w:r w:rsidRPr="00792972">
              <w:rPr>
                <w:i w:val="0"/>
                <w:iCs w:val="0"/>
                <w:sz w:val="18"/>
                <w:lang w:val="de-DE"/>
              </w:rPr>
              <w:t>Institutional</w:t>
            </w:r>
            <w:proofErr w:type="spellEnd"/>
            <w:r w:rsidRPr="00792972">
              <w:rPr>
                <w:i w:val="0"/>
                <w:iCs w:val="0"/>
                <w:sz w:val="18"/>
                <w:lang w:val="de-DE"/>
              </w:rPr>
              <w:t xml:space="preserve"> Banking</w:t>
            </w:r>
          </w:p>
        </w:tc>
        <w:tc>
          <w:tcPr>
            <w:tcW w:w="2692" w:type="dxa"/>
            <w:gridSpan w:val="4"/>
            <w:vAlign w:val="bottom"/>
          </w:tcPr>
          <w:p w14:paraId="2CB21DEB" w14:textId="78CE31A8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CB3A6B">
              <w:rPr>
                <w:i w:val="0"/>
                <w:iCs w:val="0"/>
                <w:sz w:val="18"/>
                <w:lang w:val="en-US"/>
              </w:rPr>
              <w:t>07/2020</w:t>
            </w:r>
          </w:p>
        </w:tc>
      </w:tr>
      <w:tr w:rsidR="00792972" w:rsidRPr="00CB3A6B" w14:paraId="7C4155D6" w14:textId="77777777" w:rsidTr="001A3D3E">
        <w:trPr>
          <w:trHeight w:val="454"/>
        </w:trPr>
        <w:tc>
          <w:tcPr>
            <w:tcW w:w="9071" w:type="dxa"/>
            <w:gridSpan w:val="8"/>
            <w:vAlign w:val="bottom"/>
          </w:tcPr>
          <w:p w14:paraId="7C7DA6E8" w14:textId="07BA473A" w:rsidR="00792972" w:rsidRPr="0084062A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>Mitarbeit bei der Durchführung von sorgfältigen Compliance</w:t>
            </w:r>
            <w:r>
              <w:rPr>
                <w:sz w:val="18"/>
              </w:rPr>
              <w:t>-</w:t>
            </w:r>
            <w:r w:rsidRPr="0084062A">
              <w:rPr>
                <w:sz w:val="18"/>
              </w:rPr>
              <w:t>Prüfungen</w:t>
            </w:r>
          </w:p>
          <w:p w14:paraId="480A0219" w14:textId="77777777" w:rsidR="00792972" w:rsidRDefault="00792972" w:rsidP="00FA7BB5">
            <w:pPr>
              <w:pStyle w:val="Bullets"/>
              <w:rPr>
                <w:sz w:val="18"/>
              </w:rPr>
            </w:pPr>
            <w:r w:rsidRPr="0084062A">
              <w:rPr>
                <w:sz w:val="18"/>
              </w:rPr>
              <w:t xml:space="preserve">Versand von </w:t>
            </w:r>
            <w:proofErr w:type="spellStart"/>
            <w:r w:rsidRPr="0084062A">
              <w:rPr>
                <w:sz w:val="18"/>
              </w:rPr>
              <w:t>Researchmaterial</w:t>
            </w:r>
            <w:proofErr w:type="spellEnd"/>
            <w:r w:rsidRPr="0084062A">
              <w:rPr>
                <w:sz w:val="18"/>
              </w:rPr>
              <w:t xml:space="preserve"> und täglichen Börsennachrichten an Kunden</w:t>
            </w:r>
            <w:r w:rsidR="00767059">
              <w:rPr>
                <w:sz w:val="18"/>
              </w:rPr>
              <w:t xml:space="preserve"> und Interessenten</w:t>
            </w:r>
          </w:p>
          <w:p w14:paraId="3658805E" w14:textId="41A82E7E" w:rsidR="00767059" w:rsidRPr="0084062A" w:rsidRDefault="00767059" w:rsidP="00FA7BB5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Erstellung von Briefen zur Kundenkommunikation</w:t>
            </w:r>
          </w:p>
        </w:tc>
      </w:tr>
      <w:tr w:rsidR="00792972" w:rsidRPr="00CB3A6B" w14:paraId="414B4085" w14:textId="77777777" w:rsidTr="00792972">
        <w:trPr>
          <w:trHeight w:val="454"/>
        </w:trPr>
        <w:tc>
          <w:tcPr>
            <w:tcW w:w="9071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792972" w:rsidRPr="00CB3A6B" w:rsidRDefault="00792972" w:rsidP="00FA7BB5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CB3A6B">
              <w:rPr>
                <w:sz w:val="28"/>
              </w:rPr>
              <w:t>Ausseruniversitäres</w:t>
            </w:r>
            <w:proofErr w:type="spellEnd"/>
            <w:r w:rsidRPr="00CB3A6B">
              <w:rPr>
                <w:sz w:val="28"/>
              </w:rPr>
              <w:t xml:space="preserve"> Engagement</w:t>
            </w:r>
          </w:p>
        </w:tc>
      </w:tr>
      <w:tr w:rsidR="00792972" w:rsidRPr="00CB3A6B" w14:paraId="74251178" w14:textId="77777777" w:rsidTr="00DB69B5">
        <w:trPr>
          <w:trHeight w:val="340"/>
        </w:trPr>
        <w:tc>
          <w:tcPr>
            <w:tcW w:w="581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D246074" w:rsidR="00792972" w:rsidRPr="00CB3A6B" w:rsidRDefault="00792972" w:rsidP="00FA7BB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C</w:t>
            </w:r>
            <w:r w:rsidRPr="00CB3A6B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aritas </w:t>
            </w:r>
            <w:proofErr w:type="spellStart"/>
            <w:r w:rsidRPr="00CB3A6B">
              <w:rPr>
                <w:b/>
                <w:i w:val="0"/>
                <w:iCs/>
                <w:sz w:val="23"/>
                <w:szCs w:val="23"/>
                <w:lang w:val="en-US"/>
              </w:rPr>
              <w:t>Österreich</w:t>
            </w:r>
            <w:proofErr w:type="spellEnd"/>
          </w:p>
        </w:tc>
        <w:tc>
          <w:tcPr>
            <w:tcW w:w="3259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757D157" w:rsidR="00792972" w:rsidRPr="00CB3A6B" w:rsidRDefault="00792972" w:rsidP="00FA7BB5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CB3A6B">
              <w:rPr>
                <w:sz w:val="23"/>
                <w:szCs w:val="23"/>
              </w:rPr>
              <w:t>Klosterneuburg</w:t>
            </w:r>
          </w:p>
        </w:tc>
      </w:tr>
      <w:tr w:rsidR="00792972" w:rsidRPr="00CB3A6B" w14:paraId="4F59C612" w14:textId="77777777" w:rsidTr="0084062A">
        <w:trPr>
          <w:trHeight w:val="57"/>
        </w:trPr>
        <w:tc>
          <w:tcPr>
            <w:tcW w:w="6804" w:type="dxa"/>
            <w:gridSpan w:val="5"/>
            <w:vAlign w:val="bottom"/>
          </w:tcPr>
          <w:p w14:paraId="32F07601" w14:textId="29A6E1CF" w:rsidR="00792972" w:rsidRPr="00CB3A6B" w:rsidRDefault="00792972" w:rsidP="00FA7BB5">
            <w:pPr>
              <w:pStyle w:val="Beschreibung"/>
              <w:rPr>
                <w:sz w:val="18"/>
              </w:rPr>
            </w:pPr>
            <w:r w:rsidRPr="00CB3A6B">
              <w:rPr>
                <w:sz w:val="18"/>
              </w:rPr>
              <w:t>Ehrenamtlicher Mitarbeiter in einem Pflegewohnheim</w:t>
            </w:r>
          </w:p>
        </w:tc>
        <w:tc>
          <w:tcPr>
            <w:tcW w:w="2267" w:type="dxa"/>
            <w:gridSpan w:val="3"/>
            <w:vAlign w:val="bottom"/>
          </w:tcPr>
          <w:p w14:paraId="45DD2178" w14:textId="5F7BD03F" w:rsidR="00792972" w:rsidRPr="00CB3A6B" w:rsidRDefault="00792972" w:rsidP="00FA7BB5">
            <w:pPr>
              <w:pStyle w:val="Beschreibung"/>
              <w:jc w:val="right"/>
              <w:rPr>
                <w:sz w:val="18"/>
                <w:lang w:val="en-US"/>
              </w:rPr>
            </w:pPr>
            <w:r w:rsidRPr="00CB3A6B">
              <w:rPr>
                <w:sz w:val="18"/>
                <w:lang w:val="en-US"/>
              </w:rPr>
              <w:t xml:space="preserve">07/2022 – </w:t>
            </w:r>
            <w:proofErr w:type="spellStart"/>
            <w:r w:rsidRPr="00CB3A6B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792972" w:rsidRPr="00CB3A6B" w14:paraId="02437711" w14:textId="77777777" w:rsidTr="001A3D3E">
        <w:trPr>
          <w:trHeight w:val="113"/>
        </w:trPr>
        <w:tc>
          <w:tcPr>
            <w:tcW w:w="9071" w:type="dxa"/>
            <w:gridSpan w:val="8"/>
            <w:vAlign w:val="bottom"/>
          </w:tcPr>
          <w:p w14:paraId="7CA4D9D0" w14:textId="514EA832" w:rsidR="00792972" w:rsidRPr="0084062A" w:rsidRDefault="00792972" w:rsidP="00FA7BB5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84062A">
              <w:rPr>
                <w:i/>
                <w:sz w:val="18"/>
              </w:rPr>
              <w:t>Leitung eines wöchentlichen Spielenachmittages</w:t>
            </w:r>
            <w:r w:rsidR="00B77189">
              <w:rPr>
                <w:i/>
                <w:sz w:val="18"/>
              </w:rPr>
              <w:t xml:space="preserve"> mit </w:t>
            </w:r>
            <w:r w:rsidR="00676579">
              <w:rPr>
                <w:i/>
                <w:sz w:val="18"/>
              </w:rPr>
              <w:t>vier</w:t>
            </w:r>
            <w:r w:rsidR="00B77189">
              <w:rPr>
                <w:i/>
                <w:sz w:val="18"/>
              </w:rPr>
              <w:t xml:space="preserve"> Teilnehmern</w:t>
            </w:r>
          </w:p>
          <w:p w14:paraId="68CFAD97" w14:textId="5AEFD52D" w:rsidR="00792972" w:rsidRPr="0084062A" w:rsidRDefault="00792972" w:rsidP="00FA7BB5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84062A">
              <w:rPr>
                <w:i/>
                <w:sz w:val="18"/>
              </w:rPr>
              <w:t>Gesprächspartner für Bewohner ohne Angehörige</w:t>
            </w:r>
          </w:p>
        </w:tc>
      </w:tr>
      <w:tr w:rsidR="00792972" w:rsidRPr="00CB3A6B" w14:paraId="4AF19DD1" w14:textId="77777777" w:rsidTr="001A3D3E">
        <w:trPr>
          <w:trHeight w:val="340"/>
        </w:trPr>
        <w:tc>
          <w:tcPr>
            <w:tcW w:w="5954" w:type="dxa"/>
            <w:gridSpan w:val="3"/>
            <w:vAlign w:val="bottom"/>
          </w:tcPr>
          <w:p w14:paraId="7756FD9A" w14:textId="6A3CDDD5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C</w:t>
            </w:r>
            <w:r w:rsidRPr="00CB3A6B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aritas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Ö</w:t>
            </w:r>
            <w:r w:rsidRPr="00CB3A6B">
              <w:rPr>
                <w:b/>
                <w:i w:val="0"/>
                <w:iCs w:val="0"/>
                <w:smallCaps/>
                <w:sz w:val="23"/>
                <w:szCs w:val="23"/>
              </w:rPr>
              <w:t>sterreich</w:t>
            </w:r>
          </w:p>
        </w:tc>
        <w:tc>
          <w:tcPr>
            <w:tcW w:w="3117" w:type="dxa"/>
            <w:gridSpan w:val="5"/>
            <w:vAlign w:val="bottom"/>
          </w:tcPr>
          <w:p w14:paraId="30626CB8" w14:textId="6FB44968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CB3A6B">
              <w:rPr>
                <w:smallCaps/>
                <w:sz w:val="23"/>
                <w:szCs w:val="23"/>
              </w:rPr>
              <w:t>Klosterneuburg</w:t>
            </w:r>
          </w:p>
        </w:tc>
      </w:tr>
      <w:tr w:rsidR="00792972" w:rsidRPr="00CB3A6B" w14:paraId="56372BDE" w14:textId="77777777" w:rsidTr="0084062A">
        <w:trPr>
          <w:trHeight w:val="57"/>
        </w:trPr>
        <w:tc>
          <w:tcPr>
            <w:tcW w:w="7371" w:type="dxa"/>
            <w:gridSpan w:val="7"/>
            <w:vAlign w:val="bottom"/>
          </w:tcPr>
          <w:p w14:paraId="3C87D247" w14:textId="6554BE32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CB3A6B">
              <w:rPr>
                <w:i w:val="0"/>
                <w:iCs w:val="0"/>
                <w:sz w:val="18"/>
              </w:rPr>
              <w:t>Zivildiener in einem Pflegewohnheim</w:t>
            </w:r>
          </w:p>
        </w:tc>
        <w:tc>
          <w:tcPr>
            <w:tcW w:w="1700" w:type="dxa"/>
            <w:vAlign w:val="bottom"/>
          </w:tcPr>
          <w:p w14:paraId="288A2195" w14:textId="122C2C68" w:rsidR="00792972" w:rsidRPr="00CB3A6B" w:rsidRDefault="00792972" w:rsidP="00FA7B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CB3A6B">
              <w:rPr>
                <w:i w:val="0"/>
                <w:iCs w:val="0"/>
                <w:sz w:val="18"/>
                <w:lang w:val="en-US"/>
              </w:rPr>
              <w:t>10/2021 – 06/2022</w:t>
            </w:r>
          </w:p>
        </w:tc>
      </w:tr>
      <w:tr w:rsidR="00792972" w:rsidRPr="00CB3A6B" w14:paraId="7ECB507F" w14:textId="77777777" w:rsidTr="001A3D3E">
        <w:trPr>
          <w:trHeight w:val="283"/>
        </w:trPr>
        <w:tc>
          <w:tcPr>
            <w:tcW w:w="9071" w:type="dxa"/>
            <w:gridSpan w:val="8"/>
            <w:vAlign w:val="bottom"/>
          </w:tcPr>
          <w:p w14:paraId="6BCEA7C8" w14:textId="148C78A5" w:rsidR="00792972" w:rsidRPr="0084062A" w:rsidRDefault="00792972" w:rsidP="00FA7BB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84062A">
              <w:rPr>
                <w:i/>
                <w:iCs/>
                <w:sz w:val="18"/>
              </w:rPr>
              <w:t>Hilfsdienste bei der Betreuung und Pflege älterer Menschen</w:t>
            </w:r>
          </w:p>
          <w:p w14:paraId="1A6A237B" w14:textId="026559D8" w:rsidR="00792972" w:rsidRPr="0084062A" w:rsidRDefault="00792972" w:rsidP="00FA7BB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84062A">
              <w:rPr>
                <w:i/>
                <w:iCs/>
                <w:sz w:val="18"/>
              </w:rPr>
              <w:t>Gesprächspartner für bedürftige, ältere oder beeinträchtig</w:t>
            </w:r>
            <w:r w:rsidR="00E529B2">
              <w:rPr>
                <w:i/>
                <w:iCs/>
                <w:sz w:val="18"/>
              </w:rPr>
              <w:t>t</w:t>
            </w:r>
            <w:r w:rsidRPr="0084062A">
              <w:rPr>
                <w:i/>
                <w:iCs/>
                <w:sz w:val="18"/>
              </w:rPr>
              <w:t>e Menschen</w:t>
            </w:r>
          </w:p>
          <w:p w14:paraId="2CC438FF" w14:textId="4252F22F" w:rsidR="00792972" w:rsidRPr="0084062A" w:rsidRDefault="00792972" w:rsidP="00FA7BB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84062A">
              <w:rPr>
                <w:i/>
                <w:iCs/>
                <w:sz w:val="18"/>
              </w:rPr>
              <w:t>Leitung von drei wöchentlichen Spiel</w:t>
            </w:r>
            <w:r>
              <w:rPr>
                <w:i/>
                <w:iCs/>
                <w:sz w:val="18"/>
              </w:rPr>
              <w:t>e</w:t>
            </w:r>
            <w:r w:rsidRPr="0084062A">
              <w:rPr>
                <w:i/>
                <w:iCs/>
                <w:sz w:val="18"/>
              </w:rPr>
              <w:t>nachmittagen</w:t>
            </w:r>
            <w:r>
              <w:rPr>
                <w:i/>
                <w:iCs/>
                <w:sz w:val="18"/>
              </w:rPr>
              <w:t xml:space="preserve"> mit </w:t>
            </w:r>
            <w:r w:rsidR="00BD56D7">
              <w:rPr>
                <w:i/>
                <w:iCs/>
                <w:sz w:val="18"/>
              </w:rPr>
              <w:t>zwölf</w:t>
            </w:r>
            <w:r w:rsidR="00676579">
              <w:rPr>
                <w:i/>
                <w:iCs/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Teilnehmern </w:t>
            </w:r>
          </w:p>
        </w:tc>
      </w:tr>
      <w:tr w:rsidR="00792972" w:rsidRPr="00CB3A6B" w14:paraId="482569A2" w14:textId="77777777" w:rsidTr="00792972">
        <w:trPr>
          <w:trHeight w:val="454"/>
        </w:trPr>
        <w:tc>
          <w:tcPr>
            <w:tcW w:w="9071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792972" w:rsidRPr="00CB3A6B" w:rsidRDefault="00792972" w:rsidP="00FA7BB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CB3A6B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792972" w:rsidRPr="00CB3A6B" w14:paraId="2B257790" w14:textId="77777777" w:rsidTr="0079297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653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DA5316B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CB3A6B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CB3A6B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CB3A6B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CB3A6B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CB3A6B">
              <w:rPr>
                <w:rFonts w:ascii="Georgia" w:hAnsi="Georgia" w:cs="Georgia"/>
                <w:color w:val="000000"/>
                <w:sz w:val="18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Französisch </w:t>
            </w:r>
            <w:r w:rsidRPr="00792972">
              <w:rPr>
                <w:rFonts w:ascii="Georgia" w:hAnsi="Georgia" w:cs="Georgia"/>
                <w:i/>
                <w:iCs/>
                <w:color w:val="000000"/>
                <w:sz w:val="18"/>
              </w:rPr>
              <w:t>(gute Kenntnisse)</w:t>
            </w:r>
          </w:p>
        </w:tc>
      </w:tr>
      <w:tr w:rsidR="00792972" w:rsidRPr="00CB3A6B" w14:paraId="45706C3F" w14:textId="77777777" w:rsidTr="00792972">
        <w:trPr>
          <w:trHeight w:val="340"/>
        </w:trPr>
        <w:tc>
          <w:tcPr>
            <w:tcW w:w="1418" w:type="dxa"/>
            <w:vAlign w:val="bottom"/>
          </w:tcPr>
          <w:p w14:paraId="57688BDA" w14:textId="3555BA5D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3" w:type="dxa"/>
            <w:gridSpan w:val="7"/>
            <w:vAlign w:val="bottom"/>
          </w:tcPr>
          <w:p w14:paraId="60CA2168" w14:textId="1953E9AD" w:rsidR="00792972" w:rsidRPr="00CB3A6B" w:rsidRDefault="00792972" w:rsidP="00FA7BB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CB3A6B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792972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792972" w:rsidRPr="00CB3A6B" w14:paraId="70CB01B0" w14:textId="77777777" w:rsidTr="00792972">
        <w:trPr>
          <w:trHeight w:val="567"/>
        </w:trPr>
        <w:tc>
          <w:tcPr>
            <w:tcW w:w="1418" w:type="dxa"/>
            <w:vAlign w:val="bottom"/>
          </w:tcPr>
          <w:p w14:paraId="33A53FB9" w14:textId="60493300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>Interessen:</w:t>
            </w:r>
          </w:p>
          <w:p w14:paraId="04F58216" w14:textId="13AE62C2" w:rsidR="00792972" w:rsidRPr="00CB3A6B" w:rsidRDefault="00792972" w:rsidP="00FA7BB5">
            <w:pPr>
              <w:rPr>
                <w:rFonts w:ascii="Georgia" w:hAnsi="Georgia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7653" w:type="dxa"/>
            <w:gridSpan w:val="7"/>
            <w:vAlign w:val="bottom"/>
          </w:tcPr>
          <w:p w14:paraId="598C2742" w14:textId="43385E33" w:rsidR="00792972" w:rsidRPr="00CB3A6B" w:rsidRDefault="00792972" w:rsidP="00FA7BB5">
            <w:pPr>
              <w:rPr>
                <w:rFonts w:ascii="Georgia" w:hAnsi="Georgia" w:cs="Georgia"/>
                <w:color w:val="000000"/>
                <w:sz w:val="18"/>
              </w:rPr>
            </w:pPr>
            <w:r w:rsidRPr="00CB3A6B">
              <w:rPr>
                <w:rFonts w:ascii="Georgia" w:hAnsi="Georgia" w:cs="Georgia"/>
                <w:color w:val="000000"/>
                <w:sz w:val="18"/>
              </w:rPr>
              <w:t xml:space="preserve">Basketball </w:t>
            </w:r>
            <w:r w:rsidRPr="00CB3A6B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(Teilnahme an European Youth Basketball League,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viermal</w:t>
            </w:r>
            <w:r w:rsidRPr="00CB3A6B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niederösterreichischer Meister)</w:t>
            </w:r>
            <w:r w:rsidRPr="00CB3A6B">
              <w:rPr>
                <w:rFonts w:ascii="Georgia" w:hAnsi="Georgia" w:cs="Georgia"/>
                <w:color w:val="000000"/>
                <w:sz w:val="18"/>
              </w:rPr>
              <w:t>, Tennis, Fußball, Ski fahren</w:t>
            </w:r>
          </w:p>
        </w:tc>
      </w:tr>
      <w:tr w:rsidR="00792972" w:rsidRPr="00CB3A6B" w14:paraId="071AB173" w14:textId="77777777" w:rsidTr="00C274D3">
        <w:trPr>
          <w:trHeight w:val="794"/>
        </w:trPr>
        <w:tc>
          <w:tcPr>
            <w:tcW w:w="9071" w:type="dxa"/>
            <w:gridSpan w:val="8"/>
            <w:vAlign w:val="bottom"/>
          </w:tcPr>
          <w:p w14:paraId="627C561F" w14:textId="77777777" w:rsidR="009649C3" w:rsidRDefault="009649C3" w:rsidP="00FA7BB5">
            <w:pPr>
              <w:rPr>
                <w:rFonts w:ascii="Georgia" w:hAnsi="Georgia"/>
                <w:sz w:val="18"/>
              </w:rPr>
            </w:pPr>
          </w:p>
          <w:p w14:paraId="7DB5593E" w14:textId="30E96551" w:rsidR="000E1D30" w:rsidRPr="000E1D30" w:rsidRDefault="000E1D30" w:rsidP="000E1D30">
            <w:pPr>
              <w:rPr>
                <w:rFonts w:ascii="Calibri" w:eastAsia="Times New Roman" w:hAnsi="Calibri" w:cs="Calibri"/>
                <w:lang w:eastAsia="de-AT"/>
              </w:rPr>
            </w:pPr>
            <w:r w:rsidRPr="000E1D30">
              <w:rPr>
                <w:rFonts w:ascii="Calibri" w:eastAsia="Times New Roman" w:hAnsi="Calibri" w:cs="Calibri"/>
                <w:noProof/>
                <w:lang w:eastAsia="de-AT"/>
              </w:rPr>
              <w:drawing>
                <wp:inline distT="0" distB="0" distL="0" distR="0" wp14:anchorId="37FCF0F9" wp14:editId="4E5A9BC6">
                  <wp:extent cx="1000393" cy="461473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943" cy="470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BF102" w14:textId="77777777" w:rsidR="009649C3" w:rsidRDefault="009649C3" w:rsidP="00FA7BB5">
            <w:pPr>
              <w:rPr>
                <w:rFonts w:ascii="Georgia" w:hAnsi="Georgia"/>
                <w:sz w:val="18"/>
              </w:rPr>
            </w:pPr>
          </w:p>
          <w:p w14:paraId="48FB94D4" w14:textId="77777777" w:rsidR="009649C3" w:rsidRDefault="009649C3" w:rsidP="00FA7BB5">
            <w:pPr>
              <w:rPr>
                <w:rFonts w:ascii="Georgia" w:hAnsi="Georgia"/>
                <w:sz w:val="18"/>
              </w:rPr>
            </w:pPr>
          </w:p>
          <w:p w14:paraId="6478BDEA" w14:textId="2AF13F8A" w:rsidR="00792972" w:rsidRPr="00CB3A6B" w:rsidRDefault="00792972" w:rsidP="00FA7BB5">
            <w:pPr>
              <w:rPr>
                <w:rFonts w:ascii="Georgia" w:hAnsi="Georgia" w:cs="Georgia"/>
                <w:color w:val="000000"/>
                <w:sz w:val="18"/>
              </w:rPr>
            </w:pPr>
            <w:r w:rsidRPr="00CB3A6B">
              <w:rPr>
                <w:rFonts w:ascii="Georgia" w:hAnsi="Georgia"/>
                <w:sz w:val="18"/>
              </w:rPr>
              <w:t xml:space="preserve">Wien, </w:t>
            </w:r>
            <w:r w:rsidR="00C5313F">
              <w:rPr>
                <w:rFonts w:ascii="Georgia" w:hAnsi="Georgia"/>
                <w:sz w:val="18"/>
              </w:rPr>
              <w:t>21</w:t>
            </w:r>
            <w:r w:rsidRPr="00CB3A6B">
              <w:rPr>
                <w:rFonts w:ascii="Georgia" w:hAnsi="Georgia"/>
                <w:sz w:val="18"/>
              </w:rPr>
              <w:t>.0</w:t>
            </w:r>
            <w:r w:rsidR="00C5313F">
              <w:rPr>
                <w:rFonts w:ascii="Georgia" w:hAnsi="Georgia"/>
                <w:sz w:val="18"/>
              </w:rPr>
              <w:t>2</w:t>
            </w:r>
            <w:r w:rsidRPr="00CB3A6B">
              <w:rPr>
                <w:rFonts w:ascii="Georgia" w:hAnsi="Georgia"/>
                <w:sz w:val="18"/>
              </w:rPr>
              <w:t>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A7BB5">
      <w:footerReference w:type="even" r:id="rId9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580DC" w14:textId="77777777" w:rsidR="00BD0597" w:rsidRDefault="00BD0597" w:rsidP="00BE053D">
      <w:pPr>
        <w:spacing w:after="0" w:line="240" w:lineRule="auto"/>
      </w:pPr>
      <w:r>
        <w:separator/>
      </w:r>
    </w:p>
  </w:endnote>
  <w:endnote w:type="continuationSeparator" w:id="0">
    <w:p w14:paraId="0774D6DE" w14:textId="77777777" w:rsidR="00BD0597" w:rsidRDefault="00BD059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6AD18" w14:textId="77777777" w:rsidR="00BD0597" w:rsidRDefault="00BD0597" w:rsidP="00BE053D">
      <w:pPr>
        <w:spacing w:after="0" w:line="240" w:lineRule="auto"/>
      </w:pPr>
      <w:r>
        <w:separator/>
      </w:r>
    </w:p>
  </w:footnote>
  <w:footnote w:type="continuationSeparator" w:id="0">
    <w:p w14:paraId="78761B12" w14:textId="77777777" w:rsidR="00BD0597" w:rsidRDefault="00BD059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768434">
    <w:abstractNumId w:val="14"/>
  </w:num>
  <w:num w:numId="2" w16cid:durableId="1588028861">
    <w:abstractNumId w:val="17"/>
  </w:num>
  <w:num w:numId="3" w16cid:durableId="451172035">
    <w:abstractNumId w:val="19"/>
  </w:num>
  <w:num w:numId="4" w16cid:durableId="1458908635">
    <w:abstractNumId w:val="0"/>
  </w:num>
  <w:num w:numId="5" w16cid:durableId="1800876191">
    <w:abstractNumId w:val="1"/>
  </w:num>
  <w:num w:numId="6" w16cid:durableId="400519478">
    <w:abstractNumId w:val="2"/>
  </w:num>
  <w:num w:numId="7" w16cid:durableId="638850198">
    <w:abstractNumId w:val="13"/>
  </w:num>
  <w:num w:numId="8" w16cid:durableId="1165241986">
    <w:abstractNumId w:val="22"/>
  </w:num>
  <w:num w:numId="9" w16cid:durableId="1062099722">
    <w:abstractNumId w:val="12"/>
  </w:num>
  <w:num w:numId="10" w16cid:durableId="2116435608">
    <w:abstractNumId w:val="23"/>
  </w:num>
  <w:num w:numId="11" w16cid:durableId="848371613">
    <w:abstractNumId w:val="5"/>
  </w:num>
  <w:num w:numId="12" w16cid:durableId="460995779">
    <w:abstractNumId w:val="6"/>
  </w:num>
  <w:num w:numId="13" w16cid:durableId="1557080213">
    <w:abstractNumId w:val="8"/>
  </w:num>
  <w:num w:numId="14" w16cid:durableId="2017612797">
    <w:abstractNumId w:val="9"/>
  </w:num>
  <w:num w:numId="15" w16cid:durableId="300691574">
    <w:abstractNumId w:val="21"/>
  </w:num>
  <w:num w:numId="16" w16cid:durableId="1112438222">
    <w:abstractNumId w:val="4"/>
  </w:num>
  <w:num w:numId="17" w16cid:durableId="144125827">
    <w:abstractNumId w:val="16"/>
  </w:num>
  <w:num w:numId="18" w16cid:durableId="694384474">
    <w:abstractNumId w:val="3"/>
  </w:num>
  <w:num w:numId="19" w16cid:durableId="181358931">
    <w:abstractNumId w:val="18"/>
  </w:num>
  <w:num w:numId="20" w16cid:durableId="1701080713">
    <w:abstractNumId w:val="10"/>
  </w:num>
  <w:num w:numId="21" w16cid:durableId="967591401">
    <w:abstractNumId w:val="11"/>
  </w:num>
  <w:num w:numId="22" w16cid:durableId="1333723247">
    <w:abstractNumId w:val="15"/>
  </w:num>
  <w:num w:numId="23" w16cid:durableId="1463764160">
    <w:abstractNumId w:val="7"/>
  </w:num>
  <w:num w:numId="24" w16cid:durableId="1784106957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7FC"/>
    <w:rsid w:val="00004F2F"/>
    <w:rsid w:val="00017FB8"/>
    <w:rsid w:val="00061D33"/>
    <w:rsid w:val="00064643"/>
    <w:rsid w:val="00084535"/>
    <w:rsid w:val="00087747"/>
    <w:rsid w:val="00092A2C"/>
    <w:rsid w:val="000A1FDA"/>
    <w:rsid w:val="000B434A"/>
    <w:rsid w:val="000B63E2"/>
    <w:rsid w:val="000B6548"/>
    <w:rsid w:val="000C1782"/>
    <w:rsid w:val="000C45C8"/>
    <w:rsid w:val="000D671A"/>
    <w:rsid w:val="000E1D30"/>
    <w:rsid w:val="000E2935"/>
    <w:rsid w:val="00102CAE"/>
    <w:rsid w:val="00103EC5"/>
    <w:rsid w:val="00104DC4"/>
    <w:rsid w:val="00116C6E"/>
    <w:rsid w:val="00125CA6"/>
    <w:rsid w:val="0013412D"/>
    <w:rsid w:val="00156FC9"/>
    <w:rsid w:val="00162A5A"/>
    <w:rsid w:val="001638CD"/>
    <w:rsid w:val="00172867"/>
    <w:rsid w:val="00175B6D"/>
    <w:rsid w:val="001901ED"/>
    <w:rsid w:val="00190289"/>
    <w:rsid w:val="0019483A"/>
    <w:rsid w:val="001A3D3E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51ADD"/>
    <w:rsid w:val="00267252"/>
    <w:rsid w:val="0026763C"/>
    <w:rsid w:val="00270995"/>
    <w:rsid w:val="00282DB0"/>
    <w:rsid w:val="00292511"/>
    <w:rsid w:val="002B2091"/>
    <w:rsid w:val="002C6972"/>
    <w:rsid w:val="002D2B32"/>
    <w:rsid w:val="002D40D3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0F32"/>
    <w:rsid w:val="00484FD7"/>
    <w:rsid w:val="004929FB"/>
    <w:rsid w:val="004A54BA"/>
    <w:rsid w:val="004B6A5E"/>
    <w:rsid w:val="00507EA7"/>
    <w:rsid w:val="00526089"/>
    <w:rsid w:val="00527A28"/>
    <w:rsid w:val="00527DCA"/>
    <w:rsid w:val="00553E04"/>
    <w:rsid w:val="005716D4"/>
    <w:rsid w:val="00571B60"/>
    <w:rsid w:val="00573A63"/>
    <w:rsid w:val="00585A4D"/>
    <w:rsid w:val="005D6329"/>
    <w:rsid w:val="005E0FCB"/>
    <w:rsid w:val="005E57F6"/>
    <w:rsid w:val="006058D8"/>
    <w:rsid w:val="00610200"/>
    <w:rsid w:val="00623699"/>
    <w:rsid w:val="006275DF"/>
    <w:rsid w:val="00632D5A"/>
    <w:rsid w:val="00635515"/>
    <w:rsid w:val="006546FD"/>
    <w:rsid w:val="00665BF3"/>
    <w:rsid w:val="00666DA5"/>
    <w:rsid w:val="006732D6"/>
    <w:rsid w:val="00676579"/>
    <w:rsid w:val="00693E09"/>
    <w:rsid w:val="006A2DE9"/>
    <w:rsid w:val="006A7230"/>
    <w:rsid w:val="006B4E32"/>
    <w:rsid w:val="006B5942"/>
    <w:rsid w:val="006B72C7"/>
    <w:rsid w:val="006B7F78"/>
    <w:rsid w:val="006C2252"/>
    <w:rsid w:val="006D7F7F"/>
    <w:rsid w:val="006E2C9C"/>
    <w:rsid w:val="006E40EF"/>
    <w:rsid w:val="006F0039"/>
    <w:rsid w:val="00710A62"/>
    <w:rsid w:val="00711CEF"/>
    <w:rsid w:val="00720320"/>
    <w:rsid w:val="00723643"/>
    <w:rsid w:val="00725D3C"/>
    <w:rsid w:val="00733227"/>
    <w:rsid w:val="00733DA1"/>
    <w:rsid w:val="00737822"/>
    <w:rsid w:val="0074111D"/>
    <w:rsid w:val="00744FFE"/>
    <w:rsid w:val="007475B3"/>
    <w:rsid w:val="00747E81"/>
    <w:rsid w:val="00752A4F"/>
    <w:rsid w:val="00753D4A"/>
    <w:rsid w:val="00756912"/>
    <w:rsid w:val="00761609"/>
    <w:rsid w:val="00763DCE"/>
    <w:rsid w:val="00767059"/>
    <w:rsid w:val="0077691C"/>
    <w:rsid w:val="00776C46"/>
    <w:rsid w:val="0078260B"/>
    <w:rsid w:val="007838D1"/>
    <w:rsid w:val="00785254"/>
    <w:rsid w:val="00785853"/>
    <w:rsid w:val="00792972"/>
    <w:rsid w:val="007944BB"/>
    <w:rsid w:val="007966F0"/>
    <w:rsid w:val="00797BFC"/>
    <w:rsid w:val="007A720F"/>
    <w:rsid w:val="007B588A"/>
    <w:rsid w:val="007C42AC"/>
    <w:rsid w:val="007C6A3C"/>
    <w:rsid w:val="007D374F"/>
    <w:rsid w:val="007D4BEE"/>
    <w:rsid w:val="007D5BE9"/>
    <w:rsid w:val="007E19B9"/>
    <w:rsid w:val="008050E4"/>
    <w:rsid w:val="008153D6"/>
    <w:rsid w:val="00820696"/>
    <w:rsid w:val="0082257D"/>
    <w:rsid w:val="008261EB"/>
    <w:rsid w:val="0084062A"/>
    <w:rsid w:val="00850533"/>
    <w:rsid w:val="00853438"/>
    <w:rsid w:val="00855C85"/>
    <w:rsid w:val="00866846"/>
    <w:rsid w:val="00875DA9"/>
    <w:rsid w:val="00895E38"/>
    <w:rsid w:val="008A782B"/>
    <w:rsid w:val="008B0FC0"/>
    <w:rsid w:val="008C2943"/>
    <w:rsid w:val="008C429A"/>
    <w:rsid w:val="008E1F3D"/>
    <w:rsid w:val="008E42BD"/>
    <w:rsid w:val="009053D7"/>
    <w:rsid w:val="0091331D"/>
    <w:rsid w:val="0093223C"/>
    <w:rsid w:val="00936C1B"/>
    <w:rsid w:val="00941A87"/>
    <w:rsid w:val="009501C2"/>
    <w:rsid w:val="00962DCA"/>
    <w:rsid w:val="009649C3"/>
    <w:rsid w:val="009668B9"/>
    <w:rsid w:val="00976577"/>
    <w:rsid w:val="00986A0A"/>
    <w:rsid w:val="00996356"/>
    <w:rsid w:val="00997D9A"/>
    <w:rsid w:val="009A06A1"/>
    <w:rsid w:val="009D7C49"/>
    <w:rsid w:val="009E7297"/>
    <w:rsid w:val="00A0257D"/>
    <w:rsid w:val="00A12EDC"/>
    <w:rsid w:val="00A26D0D"/>
    <w:rsid w:val="00A320A0"/>
    <w:rsid w:val="00A33BDE"/>
    <w:rsid w:val="00A34885"/>
    <w:rsid w:val="00A43BC1"/>
    <w:rsid w:val="00A74225"/>
    <w:rsid w:val="00A86F4A"/>
    <w:rsid w:val="00A936D5"/>
    <w:rsid w:val="00AA1EB0"/>
    <w:rsid w:val="00AA2DA3"/>
    <w:rsid w:val="00AA5A9C"/>
    <w:rsid w:val="00AB016A"/>
    <w:rsid w:val="00AB2A5A"/>
    <w:rsid w:val="00AD28F8"/>
    <w:rsid w:val="00AF3D2A"/>
    <w:rsid w:val="00B0230B"/>
    <w:rsid w:val="00B17D95"/>
    <w:rsid w:val="00B23509"/>
    <w:rsid w:val="00B359DB"/>
    <w:rsid w:val="00B3632B"/>
    <w:rsid w:val="00B409D8"/>
    <w:rsid w:val="00B5178D"/>
    <w:rsid w:val="00B62877"/>
    <w:rsid w:val="00B67F1F"/>
    <w:rsid w:val="00B701D7"/>
    <w:rsid w:val="00B77189"/>
    <w:rsid w:val="00B90595"/>
    <w:rsid w:val="00B9446A"/>
    <w:rsid w:val="00BA215A"/>
    <w:rsid w:val="00BA2DAE"/>
    <w:rsid w:val="00BB5F09"/>
    <w:rsid w:val="00BC0D9F"/>
    <w:rsid w:val="00BD0597"/>
    <w:rsid w:val="00BD53DE"/>
    <w:rsid w:val="00BD56D7"/>
    <w:rsid w:val="00BD6117"/>
    <w:rsid w:val="00BE053D"/>
    <w:rsid w:val="00BF1A7A"/>
    <w:rsid w:val="00BF1FA3"/>
    <w:rsid w:val="00C00974"/>
    <w:rsid w:val="00C018E4"/>
    <w:rsid w:val="00C066FA"/>
    <w:rsid w:val="00C25387"/>
    <w:rsid w:val="00C274D3"/>
    <w:rsid w:val="00C52BD3"/>
    <w:rsid w:val="00C5313F"/>
    <w:rsid w:val="00C54BE3"/>
    <w:rsid w:val="00C57F80"/>
    <w:rsid w:val="00C768ED"/>
    <w:rsid w:val="00C82A8F"/>
    <w:rsid w:val="00C8634B"/>
    <w:rsid w:val="00C916C2"/>
    <w:rsid w:val="00CA35E4"/>
    <w:rsid w:val="00CB3A6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A24"/>
    <w:rsid w:val="00D17B69"/>
    <w:rsid w:val="00D3003C"/>
    <w:rsid w:val="00D331F4"/>
    <w:rsid w:val="00D470E4"/>
    <w:rsid w:val="00D52142"/>
    <w:rsid w:val="00D5280E"/>
    <w:rsid w:val="00D61F14"/>
    <w:rsid w:val="00D80D6B"/>
    <w:rsid w:val="00D878A7"/>
    <w:rsid w:val="00D90950"/>
    <w:rsid w:val="00DA69DF"/>
    <w:rsid w:val="00DB33F8"/>
    <w:rsid w:val="00DB69B5"/>
    <w:rsid w:val="00DB76FB"/>
    <w:rsid w:val="00DB7BFD"/>
    <w:rsid w:val="00DD0478"/>
    <w:rsid w:val="00DD38E2"/>
    <w:rsid w:val="00DD5C69"/>
    <w:rsid w:val="00E13110"/>
    <w:rsid w:val="00E24DF1"/>
    <w:rsid w:val="00E431ED"/>
    <w:rsid w:val="00E529B2"/>
    <w:rsid w:val="00E616B2"/>
    <w:rsid w:val="00E62E61"/>
    <w:rsid w:val="00E64FF5"/>
    <w:rsid w:val="00E907EC"/>
    <w:rsid w:val="00E93616"/>
    <w:rsid w:val="00EA5421"/>
    <w:rsid w:val="00EB34FC"/>
    <w:rsid w:val="00EB5816"/>
    <w:rsid w:val="00EC1450"/>
    <w:rsid w:val="00ED0EA9"/>
    <w:rsid w:val="00EF77DF"/>
    <w:rsid w:val="00F07B84"/>
    <w:rsid w:val="00F11BEF"/>
    <w:rsid w:val="00F20D31"/>
    <w:rsid w:val="00F258E7"/>
    <w:rsid w:val="00F31B84"/>
    <w:rsid w:val="00F631EC"/>
    <w:rsid w:val="00F64C22"/>
    <w:rsid w:val="00F64FA7"/>
    <w:rsid w:val="00F74D19"/>
    <w:rsid w:val="00F80053"/>
    <w:rsid w:val="00FA02C7"/>
    <w:rsid w:val="00FA30DE"/>
    <w:rsid w:val="00FA4186"/>
    <w:rsid w:val="00FA7BB5"/>
    <w:rsid w:val="00FC0531"/>
    <w:rsid w:val="00FC13F0"/>
    <w:rsid w:val="00FC4E44"/>
    <w:rsid w:val="00FD0FB7"/>
    <w:rsid w:val="00FE79A2"/>
    <w:rsid w:val="00FF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A30DE"/>
    <w:pPr>
      <w:spacing w:after="0" w:line="240" w:lineRule="auto"/>
    </w:pPr>
    <w:rPr>
      <w:lang w:val="de-A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A30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A30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A30DE"/>
    <w:rPr>
      <w:sz w:val="20"/>
      <w:szCs w:val="20"/>
      <w:lang w:val="de-AT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A30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A30DE"/>
    <w:rPr>
      <w:b/>
      <w:bCs/>
      <w:sz w:val="20"/>
      <w:szCs w:val="20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7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1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2152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2023-02-21T17:08:00Z</cp:lastPrinted>
  <dcterms:created xsi:type="dcterms:W3CDTF">2023-02-05T16:13:00Z</dcterms:created>
  <dcterms:modified xsi:type="dcterms:W3CDTF">2023-02-21T18:08:00Z</dcterms:modified>
</cp:coreProperties>
</file>