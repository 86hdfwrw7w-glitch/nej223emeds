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946"/>
        <w:gridCol w:w="1842"/>
        <w:tblGridChange w:id="0">
          <w:tblGrid>
            <w:gridCol w:w="1418"/>
            <w:gridCol w:w="6946"/>
            <w:gridCol w:w="1842"/>
          </w:tblGrid>
        </w:tblGridChange>
      </w:tblGrid>
      <w:tr w:rsidR="00E55D90" w:rsidRPr="00F44F5F" w14:paraId="487AC9CE" w14:textId="77777777" w:rsidTr="00EE6951">
        <w:trPr>
          <w:trHeight w:val="283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35895E2" w14:textId="65E8C974" w:rsidR="00F44F5F" w:rsidRPr="00EE6951" w:rsidRDefault="00EE6951" w:rsidP="00EE695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EE6951">
              <w:rPr>
                <w:rFonts w:ascii="Times New Roman" w:hAnsi="Times New Roman" w:cs="Times New Roman"/>
                <w:b/>
                <w:sz w:val="40"/>
                <w:szCs w:val="36"/>
              </w:rPr>
              <w:t>Jan Nicolas Hecker</w:t>
            </w:r>
          </w:p>
        </w:tc>
      </w:tr>
      <w:tr w:rsidR="00EE6951" w:rsidRPr="00F44F5F" w14:paraId="6162831D" w14:textId="77777777" w:rsidTr="00EE6951">
        <w:trPr>
          <w:trHeight w:val="283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5CFC9810" w14:textId="6678F2B8" w:rsidR="00EE6951" w:rsidRPr="00DC3B86" w:rsidRDefault="00EE6951" w:rsidP="00EE695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pacing w:val="20"/>
                <w:sz w:val="20"/>
                <w:szCs w:val="20"/>
              </w:rPr>
            </w:pPr>
            <w:r w:rsidRPr="00DC3B86">
              <w:rPr>
                <w:rFonts w:ascii="Times New Roman" w:hAnsi="Times New Roman" w:cs="Times New Roman"/>
                <w:bCs/>
                <w:spacing w:val="20"/>
                <w:sz w:val="20"/>
                <w:szCs w:val="20"/>
              </w:rPr>
              <w:t>Frauenlobstr. 51 • Mainz • D-55118, Germany • nicolas.hecker@gmx.de • +49 (0)176 40490686</w:t>
            </w:r>
          </w:p>
        </w:tc>
      </w:tr>
      <w:tr w:rsidR="002508C2" w:rsidRPr="00F44F5F" w14:paraId="0FCADE56" w14:textId="77777777" w:rsidTr="008F784D">
        <w:trPr>
          <w:trHeight w:val="454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5581BDC3" w:rsidR="002508C2" w:rsidRPr="00EE6951" w:rsidRDefault="00EE6951" w:rsidP="00F44F5F">
            <w:pPr>
              <w:rPr>
                <w:rFonts w:ascii="Times New Roman" w:hAnsi="Times New Roman" w:cs="Times New Roman"/>
                <w:b/>
                <w:smallCaps/>
                <w:sz w:val="28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620CEC">
        <w:trPr>
          <w:trHeight w:val="283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4D667160" w:rsidR="00D1492F" w:rsidRPr="00EE6951" w:rsidRDefault="00EE6951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E6951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Hochschule Mainz University of Applied Sciences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bottom"/>
          </w:tcPr>
          <w:p w14:paraId="7C845E2D" w14:textId="389DA007" w:rsidR="00D1492F" w:rsidRPr="00F44F5F" w:rsidRDefault="00EE6951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Mainz</w:t>
            </w:r>
          </w:p>
        </w:tc>
      </w:tr>
      <w:tr w:rsidR="00D1492F" w:rsidRPr="00F44F5F" w14:paraId="61E5D482" w14:textId="77777777" w:rsidTr="003C22CA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03-14T20:13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7"/>
          <w:trPrChange w:id="2" w:author="David Döbele" w:date="2023-03-14T20:13:00Z">
            <w:trPr>
              <w:trHeight w:val="283"/>
            </w:trPr>
          </w:trPrChange>
        </w:trPr>
        <w:tc>
          <w:tcPr>
            <w:tcW w:w="8364" w:type="dxa"/>
            <w:gridSpan w:val="2"/>
            <w:tcPrChange w:id="3" w:author="David Döbele" w:date="2023-03-14T20:13:00Z">
              <w:tcPr>
                <w:tcW w:w="8364" w:type="dxa"/>
                <w:gridSpan w:val="2"/>
              </w:tcPr>
            </w:tcPrChange>
          </w:tcPr>
          <w:p w14:paraId="11CB9A0F" w14:textId="4EF3EDF4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EE69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Eng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 i</w:t>
            </w:r>
            <w:r w:rsidR="001B59F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EE69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ingenieurwesen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620C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vorläufiger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Schnitt: 1,</w:t>
            </w:r>
            <w:r w:rsidR="00EE695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del w:id="4" w:author="David Döbele" w:date="2023-03-14T20:19:00Z">
              <w:r w:rsidR="001B59F8" w:rsidDel="003C22CA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>,</w:delText>
              </w:r>
            </w:del>
            <w:r w:rsidR="001D40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ins w:id="5" w:author="David Döbele" w:date="2023-03-14T20:19:00Z">
              <w:r w:rsidR="003C22CA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- </w:t>
              </w:r>
            </w:ins>
            <w:r w:rsidR="001D40AC" w:rsidRPr="001D40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Top </w:t>
            </w:r>
            <w:proofErr w:type="spellStart"/>
            <w:r w:rsidR="001D40AC" w:rsidRPr="001D40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of</w:t>
            </w:r>
            <w:proofErr w:type="spellEnd"/>
            <w:r w:rsidR="001D40AC" w:rsidRPr="001D40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D40AC" w:rsidRPr="001D40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class</w:t>
            </w:r>
            <w:proofErr w:type="spellEnd"/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2" w:type="dxa"/>
            <w:tcPrChange w:id="6" w:author="David Döbele" w:date="2023-03-14T20:13:00Z">
              <w:tcPr>
                <w:tcW w:w="1842" w:type="dxa"/>
              </w:tcPr>
            </w:tcPrChange>
          </w:tcPr>
          <w:p w14:paraId="419A9228" w14:textId="2E96D8A9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09/201</w:t>
            </w:r>
            <w:r w:rsidR="00EE695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3"/>
          </w:tcPr>
          <w:p w14:paraId="2F3DC11D" w14:textId="75846C27" w:rsidR="00426D7E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DC3B8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Bauingenieurwesen</w:t>
            </w:r>
          </w:p>
          <w:p w14:paraId="7436198A" w14:textId="05D74F6E" w:rsidR="00621D19" w:rsidRDefault="00AE28E2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Projektarbeit: </w:t>
            </w:r>
            <w:r w:rsidR="00621D1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Entwicklung einer Wachstums- und Nachhaltigkeitsstrategie für die C.A. Weber Eisenhandels GmbH</w:t>
            </w:r>
          </w:p>
          <w:p w14:paraId="7A71E6B0" w14:textId="3300AC41" w:rsidR="00DC3B86" w:rsidRPr="00FE0496" w:rsidRDefault="00DC3B86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Thesis: </w:t>
            </w:r>
            <w:r w:rsidRPr="00DC3B86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Entscheidungsunterstützung bei der Durchführung von Nachhaltigkeitsmaßnahmen in Immobilienfonds</w:t>
            </w:r>
          </w:p>
        </w:tc>
      </w:tr>
      <w:tr w:rsidR="00AE4ED3" w:rsidRPr="00F44F5F" w14:paraId="6B19CF91" w14:textId="77777777" w:rsidTr="003C22CA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" w:author="David Döbele" w:date="2023-03-14T20:13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8" w:author="David Döbele" w:date="2023-03-14T20:13:00Z">
            <w:trPr>
              <w:trHeight w:val="283"/>
            </w:trPr>
          </w:trPrChange>
        </w:trPr>
        <w:tc>
          <w:tcPr>
            <w:tcW w:w="8364" w:type="dxa"/>
            <w:gridSpan w:val="2"/>
            <w:vAlign w:val="bottom"/>
            <w:tcPrChange w:id="9" w:author="David Döbele" w:date="2023-03-14T20:13:00Z">
              <w:tcPr>
                <w:tcW w:w="8364" w:type="dxa"/>
                <w:gridSpan w:val="2"/>
                <w:vAlign w:val="bottom"/>
              </w:tcPr>
            </w:tcPrChange>
          </w:tcPr>
          <w:p w14:paraId="54F7169D" w14:textId="729F35AA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EE6951">
              <w:rPr>
                <w:rFonts w:ascii="Times New Roman" w:hAnsi="Times New Roman" w:cs="Times New Roman"/>
                <w:b/>
                <w:sz w:val="21"/>
                <w:szCs w:val="21"/>
              </w:rPr>
              <w:t>Philippinum Marburg</w:t>
            </w:r>
          </w:p>
        </w:tc>
        <w:tc>
          <w:tcPr>
            <w:tcW w:w="1842" w:type="dxa"/>
            <w:vAlign w:val="bottom"/>
            <w:tcPrChange w:id="10" w:author="David Döbele" w:date="2023-03-14T20:13:00Z">
              <w:tcPr>
                <w:tcW w:w="1842" w:type="dxa"/>
                <w:vAlign w:val="bottom"/>
              </w:tcPr>
            </w:tcPrChange>
          </w:tcPr>
          <w:p w14:paraId="262B6DA3" w14:textId="36D53EE6" w:rsidR="00AE4ED3" w:rsidRPr="00F44F5F" w:rsidRDefault="00EE6951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Marburg</w:t>
            </w:r>
          </w:p>
        </w:tc>
      </w:tr>
      <w:tr w:rsidR="00AE4ED3" w:rsidRPr="00F44F5F" w14:paraId="263521E3" w14:textId="77777777" w:rsidTr="008F784D">
        <w:trPr>
          <w:trHeight w:val="283"/>
        </w:trPr>
        <w:tc>
          <w:tcPr>
            <w:tcW w:w="8364" w:type="dxa"/>
            <w:gridSpan w:val="2"/>
          </w:tcPr>
          <w:p w14:paraId="36282A3A" w14:textId="3F0D261A" w:rsidR="00AE4ED3" w:rsidRPr="00AE285C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E28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 (Note: 1,</w:t>
            </w:r>
            <w:r w:rsidR="00EE6951" w:rsidRPr="00AE28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Pr="00AE28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2" w:type="dxa"/>
          </w:tcPr>
          <w:p w14:paraId="3DE8C75D" w14:textId="2D5E93BA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09/200</w:t>
            </w:r>
            <w:r w:rsidR="00EE695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E695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3"/>
          </w:tcPr>
          <w:p w14:paraId="6ECF7248" w14:textId="626FC58D" w:rsidR="00AE4ED3" w:rsidRPr="00AE285C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sz w:val="20"/>
                <w:szCs w:val="20"/>
              </w:rPr>
              <w:t>Schwerpunktfächer: Mathematik (1</w:t>
            </w:r>
            <w:r w:rsidR="00EE6951" w:rsidRPr="00AE285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AE285C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EE6951" w:rsidRPr="00AE285C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AE285C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EE6951" w:rsidRPr="00AE285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AE285C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E55D90" w:rsidRPr="00F44F5F" w14:paraId="3A2665B3" w14:textId="77777777" w:rsidTr="009C2336">
        <w:trPr>
          <w:trHeight w:val="454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5C5E57E4" w:rsidR="00E55D90" w:rsidRPr="00AE285C" w:rsidRDefault="00EE6951" w:rsidP="00EE6951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AE285C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Praktische Erfahrungen</w:t>
            </w:r>
          </w:p>
        </w:tc>
      </w:tr>
      <w:tr w:rsidR="00E55D90" w:rsidRPr="00F44F5F" w14:paraId="127C64E2" w14:textId="77777777" w:rsidTr="00620CEC">
        <w:trPr>
          <w:trHeight w:val="283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2DC7E2F" w:rsidR="00E55D90" w:rsidRPr="00AE285C" w:rsidRDefault="00EE6951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b/>
                <w:sz w:val="21"/>
                <w:szCs w:val="21"/>
              </w:rPr>
              <w:t>DWS Alternatives GmbH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F44F5F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367588" w:rsidRPr="00F44F5F" w14:paraId="0BF26313" w14:textId="77777777" w:rsidTr="008F784D">
        <w:trPr>
          <w:trHeight w:val="283"/>
        </w:trPr>
        <w:tc>
          <w:tcPr>
            <w:tcW w:w="8364" w:type="dxa"/>
            <w:gridSpan w:val="2"/>
          </w:tcPr>
          <w:p w14:paraId="426ADA01" w14:textId="26A9F7A6" w:rsidR="00367588" w:rsidRPr="00AE285C" w:rsidRDefault="00367588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Portfoliomanagement für </w:t>
            </w:r>
            <w:r w:rsidR="006317E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eine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Kooperation im Rahmen der Bachelorthesis</w:t>
            </w:r>
          </w:p>
        </w:tc>
        <w:tc>
          <w:tcPr>
            <w:tcW w:w="1842" w:type="dxa"/>
          </w:tcPr>
          <w:p w14:paraId="183A343A" w14:textId="0F1170FA" w:rsidR="00367588" w:rsidRPr="00367588" w:rsidRDefault="00367588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01/2023 – 02/2022</w:t>
            </w:r>
          </w:p>
        </w:tc>
      </w:tr>
      <w:tr w:rsidR="00367588" w:rsidRPr="00F44F5F" w14:paraId="28FC37B3" w14:textId="77777777" w:rsidTr="00367588">
        <w:tc>
          <w:tcPr>
            <w:tcW w:w="10206" w:type="dxa"/>
            <w:gridSpan w:val="3"/>
          </w:tcPr>
          <w:p w14:paraId="7031D101" w14:textId="49FF89BA" w:rsidR="00367588" w:rsidRPr="0041650E" w:rsidRDefault="00F457AC" w:rsidP="0036758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Zusammenstellung</w:t>
            </w:r>
            <w:r w:rsidR="004165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und Analyse von Fallstudien zu Nachhaltigkeitsmaßnahmen</w:t>
            </w:r>
          </w:p>
          <w:p w14:paraId="76DD75C7" w14:textId="4761A7A0" w:rsidR="0041650E" w:rsidRPr="0041650E" w:rsidRDefault="0041650E" w:rsidP="0041650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Entwicklung eines Excel-Tools zur Bestimmung der </w:t>
            </w:r>
            <w:r w:rsidR="00C656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finanziellen und ökologischen Auswirkungen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sowie Zusammenfassung in einer Entscheidungsvorlage</w:t>
            </w:r>
            <w:r w:rsidR="00F457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für das Portfoliomanagement</w:t>
            </w:r>
          </w:p>
        </w:tc>
      </w:tr>
      <w:tr w:rsidR="00367588" w:rsidRPr="00F44F5F" w14:paraId="335D84E9" w14:textId="77777777" w:rsidTr="003C22CA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3-03-14T20:14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12" w:author="David Döbele" w:date="2023-03-14T20:14:00Z">
            <w:trPr>
              <w:trHeight w:val="283"/>
            </w:trPr>
          </w:trPrChange>
        </w:trPr>
        <w:tc>
          <w:tcPr>
            <w:tcW w:w="8364" w:type="dxa"/>
            <w:gridSpan w:val="2"/>
            <w:vAlign w:val="bottom"/>
            <w:tcPrChange w:id="13" w:author="David Döbele" w:date="2023-03-14T20:14:00Z">
              <w:tcPr>
                <w:tcW w:w="8364" w:type="dxa"/>
                <w:gridSpan w:val="2"/>
              </w:tcPr>
            </w:tcPrChange>
          </w:tcPr>
          <w:p w14:paraId="20B1570F" w14:textId="4548474E" w:rsidR="00367588" w:rsidRPr="00AE285C" w:rsidRDefault="00367588" w:rsidP="003C22C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institutionellen </w:t>
            </w:r>
            <w:r w:rsidRPr="00AE28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Portfoliomanagement von Immobilien Spezialfonds (AUM &gt; EUR 5 Mrd.)</w:t>
            </w:r>
          </w:p>
        </w:tc>
        <w:tc>
          <w:tcPr>
            <w:tcW w:w="1842" w:type="dxa"/>
            <w:tcPrChange w:id="14" w:author="David Döbele" w:date="2023-03-14T20:14:00Z">
              <w:tcPr>
                <w:tcW w:w="1842" w:type="dxa"/>
              </w:tcPr>
            </w:tcPrChange>
          </w:tcPr>
          <w:p w14:paraId="0475B997" w14:textId="2B27F0DA" w:rsidR="00367588" w:rsidRPr="00F44F5F" w:rsidRDefault="00367588" w:rsidP="0036758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367588" w:rsidRPr="00F44F5F" w14:paraId="54C3D64C" w14:textId="77777777" w:rsidTr="00FE0496">
        <w:tc>
          <w:tcPr>
            <w:tcW w:w="10206" w:type="dxa"/>
            <w:gridSpan w:val="3"/>
          </w:tcPr>
          <w:p w14:paraId="13C4EFD4" w14:textId="6DC5E4C9" w:rsidR="0041650E" w:rsidRDefault="00F457AC" w:rsidP="004165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Analyse von Investitionsmöglichkeiten, Rentabilitätsberechnungen, Modellierung von Fondsrenditeprognosen</w:t>
            </w:r>
          </w:p>
          <w:p w14:paraId="1C0C2D06" w14:textId="5CAB5579" w:rsidR="0041650E" w:rsidRDefault="00F457AC" w:rsidP="004165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und Teilnahme an einer Anlageausschusssitzung mit einem institutionellen Investor</w:t>
            </w:r>
          </w:p>
          <w:p w14:paraId="303097DD" w14:textId="77777777" w:rsidR="001B59F8" w:rsidRDefault="00F457AC" w:rsidP="004165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Fondsübergreifende Analyse der Gebäudeverbrauchsdaten und Präsentation der Schlussfolgerungen in der Abteilung</w:t>
            </w:r>
          </w:p>
          <w:p w14:paraId="6DD9BA0F" w14:textId="6E046630" w:rsidR="00F457AC" w:rsidRPr="001B59F8" w:rsidRDefault="001B59F8" w:rsidP="001B59F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Präsentationen </w:t>
            </w:r>
            <w:r w:rsidR="00C6561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 möglichen Investitionsmöglichkeiten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von fünf Spezialfonds</w:t>
            </w:r>
            <w:r w:rsidR="00F457AC" w:rsidRPr="001B59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367588" w:rsidRPr="00F44F5F" w14:paraId="45404236" w14:textId="77777777" w:rsidTr="00C6561B">
        <w:trPr>
          <w:trHeight w:val="283"/>
        </w:trPr>
        <w:tc>
          <w:tcPr>
            <w:tcW w:w="8364" w:type="dxa"/>
            <w:gridSpan w:val="2"/>
            <w:vAlign w:val="bottom"/>
          </w:tcPr>
          <w:p w14:paraId="3CF978EE" w14:textId="0B80D75F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Hochschule Mainz, Lehrstuhl Prof. Dr. Ruhl</w:t>
            </w:r>
          </w:p>
        </w:tc>
        <w:tc>
          <w:tcPr>
            <w:tcW w:w="1842" w:type="dxa"/>
            <w:vAlign w:val="bottom"/>
          </w:tcPr>
          <w:p w14:paraId="49A11F72" w14:textId="78FC0975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Mainz</w:t>
            </w:r>
          </w:p>
        </w:tc>
      </w:tr>
      <w:tr w:rsidR="00367588" w:rsidRPr="00F44F5F" w14:paraId="16C6F7AD" w14:textId="77777777" w:rsidTr="008F784D">
        <w:trPr>
          <w:trHeight w:val="283"/>
        </w:trPr>
        <w:tc>
          <w:tcPr>
            <w:tcW w:w="8364" w:type="dxa"/>
            <w:gridSpan w:val="2"/>
          </w:tcPr>
          <w:p w14:paraId="5D8760E9" w14:textId="1EF46C0A" w:rsidR="00367588" w:rsidRPr="00620CEC" w:rsidRDefault="00367588" w:rsidP="0036758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 xml:space="preserve">Studentische Hilfskraft am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wirtschaftswissenschaftlichen </w:t>
            </w: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>Lehrstuhl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>vo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 Prof. Dr. Ruhl</w:t>
            </w:r>
          </w:p>
        </w:tc>
        <w:tc>
          <w:tcPr>
            <w:tcW w:w="1842" w:type="dxa"/>
          </w:tcPr>
          <w:p w14:paraId="2D9DB8CA" w14:textId="71D6DF25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</w:p>
        </w:tc>
      </w:tr>
      <w:tr w:rsidR="00367588" w:rsidRPr="00F44F5F" w14:paraId="7660C4BA" w14:textId="77777777" w:rsidTr="00FE0496">
        <w:trPr>
          <w:trHeight w:val="57"/>
        </w:trPr>
        <w:tc>
          <w:tcPr>
            <w:tcW w:w="10206" w:type="dxa"/>
            <w:gridSpan w:val="3"/>
          </w:tcPr>
          <w:p w14:paraId="132465C4" w14:textId="6086191D" w:rsidR="00367588" w:rsidRPr="0041650E" w:rsidRDefault="00367588" w:rsidP="0041650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und </w:t>
            </w:r>
            <w:r w:rsidRPr="00620C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von Online-Wissenstests, Tutorien und Übungsaufgaben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4165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 vier Modulen</w:t>
            </w:r>
          </w:p>
        </w:tc>
      </w:tr>
      <w:tr w:rsidR="00367588" w:rsidRPr="00F44F5F" w14:paraId="4EC9DEB8" w14:textId="77777777" w:rsidTr="00C6561B">
        <w:trPr>
          <w:trHeight w:val="283"/>
        </w:trPr>
        <w:tc>
          <w:tcPr>
            <w:tcW w:w="8364" w:type="dxa"/>
            <w:gridSpan w:val="2"/>
            <w:vAlign w:val="bottom"/>
          </w:tcPr>
          <w:p w14:paraId="061D97E7" w14:textId="45747348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Pandion Projektmanagement GmbH</w:t>
            </w:r>
          </w:p>
        </w:tc>
        <w:tc>
          <w:tcPr>
            <w:tcW w:w="1842" w:type="dxa"/>
            <w:vAlign w:val="bottom"/>
          </w:tcPr>
          <w:p w14:paraId="38592414" w14:textId="4C24354B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Mainz</w:t>
            </w:r>
          </w:p>
        </w:tc>
      </w:tr>
      <w:tr w:rsidR="00367588" w:rsidRPr="00F44F5F" w14:paraId="0A0FFCF6" w14:textId="77777777" w:rsidTr="008F784D">
        <w:trPr>
          <w:trHeight w:val="227"/>
        </w:trPr>
        <w:tc>
          <w:tcPr>
            <w:tcW w:w="8364" w:type="dxa"/>
            <w:gridSpan w:val="2"/>
          </w:tcPr>
          <w:p w14:paraId="30382087" w14:textId="2E6261E7" w:rsidR="00367588" w:rsidRPr="00620CEC" w:rsidRDefault="00367588" w:rsidP="0036758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>Werkstudent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entätigkeit</w:t>
            </w: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 xml:space="preserve"> im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Construction-Management des Projektes „Pandion DOXX“</w:t>
            </w:r>
          </w:p>
        </w:tc>
        <w:tc>
          <w:tcPr>
            <w:tcW w:w="1842" w:type="dxa"/>
          </w:tcPr>
          <w:p w14:paraId="7444AF8F" w14:textId="1C21D206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03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22</w:t>
            </w:r>
          </w:p>
        </w:tc>
      </w:tr>
      <w:tr w:rsidR="00367588" w:rsidRPr="00F44F5F" w14:paraId="41451CB0" w14:textId="77777777" w:rsidTr="003C22CA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" w:author="David Döbele" w:date="2023-03-14T20:16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16" w:author="David Döbele" w:date="2023-03-14T20:16:00Z">
            <w:trPr>
              <w:trHeight w:val="510"/>
            </w:trPr>
          </w:trPrChange>
        </w:trPr>
        <w:tc>
          <w:tcPr>
            <w:tcW w:w="8364" w:type="dxa"/>
            <w:gridSpan w:val="2"/>
            <w:tcPrChange w:id="17" w:author="David Döbele" w:date="2023-03-14T20:16:00Z">
              <w:tcPr>
                <w:tcW w:w="8364" w:type="dxa"/>
                <w:gridSpan w:val="2"/>
              </w:tcPr>
            </w:tcPrChange>
          </w:tcPr>
          <w:p w14:paraId="1BAE8FCE" w14:textId="7698FD33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 </w:t>
            </w:r>
            <w:r w:rsidRPr="00620CEC">
              <w:rPr>
                <w:rFonts w:ascii="Times New Roman" w:hAnsi="Times New Roman" w:cs="Times New Roman"/>
                <w:sz w:val="20"/>
                <w:szCs w:val="20"/>
              </w:rPr>
              <w:t>Projektma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nagement und Construction Management des Projektes „Pandion DOXX“</w:t>
            </w:r>
            <w:del w:id="18" w:author="David Döbele" w:date="2023-03-14T20:16:00Z">
              <w:r w:rsidDel="003C22CA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mit 168 Wohn- und fünf Gewerbeeinheiten</w:delText>
              </w:r>
            </w:del>
          </w:p>
        </w:tc>
        <w:tc>
          <w:tcPr>
            <w:tcW w:w="1842" w:type="dxa"/>
            <w:tcPrChange w:id="19" w:author="David Döbele" w:date="2023-03-14T20:16:00Z">
              <w:tcPr>
                <w:tcW w:w="1842" w:type="dxa"/>
              </w:tcPr>
            </w:tcPrChange>
          </w:tcPr>
          <w:p w14:paraId="12CF999F" w14:textId="05C70E7A" w:rsidR="00367588" w:rsidRPr="00AE285C" w:rsidRDefault="00367588" w:rsidP="0036758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8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  <w:r w:rsidRPr="00AE28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20</w:t>
            </w:r>
          </w:p>
        </w:tc>
      </w:tr>
      <w:tr w:rsidR="001B59F8" w:rsidRPr="00F44F5F" w14:paraId="6BF536A8" w14:textId="77777777" w:rsidTr="00C64FAC">
        <w:trPr>
          <w:trHeight w:val="113"/>
        </w:trPr>
        <w:tc>
          <w:tcPr>
            <w:tcW w:w="10206" w:type="dxa"/>
            <w:gridSpan w:val="3"/>
          </w:tcPr>
          <w:p w14:paraId="310D4831" w14:textId="17267991" w:rsidR="003C22CA" w:rsidRPr="003C22CA" w:rsidRDefault="003C22CA" w:rsidP="001B59F8">
            <w:pPr>
              <w:pStyle w:val="Bullets"/>
              <w:numPr>
                <w:ilvl w:val="0"/>
                <w:numId w:val="28"/>
              </w:numPr>
              <w:rPr>
                <w:ins w:id="20" w:author="David Döbele" w:date="2023-03-14T20:16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rPrChange w:id="21" w:author="David Döbele" w:date="2023-03-14T20:16:00Z">
                  <w:rPr>
                    <w:ins w:id="22" w:author="David Döbele" w:date="2023-03-14T20:16:00Z"/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</w:rPr>
                </w:rPrChange>
              </w:rPr>
            </w:pPr>
            <w:ins w:id="23" w:author="David Döbele" w:date="2023-03-14T20:16:00Z">
              <w:r w:rsidRPr="003C22C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rPrChange w:id="24" w:author="David Döbele" w:date="2023-03-14T20:16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>168 Wohn- und fünf Gewerbeeinheiten</w:t>
              </w:r>
              <w:r w:rsidRPr="003C22C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rPrChange w:id="25" w:author="David Döbele" w:date="2023-03-14T20:16:00Z">
                    <w:rPr>
                      <w:rFonts w:ascii="Times New Roman" w:hAnsi="Times New Roman" w:cs="Times New Roman"/>
                      <w:sz w:val="20"/>
                      <w:szCs w:val="20"/>
                    </w:rPr>
                  </w:rPrChange>
                </w:rPr>
                <w:t xml:space="preserve"> …. </w:t>
              </w:r>
            </w:ins>
          </w:p>
          <w:p w14:paraId="3E01F3DD" w14:textId="173D986D" w:rsidR="001B59F8" w:rsidRPr="00AE285C" w:rsidRDefault="001B59F8" w:rsidP="001B59F8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Prüfung sowie Abgleich der Planung und Ausführung von Rechnungen, Terminen und Konstruktion</w:t>
            </w:r>
          </w:p>
        </w:tc>
      </w:tr>
      <w:tr w:rsidR="00367588" w:rsidRPr="00F44F5F" w14:paraId="414B4085" w14:textId="77777777" w:rsidTr="009C2336">
        <w:trPr>
          <w:trHeight w:val="454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BC77DB0" w:rsidR="00367588" w:rsidRPr="00AE285C" w:rsidRDefault="00367588" w:rsidP="00367588">
            <w:pPr>
              <w:rPr>
                <w:rFonts w:ascii="Times New Roman" w:hAnsi="Times New Roman" w:cs="Times New Roman"/>
                <w:i/>
                <w:smallCaps/>
                <w:sz w:val="26"/>
                <w:szCs w:val="26"/>
              </w:rPr>
            </w:pPr>
            <w:r w:rsidRPr="00AE285C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Extracurriculares Engagement</w:t>
            </w:r>
          </w:p>
        </w:tc>
      </w:tr>
      <w:tr w:rsidR="00367588" w:rsidRPr="00F44F5F" w14:paraId="74251178" w14:textId="77777777" w:rsidTr="00620CEC">
        <w:trPr>
          <w:trHeight w:val="283"/>
        </w:trPr>
        <w:tc>
          <w:tcPr>
            <w:tcW w:w="8364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BF267F3" w:rsidR="00367588" w:rsidRPr="00AE285C" w:rsidRDefault="00367588" w:rsidP="0036758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Studienstiftung des deutschen Volkes 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bottom"/>
          </w:tcPr>
          <w:p w14:paraId="58208F44" w14:textId="22875CA7" w:rsidR="00367588" w:rsidRPr="00AE285C" w:rsidRDefault="00367588" w:rsidP="0036758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Mainz</w:t>
            </w:r>
          </w:p>
        </w:tc>
      </w:tr>
      <w:tr w:rsidR="00367588" w:rsidRPr="00F44F5F" w14:paraId="4F59C612" w14:textId="77777777" w:rsidTr="008F784D">
        <w:trPr>
          <w:trHeight w:val="283"/>
        </w:trPr>
        <w:tc>
          <w:tcPr>
            <w:tcW w:w="8364" w:type="dxa"/>
            <w:gridSpan w:val="2"/>
          </w:tcPr>
          <w:p w14:paraId="32F07601" w14:textId="5647D955" w:rsidR="00367588" w:rsidRPr="00FA1734" w:rsidRDefault="00367588" w:rsidP="0036758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A17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Ideelle und finanzielle Förderung durch die </w:t>
            </w:r>
            <w:r w:rsidR="00FA1734" w:rsidRPr="00FA173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Studienstiftung des deutschen Volkes</w:t>
            </w:r>
          </w:p>
        </w:tc>
        <w:tc>
          <w:tcPr>
            <w:tcW w:w="1842" w:type="dxa"/>
          </w:tcPr>
          <w:p w14:paraId="45DD2178" w14:textId="49AD60F7" w:rsidR="00367588" w:rsidRPr="00F44F5F" w:rsidRDefault="00367588" w:rsidP="00367588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B59F8">
              <w:rPr>
                <w:rFonts w:ascii="Times New Roman" w:hAnsi="Times New Roman" w:cs="Times New Roman"/>
                <w:sz w:val="20"/>
                <w:szCs w:val="20"/>
              </w:rPr>
              <w:t>seit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03/2022</w:t>
            </w:r>
          </w:p>
        </w:tc>
      </w:tr>
      <w:tr w:rsidR="00367588" w:rsidRPr="00F44F5F" w14:paraId="02437711" w14:textId="77777777" w:rsidTr="003C22CA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6" w:author="David Döbele" w:date="2023-03-14T20:14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93"/>
          <w:trPrChange w:id="27" w:author="David Döbele" w:date="2023-03-14T20:14:00Z">
            <w:trPr>
              <w:trHeight w:val="193"/>
            </w:trPr>
          </w:trPrChange>
        </w:trPr>
        <w:tc>
          <w:tcPr>
            <w:tcW w:w="10206" w:type="dxa"/>
            <w:gridSpan w:val="3"/>
            <w:vAlign w:val="bottom"/>
            <w:tcPrChange w:id="28" w:author="David Döbele" w:date="2023-03-14T20:14:00Z">
              <w:tcPr>
                <w:tcW w:w="10206" w:type="dxa"/>
                <w:gridSpan w:val="3"/>
              </w:tcPr>
            </w:tcPrChange>
          </w:tcPr>
          <w:p w14:paraId="6FBB0A7F" w14:textId="0807CD5E" w:rsidR="00367588" w:rsidRDefault="00367588" w:rsidP="003C22C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E285C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Teilnahme an </w:t>
            </w:r>
            <w:r w:rsidR="001B59F8">
              <w:rPr>
                <w:rFonts w:ascii="Times New Roman" w:hAnsi="Times New Roman" w:cs="Times New Roman"/>
                <w:iCs/>
                <w:sz w:val="20"/>
                <w:szCs w:val="20"/>
              </w:rPr>
              <w:t>lokalen Events und Workshops zum Austausch mit Geförderten und ehemaligen Geförderten</w:t>
            </w:r>
          </w:p>
          <w:p w14:paraId="68CFAD97" w14:textId="7EAEB777" w:rsidR="00FA1734" w:rsidRPr="00AE285C" w:rsidRDefault="00FA1734" w:rsidP="003C22C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commentRangeStart w:id="29"/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Ablösung der Ideellen und finanziellen Förderung durch die Ingenieurskammer Rheinland-Pfalz im Rahmen eines Deutschlandstipendiums an der Hochschule Mainz </w:t>
            </w:r>
            <w:r w:rsidRPr="00FA1734">
              <w:rPr>
                <w:rFonts w:ascii="Times New Roman" w:hAnsi="Times New Roman" w:cs="Times New Roman"/>
                <w:i/>
                <w:sz w:val="20"/>
                <w:szCs w:val="20"/>
              </w:rPr>
              <w:t>(09/2021 – 03/2022)</w:t>
            </w:r>
            <w:commentRangeEnd w:id="29"/>
            <w:r w:rsidR="00465FEB">
              <w:rPr>
                <w:rStyle w:val="Kommentarzeichen"/>
                <w:rFonts w:asciiTheme="minorHAnsi" w:hAnsiTheme="minorHAnsi"/>
              </w:rPr>
              <w:commentReference w:id="29"/>
            </w:r>
          </w:p>
        </w:tc>
      </w:tr>
      <w:tr w:rsidR="00FA1734" w:rsidRPr="00F44F5F" w14:paraId="32DC5ABC" w14:textId="77777777" w:rsidTr="00C6561B">
        <w:trPr>
          <w:trHeight w:val="283"/>
        </w:trPr>
        <w:tc>
          <w:tcPr>
            <w:tcW w:w="8364" w:type="dxa"/>
            <w:gridSpan w:val="2"/>
            <w:vAlign w:val="bottom"/>
          </w:tcPr>
          <w:p w14:paraId="74AE3034" w14:textId="5C393C93" w:rsidR="00FA1734" w:rsidRPr="00FA1734" w:rsidRDefault="00FA1734" w:rsidP="00FA1734">
            <w:pPr>
              <w:pStyle w:val="Beschreibung"/>
              <w:rPr>
                <w:rFonts w:ascii="Times New Roman" w:hAnsi="Times New Roman" w:cs="Times New Roman"/>
                <w:sz w:val="20"/>
                <w:szCs w:val="20"/>
              </w:rPr>
            </w:pPr>
            <w:r w:rsidRPr="00FA1734">
              <w:rPr>
                <w:rFonts w:ascii="Times New Roman" w:hAnsi="Times New Roman" w:cs="Times New Roman"/>
                <w:b/>
                <w:sz w:val="21"/>
                <w:szCs w:val="21"/>
              </w:rPr>
              <w:t>Gesellschaft für Immobilienwirtschaftliche Forschung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A1734">
              <w:rPr>
                <w:rFonts w:ascii="Times New Roman" w:hAnsi="Times New Roman" w:cs="Times New Roman"/>
                <w:b/>
                <w:sz w:val="21"/>
                <w:szCs w:val="21"/>
              </w:rPr>
              <w:t>e.V.</w:t>
            </w:r>
            <w:r w:rsidR="001B59F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(gif)</w:t>
            </w:r>
          </w:p>
        </w:tc>
        <w:tc>
          <w:tcPr>
            <w:tcW w:w="1842" w:type="dxa"/>
            <w:vAlign w:val="bottom"/>
          </w:tcPr>
          <w:p w14:paraId="03C4E045" w14:textId="0402D042" w:rsidR="00FA1734" w:rsidRPr="00FA1734" w:rsidRDefault="00FA1734" w:rsidP="00FA1734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A17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Wiesbaden</w:t>
            </w:r>
          </w:p>
        </w:tc>
      </w:tr>
      <w:tr w:rsidR="00FA1734" w:rsidRPr="00F44F5F" w14:paraId="39286472" w14:textId="77777777" w:rsidTr="008F784D">
        <w:trPr>
          <w:trHeight w:val="283"/>
        </w:trPr>
        <w:tc>
          <w:tcPr>
            <w:tcW w:w="8364" w:type="dxa"/>
            <w:gridSpan w:val="2"/>
          </w:tcPr>
          <w:p w14:paraId="7CA2188D" w14:textId="6555F9F0" w:rsidR="00FA1734" w:rsidRPr="00FA1734" w:rsidRDefault="00FA1734" w:rsidP="00FA1734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Engagiertes Mitglied in der Young-Professionals Gruppe „Zukunftswerkstatt“</w:t>
            </w:r>
          </w:p>
        </w:tc>
        <w:tc>
          <w:tcPr>
            <w:tcW w:w="1842" w:type="dxa"/>
            <w:vAlign w:val="bottom"/>
          </w:tcPr>
          <w:p w14:paraId="78FA6602" w14:textId="6D7DEBE0" w:rsidR="00FA1734" w:rsidRPr="00AE285C" w:rsidRDefault="001B59F8" w:rsidP="00FA1734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B59F8">
              <w:rPr>
                <w:rFonts w:ascii="Times New Roman" w:hAnsi="Times New Roman" w:cs="Times New Roman"/>
                <w:sz w:val="20"/>
                <w:szCs w:val="20"/>
              </w:rPr>
              <w:t>seit</w:t>
            </w:r>
            <w:r w:rsidR="00FA1734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FA1734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FA1734" w:rsidRPr="00F44F5F" w14:paraId="342BEF99" w14:textId="77777777" w:rsidTr="003E3A56">
        <w:trPr>
          <w:trHeight w:val="148"/>
        </w:trPr>
        <w:tc>
          <w:tcPr>
            <w:tcW w:w="10206" w:type="dxa"/>
            <w:gridSpan w:val="3"/>
            <w:vAlign w:val="bottom"/>
          </w:tcPr>
          <w:p w14:paraId="5DA23DDB" w14:textId="3E60A301" w:rsidR="00FA1734" w:rsidRPr="00FA1734" w:rsidRDefault="00FA1734" w:rsidP="00FA173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Moderation eines Live-Webinars der Reihe „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gif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-Talks“ zum Berufsbild des Real Estate Consultants</w:t>
            </w:r>
          </w:p>
        </w:tc>
      </w:tr>
      <w:tr w:rsidR="00FA1734" w:rsidRPr="00F44F5F" w14:paraId="4028871F" w14:textId="77777777" w:rsidTr="00C6561B">
        <w:trPr>
          <w:trHeight w:val="283"/>
        </w:trPr>
        <w:tc>
          <w:tcPr>
            <w:tcW w:w="8364" w:type="dxa"/>
            <w:gridSpan w:val="2"/>
            <w:vAlign w:val="bottom"/>
          </w:tcPr>
          <w:p w14:paraId="3B81DA34" w14:textId="0F9154A4" w:rsidR="00FA1734" w:rsidRPr="00AE285C" w:rsidRDefault="00FA1734" w:rsidP="00FA17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AE285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VWI Hochschulgruppe StudiWing Mainz e.V.</w:t>
            </w:r>
          </w:p>
        </w:tc>
        <w:tc>
          <w:tcPr>
            <w:tcW w:w="1842" w:type="dxa"/>
            <w:vAlign w:val="bottom"/>
          </w:tcPr>
          <w:p w14:paraId="7F9CDF1E" w14:textId="379BB90E" w:rsidR="00FA1734" w:rsidRPr="001647AB" w:rsidRDefault="00FA1734" w:rsidP="00FA173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FA1734" w:rsidRPr="00F44F5F" w14:paraId="7B2F81B2" w14:textId="77777777" w:rsidTr="00620CEC">
        <w:trPr>
          <w:trHeight w:val="57"/>
        </w:trPr>
        <w:tc>
          <w:tcPr>
            <w:tcW w:w="8364" w:type="dxa"/>
            <w:gridSpan w:val="2"/>
          </w:tcPr>
          <w:p w14:paraId="099DE2C5" w14:textId="62B2CC4E" w:rsidR="00FA1734" w:rsidRPr="00F44F5F" w:rsidRDefault="00FA1734" w:rsidP="00FA17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Gründungs- und Vorstandsmitglied einer Hochschulgruppe </w:t>
            </w:r>
            <w:ins w:id="30" w:author="David Döbele" w:date="2023-03-14T20:18:00Z">
              <w:r w:rsidR="003C22C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(aktuell</w:t>
              </w:r>
            </w:ins>
            <w:ins w:id="31" w:author="David Döbele" w:date="2023-03-14T20:19:00Z">
              <w:r w:rsidR="003C22C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 ca. 15 Mitglieder)</w:t>
              </w:r>
            </w:ins>
            <w:ins w:id="32" w:author="David Döbele" w:date="2023-03-14T20:18:00Z">
              <w:r w:rsidR="003C22C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br/>
              </w:r>
            </w:ins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im Verband deutscher Wirtschaftsingenieure e.V. (VWI)</w:t>
            </w:r>
          </w:p>
        </w:tc>
        <w:tc>
          <w:tcPr>
            <w:tcW w:w="1842" w:type="dxa"/>
          </w:tcPr>
          <w:p w14:paraId="091163D4" w14:textId="35437444" w:rsidR="00FA1734" w:rsidRPr="001647AB" w:rsidRDefault="00FA1734" w:rsidP="00FA173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F83B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F83B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83B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A1734" w:rsidRPr="00F44F5F" w14:paraId="2618F0FF" w14:textId="77777777" w:rsidTr="00FE0496">
        <w:trPr>
          <w:trHeight w:val="57"/>
        </w:trPr>
        <w:tc>
          <w:tcPr>
            <w:tcW w:w="10206" w:type="dxa"/>
            <w:gridSpan w:val="3"/>
            <w:vAlign w:val="bottom"/>
          </w:tcPr>
          <w:p w14:paraId="2E85AAE3" w14:textId="151499FE" w:rsidR="00FA1734" w:rsidRPr="00022825" w:rsidRDefault="00FA1734" w:rsidP="00FA173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Einführung eines Mentorenprogrammes für Studierende des Wirtschaftsingenieurwesen im ersten Semester</w:t>
            </w:r>
          </w:p>
          <w:p w14:paraId="52645C7F" w14:textId="12964D8A" w:rsidR="00FA1734" w:rsidRPr="00022825" w:rsidRDefault="00FA1734" w:rsidP="00FA173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Leitung und Mit</w:t>
            </w:r>
            <w:r w:rsidR="006317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gestaltung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6317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eines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Imagefilm</w:t>
            </w:r>
            <w:r w:rsidR="006317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Podcast</w:t>
            </w:r>
            <w:r w:rsidR="006317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in Zusammenarbeit mit der Hochschule Mainz</w:t>
            </w:r>
          </w:p>
          <w:p w14:paraId="1570DE9D" w14:textId="160ABB64" w:rsidR="00FA1734" w:rsidRPr="00FA1734" w:rsidRDefault="00FA1734" w:rsidP="00FA173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Vertretung der Hochschulgruppe</w:t>
            </w:r>
            <w:r w:rsidRPr="00FE04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</w:t>
            </w:r>
            <w:r w:rsidRPr="00FE04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zwei Hochschulgruppenversammlungen des VWI</w:t>
            </w:r>
          </w:p>
        </w:tc>
      </w:tr>
      <w:tr w:rsidR="00FA1734" w:rsidRPr="00F44F5F" w14:paraId="4AF19DD1" w14:textId="77777777" w:rsidTr="00C6561B">
        <w:trPr>
          <w:trHeight w:val="283"/>
        </w:trPr>
        <w:tc>
          <w:tcPr>
            <w:tcW w:w="8364" w:type="dxa"/>
            <w:gridSpan w:val="2"/>
            <w:vAlign w:val="bottom"/>
          </w:tcPr>
          <w:p w14:paraId="7756FD9A" w14:textId="70AF55EF" w:rsidR="00FA1734" w:rsidRPr="00F44F5F" w:rsidRDefault="00FA1734" w:rsidP="00FA17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Deutsches Rotes Kreuz Rettungsdienst Mittelhessen</w:t>
            </w:r>
          </w:p>
        </w:tc>
        <w:tc>
          <w:tcPr>
            <w:tcW w:w="1842" w:type="dxa"/>
            <w:vAlign w:val="bottom"/>
          </w:tcPr>
          <w:p w14:paraId="30626CB8" w14:textId="6BCC474B" w:rsidR="00FA1734" w:rsidRPr="001647AB" w:rsidRDefault="00FA1734" w:rsidP="00FA173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Marburg</w:t>
            </w:r>
          </w:p>
        </w:tc>
      </w:tr>
      <w:tr w:rsidR="00FA1734" w:rsidRPr="00F44F5F" w14:paraId="56372BDE" w14:textId="77777777" w:rsidTr="008F784D">
        <w:trPr>
          <w:trHeight w:val="283"/>
        </w:trPr>
        <w:tc>
          <w:tcPr>
            <w:tcW w:w="8364" w:type="dxa"/>
            <w:gridSpan w:val="2"/>
          </w:tcPr>
          <w:p w14:paraId="3C87D247" w14:textId="3BE61CB5" w:rsidR="00FA1734" w:rsidRPr="001647AB" w:rsidRDefault="00FA1734" w:rsidP="00FA173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Freiwilliges soziales Jahr im Rettungsdienst, dreimonatige Ausbildung zum Rettungssanitäter</w:t>
            </w:r>
          </w:p>
        </w:tc>
        <w:tc>
          <w:tcPr>
            <w:tcW w:w="1842" w:type="dxa"/>
          </w:tcPr>
          <w:p w14:paraId="288A2195" w14:textId="35A9101B" w:rsidR="00FA1734" w:rsidRPr="00F44F5F" w:rsidRDefault="00FA1734" w:rsidP="00FA173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/2018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FA1734" w:rsidRPr="00F44F5F" w14:paraId="7ECB507F" w14:textId="77777777" w:rsidTr="00FE0496">
        <w:trPr>
          <w:trHeight w:val="193"/>
        </w:trPr>
        <w:tc>
          <w:tcPr>
            <w:tcW w:w="10206" w:type="dxa"/>
            <w:gridSpan w:val="3"/>
          </w:tcPr>
          <w:p w14:paraId="2CC438FF" w14:textId="6A773B05" w:rsidR="00FA1734" w:rsidRPr="00FE0496" w:rsidRDefault="00FA1734" w:rsidP="00FA173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an Workshops zur Erlangung von Schlüsselqualifikationen wie </w:t>
            </w:r>
            <w:r w:rsidR="00F83B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Stressbewältigung,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Reflexionsfähigkeit, Entscheidungs-</w:t>
            </w:r>
            <w:r w:rsidR="00F83B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und Konflikt</w:t>
            </w:r>
            <w:r w:rsidR="00F83B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lösungs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fähigkeit sowie Solidaritätsfähigkeit</w:t>
            </w:r>
          </w:p>
        </w:tc>
      </w:tr>
      <w:tr w:rsidR="00FA1734" w:rsidRPr="00F44F5F" w14:paraId="482569A2" w14:textId="77777777" w:rsidTr="009C2336">
        <w:trPr>
          <w:trHeight w:val="454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25EB7FE" w:rsidR="00FA1734" w:rsidRPr="00022825" w:rsidRDefault="00FA1734" w:rsidP="00FA1734">
            <w:pPr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</w:pPr>
            <w:r w:rsidRPr="00022825">
              <w:rPr>
                <w:rFonts w:ascii="Times New Roman" w:hAnsi="Times New Roman" w:cs="Times New Roman"/>
                <w:b/>
                <w:smallCaps/>
                <w:sz w:val="26"/>
                <w:szCs w:val="26"/>
              </w:rPr>
              <w:t>Fähigkeiten und Interessen</w:t>
            </w:r>
          </w:p>
        </w:tc>
      </w:tr>
      <w:tr w:rsidR="00FA1734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FA1734" w:rsidRPr="001647AB" w:rsidRDefault="00FA1734" w:rsidP="00FA17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3F36FA1" w:rsidR="00FA1734" w:rsidRPr="001647AB" w:rsidRDefault="00FA1734" w:rsidP="00FA1734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Pr="004165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Latein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(Latinum)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FA1734" w:rsidRPr="0041650E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FA1734" w:rsidRPr="001647AB" w:rsidRDefault="00FA1734" w:rsidP="00FA17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2"/>
            <w:vAlign w:val="bottom"/>
          </w:tcPr>
          <w:p w14:paraId="60CA2168" w14:textId="2B706C4D" w:rsidR="00FA1734" w:rsidRPr="0041650E" w:rsidRDefault="00FA1734" w:rsidP="00FA1734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165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4165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165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CAD-Software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BIM-Software, </w:t>
            </w:r>
            <w:r w:rsidRPr="004165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Terminplanungssoftware</w:t>
            </w:r>
          </w:p>
        </w:tc>
      </w:tr>
      <w:tr w:rsidR="00FA1734" w:rsidRPr="00C6561B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FA1734" w:rsidRPr="001647AB" w:rsidRDefault="00FA1734" w:rsidP="00FA17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2"/>
            <w:vAlign w:val="bottom"/>
          </w:tcPr>
          <w:p w14:paraId="598C2742" w14:textId="11BE8279" w:rsidR="00FA1734" w:rsidRPr="00C6561B" w:rsidRDefault="00FA1734" w:rsidP="00FA173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656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Mountainbiking, Basketball, Fitness-Sport, </w:t>
            </w:r>
            <w:r w:rsidRPr="004165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Videoschnitt</w:t>
            </w:r>
            <w:r w:rsidRPr="00C656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4165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Immobilien</w:t>
            </w:r>
            <w:r w:rsidR="00C656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wirtschaft</w:t>
            </w:r>
          </w:p>
        </w:tc>
      </w:tr>
      <w:tr w:rsidR="00FA1734" w:rsidRPr="00F44F5F" w14:paraId="071AB173" w14:textId="77777777" w:rsidTr="008F784D">
        <w:trPr>
          <w:trHeight w:val="737"/>
        </w:trPr>
        <w:tc>
          <w:tcPr>
            <w:tcW w:w="10206" w:type="dxa"/>
            <w:gridSpan w:val="3"/>
            <w:vAlign w:val="bottom"/>
          </w:tcPr>
          <w:p w14:paraId="6478BDEA" w14:textId="12D7C40D" w:rsidR="00FA1734" w:rsidRPr="00F44F5F" w:rsidRDefault="00FA1734" w:rsidP="00FA1734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Mainz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9F47280" w:rsidR="00723643" w:rsidRPr="0074111D" w:rsidRDefault="00723643" w:rsidP="008F784D">
      <w:pPr>
        <w:rPr>
          <w:sz w:val="18"/>
        </w:rPr>
      </w:pPr>
    </w:p>
    <w:sectPr w:rsidR="00723643" w:rsidRPr="0074111D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9" w:author="Nicolas Hecker" w:date="2023-03-13T11:33:00Z" w:initials="NH">
    <w:p w14:paraId="4EC84561" w14:textId="77777777" w:rsidR="00465FEB" w:rsidRDefault="00465FEB" w:rsidP="00BB69F0">
      <w:r>
        <w:rPr>
          <w:rStyle w:val="Kommentarzeichen"/>
        </w:rPr>
        <w:annotationRef/>
      </w:r>
      <w:r>
        <w:rPr>
          <w:sz w:val="20"/>
          <w:szCs w:val="20"/>
        </w:rPr>
        <w:t>Deutschlandstipendium noch Erwähnen? McK Firsthand erwähnen?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C845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98893" w16cex:dateUtc="2023-03-13T1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C84561" w16cid:durableId="27B988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B3D8E" w14:textId="77777777" w:rsidR="00223E45" w:rsidRDefault="00223E45" w:rsidP="00BE053D">
      <w:pPr>
        <w:spacing w:after="0" w:line="240" w:lineRule="auto"/>
      </w:pPr>
      <w:r>
        <w:separator/>
      </w:r>
    </w:p>
  </w:endnote>
  <w:endnote w:type="continuationSeparator" w:id="0">
    <w:p w14:paraId="616F1E04" w14:textId="77777777" w:rsidR="00223E45" w:rsidRDefault="00223E4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C60E" w14:textId="77777777" w:rsidR="00223E45" w:rsidRDefault="00223E45" w:rsidP="00BE053D">
      <w:pPr>
        <w:spacing w:after="0" w:line="240" w:lineRule="auto"/>
      </w:pPr>
      <w:r>
        <w:separator/>
      </w:r>
    </w:p>
  </w:footnote>
  <w:footnote w:type="continuationSeparator" w:id="0">
    <w:p w14:paraId="0AB1A404" w14:textId="77777777" w:rsidR="00223E45" w:rsidRDefault="00223E4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74C2A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4C2F47"/>
    <w:multiLevelType w:val="hybridMultilevel"/>
    <w:tmpl w:val="F508B4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424121">
    <w:abstractNumId w:val="14"/>
  </w:num>
  <w:num w:numId="2" w16cid:durableId="1778518452">
    <w:abstractNumId w:val="17"/>
  </w:num>
  <w:num w:numId="3" w16cid:durableId="1324240094">
    <w:abstractNumId w:val="20"/>
  </w:num>
  <w:num w:numId="4" w16cid:durableId="1290164715">
    <w:abstractNumId w:val="0"/>
  </w:num>
  <w:num w:numId="5" w16cid:durableId="1231308075">
    <w:abstractNumId w:val="1"/>
  </w:num>
  <w:num w:numId="6" w16cid:durableId="971398261">
    <w:abstractNumId w:val="2"/>
  </w:num>
  <w:num w:numId="7" w16cid:durableId="433281838">
    <w:abstractNumId w:val="13"/>
  </w:num>
  <w:num w:numId="8" w16cid:durableId="1793550872">
    <w:abstractNumId w:val="23"/>
  </w:num>
  <w:num w:numId="9" w16cid:durableId="1716156157">
    <w:abstractNumId w:val="12"/>
  </w:num>
  <w:num w:numId="10" w16cid:durableId="2106070218">
    <w:abstractNumId w:val="25"/>
  </w:num>
  <w:num w:numId="11" w16cid:durableId="1515806658">
    <w:abstractNumId w:val="5"/>
  </w:num>
  <w:num w:numId="12" w16cid:durableId="1812408213">
    <w:abstractNumId w:val="6"/>
  </w:num>
  <w:num w:numId="13" w16cid:durableId="1156536768">
    <w:abstractNumId w:val="8"/>
  </w:num>
  <w:num w:numId="14" w16cid:durableId="936594641">
    <w:abstractNumId w:val="9"/>
  </w:num>
  <w:num w:numId="15" w16cid:durableId="1953708844">
    <w:abstractNumId w:val="22"/>
  </w:num>
  <w:num w:numId="16" w16cid:durableId="752361942">
    <w:abstractNumId w:val="4"/>
  </w:num>
  <w:num w:numId="17" w16cid:durableId="1599294202">
    <w:abstractNumId w:val="16"/>
  </w:num>
  <w:num w:numId="18" w16cid:durableId="637607539">
    <w:abstractNumId w:val="3"/>
  </w:num>
  <w:num w:numId="19" w16cid:durableId="737482403">
    <w:abstractNumId w:val="19"/>
  </w:num>
  <w:num w:numId="20" w16cid:durableId="1040324531">
    <w:abstractNumId w:val="10"/>
  </w:num>
  <w:num w:numId="21" w16cid:durableId="2022929619">
    <w:abstractNumId w:val="11"/>
  </w:num>
  <w:num w:numId="22" w16cid:durableId="272176610">
    <w:abstractNumId w:val="15"/>
  </w:num>
  <w:num w:numId="23" w16cid:durableId="210117567">
    <w:abstractNumId w:val="7"/>
  </w:num>
  <w:num w:numId="24" w16cid:durableId="2093308321">
    <w:abstractNumId w:val="21"/>
  </w:num>
  <w:num w:numId="25" w16cid:durableId="1929655373">
    <w:abstractNumId w:val="26"/>
  </w:num>
  <w:num w:numId="26" w16cid:durableId="1156843881">
    <w:abstractNumId w:val="18"/>
  </w:num>
  <w:num w:numId="27" w16cid:durableId="390689970">
    <w:abstractNumId w:val="20"/>
  </w:num>
  <w:num w:numId="28" w16cid:durableId="107895943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  <w15:person w15:author="Nicolas Hecker">
    <w15:presenceInfo w15:providerId="AD" w15:userId="S::nicolas.hecker@students.hs-mainz.de::33079f39-ba7e-4031-9afa-d73f383ef6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825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59F8"/>
    <w:rsid w:val="001B62CA"/>
    <w:rsid w:val="001D40AC"/>
    <w:rsid w:val="001D4DCD"/>
    <w:rsid w:val="001F4175"/>
    <w:rsid w:val="00223A4D"/>
    <w:rsid w:val="00223E45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7588"/>
    <w:rsid w:val="00372F7B"/>
    <w:rsid w:val="003733E5"/>
    <w:rsid w:val="00390EA6"/>
    <w:rsid w:val="003C22CA"/>
    <w:rsid w:val="003E27C3"/>
    <w:rsid w:val="003F3E3F"/>
    <w:rsid w:val="004067B8"/>
    <w:rsid w:val="004154BE"/>
    <w:rsid w:val="0041650E"/>
    <w:rsid w:val="0042013D"/>
    <w:rsid w:val="00422F83"/>
    <w:rsid w:val="00426D7E"/>
    <w:rsid w:val="0043430C"/>
    <w:rsid w:val="00435E6D"/>
    <w:rsid w:val="00443668"/>
    <w:rsid w:val="00456B0D"/>
    <w:rsid w:val="00465FEB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0CEC"/>
    <w:rsid w:val="00621D19"/>
    <w:rsid w:val="00623699"/>
    <w:rsid w:val="006317EF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07755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784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2336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285C"/>
    <w:rsid w:val="00AE28E2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14FD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561B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71E5"/>
    <w:rsid w:val="00D1492F"/>
    <w:rsid w:val="00D17B69"/>
    <w:rsid w:val="00D3003C"/>
    <w:rsid w:val="00D318ED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3B86"/>
    <w:rsid w:val="00DD38E2"/>
    <w:rsid w:val="00DF3757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E6951"/>
    <w:rsid w:val="00EF77DF"/>
    <w:rsid w:val="00F11BEF"/>
    <w:rsid w:val="00F165E1"/>
    <w:rsid w:val="00F258E7"/>
    <w:rsid w:val="00F31B84"/>
    <w:rsid w:val="00F44F5F"/>
    <w:rsid w:val="00F457AC"/>
    <w:rsid w:val="00F57BA5"/>
    <w:rsid w:val="00F631EC"/>
    <w:rsid w:val="00F64C22"/>
    <w:rsid w:val="00F64FA7"/>
    <w:rsid w:val="00F74D19"/>
    <w:rsid w:val="00F80053"/>
    <w:rsid w:val="00F83B0E"/>
    <w:rsid w:val="00FA02C7"/>
    <w:rsid w:val="00FA1734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65FE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65FE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65FE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65FE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65FEB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C22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572</Words>
  <Characters>3608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cp:lastPrinted>2023-03-12T21:19:00Z</cp:lastPrinted>
  <dcterms:created xsi:type="dcterms:W3CDTF">2023-03-12T18:01:00Z</dcterms:created>
  <dcterms:modified xsi:type="dcterms:W3CDTF">2023-03-14T19:20:00Z</dcterms:modified>
</cp:coreProperties>
</file>