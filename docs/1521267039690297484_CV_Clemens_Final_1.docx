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165"/>
        <w:gridCol w:w="797"/>
        <w:gridCol w:w="265"/>
        <w:gridCol w:w="995"/>
        <w:gridCol w:w="142"/>
        <w:gridCol w:w="284"/>
        <w:gridCol w:w="708"/>
        <w:gridCol w:w="213"/>
        <w:gridCol w:w="1580"/>
        <w:tblGridChange w:id="0">
          <w:tblGrid>
            <w:gridCol w:w="5149"/>
            <w:gridCol w:w="165"/>
            <w:gridCol w:w="797"/>
            <w:gridCol w:w="265"/>
            <w:gridCol w:w="995"/>
            <w:gridCol w:w="142"/>
            <w:gridCol w:w="284"/>
            <w:gridCol w:w="708"/>
            <w:gridCol w:w="213"/>
            <w:gridCol w:w="1580"/>
          </w:tblGrid>
        </w:tblGridChange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0CBC6997" w14:textId="67799B1C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6155BC78" w14:textId="059FD888" w:rsidR="00D201D0" w:rsidDel="00135F1F" w:rsidRDefault="00C24780" w:rsidP="000D1312">
            <w:pPr>
              <w:spacing w:line="276" w:lineRule="auto"/>
              <w:jc w:val="center"/>
              <w:rPr>
                <w:del w:id="1" w:author="David Döbele" w:date="2026-06-29T23:30:00Z" w16du:dateUtc="2026-06-29T21:30:00Z"/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Am Sonnenberg 15, 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55595 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  <w:r w:rsidR="000D1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2" w:author="David Döbele" w:date="2026-06-29T23:30:00Z" w16du:dateUtc="2026-06-29T21:30:00Z">
              <w:r w:rsidR="00135F1F">
                <w:rPr>
                  <w:rFonts w:ascii="Times New Roman" w:hAnsi="Times New Roman" w:cs="Times New Roman"/>
                  <w:sz w:val="20"/>
                  <w:szCs w:val="20"/>
                </w:rPr>
                <w:t xml:space="preserve">| </w:t>
              </w:r>
            </w:ins>
          </w:p>
          <w:p w14:paraId="135895E2" w14:textId="34CAC0DD" w:rsidR="000D1312" w:rsidRPr="00F44F5F" w:rsidRDefault="00C24780" w:rsidP="00135F1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135F1F">
        <w:tblPrEx>
          <w:tblW w:w="1029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" w:author="David Döbele" w:date="2026-06-29T23:30:00Z" w16du:dateUtc="2026-06-29T21:30:00Z">
            <w:tblPrEx>
              <w:tblW w:w="1029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4" w:author="David Döbele" w:date="2026-06-29T23:30:00Z" w16du:dateUtc="2026-06-29T21:30:00Z">
            <w:trPr>
              <w:trHeight w:val="300"/>
            </w:trPr>
          </w:trPrChange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  <w:tcPrChange w:id="5" w:author="David Döbele" w:date="2026-06-29T23:30:00Z" w16du:dateUtc="2026-06-29T21:30:00Z">
              <w:tcPr>
                <w:tcW w:w="10298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C24780" w:rsidRPr="00F44F5F" w:rsidRDefault="00C24780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C24780">
        <w:trPr>
          <w:trHeight w:val="300"/>
        </w:trPr>
        <w:tc>
          <w:tcPr>
            <w:tcW w:w="6376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463BB069" w:rsidR="00C24780" w:rsidRPr="00F44F5F" w:rsidRDefault="0075385E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Johannes-Gutenberg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-</w:t>
            </w: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Universität</w:t>
            </w:r>
          </w:p>
        </w:tc>
        <w:tc>
          <w:tcPr>
            <w:tcW w:w="392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16379">
        <w:trPr>
          <w:trHeight w:val="20"/>
        </w:trPr>
        <w:tc>
          <w:tcPr>
            <w:tcW w:w="7513" w:type="dxa"/>
            <w:gridSpan w:val="6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785" w:type="dxa"/>
            <w:gridSpan w:val="4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10"/>
          </w:tcPr>
          <w:p w14:paraId="60FA4FFB" w14:textId="53459707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Notenschnitt: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F97E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7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C24780">
        <w:trPr>
          <w:trHeight w:val="300"/>
        </w:trPr>
        <w:tc>
          <w:tcPr>
            <w:tcW w:w="5314" w:type="dxa"/>
            <w:gridSpan w:val="2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984" w:type="dxa"/>
            <w:gridSpan w:val="8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EE6BEE">
        <w:trPr>
          <w:trHeight w:val="20"/>
        </w:trPr>
        <w:tc>
          <w:tcPr>
            <w:tcW w:w="5314" w:type="dxa"/>
            <w:gridSpan w:val="2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984" w:type="dxa"/>
            <w:gridSpan w:val="8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C77D0D">
        <w:trPr>
          <w:trHeight w:val="510"/>
        </w:trPr>
        <w:tc>
          <w:tcPr>
            <w:tcW w:w="10298" w:type="dxa"/>
            <w:gridSpan w:val="10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135F1F">
        <w:tblPrEx>
          <w:tblW w:w="1029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6-06-29T23:30:00Z" w16du:dateUtc="2026-06-29T21:30:00Z">
            <w:tblPrEx>
              <w:tblW w:w="1029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7" w:author="David Döbele" w:date="2026-06-29T23:30:00Z" w16du:dateUtc="2026-06-29T21:30:00Z">
            <w:trPr>
              <w:trHeight w:val="300"/>
            </w:trPr>
          </w:trPrChange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  <w:tcPrChange w:id="8" w:author="David Döbele" w:date="2026-06-29T23:30:00Z" w16du:dateUtc="2026-06-29T21:30:00Z">
              <w:tcPr>
                <w:tcW w:w="10298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C24780">
        <w:trPr>
          <w:trHeight w:val="300"/>
        </w:trPr>
        <w:tc>
          <w:tcPr>
            <w:tcW w:w="611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0B8CEE70" w:rsidR="00C24780" w:rsidRPr="00F44F5F" w:rsidRDefault="000F54C9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Dealcircle</w:t>
            </w:r>
            <w:proofErr w:type="spellEnd"/>
          </w:p>
        </w:tc>
        <w:tc>
          <w:tcPr>
            <w:tcW w:w="418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E61729C" w:rsidR="00C24780" w:rsidRPr="00F44F5F" w:rsidRDefault="000F54C9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</w:t>
            </w:r>
          </w:p>
        </w:tc>
      </w:tr>
      <w:tr w:rsidR="00C24780" w:rsidRPr="00F44F5F" w14:paraId="335D84E9" w14:textId="77777777" w:rsidTr="00016379">
        <w:trPr>
          <w:trHeight w:val="20"/>
        </w:trPr>
        <w:tc>
          <w:tcPr>
            <w:tcW w:w="7371" w:type="dxa"/>
            <w:gridSpan w:val="5"/>
          </w:tcPr>
          <w:p w14:paraId="20B1570F" w14:textId="7A2D7121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</w:t>
            </w:r>
            <w:r w:rsidR="007F26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M&amp;A Research</w:t>
            </w:r>
          </w:p>
        </w:tc>
        <w:tc>
          <w:tcPr>
            <w:tcW w:w="2927" w:type="dxa"/>
            <w:gridSpan w:val="5"/>
          </w:tcPr>
          <w:p w14:paraId="0475B997" w14:textId="4862F62E" w:rsidR="00C24780" w:rsidRPr="00F44F5F" w:rsidRDefault="000F54C9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10"/>
          </w:tcPr>
          <w:p w14:paraId="4B71F135" w14:textId="65E1B96F" w:rsidR="000F54C9" w:rsidRPr="000F54C9" w:rsidRDefault="000F54C9" w:rsidP="000F54C9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Geplant, Vertrag bereits unterschrieben</w:t>
            </w:r>
          </w:p>
        </w:tc>
      </w:tr>
      <w:tr w:rsidR="000F54C9" w:rsidRPr="000F54C9" w14:paraId="4EC9DEB8" w14:textId="77777777" w:rsidTr="00016379">
        <w:trPr>
          <w:trHeight w:val="300"/>
        </w:trPr>
        <w:tc>
          <w:tcPr>
            <w:tcW w:w="7513" w:type="dxa"/>
            <w:gridSpan w:val="6"/>
            <w:vAlign w:val="bottom"/>
          </w:tcPr>
          <w:p w14:paraId="061D97E7" w14:textId="59FA2F94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DDP-Gruppe</w:t>
            </w:r>
          </w:p>
        </w:tc>
        <w:tc>
          <w:tcPr>
            <w:tcW w:w="2785" w:type="dxa"/>
            <w:gridSpan w:val="4"/>
            <w:vAlign w:val="bottom"/>
          </w:tcPr>
          <w:p w14:paraId="38592414" w14:textId="5C64F728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Koblenz</w:t>
            </w:r>
          </w:p>
        </w:tc>
      </w:tr>
      <w:tr w:rsidR="004A0664" w:rsidRPr="00F44F5F" w14:paraId="0A0FFCF6" w14:textId="77777777" w:rsidTr="00016379">
        <w:trPr>
          <w:trHeight w:val="20"/>
        </w:trPr>
        <w:tc>
          <w:tcPr>
            <w:tcW w:w="7513" w:type="dxa"/>
            <w:gridSpan w:val="6"/>
          </w:tcPr>
          <w:p w14:paraId="30382087" w14:textId="165A2C5C" w:rsidR="004A0664" w:rsidRPr="006A3AD8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Praktikum in der Wirtschaftsprüfung</w:t>
            </w:r>
          </w:p>
        </w:tc>
        <w:tc>
          <w:tcPr>
            <w:tcW w:w="2785" w:type="dxa"/>
            <w:gridSpan w:val="4"/>
          </w:tcPr>
          <w:p w14:paraId="7444AF8F" w14:textId="12FF92BD" w:rsidR="004A0664" w:rsidRPr="000F54C9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 – 05/2026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10"/>
          </w:tcPr>
          <w:p w14:paraId="483447D1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Bilanz-, GuV-, und Cashflow-Positionen mittelständischer Unternehmen und Konzerne</w:t>
            </w:r>
          </w:p>
          <w:p w14:paraId="18B3F3B2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finanziellen Kennzahlen und Plausibilitätsprüfungen in Excel zur Bewertung der Kapitalstruktur</w:t>
            </w:r>
          </w:p>
          <w:p w14:paraId="4A98B42D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Aufbereitung und Strukturierung von Finanzdaten sowie Erstellung prüfungsrelevanter Arbeitspapiere </w:t>
            </w:r>
          </w:p>
          <w:p w14:paraId="089C6F28" w14:textId="5F450B3F" w:rsidR="004A0664" w:rsidRPr="00F44F5F" w:rsidRDefault="000F54C9" w:rsidP="000F54C9">
            <w:pPr>
              <w:pStyle w:val="Bullets"/>
              <w:rPr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Geschäftsmodellen und finanziellen Werttreibern zur Beurteilung der wirtschaftlichen Entwicklung von Mandanten mit einem Fokus auf mittelständische Unternehmen aus dem Med-Tech-Sektor</w:t>
            </w:r>
          </w:p>
        </w:tc>
      </w:tr>
      <w:tr w:rsidR="004A0664" w:rsidRPr="00F44F5F" w14:paraId="50AFEA03" w14:textId="77777777" w:rsidTr="000D1312">
        <w:trPr>
          <w:trHeight w:val="300"/>
        </w:trPr>
        <w:tc>
          <w:tcPr>
            <w:tcW w:w="7513" w:type="dxa"/>
            <w:gridSpan w:val="6"/>
            <w:vAlign w:val="bottom"/>
          </w:tcPr>
          <w:p w14:paraId="42FB0D26" w14:textId="5F298432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785" w:type="dxa"/>
            <w:gridSpan w:val="4"/>
            <w:vAlign w:val="bottom"/>
          </w:tcPr>
          <w:p w14:paraId="11E31BD8" w14:textId="6D49C155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48328CB9" w14:textId="77777777" w:rsidTr="000D1312">
        <w:trPr>
          <w:trHeight w:val="20"/>
        </w:trPr>
        <w:tc>
          <w:tcPr>
            <w:tcW w:w="7797" w:type="dxa"/>
            <w:gridSpan w:val="7"/>
          </w:tcPr>
          <w:p w14:paraId="74B74B41" w14:textId="02F10270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>Praktikum in der Steuerberatung und Wirtschaftsprüfung</w:t>
            </w:r>
          </w:p>
        </w:tc>
        <w:tc>
          <w:tcPr>
            <w:tcW w:w="2501" w:type="dxa"/>
            <w:gridSpan w:val="3"/>
          </w:tcPr>
          <w:p w14:paraId="2CB21DEB" w14:textId="62FFAA97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7C4155D6" w14:textId="77777777" w:rsidTr="000D1312">
        <w:trPr>
          <w:trHeight w:val="723"/>
        </w:trPr>
        <w:tc>
          <w:tcPr>
            <w:tcW w:w="10298" w:type="dxa"/>
            <w:gridSpan w:val="10"/>
          </w:tcPr>
          <w:p w14:paraId="5794FA9E" w14:textId="77777777" w:rsidR="000F54C9" w:rsidRPr="005C45B4" w:rsidRDefault="000F54C9" w:rsidP="000F54C9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Erstellung von Steuererklärungen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Erstellung von Finanzbuchführungen </w:t>
            </w:r>
            <w:r w:rsidRPr="005C45B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verschiedene mittelständische Unternehmen (Fokus auf Bau- und Lebensmittel-Sektor)</w:t>
            </w:r>
          </w:p>
          <w:p w14:paraId="095F7317" w14:textId="77777777" w:rsidR="000F54C9" w:rsidRPr="00FE0496" w:rsidRDefault="000F54C9" w:rsidP="000F54C9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3658805E" w14:textId="2DCEFE37" w:rsidR="000D1312" w:rsidRPr="000D1312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Betriebsinventuren für eine Wirtschaftsprüfung eines Bauunternehmens</w:t>
            </w:r>
          </w:p>
        </w:tc>
      </w:tr>
      <w:tr w:rsidR="00C24780" w:rsidRPr="00F44F5F" w14:paraId="414B4085" w14:textId="77777777" w:rsidTr="00135F1F">
        <w:tblPrEx>
          <w:tblW w:w="1029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6-06-29T23:30:00Z" w16du:dateUtc="2026-06-29T21:30:00Z">
            <w:tblPrEx>
              <w:tblW w:w="1029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10" w:author="David Döbele" w:date="2026-06-29T23:30:00Z" w16du:dateUtc="2026-06-29T21:30:00Z">
            <w:trPr>
              <w:trHeight w:val="300"/>
            </w:trPr>
          </w:trPrChange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  <w:tcPrChange w:id="11" w:author="David Döbele" w:date="2026-06-29T23:30:00Z" w16du:dateUtc="2026-06-29T21:30:00Z">
              <w:tcPr>
                <w:tcW w:w="10298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8E7ACF" w:rsidRPr="00F44F5F" w14:paraId="46B5D3F0" w14:textId="77777777" w:rsidTr="000D1312">
        <w:trPr>
          <w:trHeight w:val="300"/>
        </w:trPr>
        <w:tc>
          <w:tcPr>
            <w:tcW w:w="7513" w:type="dxa"/>
            <w:gridSpan w:val="6"/>
            <w:tcBorders>
              <w:top w:val="single" w:sz="4" w:space="0" w:color="auto"/>
            </w:tcBorders>
            <w:vAlign w:val="bottom"/>
          </w:tcPr>
          <w:p w14:paraId="5B009F97" w14:textId="2E5CB83B" w:rsidR="008E7ACF" w:rsidRPr="3B70A2DB" w:rsidRDefault="008E7ACF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FinanceHub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e.V</w:t>
            </w:r>
            <w:proofErr w:type="spellEnd"/>
            <w:proofErr w:type="gramEnd"/>
          </w:p>
        </w:tc>
        <w:tc>
          <w:tcPr>
            <w:tcW w:w="2785" w:type="dxa"/>
            <w:gridSpan w:val="4"/>
            <w:tcBorders>
              <w:top w:val="single" w:sz="4" w:space="0" w:color="auto"/>
            </w:tcBorders>
            <w:vAlign w:val="bottom"/>
          </w:tcPr>
          <w:p w14:paraId="41F748EF" w14:textId="30488118" w:rsidR="008E7ACF" w:rsidRDefault="008E7ACF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8E7ACF" w:rsidRPr="00F44F5F" w14:paraId="755A369F" w14:textId="77777777" w:rsidTr="000D1312">
        <w:trPr>
          <w:trHeight w:val="98"/>
        </w:trPr>
        <w:tc>
          <w:tcPr>
            <w:tcW w:w="5149" w:type="dxa"/>
            <w:vAlign w:val="bottom"/>
          </w:tcPr>
          <w:p w14:paraId="296915C0" w14:textId="15738FC2" w:rsidR="008E7ACF" w:rsidRPr="00D201D0" w:rsidRDefault="008E7ACF" w:rsidP="008E7ACF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</w:pP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>Aktives Mitglied des Private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 </w:t>
            </w: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Equity 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Teams  </w:t>
            </w:r>
          </w:p>
        </w:tc>
        <w:tc>
          <w:tcPr>
            <w:tcW w:w="5149" w:type="dxa"/>
            <w:gridSpan w:val="9"/>
            <w:vAlign w:val="bottom"/>
          </w:tcPr>
          <w:p w14:paraId="2AB8246D" w14:textId="2D1FA777" w:rsidR="008E7ACF" w:rsidRPr="008E7ACF" w:rsidRDefault="008E7ACF" w:rsidP="008E7ACF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03/2026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heute</w:t>
            </w:r>
          </w:p>
        </w:tc>
      </w:tr>
      <w:tr w:rsidR="008E7ACF" w:rsidRPr="00F44F5F" w14:paraId="2F00B58F" w14:textId="77777777" w:rsidTr="000D1312">
        <w:trPr>
          <w:trHeight w:val="98"/>
        </w:trPr>
        <w:tc>
          <w:tcPr>
            <w:tcW w:w="10298" w:type="dxa"/>
            <w:gridSpan w:val="10"/>
            <w:vAlign w:val="bottom"/>
          </w:tcPr>
          <w:p w14:paraId="742853A1" w14:textId="2164BF26" w:rsidR="008E7ACF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Mitorganisation der </w:t>
            </w:r>
            <w:r w:rsidRPr="000D131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Private Equity München Tour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2026 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inkl. Koordination mit teilnehmenden Unternehmen</w:t>
            </w:r>
          </w:p>
          <w:p w14:paraId="45F04E82" w14:textId="19E50384" w:rsidR="000D1312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Recherche und Aufbereitung von Unternehmensprofilen zur Vorbereitung fachlicher Gespräche</w:t>
            </w:r>
          </w:p>
        </w:tc>
      </w:tr>
      <w:tr w:rsidR="00C24780" w:rsidRPr="00F44F5F" w14:paraId="74251178" w14:textId="77777777" w:rsidTr="000D1312">
        <w:trPr>
          <w:trHeight w:val="300"/>
        </w:trPr>
        <w:tc>
          <w:tcPr>
            <w:tcW w:w="7513" w:type="dxa"/>
            <w:gridSpan w:val="6"/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2785" w:type="dxa"/>
            <w:gridSpan w:val="4"/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0D1312">
        <w:trPr>
          <w:trHeight w:val="20"/>
        </w:trPr>
        <w:tc>
          <w:tcPr>
            <w:tcW w:w="6376" w:type="dxa"/>
            <w:gridSpan w:val="4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22" w:type="dxa"/>
            <w:gridSpan w:val="6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10/2025 – 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971B13" w14:paraId="02437711" w14:textId="77777777" w:rsidTr="000D1312">
        <w:trPr>
          <w:trHeight w:val="510"/>
        </w:trPr>
        <w:tc>
          <w:tcPr>
            <w:tcW w:w="10298" w:type="dxa"/>
            <w:gridSpan w:val="10"/>
          </w:tcPr>
          <w:p w14:paraId="3857F0FC" w14:textId="094232FA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Ausgewählt für das exklusive einjährige M&amp;A Curriculum von </w:t>
            </w:r>
            <w:proofErr w:type="spellStart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Mandaco</w:t>
            </w:r>
            <w:proofErr w:type="spellEnd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Screening &amp; Targeting, Accounting Fundamentals, 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Unternehmensbewertung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D1312">
        <w:trPr>
          <w:trHeight w:val="300"/>
        </w:trPr>
        <w:tc>
          <w:tcPr>
            <w:tcW w:w="7371" w:type="dxa"/>
            <w:gridSpan w:val="5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927" w:type="dxa"/>
            <w:gridSpan w:val="5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0D1312">
        <w:trPr>
          <w:trHeight w:val="20"/>
        </w:trPr>
        <w:tc>
          <w:tcPr>
            <w:tcW w:w="8718" w:type="dxa"/>
            <w:gridSpan w:val="9"/>
          </w:tcPr>
          <w:p w14:paraId="5D908AF7" w14:textId="3A0C945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Johannes-Gutenberg</w:t>
            </w:r>
            <w:r w:rsidR="0075385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F44F5F" w14:paraId="66A58453" w14:textId="77777777" w:rsidTr="000D1312">
        <w:trPr>
          <w:trHeight w:val="20"/>
        </w:trPr>
        <w:tc>
          <w:tcPr>
            <w:tcW w:w="10298" w:type="dxa"/>
            <w:gridSpan w:val="10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028871F" w14:textId="77777777" w:rsidTr="000D1312">
        <w:trPr>
          <w:trHeight w:val="300"/>
        </w:trPr>
        <w:tc>
          <w:tcPr>
            <w:tcW w:w="7371" w:type="dxa"/>
            <w:gridSpan w:val="5"/>
            <w:vAlign w:val="bottom"/>
          </w:tcPr>
          <w:p w14:paraId="3B81DA34" w14:textId="77FC4BA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2927" w:type="dxa"/>
            <w:gridSpan w:val="5"/>
            <w:vAlign w:val="bottom"/>
          </w:tcPr>
          <w:p w14:paraId="7F9CDF1E" w14:textId="17F7FDF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C24780" w:rsidRPr="00F44F5F" w14:paraId="7B2F81B2" w14:textId="77777777" w:rsidTr="000D1312">
        <w:trPr>
          <w:trHeight w:val="20"/>
        </w:trPr>
        <w:tc>
          <w:tcPr>
            <w:tcW w:w="8505" w:type="dxa"/>
            <w:gridSpan w:val="8"/>
          </w:tcPr>
          <w:p w14:paraId="099DE2C5" w14:textId="499A4B49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Neugründungsmitglied des Ortsverbands der Jungen Liberalen Bad Kreuznach</w:t>
            </w:r>
          </w:p>
        </w:tc>
        <w:tc>
          <w:tcPr>
            <w:tcW w:w="1793" w:type="dxa"/>
            <w:gridSpan w:val="2"/>
          </w:tcPr>
          <w:p w14:paraId="091163D4" w14:textId="5B5CCCC5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14:paraId="0B4CECD3" w14:textId="77777777" w:rsidTr="000D1312">
        <w:trPr>
          <w:trHeight w:val="510"/>
        </w:trPr>
        <w:tc>
          <w:tcPr>
            <w:tcW w:w="10298" w:type="dxa"/>
            <w:gridSpan w:val="10"/>
          </w:tcPr>
          <w:p w14:paraId="6F5D83BF" w14:textId="77777777" w:rsidR="000D1312" w:rsidRDefault="00C24780" w:rsidP="000D13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Aufbau des </w:t>
            </w:r>
            <w:proofErr w:type="spellStart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Socialmedia</w:t>
            </w:r>
            <w:proofErr w:type="spellEnd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Auftritts der Jungen Liberalen Bad </w:t>
            </w:r>
            <w:r w:rsidR="000D13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Kreuznach</w:t>
            </w:r>
          </w:p>
          <w:p w14:paraId="0765CFB0" w14:textId="5EE0C11E" w:rsidR="006A3AD8" w:rsidRDefault="00CA5FD4" w:rsidP="000D13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der Wahlkampfstrategie der Jungen Liberalen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Landtagswahl in Rheinland-Pfalz</w:t>
            </w:r>
          </w:p>
        </w:tc>
      </w:tr>
      <w:tr w:rsidR="00C24780" w:rsidRPr="00F44F5F" w14:paraId="482569A2" w14:textId="77777777" w:rsidTr="00135F1F">
        <w:tblPrEx>
          <w:tblW w:w="1029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" w:author="David Döbele" w:date="2026-06-29T23:30:00Z" w16du:dateUtc="2026-06-29T21:30:00Z">
            <w:tblPrEx>
              <w:tblW w:w="1029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13" w:author="David Döbele" w:date="2026-06-29T23:30:00Z" w16du:dateUtc="2026-06-29T21:30:00Z">
            <w:trPr>
              <w:trHeight w:val="300"/>
            </w:trPr>
          </w:trPrChange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  <w:tcPrChange w:id="14" w:author="David Döbele" w:date="2026-06-29T23:30:00Z" w16du:dateUtc="2026-06-29T21:30:00Z">
              <w:tcPr>
                <w:tcW w:w="10298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48364FD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(C1/B2</w:t>
            </w:r>
            <w:r w:rsidR="006C40C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C24780" w:rsidRPr="00F25EB2" w14:paraId="45706C3F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60CA2168" w14:textId="4B39DAEE" w:rsidR="00C24780" w:rsidRPr="004F18D1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Claude </w:t>
            </w:r>
            <w:r w:rsidR="000F54C9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0F54C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routiniert</w:t>
            </w:r>
            <w:r w:rsidR="000F54C9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157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Java </w:t>
            </w:r>
            <w:r w:rsidR="004F18D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(routiniert)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98C2742" w14:textId="6F4C7F7B" w:rsidR="000F54C9" w:rsidRPr="000F54C9" w:rsidRDefault="00C24780" w:rsidP="00E55D9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</w:t>
            </w:r>
            <w:proofErr w:type="spellEnd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intelligence</w:t>
            </w:r>
            <w:proofErr w:type="spellEnd"/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6E776CE9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D903D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F97EA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32F8A5DE" w14:textId="77777777" w:rsidR="004A0664" w:rsidRPr="004A0664" w:rsidRDefault="004A0664" w:rsidP="3B70A2DB">
      <w:pPr>
        <w:rPr>
          <w:lang w:val="de-AT"/>
        </w:rPr>
      </w:pPr>
    </w:p>
    <w:sectPr w:rsidR="004A0664" w:rsidRPr="004A0664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8613CC" w14:textId="77777777" w:rsidR="00307647" w:rsidRDefault="00307647" w:rsidP="00BE053D">
      <w:pPr>
        <w:spacing w:after="0" w:line="240" w:lineRule="auto"/>
      </w:pPr>
      <w:r>
        <w:separator/>
      </w:r>
    </w:p>
  </w:endnote>
  <w:endnote w:type="continuationSeparator" w:id="0">
    <w:p w14:paraId="77053BDC" w14:textId="77777777" w:rsidR="00307647" w:rsidRDefault="0030764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33D6FE" w14:textId="77777777" w:rsidR="00307647" w:rsidRDefault="00307647" w:rsidP="00BE053D">
      <w:pPr>
        <w:spacing w:after="0" w:line="240" w:lineRule="auto"/>
      </w:pPr>
      <w:r>
        <w:separator/>
      </w:r>
    </w:p>
  </w:footnote>
  <w:footnote w:type="continuationSeparator" w:id="0">
    <w:p w14:paraId="28DE1629" w14:textId="77777777" w:rsidR="00307647" w:rsidRDefault="0030764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A6CB5"/>
    <w:multiLevelType w:val="hybridMultilevel"/>
    <w:tmpl w:val="A15005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5"/>
  </w:num>
  <w:num w:numId="10" w16cid:durableId="1961916187">
    <w:abstractNumId w:val="12"/>
  </w:num>
  <w:num w:numId="11" w16cid:durableId="1947156070">
    <w:abstractNumId w:val="26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4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3"/>
  </w:num>
  <w:num w:numId="26" w16cid:durableId="548689742">
    <w:abstractNumId w:val="27"/>
  </w:num>
  <w:num w:numId="27" w16cid:durableId="1499494221">
    <w:abstractNumId w:val="18"/>
  </w:num>
  <w:num w:numId="28" w16cid:durableId="624386309">
    <w:abstractNumId w:val="21"/>
  </w:num>
  <w:num w:numId="29" w16cid:durableId="1118986738">
    <w:abstractNumId w:val="22"/>
  </w:num>
  <w:num w:numId="30" w16cid:durableId="190567645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17215"/>
    <w:rsid w:val="0002398F"/>
    <w:rsid w:val="00061D33"/>
    <w:rsid w:val="00064643"/>
    <w:rsid w:val="00073F7A"/>
    <w:rsid w:val="00087747"/>
    <w:rsid w:val="00095C4B"/>
    <w:rsid w:val="000A1FDA"/>
    <w:rsid w:val="000B027F"/>
    <w:rsid w:val="000B63E2"/>
    <w:rsid w:val="000B6548"/>
    <w:rsid w:val="000D1312"/>
    <w:rsid w:val="000D1F69"/>
    <w:rsid w:val="000D671A"/>
    <w:rsid w:val="000F54C9"/>
    <w:rsid w:val="000F6D91"/>
    <w:rsid w:val="00103EC5"/>
    <w:rsid w:val="00116C6E"/>
    <w:rsid w:val="00122109"/>
    <w:rsid w:val="00125CA6"/>
    <w:rsid w:val="00135F1F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C0073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770AD"/>
    <w:rsid w:val="00282DB0"/>
    <w:rsid w:val="002964C6"/>
    <w:rsid w:val="002969BE"/>
    <w:rsid w:val="002A353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07647"/>
    <w:rsid w:val="003101F0"/>
    <w:rsid w:val="00314B7A"/>
    <w:rsid w:val="00315A6C"/>
    <w:rsid w:val="00315DC4"/>
    <w:rsid w:val="00324BC5"/>
    <w:rsid w:val="00330380"/>
    <w:rsid w:val="00336C5B"/>
    <w:rsid w:val="00340BAB"/>
    <w:rsid w:val="003418E0"/>
    <w:rsid w:val="00347F8D"/>
    <w:rsid w:val="00372F7B"/>
    <w:rsid w:val="003733E5"/>
    <w:rsid w:val="00381534"/>
    <w:rsid w:val="00387B98"/>
    <w:rsid w:val="00390EA6"/>
    <w:rsid w:val="003E130B"/>
    <w:rsid w:val="003E27C3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224"/>
    <w:rsid w:val="00474CD5"/>
    <w:rsid w:val="00476AF8"/>
    <w:rsid w:val="00483801"/>
    <w:rsid w:val="00484FD7"/>
    <w:rsid w:val="004929FB"/>
    <w:rsid w:val="004938E0"/>
    <w:rsid w:val="004A0664"/>
    <w:rsid w:val="004A344E"/>
    <w:rsid w:val="004A54BA"/>
    <w:rsid w:val="004B2F3B"/>
    <w:rsid w:val="004B6A5E"/>
    <w:rsid w:val="004F18D1"/>
    <w:rsid w:val="004F552A"/>
    <w:rsid w:val="00503C6B"/>
    <w:rsid w:val="00507EA7"/>
    <w:rsid w:val="00526089"/>
    <w:rsid w:val="00527A28"/>
    <w:rsid w:val="00527DCA"/>
    <w:rsid w:val="00540EB1"/>
    <w:rsid w:val="005716D4"/>
    <w:rsid w:val="00571B60"/>
    <w:rsid w:val="00572876"/>
    <w:rsid w:val="00585A4D"/>
    <w:rsid w:val="00586FD6"/>
    <w:rsid w:val="005B1E70"/>
    <w:rsid w:val="005C45B4"/>
    <w:rsid w:val="005C472F"/>
    <w:rsid w:val="005D0A13"/>
    <w:rsid w:val="005D1391"/>
    <w:rsid w:val="005D4B68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772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C40C2"/>
    <w:rsid w:val="006D7F7F"/>
    <w:rsid w:val="006E2C9C"/>
    <w:rsid w:val="006E40EF"/>
    <w:rsid w:val="006F0039"/>
    <w:rsid w:val="00711CEF"/>
    <w:rsid w:val="00713D46"/>
    <w:rsid w:val="00720320"/>
    <w:rsid w:val="00723643"/>
    <w:rsid w:val="00725D3C"/>
    <w:rsid w:val="00727EB8"/>
    <w:rsid w:val="00733DA1"/>
    <w:rsid w:val="0073677B"/>
    <w:rsid w:val="00737822"/>
    <w:rsid w:val="0074111D"/>
    <w:rsid w:val="0075385E"/>
    <w:rsid w:val="00753D4A"/>
    <w:rsid w:val="00756912"/>
    <w:rsid w:val="00761609"/>
    <w:rsid w:val="00763DCE"/>
    <w:rsid w:val="00765B85"/>
    <w:rsid w:val="00776C46"/>
    <w:rsid w:val="0078260B"/>
    <w:rsid w:val="007838D1"/>
    <w:rsid w:val="00785254"/>
    <w:rsid w:val="00785853"/>
    <w:rsid w:val="007966F0"/>
    <w:rsid w:val="00797BFC"/>
    <w:rsid w:val="007A720F"/>
    <w:rsid w:val="007C5325"/>
    <w:rsid w:val="007C6A3C"/>
    <w:rsid w:val="007D4BEE"/>
    <w:rsid w:val="007D5BE9"/>
    <w:rsid w:val="007D5FDA"/>
    <w:rsid w:val="007E4106"/>
    <w:rsid w:val="007F2685"/>
    <w:rsid w:val="008050E4"/>
    <w:rsid w:val="0082257D"/>
    <w:rsid w:val="00827293"/>
    <w:rsid w:val="008344D7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B1D81"/>
    <w:rsid w:val="008C05AE"/>
    <w:rsid w:val="008C429A"/>
    <w:rsid w:val="008D5632"/>
    <w:rsid w:val="008E1F3D"/>
    <w:rsid w:val="008E7ACF"/>
    <w:rsid w:val="008F0865"/>
    <w:rsid w:val="008F29D4"/>
    <w:rsid w:val="008F4F96"/>
    <w:rsid w:val="009053D7"/>
    <w:rsid w:val="009057AA"/>
    <w:rsid w:val="009126B1"/>
    <w:rsid w:val="0091331D"/>
    <w:rsid w:val="0093223C"/>
    <w:rsid w:val="00940FCE"/>
    <w:rsid w:val="00941A87"/>
    <w:rsid w:val="009501C2"/>
    <w:rsid w:val="00960F2D"/>
    <w:rsid w:val="009668B9"/>
    <w:rsid w:val="00971B13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37BD"/>
    <w:rsid w:val="00A1489A"/>
    <w:rsid w:val="00A24470"/>
    <w:rsid w:val="00A26D0D"/>
    <w:rsid w:val="00A33BDE"/>
    <w:rsid w:val="00A34885"/>
    <w:rsid w:val="00A34DE0"/>
    <w:rsid w:val="00A43BC1"/>
    <w:rsid w:val="00A63887"/>
    <w:rsid w:val="00A70F15"/>
    <w:rsid w:val="00A74225"/>
    <w:rsid w:val="00A82118"/>
    <w:rsid w:val="00A87840"/>
    <w:rsid w:val="00A936D5"/>
    <w:rsid w:val="00AA06FD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2D9B"/>
    <w:rsid w:val="00BB5F09"/>
    <w:rsid w:val="00BC0D9F"/>
    <w:rsid w:val="00BE053D"/>
    <w:rsid w:val="00BE50FB"/>
    <w:rsid w:val="00BF1A7A"/>
    <w:rsid w:val="00BF1FA3"/>
    <w:rsid w:val="00C00974"/>
    <w:rsid w:val="00C0113D"/>
    <w:rsid w:val="00C018E4"/>
    <w:rsid w:val="00C066FA"/>
    <w:rsid w:val="00C06BD2"/>
    <w:rsid w:val="00C24780"/>
    <w:rsid w:val="00C25387"/>
    <w:rsid w:val="00C54BE3"/>
    <w:rsid w:val="00C57572"/>
    <w:rsid w:val="00C57F80"/>
    <w:rsid w:val="00C74F93"/>
    <w:rsid w:val="00C76335"/>
    <w:rsid w:val="00C768ED"/>
    <w:rsid w:val="00C77D0D"/>
    <w:rsid w:val="00C82A8F"/>
    <w:rsid w:val="00C916C2"/>
    <w:rsid w:val="00CA226F"/>
    <w:rsid w:val="00CA5DDB"/>
    <w:rsid w:val="00CA5FD4"/>
    <w:rsid w:val="00CB495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1D0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369A"/>
    <w:rsid w:val="00D742EE"/>
    <w:rsid w:val="00D80D6B"/>
    <w:rsid w:val="00D85D41"/>
    <w:rsid w:val="00D903D0"/>
    <w:rsid w:val="00D90950"/>
    <w:rsid w:val="00D97633"/>
    <w:rsid w:val="00DA69DF"/>
    <w:rsid w:val="00DB33F8"/>
    <w:rsid w:val="00DC35B9"/>
    <w:rsid w:val="00DD38E2"/>
    <w:rsid w:val="00DE203B"/>
    <w:rsid w:val="00E00140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D2067"/>
    <w:rsid w:val="00EE2C93"/>
    <w:rsid w:val="00EE6BEE"/>
    <w:rsid w:val="00EF42C6"/>
    <w:rsid w:val="00EF694B"/>
    <w:rsid w:val="00EF77DF"/>
    <w:rsid w:val="00F02D38"/>
    <w:rsid w:val="00F11BEF"/>
    <w:rsid w:val="00F165E1"/>
    <w:rsid w:val="00F258E7"/>
    <w:rsid w:val="00F25EB2"/>
    <w:rsid w:val="00F26A39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93BFE"/>
    <w:rsid w:val="00F97EA1"/>
    <w:rsid w:val="00FA02C7"/>
    <w:rsid w:val="00FA2582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35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51</cp:revision>
  <cp:lastPrinted>2026-06-28T18:31:00Z</cp:lastPrinted>
  <dcterms:created xsi:type="dcterms:W3CDTF">2025-10-27T11:21:00Z</dcterms:created>
  <dcterms:modified xsi:type="dcterms:W3CDTF">2026-06-29T21:30:00Z</dcterms:modified>
</cp:coreProperties>
</file>