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E7B4F" w:rsidRDefault="00000000">
      <w:r>
        <w:t xml:space="preserve">Erstmal möchte ich mich für die Einladung herzlich bedanken und hoffe das </w:t>
      </w:r>
      <w:proofErr w:type="spellStart"/>
      <w:r>
        <w:t>ic</w:t>
      </w:r>
      <w:proofErr w:type="spellEnd"/>
      <w:del w:id="0" w:author="Malte Schröder" w:date="2023-05-15T18:02:00Z">
        <w:r w:rsidDel="00A10191">
          <w:delText>h</w:delText>
        </w:r>
      </w:del>
      <w:r>
        <w:t xml:space="preserve"> das Praktikum bei Ihnen absolvieren kann</w:t>
      </w:r>
    </w:p>
    <w:p w14:paraId="00000002" w14:textId="77777777" w:rsidR="00EE7B4F" w:rsidRDefault="00EE7B4F"/>
    <w:p w14:paraId="00000003" w14:textId="1A65BE3E" w:rsidR="00EE7B4F" w:rsidRDefault="00000000">
      <w:r>
        <w:t xml:space="preserve">2014 begann ich das Abitur an der Friedrich Ludwig Jahn Gymnasium </w:t>
      </w:r>
      <w:ins w:id="1" w:author="Malte Schröder" w:date="2023-05-15T18:05:00Z">
        <w:r w:rsidR="00BE5ED1">
          <w:t>S</w:t>
        </w:r>
      </w:ins>
      <w:r>
        <w:t>alzwedel und habe dieses mit 1,9 im Jahre 2022 abgeschlossen. In dieser Zeit war ich zum einen in der Wasserwacht. Dort habe ich Disziplin, Durchhaltevermögen und handeln unter Stress erlernt. Denn dort mussten wir im Winter durch einen See mit 5 km2 Wasserfläche einmal hin und zurückschwimmen, dass war schon extrem anstrengend</w:t>
      </w:r>
      <w:r w:rsidR="00C51CF4">
        <w:t>, aber a</w:t>
      </w:r>
      <w:r w:rsidR="002E76DE">
        <w:t>m Ende hat es dennoch viel Spaß gemacht diese Herausforderung zu überwinden</w:t>
      </w:r>
      <w:r>
        <w:t xml:space="preserve">. </w:t>
      </w:r>
      <w:r w:rsidR="00385E1C">
        <w:t xml:space="preserve">Seit </w:t>
      </w:r>
      <w:r>
        <w:t xml:space="preserve">2017 habe ich dann Basketball gespielt. </w:t>
      </w:r>
      <w:r w:rsidR="00A065A4">
        <w:t xml:space="preserve">Das war für mich eine </w:t>
      </w:r>
      <w:proofErr w:type="spellStart"/>
      <w:r w:rsidR="00A065A4">
        <w:t>mega</w:t>
      </w:r>
      <w:proofErr w:type="spellEnd"/>
      <w:r w:rsidR="00A065A4">
        <w:t xml:space="preserve"> coole Erfahrung</w:t>
      </w:r>
      <w:r w:rsidR="00D5201B">
        <w:t>, dass man gemeinsam mit einem Team an einem Ziel arbeiten konnte</w:t>
      </w:r>
      <w:r w:rsidR="00400963">
        <w:t>n. Dies hat mich dann motiviert jedes mal zum Training zu gehen</w:t>
      </w:r>
      <w:r w:rsidR="00C51CF4">
        <w:t>.</w:t>
      </w:r>
      <w:r w:rsidR="009F562A">
        <w:t xml:space="preserve"> D</w:t>
      </w:r>
      <w:r>
        <w:t>amit musste ich dann durch eine schwere Verletzung am Knie 2019 aufhören. Das hat mich schon sehr fertig gemacht.</w:t>
      </w:r>
    </w:p>
    <w:p w14:paraId="00000004" w14:textId="77777777" w:rsidR="00EE7B4F" w:rsidRDefault="00EE7B4F"/>
    <w:p w14:paraId="00000007" w14:textId="063836FC" w:rsidR="00EE7B4F" w:rsidRDefault="000B0B00">
      <w:r>
        <w:t>Als ich vor einem Jahr mein Abitur beendet habe</w:t>
      </w:r>
      <w:r w:rsidR="00677FB3">
        <w:t>, muss ich ehrlich sagen, ich wusste wirklich nicht wo hin mit mir</w:t>
      </w:r>
      <w:r w:rsidR="00A171B7">
        <w:t xml:space="preserve">. </w:t>
      </w:r>
      <w:r w:rsidR="004B013B">
        <w:t xml:space="preserve">Ich wusste nicht was ich als nächstes machen sollte. </w:t>
      </w:r>
      <w:r w:rsidR="00A171B7">
        <w:t>Ich habe dann irgendwann beschlossen</w:t>
      </w:r>
      <w:r w:rsidR="002446D4">
        <w:t>, Sachen auszuprobieren und mich mit Sachen zu beschäftigen, die mich interessieren</w:t>
      </w:r>
      <w:r w:rsidR="00F3779A">
        <w:t>, um dies so herauszufinden. Was ich also gemacht habe, ist</w:t>
      </w:r>
      <w:r w:rsidR="00721271">
        <w:t xml:space="preserve"> mich mit wirtschaftlichen und</w:t>
      </w:r>
      <w:r w:rsidR="00000000">
        <w:t xml:space="preserve"> technische</w:t>
      </w:r>
      <w:r w:rsidR="00721271">
        <w:t>n</w:t>
      </w:r>
      <w:r w:rsidR="00000000">
        <w:t xml:space="preserve"> Themen </w:t>
      </w:r>
      <w:r w:rsidR="009F4E72">
        <w:t xml:space="preserve">auseinandergesetzt. </w:t>
      </w:r>
      <w:r w:rsidR="00000000">
        <w:t xml:space="preserve">So habe ich mich Beispielsweise durch </w:t>
      </w:r>
      <w:proofErr w:type="spellStart"/>
      <w:r w:rsidR="00000000">
        <w:t>finanzfluss</w:t>
      </w:r>
      <w:proofErr w:type="spellEnd"/>
      <w:r w:rsidR="00000000">
        <w:t xml:space="preserve"> mich ein bisschen mit ETFs wie </w:t>
      </w:r>
      <w:proofErr w:type="spellStart"/>
      <w:r w:rsidR="00000000">
        <w:t>Mcsi</w:t>
      </w:r>
      <w:proofErr w:type="spellEnd"/>
      <w:r w:rsidR="00000000">
        <w:t xml:space="preserve"> </w:t>
      </w:r>
      <w:proofErr w:type="spellStart"/>
      <w:r w:rsidR="00000000">
        <w:t>world</w:t>
      </w:r>
      <w:proofErr w:type="spellEnd"/>
      <w:r w:rsidR="00000000">
        <w:t xml:space="preserve">, MSCI </w:t>
      </w:r>
      <w:proofErr w:type="spellStart"/>
      <w:r w:rsidR="00000000">
        <w:t>emerging</w:t>
      </w:r>
      <w:proofErr w:type="spellEnd"/>
      <w:r w:rsidR="00000000">
        <w:t xml:space="preserve"> </w:t>
      </w:r>
      <w:proofErr w:type="spellStart"/>
      <w:r w:rsidR="00000000">
        <w:t>markets</w:t>
      </w:r>
      <w:proofErr w:type="spellEnd"/>
      <w:r w:rsidR="00000000">
        <w:t xml:space="preserve"> und </w:t>
      </w:r>
      <w:proofErr w:type="spellStart"/>
      <w:r w:rsidR="00000000">
        <w:t>Ftsi</w:t>
      </w:r>
      <w:proofErr w:type="spellEnd"/>
      <w:r w:rsidR="00000000">
        <w:t xml:space="preserve"> all </w:t>
      </w:r>
      <w:proofErr w:type="spellStart"/>
      <w:r w:rsidR="00000000">
        <w:t>world</w:t>
      </w:r>
      <w:proofErr w:type="spellEnd"/>
      <w:r w:rsidR="00000000">
        <w:t xml:space="preserve"> und mich ein bisschen mit Programmiersprachen wie </w:t>
      </w:r>
      <w:proofErr w:type="spellStart"/>
      <w:r w:rsidR="00000000">
        <w:t>java</w:t>
      </w:r>
      <w:proofErr w:type="spellEnd"/>
      <w:r w:rsidR="00000000">
        <w:t xml:space="preserve"> mit dem Buch Sprechen sie </w:t>
      </w:r>
      <w:proofErr w:type="spellStart"/>
      <w:r w:rsidR="00000000">
        <w:t>java</w:t>
      </w:r>
      <w:proofErr w:type="spellEnd"/>
      <w:r w:rsidR="00000000">
        <w:t xml:space="preserve"> und Python  beschäftigt.</w:t>
      </w:r>
      <w:r w:rsidR="00CE4420">
        <w:t xml:space="preserve"> Diese beiden The</w:t>
      </w:r>
      <w:r w:rsidR="00AE161F">
        <w:t>m</w:t>
      </w:r>
      <w:r w:rsidR="00CE4420">
        <w:t>en haben mir am meisten</w:t>
      </w:r>
      <w:r w:rsidR="00D82427">
        <w:t xml:space="preserve"> Spaß gemacht von allen mit den ich mich auseinandergesetzt habe.</w:t>
      </w:r>
      <w:r w:rsidR="00000000">
        <w:t xml:space="preserve"> </w:t>
      </w:r>
      <w:r w:rsidR="00AE161F">
        <w:t>Dadurch habe ich mir gesagt, dass ich diese beiden Themen im Studiengang kombinieren will und bin so zum Wirtschaftsinformatik Studi</w:t>
      </w:r>
      <w:r w:rsidR="00B35576">
        <w:t>um entschieden</w:t>
      </w:r>
    </w:p>
    <w:p w14:paraId="00000008" w14:textId="1A934988" w:rsidR="00EE7B4F" w:rsidRDefault="00000000">
      <w:r>
        <w:t>Ich habe dort die Leuphana Universität</w:t>
      </w:r>
      <w:r w:rsidR="00FE1E02">
        <w:t xml:space="preserve">, weil sie mir auf </w:t>
      </w:r>
      <w:r w:rsidR="00553822">
        <w:t>G</w:t>
      </w:r>
      <w:r w:rsidR="00FE1E02">
        <w:t>rundlage des Lernplans</w:t>
      </w:r>
      <w:r w:rsidR="00CE5904">
        <w:t xml:space="preserve"> und dem etwas ungewöhnlicheren Aufbaus ermöglicht, mir</w:t>
      </w:r>
      <w:r w:rsidR="0035237A">
        <w:t xml:space="preserve"> mit der erhöhten Wahlfreiheit ermöglicht</w:t>
      </w:r>
      <w:r w:rsidR="00762607">
        <w:t>, dass ich mir die Schwerpunkte auswählen kann, die ich wirklich machen möchte.</w:t>
      </w:r>
      <w:r>
        <w:t xml:space="preserve"> </w:t>
      </w:r>
    </w:p>
    <w:p w14:paraId="00000009" w14:textId="77777777" w:rsidR="00EE7B4F" w:rsidRDefault="00EE7B4F"/>
    <w:p w14:paraId="0000000A" w14:textId="35F7FF7E" w:rsidR="00EE7B4F" w:rsidRDefault="00000000">
      <w:r>
        <w:t xml:space="preserve">Im Studium </w:t>
      </w:r>
      <w:r w:rsidR="006529E4">
        <w:t>habe</w:t>
      </w:r>
      <w:r>
        <w:t xml:space="preserve"> ich </w:t>
      </w:r>
      <w:r w:rsidR="006529E4">
        <w:t xml:space="preserve">mich </w:t>
      </w:r>
      <w:r>
        <w:t xml:space="preserve">dann </w:t>
      </w:r>
      <w:r w:rsidR="006529E4">
        <w:t>entschieden</w:t>
      </w:r>
      <w:r>
        <w:t xml:space="preserve"> </w:t>
      </w:r>
      <w:r w:rsidR="006529E4">
        <w:t xml:space="preserve">einer </w:t>
      </w:r>
      <w:r>
        <w:t xml:space="preserve"> studentischen Unternehmensberatung</w:t>
      </w:r>
      <w:r w:rsidR="006529E4">
        <w:t xml:space="preserve"> beizutreten</w:t>
      </w:r>
      <w:r w:rsidR="007F5D34">
        <w:t>, da es sich einfach spannend angehört dort teilzunehmen</w:t>
      </w:r>
      <w:r w:rsidR="00906560">
        <w:t>.</w:t>
      </w:r>
      <w:r>
        <w:t xml:space="preserve"> Dort konnte ich erste Projekterfahrung erlangen und habe gemerkt, dass mir das Beraten von Projekten viel Spaß macht. Da diese UB ehrenamtlich tätig ist und die Berater das Geld nicht selbst bekommen, zeigt dies meine intrinsische Motivation an spannenden Projekten zu arbeiten. Durch diese Tätigkeit fand ich dann zu meinem Berufswunsch in der Beratung, einschließlich des Praktikums bei euch. Durch diesen Perspektivenwechsel erlangte ich dann auch die Motivation mich im Studium anzustrengen und sehr gute Noten zu schreiben. So habe ich mein erstes Semester mit 1,5 abgeschnitten. Zur Zeit befinde ich mich im zweiten Semester und befinde mich in der studentischen UB in der Rolle einer Ressortleitung. In dieser Position habe ich mehr Verantwortung übernommen</w:t>
      </w:r>
      <w:r w:rsidR="007909A3">
        <w:t>, indem ich</w:t>
      </w:r>
      <w:r w:rsidR="0045493A">
        <w:t xml:space="preserve"> mich um ein Team mit 4 Mitgliedern gekümmert habe, die Aufgaben verteilt habe</w:t>
      </w:r>
      <w:r w:rsidR="006B5675">
        <w:t xml:space="preserve"> und wir</w:t>
      </w:r>
      <w:r w:rsidR="004438F2">
        <w:t xml:space="preserve"> zusammen die E-Mails aller Mitglieder</w:t>
      </w:r>
      <w:r>
        <w:t xml:space="preserve"> </w:t>
      </w:r>
      <w:r w:rsidR="00EA0CE3">
        <w:t>verwaltet haben, die technischen Probleme der Mitglieder behoben haben und</w:t>
      </w:r>
      <w:r w:rsidR="00A36A0D">
        <w:t xml:space="preserve"> die E-Mails von einem Server zu Outlook umgezogen haben</w:t>
      </w:r>
      <w:r w:rsidR="00D9687E">
        <w:t>. Dies geschieht alles über Microsoft Office 365.</w:t>
      </w:r>
    </w:p>
    <w:p w14:paraId="0000000B" w14:textId="77777777" w:rsidR="00EE7B4F" w:rsidRDefault="00000000">
      <w:r>
        <w:t>Ich versuche mich sowohl im Studium, in der studentischen UB und im praktischen Umfeld, mich immer anzustrengen und mich stetig zu verbessern.</w:t>
      </w:r>
    </w:p>
    <w:p w14:paraId="0000000C" w14:textId="77777777" w:rsidR="00EE7B4F" w:rsidRDefault="00EE7B4F"/>
    <w:p w14:paraId="0000000D" w14:textId="77777777" w:rsidR="00EE7B4F" w:rsidRDefault="00EE7B4F"/>
    <w:p w14:paraId="0000000E" w14:textId="77777777" w:rsidR="00EE7B4F" w:rsidRDefault="00000000">
      <w:r>
        <w:lastRenderedPageBreak/>
        <w:t>Was sind meine Stärken?</w:t>
      </w:r>
    </w:p>
    <w:p w14:paraId="0000000F" w14:textId="77777777" w:rsidR="00EE7B4F" w:rsidRDefault="00000000">
      <w:r>
        <w:t>Sollen relevant sein</w:t>
      </w:r>
    </w:p>
    <w:p w14:paraId="00000010" w14:textId="77777777" w:rsidR="00EE7B4F" w:rsidRDefault="00000000">
      <w:r>
        <w:t xml:space="preserve">Zeigen wie und wann man diese zeigt </w:t>
      </w:r>
    </w:p>
    <w:p w14:paraId="00000011" w14:textId="77777777" w:rsidR="00EE7B4F" w:rsidRDefault="00000000">
      <w:r>
        <w:t>Stärken reflektieren</w:t>
      </w:r>
    </w:p>
    <w:p w14:paraId="00000012" w14:textId="77777777" w:rsidR="00EE7B4F" w:rsidRDefault="00EE7B4F"/>
    <w:p w14:paraId="00000013" w14:textId="77777777" w:rsidR="00EE7B4F" w:rsidRDefault="00000000">
      <w:r>
        <w:t>Teamfähigkeit: Bist du sehr gut darin dich mit anderen zu arrangieren und bist auch anpassungsfähig im</w:t>
      </w:r>
    </w:p>
    <w:p w14:paraId="00000014" w14:textId="77777777" w:rsidR="00EE7B4F" w:rsidRDefault="00000000">
      <w:r>
        <w:t>Persönlichkeitstypen</w:t>
      </w:r>
    </w:p>
    <w:p w14:paraId="00000015" w14:textId="77777777" w:rsidR="00EE7B4F" w:rsidRDefault="00000000">
      <w:r>
        <w:t>Analysefähigkeit: /Verstehst du viele Situationen oder Zusammenhänge sehr gut und klar und schlussfolgerst daraus auch schnell</w:t>
      </w:r>
    </w:p>
    <w:p w14:paraId="00000016" w14:textId="77777777" w:rsidR="00EE7B4F" w:rsidRDefault="00000000">
      <w:r>
        <w:t xml:space="preserve">Lernbereitschaft: </w:t>
      </w:r>
      <w:proofErr w:type="spellStart"/>
      <w:r>
        <w:t>Lerst</w:t>
      </w:r>
      <w:proofErr w:type="spellEnd"/>
      <w:r>
        <w:t xml:space="preserve"> du gerne neue Dinge, </w:t>
      </w:r>
      <w:proofErr w:type="spellStart"/>
      <w:r>
        <w:t>vorallem</w:t>
      </w:r>
      <w:proofErr w:type="spellEnd"/>
      <w:r>
        <w:t xml:space="preserve"> dann, wenn diese nur eine kleiner Schritt sind damit du etwas größeres erledigen</w:t>
      </w:r>
    </w:p>
    <w:p w14:paraId="00000017" w14:textId="77777777" w:rsidR="00EE7B4F" w:rsidRDefault="00000000">
      <w:r>
        <w:t>kannst</w:t>
      </w:r>
    </w:p>
    <w:p w14:paraId="00000018" w14:textId="77777777" w:rsidR="00EE7B4F" w:rsidRDefault="00000000">
      <w:r>
        <w:t xml:space="preserve">Kritikfähigkeit: </w:t>
      </w:r>
    </w:p>
    <w:p w14:paraId="00000019" w14:textId="77777777" w:rsidR="00EE7B4F" w:rsidRDefault="00000000">
      <w:r>
        <w:t>Disziplin</w:t>
      </w:r>
    </w:p>
    <w:p w14:paraId="0000001A" w14:textId="77777777" w:rsidR="00EE7B4F" w:rsidRDefault="00EE7B4F"/>
    <w:p w14:paraId="0000001B" w14:textId="77777777" w:rsidR="00EE7B4F" w:rsidRDefault="00EE7B4F"/>
    <w:p w14:paraId="0000001C" w14:textId="77777777" w:rsidR="00EE7B4F" w:rsidRDefault="00EE7B4F"/>
    <w:p w14:paraId="0000001D" w14:textId="77777777" w:rsidR="00EE7B4F" w:rsidRDefault="00EE7B4F"/>
    <w:p w14:paraId="0000001E" w14:textId="77777777" w:rsidR="00EE7B4F" w:rsidRDefault="00000000">
      <w:r>
        <w:t>Schwächen</w:t>
      </w:r>
    </w:p>
    <w:p w14:paraId="0000001F" w14:textId="77777777" w:rsidR="00EE7B4F" w:rsidRDefault="00000000">
      <w:r>
        <w:t xml:space="preserve">Ehrlich, Intelligent, authentisch mit Selbstbewusstsein </w:t>
      </w:r>
    </w:p>
    <w:p w14:paraId="00000020" w14:textId="77777777" w:rsidR="00EE7B4F" w:rsidRDefault="00000000">
      <w:r>
        <w:t>Reflektiert und Besserung aufzeigen</w:t>
      </w:r>
    </w:p>
    <w:p w14:paraId="00000021" w14:textId="77777777" w:rsidR="00EE7B4F" w:rsidRDefault="00000000">
      <w:r>
        <w:t>Zurückhaltend lakonisch</w:t>
      </w:r>
    </w:p>
    <w:p w14:paraId="00000022" w14:textId="77777777" w:rsidR="00EE7B4F" w:rsidRDefault="00000000">
      <w:r>
        <w:t>Abwartend</w:t>
      </w:r>
    </w:p>
    <w:p w14:paraId="00000023" w14:textId="77777777" w:rsidR="00EE7B4F" w:rsidRDefault="00000000">
      <w:r>
        <w:t>Spontan keinen fixen Zeitplan</w:t>
      </w:r>
    </w:p>
    <w:p w14:paraId="00000024" w14:textId="77777777" w:rsidR="00EE7B4F" w:rsidRDefault="00000000">
      <w:r>
        <w:t xml:space="preserve">Vorsichtig </w:t>
      </w:r>
    </w:p>
    <w:p w14:paraId="00000025" w14:textId="77777777" w:rsidR="00EE7B4F" w:rsidRDefault="00000000">
      <w:r>
        <w:t xml:space="preserve">Verschlossen </w:t>
      </w:r>
    </w:p>
    <w:p w14:paraId="00000026" w14:textId="77777777" w:rsidR="00EE7B4F" w:rsidRDefault="00000000">
      <w:r>
        <w:t xml:space="preserve">Skeptisch </w:t>
      </w:r>
    </w:p>
    <w:sectPr w:rsidR="00EE7B4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lte Schröder">
    <w15:presenceInfo w15:providerId="Windows Live" w15:userId="b759fc866e92e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B4F"/>
    <w:rsid w:val="000850B5"/>
    <w:rsid w:val="000B0B00"/>
    <w:rsid w:val="002446D4"/>
    <w:rsid w:val="002826E0"/>
    <w:rsid w:val="002E76DE"/>
    <w:rsid w:val="0035237A"/>
    <w:rsid w:val="00385E1C"/>
    <w:rsid w:val="00400963"/>
    <w:rsid w:val="004438F2"/>
    <w:rsid w:val="0045493A"/>
    <w:rsid w:val="004B013B"/>
    <w:rsid w:val="00553822"/>
    <w:rsid w:val="006529E4"/>
    <w:rsid w:val="00677FB3"/>
    <w:rsid w:val="006B5675"/>
    <w:rsid w:val="00721271"/>
    <w:rsid w:val="00762607"/>
    <w:rsid w:val="007909A3"/>
    <w:rsid w:val="007F5D34"/>
    <w:rsid w:val="00906560"/>
    <w:rsid w:val="00982E48"/>
    <w:rsid w:val="009F4E72"/>
    <w:rsid w:val="009F562A"/>
    <w:rsid w:val="00A065A4"/>
    <w:rsid w:val="00A10191"/>
    <w:rsid w:val="00A171B7"/>
    <w:rsid w:val="00A36A0D"/>
    <w:rsid w:val="00AE161F"/>
    <w:rsid w:val="00B35576"/>
    <w:rsid w:val="00BE5ED1"/>
    <w:rsid w:val="00C51CF4"/>
    <w:rsid w:val="00C623A0"/>
    <w:rsid w:val="00CE4420"/>
    <w:rsid w:val="00CE5904"/>
    <w:rsid w:val="00D01B38"/>
    <w:rsid w:val="00D5201B"/>
    <w:rsid w:val="00D80553"/>
    <w:rsid w:val="00D82427"/>
    <w:rsid w:val="00D9687E"/>
    <w:rsid w:val="00DC4F41"/>
    <w:rsid w:val="00E338CD"/>
    <w:rsid w:val="00EA0CE3"/>
    <w:rsid w:val="00EE7B4F"/>
    <w:rsid w:val="00F3779A"/>
    <w:rsid w:val="00FE1E0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14B04"/>
  <w15:docId w15:val="{4A3ECCBC-CA7F-42B5-83E5-9D245B2B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berarbeitung">
    <w:name w:val="Revision"/>
    <w:hidden/>
    <w:uiPriority w:val="99"/>
    <w:semiHidden/>
    <w:rsid w:val="00385E1C"/>
    <w:pPr>
      <w:spacing w:line="240" w:lineRule="auto"/>
    </w:pPr>
  </w:style>
  <w:style w:type="character" w:styleId="Kommentarzeichen">
    <w:name w:val="annotation reference"/>
    <w:basedOn w:val="Absatz-Standardschriftart"/>
    <w:uiPriority w:val="99"/>
    <w:semiHidden/>
    <w:unhideWhenUsed/>
    <w:rsid w:val="00385E1C"/>
    <w:rPr>
      <w:sz w:val="16"/>
      <w:szCs w:val="16"/>
    </w:rPr>
  </w:style>
  <w:style w:type="paragraph" w:styleId="Kommentartext">
    <w:name w:val="annotation text"/>
    <w:basedOn w:val="Standard"/>
    <w:link w:val="KommentartextZchn"/>
    <w:uiPriority w:val="99"/>
    <w:unhideWhenUsed/>
    <w:rsid w:val="00385E1C"/>
    <w:pPr>
      <w:spacing w:line="240" w:lineRule="auto"/>
    </w:pPr>
    <w:rPr>
      <w:sz w:val="20"/>
      <w:szCs w:val="20"/>
    </w:rPr>
  </w:style>
  <w:style w:type="character" w:customStyle="1" w:styleId="KommentartextZchn">
    <w:name w:val="Kommentartext Zchn"/>
    <w:basedOn w:val="Absatz-Standardschriftart"/>
    <w:link w:val="Kommentartext"/>
    <w:uiPriority w:val="99"/>
    <w:rsid w:val="00385E1C"/>
    <w:rPr>
      <w:sz w:val="20"/>
      <w:szCs w:val="20"/>
    </w:rPr>
  </w:style>
  <w:style w:type="paragraph" w:styleId="Kommentarthema">
    <w:name w:val="annotation subject"/>
    <w:basedOn w:val="Kommentartext"/>
    <w:next w:val="Kommentartext"/>
    <w:link w:val="KommentarthemaZchn"/>
    <w:uiPriority w:val="99"/>
    <w:semiHidden/>
    <w:unhideWhenUsed/>
    <w:rsid w:val="00385E1C"/>
    <w:rPr>
      <w:b/>
      <w:bCs/>
    </w:rPr>
  </w:style>
  <w:style w:type="character" w:customStyle="1" w:styleId="KommentarthemaZchn">
    <w:name w:val="Kommentarthema Zchn"/>
    <w:basedOn w:val="KommentartextZchn"/>
    <w:link w:val="Kommentarthema"/>
    <w:uiPriority w:val="99"/>
    <w:semiHidden/>
    <w:rsid w:val="00385E1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microsoft.com/office/2011/relationships/people" Target="people.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577</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Malte Schröder</cp:lastModifiedBy>
  <cp:revision>44</cp:revision>
  <dcterms:created xsi:type="dcterms:W3CDTF">2023-05-11T07:30:00Z</dcterms:created>
  <dcterms:modified xsi:type="dcterms:W3CDTF">2023-05-15T16:47:00Z</dcterms:modified>
</cp:coreProperties>
</file>