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FECB5" w14:textId="77777777" w:rsidR="005D11B3" w:rsidRPr="00681713" w:rsidRDefault="005D11B3" w:rsidP="005D11B3">
      <w:pPr>
        <w:spacing w:after="0" w:line="240" w:lineRule="auto"/>
        <w:jc w:val="right"/>
        <w:rPr>
          <w:sz w:val="20"/>
          <w:szCs w:val="20"/>
        </w:rPr>
      </w:pPr>
      <w:r>
        <w:rPr>
          <w:sz w:val="20"/>
          <w:szCs w:val="20"/>
        </w:rPr>
        <w:t>Hendrik Kramer</w:t>
      </w:r>
    </w:p>
    <w:p w14:paraId="4F689706" w14:textId="73548277" w:rsidR="005D11B3" w:rsidRPr="0072313E" w:rsidRDefault="005D11B3" w:rsidP="005D11B3">
      <w:pPr>
        <w:spacing w:after="0" w:line="240" w:lineRule="auto"/>
        <w:jc w:val="right"/>
        <w:rPr>
          <w:sz w:val="20"/>
          <w:szCs w:val="20"/>
        </w:rPr>
      </w:pPr>
      <w:r w:rsidRPr="0072313E">
        <w:rPr>
          <w:sz w:val="20"/>
          <w:szCs w:val="20"/>
        </w:rPr>
        <w:t>A</w:t>
      </w:r>
      <w:r w:rsidR="00C96663" w:rsidRPr="0072313E">
        <w:rPr>
          <w:sz w:val="20"/>
          <w:szCs w:val="20"/>
        </w:rPr>
        <w:t>dickesallee 65</w:t>
      </w:r>
    </w:p>
    <w:p w14:paraId="7A768EA7" w14:textId="0E28D838" w:rsidR="005D11B3" w:rsidRPr="0072313E" w:rsidRDefault="00C96663" w:rsidP="005D11B3">
      <w:pPr>
        <w:spacing w:after="0" w:line="240" w:lineRule="auto"/>
        <w:jc w:val="right"/>
        <w:rPr>
          <w:sz w:val="20"/>
          <w:szCs w:val="20"/>
        </w:rPr>
      </w:pPr>
      <w:r w:rsidRPr="0072313E">
        <w:rPr>
          <w:sz w:val="20"/>
          <w:szCs w:val="20"/>
        </w:rPr>
        <w:t>60322 Frankfurt am Main</w:t>
      </w:r>
    </w:p>
    <w:p w14:paraId="314B95D4" w14:textId="149A5E5C" w:rsidR="005D11B3" w:rsidRPr="0072313E" w:rsidRDefault="003D29E9" w:rsidP="005D11B3">
      <w:pPr>
        <w:spacing w:after="0" w:line="240" w:lineRule="auto"/>
        <w:jc w:val="right"/>
        <w:rPr>
          <w:sz w:val="20"/>
          <w:szCs w:val="20"/>
        </w:rPr>
      </w:pPr>
      <w:r>
        <w:rPr>
          <w:rFonts w:cs="Georgia"/>
          <w:color w:val="000000"/>
          <w:sz w:val="20"/>
          <w:szCs w:val="20"/>
        </w:rPr>
        <w:t>hendrik.kramer@gmx.net</w:t>
      </w:r>
    </w:p>
    <w:p w14:paraId="3BBFB4EA" w14:textId="77777777" w:rsidR="005D11B3" w:rsidRPr="0072313E" w:rsidRDefault="005D11B3" w:rsidP="005D11B3">
      <w:pPr>
        <w:spacing w:after="0"/>
        <w:jc w:val="right"/>
        <w:rPr>
          <w:rFonts w:cs="Georgia"/>
          <w:color w:val="000000"/>
          <w:sz w:val="20"/>
          <w:szCs w:val="20"/>
        </w:rPr>
      </w:pPr>
      <w:r w:rsidRPr="0072313E">
        <w:rPr>
          <w:rFonts w:cs="Georgia"/>
          <w:color w:val="000000"/>
          <w:sz w:val="20"/>
          <w:szCs w:val="20"/>
        </w:rPr>
        <w:t>+49 176 345 12852</w:t>
      </w:r>
    </w:p>
    <w:p w14:paraId="448C591D" w14:textId="77777777" w:rsidR="005D11B3" w:rsidRPr="0072313E" w:rsidDel="00577367" w:rsidRDefault="005D11B3" w:rsidP="005D11B3">
      <w:pPr>
        <w:spacing w:after="0"/>
        <w:rPr>
          <w:del w:id="0" w:author="David Döbele" w:date="2022-08-30T19:54:00Z"/>
          <w:rFonts w:cs="Georgia"/>
          <w:color w:val="000000"/>
          <w:sz w:val="20"/>
          <w:szCs w:val="20"/>
        </w:rPr>
      </w:pPr>
    </w:p>
    <w:p w14:paraId="57437AC9" w14:textId="14E43C0C" w:rsidR="005D11B3" w:rsidRPr="005A4634" w:rsidRDefault="005A4634" w:rsidP="005D11B3">
      <w:pPr>
        <w:spacing w:after="0"/>
        <w:rPr>
          <w:rFonts w:cs="Georgia"/>
          <w:color w:val="000000"/>
          <w:sz w:val="20"/>
          <w:szCs w:val="20"/>
        </w:rPr>
      </w:pPr>
      <w:r w:rsidRPr="005A4634">
        <w:rPr>
          <w:rFonts w:cs="Georgia"/>
          <w:color w:val="000000"/>
          <w:sz w:val="20"/>
          <w:szCs w:val="20"/>
        </w:rPr>
        <w:t>PricewaterhouseCoopers GmbH Wirtschaftsprüfungsgesellschaft</w:t>
      </w:r>
    </w:p>
    <w:p w14:paraId="52CA5546" w14:textId="4AE569BB" w:rsidR="005D11B3" w:rsidRPr="005A4634" w:rsidRDefault="005A4634" w:rsidP="005D11B3">
      <w:pPr>
        <w:spacing w:after="0"/>
        <w:rPr>
          <w:sz w:val="20"/>
          <w:szCs w:val="20"/>
        </w:rPr>
      </w:pPr>
      <w:r>
        <w:rPr>
          <w:sz w:val="20"/>
          <w:szCs w:val="20"/>
        </w:rPr>
        <w:t>Niedersachsenstraße 14</w:t>
      </w:r>
      <w:r w:rsidR="005D11B3" w:rsidRPr="005A4634">
        <w:rPr>
          <w:sz w:val="20"/>
          <w:szCs w:val="20"/>
        </w:rPr>
        <w:br/>
      </w:r>
      <w:r>
        <w:rPr>
          <w:sz w:val="20"/>
          <w:szCs w:val="20"/>
        </w:rPr>
        <w:t>49074 Osnabrück</w:t>
      </w:r>
    </w:p>
    <w:p w14:paraId="3736399E" w14:textId="77777777" w:rsidR="005D11B3" w:rsidRPr="005A4634" w:rsidRDefault="005D11B3" w:rsidP="005D11B3">
      <w:pPr>
        <w:spacing w:after="0"/>
        <w:rPr>
          <w:rFonts w:cs="Georgia"/>
          <w:color w:val="000000"/>
          <w:sz w:val="20"/>
          <w:szCs w:val="20"/>
        </w:rPr>
      </w:pPr>
    </w:p>
    <w:p w14:paraId="364D3E69" w14:textId="6073883A" w:rsidR="005D11B3" w:rsidRPr="00681713" w:rsidRDefault="005A4634" w:rsidP="005A4634">
      <w:pPr>
        <w:spacing w:after="0"/>
        <w:jc w:val="right"/>
        <w:rPr>
          <w:sz w:val="20"/>
          <w:szCs w:val="20"/>
        </w:rPr>
      </w:pPr>
      <w:r>
        <w:rPr>
          <w:sz w:val="20"/>
          <w:szCs w:val="20"/>
        </w:rPr>
        <w:t>Frankfurt am Main</w:t>
      </w:r>
      <w:r w:rsidR="005D11B3" w:rsidRPr="00681713">
        <w:rPr>
          <w:sz w:val="20"/>
          <w:szCs w:val="20"/>
        </w:rPr>
        <w:t xml:space="preserve">, </w:t>
      </w:r>
      <w:r w:rsidR="00997E90">
        <w:rPr>
          <w:sz w:val="20"/>
          <w:szCs w:val="20"/>
        </w:rPr>
        <w:t>30</w:t>
      </w:r>
      <w:r w:rsidR="005D11B3">
        <w:rPr>
          <w:sz w:val="20"/>
          <w:szCs w:val="20"/>
        </w:rPr>
        <w:t>.</w:t>
      </w:r>
      <w:r>
        <w:rPr>
          <w:sz w:val="20"/>
          <w:szCs w:val="20"/>
        </w:rPr>
        <w:t>08</w:t>
      </w:r>
      <w:r w:rsidR="005D11B3">
        <w:rPr>
          <w:sz w:val="20"/>
          <w:szCs w:val="20"/>
        </w:rPr>
        <w:t>.202</w:t>
      </w:r>
      <w:r>
        <w:rPr>
          <w:sz w:val="20"/>
          <w:szCs w:val="20"/>
        </w:rPr>
        <w:t>2</w:t>
      </w:r>
    </w:p>
    <w:p w14:paraId="4C601E15" w14:textId="77777777" w:rsidR="005D11B3" w:rsidRPr="00681713" w:rsidRDefault="005D11B3" w:rsidP="005D11B3">
      <w:pPr>
        <w:spacing w:after="0"/>
        <w:jc w:val="right"/>
        <w:rPr>
          <w:sz w:val="20"/>
          <w:szCs w:val="20"/>
        </w:rPr>
      </w:pPr>
    </w:p>
    <w:p w14:paraId="1E6EE09A" w14:textId="42735E86" w:rsidR="005D11B3" w:rsidRPr="00681713" w:rsidRDefault="005D11B3" w:rsidP="005D11B3">
      <w:pPr>
        <w:spacing w:after="0"/>
        <w:rPr>
          <w:b/>
          <w:sz w:val="20"/>
          <w:szCs w:val="20"/>
        </w:rPr>
      </w:pPr>
      <w:r w:rsidRPr="00681713">
        <w:rPr>
          <w:b/>
          <w:sz w:val="20"/>
          <w:szCs w:val="20"/>
        </w:rPr>
        <w:t xml:space="preserve">Bewerbung um </w:t>
      </w:r>
      <w:r>
        <w:rPr>
          <w:b/>
          <w:sz w:val="20"/>
          <w:szCs w:val="20"/>
        </w:rPr>
        <w:t xml:space="preserve">einen </w:t>
      </w:r>
      <w:r w:rsidR="005A4634">
        <w:rPr>
          <w:b/>
          <w:sz w:val="20"/>
          <w:szCs w:val="20"/>
        </w:rPr>
        <w:t>Praktikumsplatz</w:t>
      </w:r>
      <w:r>
        <w:rPr>
          <w:b/>
          <w:sz w:val="20"/>
          <w:szCs w:val="20"/>
        </w:rPr>
        <w:t xml:space="preserve"> im </w:t>
      </w:r>
      <w:r w:rsidR="005A4634">
        <w:rPr>
          <w:b/>
          <w:sz w:val="20"/>
          <w:szCs w:val="20"/>
        </w:rPr>
        <w:t>Valuation, Modeling &amp; Analytics bei Price</w:t>
      </w:r>
      <w:r w:rsidR="00C96663">
        <w:rPr>
          <w:b/>
          <w:sz w:val="20"/>
          <w:szCs w:val="20"/>
        </w:rPr>
        <w:t>w</w:t>
      </w:r>
      <w:r w:rsidR="005A4634">
        <w:rPr>
          <w:b/>
          <w:sz w:val="20"/>
          <w:szCs w:val="20"/>
        </w:rPr>
        <w:t>aterhouseCoopers Osnabrück vom 0</w:t>
      </w:r>
      <w:r w:rsidR="009E1EC6">
        <w:rPr>
          <w:b/>
          <w:sz w:val="20"/>
          <w:szCs w:val="20"/>
        </w:rPr>
        <w:t>1</w:t>
      </w:r>
      <w:r w:rsidR="005A4634">
        <w:rPr>
          <w:b/>
          <w:sz w:val="20"/>
          <w:szCs w:val="20"/>
        </w:rPr>
        <w:t>.01.</w:t>
      </w:r>
      <w:r w:rsidR="006D1DD6">
        <w:rPr>
          <w:b/>
          <w:sz w:val="20"/>
          <w:szCs w:val="20"/>
        </w:rPr>
        <w:t xml:space="preserve">2023 </w:t>
      </w:r>
      <w:r w:rsidR="005A4634">
        <w:rPr>
          <w:b/>
          <w:sz w:val="20"/>
          <w:szCs w:val="20"/>
        </w:rPr>
        <w:t>bis zum 01.03.202</w:t>
      </w:r>
      <w:r w:rsidR="009F19E2">
        <w:rPr>
          <w:b/>
          <w:sz w:val="20"/>
          <w:szCs w:val="20"/>
        </w:rPr>
        <w:t>3</w:t>
      </w:r>
    </w:p>
    <w:p w14:paraId="1EAB26AD" w14:textId="77777777" w:rsidR="005D11B3" w:rsidRPr="00681713" w:rsidRDefault="005D11B3" w:rsidP="005D11B3">
      <w:pPr>
        <w:spacing w:after="0"/>
        <w:rPr>
          <w:b/>
          <w:sz w:val="20"/>
          <w:szCs w:val="20"/>
        </w:rPr>
      </w:pPr>
    </w:p>
    <w:p w14:paraId="26F76D34" w14:textId="77777777" w:rsidR="005D11B3" w:rsidRPr="00681713" w:rsidRDefault="005D11B3" w:rsidP="005D11B3">
      <w:pPr>
        <w:spacing w:after="0"/>
        <w:rPr>
          <w:b/>
          <w:sz w:val="20"/>
          <w:szCs w:val="20"/>
        </w:rPr>
      </w:pPr>
    </w:p>
    <w:p w14:paraId="7D2519C3" w14:textId="77777777" w:rsidR="005D11B3" w:rsidRPr="00681713" w:rsidRDefault="005D11B3" w:rsidP="005D11B3">
      <w:pPr>
        <w:spacing w:after="0"/>
        <w:jc w:val="both"/>
        <w:rPr>
          <w:sz w:val="20"/>
          <w:szCs w:val="20"/>
        </w:rPr>
      </w:pPr>
      <w:r w:rsidRPr="00681713">
        <w:rPr>
          <w:sz w:val="20"/>
          <w:szCs w:val="20"/>
        </w:rPr>
        <w:t xml:space="preserve">Sehr geehrte Damen und Herren, </w:t>
      </w:r>
    </w:p>
    <w:p w14:paraId="135A3EAF" w14:textId="77777777" w:rsidR="005D11B3" w:rsidRPr="00681713" w:rsidRDefault="005D11B3" w:rsidP="005D11B3">
      <w:pPr>
        <w:spacing w:after="0"/>
        <w:jc w:val="both"/>
        <w:rPr>
          <w:sz w:val="20"/>
          <w:szCs w:val="20"/>
        </w:rPr>
      </w:pPr>
    </w:p>
    <w:p w14:paraId="21BEC69A" w14:textId="403C2236" w:rsidR="0063331E" w:rsidRPr="0063331E" w:rsidRDefault="00577367" w:rsidP="0063331E">
      <w:pPr>
        <w:spacing w:after="0"/>
        <w:jc w:val="both"/>
        <w:rPr>
          <w:sz w:val="20"/>
          <w:szCs w:val="20"/>
        </w:rPr>
      </w:pPr>
      <w:ins w:id="1" w:author="David Döbele" w:date="2022-08-30T19:52:00Z">
        <w:r>
          <w:rPr>
            <w:sz w:val="20"/>
            <w:szCs w:val="20"/>
          </w:rPr>
          <w:t>Durchführungen von Unternehmensbewertungen, Prüfung von Jahresabschlüssen und Berechnungen mit der DCF-Methode: In</w:t>
        </w:r>
      </w:ins>
      <w:del w:id="2" w:author="David Döbele" w:date="2022-08-30T19:52:00Z">
        <w:r w:rsidR="005D11B3" w:rsidDel="00577367">
          <w:rPr>
            <w:sz w:val="20"/>
            <w:szCs w:val="20"/>
          </w:rPr>
          <w:delText xml:space="preserve">Unternehmensbewertungen, Jahresabschlüsse, </w:delText>
        </w:r>
        <w:r w:rsidR="005D11B3" w:rsidRPr="002316BE" w:rsidDel="00577367">
          <w:rPr>
            <w:sz w:val="20"/>
            <w:szCs w:val="20"/>
          </w:rPr>
          <w:delText>Discounted-Cashflow</w:delText>
        </w:r>
        <w:r w:rsidR="005D11B3" w:rsidDel="00577367">
          <w:rPr>
            <w:sz w:val="20"/>
            <w:szCs w:val="20"/>
          </w:rPr>
          <w:delText>. In</w:delText>
        </w:r>
      </w:del>
      <w:r w:rsidR="005D11B3">
        <w:rPr>
          <w:sz w:val="20"/>
          <w:szCs w:val="20"/>
        </w:rPr>
        <w:t xml:space="preserve"> meinem freiwilligen Betriebspraktikum bei der </w:t>
      </w:r>
      <w:r w:rsidR="005D11B3" w:rsidRPr="002316BE">
        <w:rPr>
          <w:sz w:val="20"/>
          <w:szCs w:val="20"/>
        </w:rPr>
        <w:t>HBBN</w:t>
      </w:r>
      <w:r w:rsidR="005D11B3">
        <w:rPr>
          <w:sz w:val="20"/>
          <w:szCs w:val="20"/>
        </w:rPr>
        <w:t xml:space="preserve"> GmbH in Osnabrück arbeitete ich zusammen mit Steuerberatern und Wirtschaftsprüfern an der Gestaltung und Prüfung von mittelständischen Unternehmen und Konzernen </w:t>
      </w:r>
      <w:r w:rsidR="005D11B3" w:rsidRPr="00C61D43">
        <w:rPr>
          <w:sz w:val="20"/>
          <w:szCs w:val="20"/>
        </w:rPr>
        <w:t xml:space="preserve">und erhielt damit einen </w:t>
      </w:r>
      <w:r w:rsidR="00C96663">
        <w:rPr>
          <w:sz w:val="20"/>
          <w:szCs w:val="20"/>
        </w:rPr>
        <w:t>ersten</w:t>
      </w:r>
      <w:r w:rsidR="005D11B3" w:rsidRPr="00C61D43">
        <w:rPr>
          <w:sz w:val="20"/>
          <w:szCs w:val="20"/>
        </w:rPr>
        <w:t xml:space="preserve"> Einblick in </w:t>
      </w:r>
      <w:r w:rsidR="00C96663">
        <w:rPr>
          <w:sz w:val="20"/>
          <w:szCs w:val="20"/>
        </w:rPr>
        <w:t xml:space="preserve">den Beruf des </w:t>
      </w:r>
      <w:r w:rsidR="00C96663" w:rsidRPr="00C61D43">
        <w:rPr>
          <w:sz w:val="20"/>
          <w:szCs w:val="20"/>
        </w:rPr>
        <w:t>Wirtschaft</w:t>
      </w:r>
      <w:r w:rsidR="00C96663">
        <w:rPr>
          <w:sz w:val="20"/>
          <w:szCs w:val="20"/>
        </w:rPr>
        <w:t>sprüfers und Steuerberaters</w:t>
      </w:r>
      <w:r w:rsidR="005D11B3" w:rsidRPr="00C61D43">
        <w:rPr>
          <w:sz w:val="20"/>
          <w:szCs w:val="20"/>
        </w:rPr>
        <w:t xml:space="preserve">. </w:t>
      </w:r>
      <w:r w:rsidR="005D11B3">
        <w:rPr>
          <w:sz w:val="20"/>
          <w:szCs w:val="20"/>
        </w:rPr>
        <w:t>Nach meinem</w:t>
      </w:r>
      <w:r w:rsidR="0063331E">
        <w:rPr>
          <w:sz w:val="20"/>
          <w:szCs w:val="20"/>
        </w:rPr>
        <w:t xml:space="preserve"> vorherigen</w:t>
      </w:r>
      <w:r w:rsidR="005D11B3">
        <w:rPr>
          <w:sz w:val="20"/>
          <w:szCs w:val="20"/>
        </w:rPr>
        <w:t xml:space="preserve"> Jahrespraktikum in der Privatkundenbetreuung der Sparkasse Osnabrück </w:t>
      </w:r>
      <w:r w:rsidR="0063331E">
        <w:rPr>
          <w:sz w:val="20"/>
          <w:szCs w:val="20"/>
        </w:rPr>
        <w:t>stand für mich fest, dass ich später</w:t>
      </w:r>
      <w:r w:rsidR="00327072">
        <w:rPr>
          <w:sz w:val="20"/>
          <w:szCs w:val="20"/>
        </w:rPr>
        <w:t xml:space="preserve"> mit Unternehmenskunden direkt </w:t>
      </w:r>
      <w:r w:rsidR="0063331E">
        <w:rPr>
          <w:sz w:val="20"/>
          <w:szCs w:val="20"/>
        </w:rPr>
        <w:t xml:space="preserve">am Puls der Wirtschaft arbeiten möchte. </w:t>
      </w:r>
      <w:r w:rsidR="006C2398">
        <w:rPr>
          <w:sz w:val="20"/>
          <w:szCs w:val="20"/>
        </w:rPr>
        <w:t>Während der Analyse und Durchleuchtung komplexer Geschäftsmodelle anhand von Finanzmodellen hat sich bei mir seither ein großes Interesse fü</w:t>
      </w:r>
      <w:r w:rsidR="00327072">
        <w:rPr>
          <w:sz w:val="20"/>
          <w:szCs w:val="20"/>
        </w:rPr>
        <w:t xml:space="preserve">r Unternehmensbewertungen </w:t>
      </w:r>
      <w:r w:rsidR="00B52EA9">
        <w:rPr>
          <w:sz w:val="20"/>
          <w:szCs w:val="20"/>
        </w:rPr>
        <w:t>ausgebaut</w:t>
      </w:r>
      <w:r w:rsidR="00327072">
        <w:rPr>
          <w:sz w:val="20"/>
          <w:szCs w:val="20"/>
        </w:rPr>
        <w:t>, welches ich in einem Praktikum in Ihrem Hause stärken möchte.</w:t>
      </w:r>
      <w:r w:rsidR="006C2398">
        <w:rPr>
          <w:sz w:val="20"/>
          <w:szCs w:val="20"/>
        </w:rPr>
        <w:t xml:space="preserve"> </w:t>
      </w:r>
      <w:r w:rsidR="0063331E">
        <w:rPr>
          <w:sz w:val="20"/>
          <w:szCs w:val="20"/>
        </w:rPr>
        <w:t>Genau dieses tiefe und umfangreiche Verständnis von Unternehmenskennzahlen w</w:t>
      </w:r>
      <w:r w:rsidR="00997E90">
        <w:rPr>
          <w:sz w:val="20"/>
          <w:szCs w:val="20"/>
        </w:rPr>
        <w:t>ird</w:t>
      </w:r>
      <w:r w:rsidR="0063331E">
        <w:rPr>
          <w:sz w:val="20"/>
          <w:szCs w:val="20"/>
        </w:rPr>
        <w:t xml:space="preserve"> im Valuation, Modeling &amp; Analytics gebraucht, </w:t>
      </w:r>
      <w:r w:rsidR="006E365F">
        <w:rPr>
          <w:sz w:val="20"/>
          <w:szCs w:val="20"/>
        </w:rPr>
        <w:t>um im Kauf oder Verkauf, bei Zusammenschlüssen oder bei Kapitalmaßnahmen eine exzellente</w:t>
      </w:r>
      <w:r w:rsidR="00997E90">
        <w:rPr>
          <w:sz w:val="20"/>
          <w:szCs w:val="20"/>
        </w:rPr>
        <w:t xml:space="preserve"> </w:t>
      </w:r>
      <w:r w:rsidR="005206FF">
        <w:rPr>
          <w:sz w:val="20"/>
          <w:szCs w:val="20"/>
        </w:rPr>
        <w:t xml:space="preserve">sowie </w:t>
      </w:r>
      <w:r w:rsidR="006C2398">
        <w:rPr>
          <w:sz w:val="20"/>
          <w:szCs w:val="20"/>
        </w:rPr>
        <w:t xml:space="preserve">fachgerechte Beratung </w:t>
      </w:r>
      <w:r w:rsidR="006E365F">
        <w:rPr>
          <w:sz w:val="20"/>
          <w:szCs w:val="20"/>
        </w:rPr>
        <w:t>für die unternehmerischen Tätigkeiten</w:t>
      </w:r>
      <w:r w:rsidR="006C2398">
        <w:rPr>
          <w:sz w:val="20"/>
          <w:szCs w:val="20"/>
        </w:rPr>
        <w:t xml:space="preserve"> des Mandanten zu gewährleisten</w:t>
      </w:r>
      <w:r w:rsidR="00327072">
        <w:rPr>
          <w:sz w:val="20"/>
          <w:szCs w:val="20"/>
        </w:rPr>
        <w:t xml:space="preserve"> und den spezifischen Anforderungen von wechselnde</w:t>
      </w:r>
      <w:r w:rsidR="005206FF">
        <w:rPr>
          <w:sz w:val="20"/>
          <w:szCs w:val="20"/>
        </w:rPr>
        <w:t xml:space="preserve">n </w:t>
      </w:r>
      <w:r w:rsidR="00327072">
        <w:rPr>
          <w:sz w:val="20"/>
          <w:szCs w:val="20"/>
        </w:rPr>
        <w:t>Marktumfelde</w:t>
      </w:r>
      <w:r w:rsidR="00A1716C">
        <w:rPr>
          <w:sz w:val="20"/>
          <w:szCs w:val="20"/>
        </w:rPr>
        <w:t>r</w:t>
      </w:r>
      <w:r w:rsidR="005206FF">
        <w:rPr>
          <w:sz w:val="20"/>
          <w:szCs w:val="20"/>
        </w:rPr>
        <w:t>n</w:t>
      </w:r>
      <w:r w:rsidR="00327072">
        <w:rPr>
          <w:sz w:val="20"/>
          <w:szCs w:val="20"/>
        </w:rPr>
        <w:t xml:space="preserve"> gerecht zu werden.</w:t>
      </w:r>
    </w:p>
    <w:p w14:paraId="5631E6AA" w14:textId="77777777" w:rsidR="005D11B3" w:rsidRPr="00681713" w:rsidRDefault="005D11B3" w:rsidP="005D11B3">
      <w:pPr>
        <w:spacing w:after="0"/>
        <w:jc w:val="both"/>
        <w:rPr>
          <w:sz w:val="20"/>
          <w:szCs w:val="20"/>
        </w:rPr>
      </w:pPr>
    </w:p>
    <w:p w14:paraId="536AF407" w14:textId="6E656EBE" w:rsidR="005D11B3" w:rsidRPr="00681713" w:rsidRDefault="005D11B3" w:rsidP="005D11B3">
      <w:pPr>
        <w:spacing w:after="0"/>
        <w:jc w:val="both"/>
        <w:rPr>
          <w:sz w:val="20"/>
          <w:szCs w:val="20"/>
        </w:rPr>
      </w:pPr>
      <w:r>
        <w:rPr>
          <w:sz w:val="20"/>
          <w:szCs w:val="20"/>
        </w:rPr>
        <w:t xml:space="preserve">Bereits vor einigen Jahren konnte ich, ausgelöst durch den Beruf meines Vaters als Steuerberater und Wirtschaftsprüfer, ein großes Interesse für die Wirtschaft entwickeln. Dadurch fing ich außerdem an, mich mehr mit Finanzen und wirtschaftspolitischen Fragestellungen auseinanderzusetzen, woraus ebenfalls mein Jahrespraktikum bei der Sparkasse Osnabrück resultierte. In meiner Freizeit bin ich darüber hinaus in meiner Funktion als Gruppenleiter, Kassenwart und Messdiener in der Kirche sehr engagiert und konnte bei diesen Tätigkeiten eine ausgeprägte Kommunikationsstärke entwickeln und </w:t>
      </w:r>
      <w:r w:rsidR="009E1EC6">
        <w:rPr>
          <w:sz w:val="20"/>
          <w:szCs w:val="20"/>
        </w:rPr>
        <w:t xml:space="preserve">meine </w:t>
      </w:r>
      <w:r>
        <w:rPr>
          <w:sz w:val="20"/>
          <w:szCs w:val="20"/>
        </w:rPr>
        <w:t xml:space="preserve">Vertrauenswürdigkeit </w:t>
      </w:r>
      <w:r w:rsidR="009E1EC6">
        <w:rPr>
          <w:sz w:val="20"/>
          <w:szCs w:val="20"/>
        </w:rPr>
        <w:t>unter Beweis</w:t>
      </w:r>
      <w:r w:rsidR="00BE04BE">
        <w:rPr>
          <w:sz w:val="20"/>
          <w:szCs w:val="20"/>
        </w:rPr>
        <w:t xml:space="preserve"> stellen</w:t>
      </w:r>
      <w:r>
        <w:rPr>
          <w:sz w:val="20"/>
          <w:szCs w:val="20"/>
        </w:rPr>
        <w:t xml:space="preserve">. Meine </w:t>
      </w:r>
      <w:r w:rsidR="006E365F">
        <w:rPr>
          <w:sz w:val="20"/>
          <w:szCs w:val="20"/>
        </w:rPr>
        <w:t xml:space="preserve">ehemaligen Schulkollegen </w:t>
      </w:r>
      <w:r>
        <w:rPr>
          <w:sz w:val="20"/>
          <w:szCs w:val="20"/>
        </w:rPr>
        <w:t>schätz</w:t>
      </w:r>
      <w:r w:rsidR="006E365F">
        <w:rPr>
          <w:sz w:val="20"/>
          <w:szCs w:val="20"/>
        </w:rPr>
        <w:t>en</w:t>
      </w:r>
      <w:r>
        <w:rPr>
          <w:sz w:val="20"/>
          <w:szCs w:val="20"/>
        </w:rPr>
        <w:t xml:space="preserve"> an mir, dass ich </w:t>
      </w:r>
      <w:r w:rsidR="00997E90">
        <w:rPr>
          <w:sz w:val="20"/>
          <w:szCs w:val="20"/>
        </w:rPr>
        <w:t xml:space="preserve">in hohem Maße </w:t>
      </w:r>
      <w:r>
        <w:rPr>
          <w:sz w:val="20"/>
          <w:szCs w:val="20"/>
        </w:rPr>
        <w:t xml:space="preserve">diszipliniert bin, was sich in meinen sehr guten Klausurergebnissen und </w:t>
      </w:r>
      <w:r w:rsidR="00997E90">
        <w:rPr>
          <w:sz w:val="20"/>
          <w:szCs w:val="20"/>
        </w:rPr>
        <w:t>Ausgleich im</w:t>
      </w:r>
      <w:r>
        <w:rPr>
          <w:sz w:val="20"/>
          <w:szCs w:val="20"/>
        </w:rPr>
        <w:t xml:space="preserve"> </w:t>
      </w:r>
      <w:r w:rsidR="00997E90">
        <w:rPr>
          <w:sz w:val="20"/>
          <w:szCs w:val="20"/>
        </w:rPr>
        <w:t>Kraftsport</w:t>
      </w:r>
      <w:r>
        <w:rPr>
          <w:sz w:val="20"/>
          <w:szCs w:val="20"/>
        </w:rPr>
        <w:t xml:space="preserve"> </w:t>
      </w:r>
      <w:r w:rsidR="00997E90">
        <w:rPr>
          <w:sz w:val="20"/>
          <w:szCs w:val="20"/>
        </w:rPr>
        <w:t xml:space="preserve">und </w:t>
      </w:r>
      <w:r>
        <w:rPr>
          <w:sz w:val="20"/>
          <w:szCs w:val="20"/>
        </w:rPr>
        <w:t>Tennis wider</w:t>
      </w:r>
      <w:r w:rsidR="00997E90">
        <w:rPr>
          <w:sz w:val="20"/>
          <w:szCs w:val="20"/>
        </w:rPr>
        <w:t>spiegelt</w:t>
      </w:r>
      <w:r>
        <w:rPr>
          <w:sz w:val="20"/>
          <w:szCs w:val="20"/>
        </w:rPr>
        <w:t xml:space="preserve">. </w:t>
      </w:r>
      <w:r w:rsidR="006E365F">
        <w:rPr>
          <w:sz w:val="20"/>
          <w:szCs w:val="20"/>
        </w:rPr>
        <w:t>M</w:t>
      </w:r>
      <w:r>
        <w:rPr>
          <w:sz w:val="20"/>
          <w:szCs w:val="20"/>
        </w:rPr>
        <w:t xml:space="preserve">ein soziales Engagement </w:t>
      </w:r>
      <w:r w:rsidR="006E365F">
        <w:rPr>
          <w:sz w:val="20"/>
          <w:szCs w:val="20"/>
        </w:rPr>
        <w:t xml:space="preserve">gibt mir die Möglichkeit, meine Stärken für die Gesellschaft einzubringen und </w:t>
      </w:r>
      <w:r w:rsidR="005206FF">
        <w:rPr>
          <w:sz w:val="20"/>
          <w:szCs w:val="20"/>
        </w:rPr>
        <w:t>diese zu festigen</w:t>
      </w:r>
      <w:r w:rsidR="00997E90">
        <w:rPr>
          <w:sz w:val="20"/>
          <w:szCs w:val="20"/>
        </w:rPr>
        <w:t xml:space="preserve"> </w:t>
      </w:r>
      <w:r w:rsidR="005206FF">
        <w:rPr>
          <w:sz w:val="20"/>
          <w:szCs w:val="20"/>
        </w:rPr>
        <w:t>sowie ähnlich ambitionierte Menschen kennenzulernen</w:t>
      </w:r>
      <w:r w:rsidR="00D921B2">
        <w:rPr>
          <w:sz w:val="20"/>
          <w:szCs w:val="20"/>
        </w:rPr>
        <w:t>.</w:t>
      </w:r>
      <w:ins w:id="3" w:author="David Döbele" w:date="2022-08-30T19:53:00Z">
        <w:r w:rsidR="00577367">
          <w:rPr>
            <w:sz w:val="20"/>
            <w:szCs w:val="20"/>
          </w:rPr>
          <w:t xml:space="preserve"> </w:t>
        </w:r>
        <w:r w:rsidR="00577367">
          <w:rPr>
            <w:sz w:val="20"/>
            <w:szCs w:val="20"/>
          </w:rPr>
          <w:t xml:space="preserve">Diese Kombination aus Stärken und Interessen möchte ich nun im Rahmen eines </w:t>
        </w:r>
        <w:r w:rsidR="00577367">
          <w:rPr>
            <w:sz w:val="20"/>
            <w:szCs w:val="20"/>
          </w:rPr>
          <w:t>Praktikums</w:t>
        </w:r>
        <w:r w:rsidR="00577367">
          <w:rPr>
            <w:sz w:val="20"/>
            <w:szCs w:val="20"/>
          </w:rPr>
          <w:t xml:space="preserve"> bei </w:t>
        </w:r>
        <w:r w:rsidR="00577367">
          <w:rPr>
            <w:sz w:val="20"/>
            <w:szCs w:val="20"/>
          </w:rPr>
          <w:t>einer der weltweit führenden Wirtschaftsprüfungen</w:t>
        </w:r>
      </w:ins>
      <w:ins w:id="4" w:author="David Döbele" w:date="2022-08-30T19:54:00Z">
        <w:r w:rsidR="00577367">
          <w:rPr>
            <w:sz w:val="20"/>
            <w:szCs w:val="20"/>
          </w:rPr>
          <w:t xml:space="preserve"> </w:t>
        </w:r>
      </w:ins>
      <w:ins w:id="5" w:author="David Döbele" w:date="2022-08-30T19:53:00Z">
        <w:r w:rsidR="00577367">
          <w:rPr>
            <w:sz w:val="20"/>
            <w:szCs w:val="20"/>
          </w:rPr>
          <w:t xml:space="preserve">unter Beweis stellen.  </w:t>
        </w:r>
      </w:ins>
    </w:p>
    <w:p w14:paraId="49209C71" w14:textId="77777777" w:rsidR="005D11B3" w:rsidRPr="00681713" w:rsidRDefault="005D11B3" w:rsidP="005D11B3">
      <w:pPr>
        <w:spacing w:after="0"/>
        <w:jc w:val="both"/>
        <w:rPr>
          <w:sz w:val="20"/>
          <w:szCs w:val="20"/>
        </w:rPr>
      </w:pPr>
    </w:p>
    <w:p w14:paraId="718A0061" w14:textId="1E7660B0" w:rsidR="005D11B3" w:rsidRDefault="005206FF" w:rsidP="005D11B3">
      <w:pPr>
        <w:spacing w:after="0"/>
        <w:jc w:val="both"/>
        <w:rPr>
          <w:sz w:val="20"/>
          <w:szCs w:val="20"/>
        </w:rPr>
      </w:pPr>
      <w:r>
        <w:rPr>
          <w:sz w:val="20"/>
          <w:szCs w:val="20"/>
        </w:rPr>
        <w:t xml:space="preserve">PricewaterhouseCoopers Osnabrück </w:t>
      </w:r>
      <w:r w:rsidR="005D11B3" w:rsidRPr="0060107F">
        <w:rPr>
          <w:sz w:val="20"/>
          <w:szCs w:val="20"/>
        </w:rPr>
        <w:t>sch</w:t>
      </w:r>
      <w:r w:rsidR="005D11B3">
        <w:rPr>
          <w:sz w:val="20"/>
          <w:szCs w:val="20"/>
        </w:rPr>
        <w:t>eint mir für mein angestrebtes</w:t>
      </w:r>
      <w:r>
        <w:rPr>
          <w:sz w:val="20"/>
          <w:szCs w:val="20"/>
        </w:rPr>
        <w:t xml:space="preserve"> Praktikum </w:t>
      </w:r>
      <w:r w:rsidRPr="00260B55">
        <w:rPr>
          <w:sz w:val="20"/>
          <w:szCs w:val="20"/>
        </w:rPr>
        <w:t>nach dem ersten Semester</w:t>
      </w:r>
      <w:r>
        <w:rPr>
          <w:sz w:val="20"/>
          <w:szCs w:val="20"/>
        </w:rPr>
        <w:t xml:space="preserve"> an der Frankfurt School of Finance &amp; Management ideal</w:t>
      </w:r>
      <w:r w:rsidR="005D11B3">
        <w:rPr>
          <w:sz w:val="20"/>
          <w:szCs w:val="20"/>
        </w:rPr>
        <w:t xml:space="preserve">. Durch </w:t>
      </w:r>
      <w:del w:id="6" w:author="David Döbele" w:date="2022-08-30T19:54:00Z">
        <w:r w:rsidR="005D11B3" w:rsidDel="00577367">
          <w:rPr>
            <w:sz w:val="20"/>
            <w:szCs w:val="20"/>
          </w:rPr>
          <w:delText xml:space="preserve">ihren </w:delText>
        </w:r>
      </w:del>
      <w:ins w:id="7" w:author="David Döbele" w:date="2022-08-30T19:54:00Z">
        <w:r w:rsidR="00577367">
          <w:rPr>
            <w:sz w:val="20"/>
            <w:szCs w:val="20"/>
          </w:rPr>
          <w:t>I</w:t>
        </w:r>
        <w:r w:rsidR="00577367">
          <w:rPr>
            <w:sz w:val="20"/>
            <w:szCs w:val="20"/>
          </w:rPr>
          <w:t xml:space="preserve">hren </w:t>
        </w:r>
      </w:ins>
      <w:r w:rsidR="005D11B3">
        <w:rPr>
          <w:sz w:val="20"/>
          <w:szCs w:val="20"/>
        </w:rPr>
        <w:t xml:space="preserve">Status als </w:t>
      </w:r>
      <w:r>
        <w:rPr>
          <w:sz w:val="20"/>
          <w:szCs w:val="20"/>
        </w:rPr>
        <w:t xml:space="preserve">umsatzstärkste </w:t>
      </w:r>
      <w:r w:rsidR="006241DB">
        <w:rPr>
          <w:sz w:val="20"/>
          <w:szCs w:val="20"/>
        </w:rPr>
        <w:t xml:space="preserve">und weltweit führende Wirtschaftsprüfungsgesellschaft, </w:t>
      </w:r>
      <w:r w:rsidR="00D921B2">
        <w:rPr>
          <w:sz w:val="20"/>
          <w:szCs w:val="20"/>
        </w:rPr>
        <w:t>d</w:t>
      </w:r>
      <w:r w:rsidR="006241DB">
        <w:rPr>
          <w:sz w:val="20"/>
          <w:szCs w:val="20"/>
        </w:rPr>
        <w:t>em</w:t>
      </w:r>
      <w:r w:rsidR="00D921B2">
        <w:rPr>
          <w:sz w:val="20"/>
          <w:szCs w:val="20"/>
        </w:rPr>
        <w:t xml:space="preserve"> Standort Osnabrück mit Fokus auf mittelständische Industrien </w:t>
      </w:r>
      <w:r w:rsidR="006241DB">
        <w:rPr>
          <w:sz w:val="20"/>
          <w:szCs w:val="20"/>
        </w:rPr>
        <w:t xml:space="preserve">sowie einer eigenen Bewertungsabteilung </w:t>
      </w:r>
      <w:r w:rsidR="00D921B2">
        <w:rPr>
          <w:sz w:val="20"/>
          <w:szCs w:val="20"/>
        </w:rPr>
        <w:t xml:space="preserve">bekomme ich </w:t>
      </w:r>
      <w:r w:rsidR="005D11B3">
        <w:rPr>
          <w:sz w:val="20"/>
          <w:szCs w:val="20"/>
        </w:rPr>
        <w:t xml:space="preserve">die Perspektive, ein großartiges Fundament für zukünftige Praxiserfahrungen in dem Bereich der Wirtschaftsprüfung und </w:t>
      </w:r>
      <w:r w:rsidR="00997E90">
        <w:rPr>
          <w:sz w:val="20"/>
          <w:szCs w:val="20"/>
        </w:rPr>
        <w:t>gleichzeitig</w:t>
      </w:r>
      <w:r w:rsidR="00D921B2" w:rsidRPr="00260B55">
        <w:rPr>
          <w:sz w:val="20"/>
          <w:szCs w:val="20"/>
        </w:rPr>
        <w:t xml:space="preserve"> </w:t>
      </w:r>
      <w:r w:rsidR="005D11B3" w:rsidRPr="00260B55">
        <w:rPr>
          <w:sz w:val="20"/>
          <w:szCs w:val="20"/>
        </w:rPr>
        <w:t>im</w:t>
      </w:r>
      <w:r w:rsidR="00997E90">
        <w:rPr>
          <w:sz w:val="20"/>
          <w:szCs w:val="20"/>
        </w:rPr>
        <w:t xml:space="preserve"> </w:t>
      </w:r>
      <w:r w:rsidR="005D11B3" w:rsidRPr="00260B55">
        <w:rPr>
          <w:sz w:val="20"/>
          <w:szCs w:val="20"/>
        </w:rPr>
        <w:t>M&amp;A</w:t>
      </w:r>
      <w:r w:rsidR="005D11B3">
        <w:rPr>
          <w:sz w:val="20"/>
          <w:szCs w:val="20"/>
        </w:rPr>
        <w:t xml:space="preserve"> zu setzen. Persönlich ist es mir auch sehr wichtig,</w:t>
      </w:r>
      <w:r w:rsidR="006241DB">
        <w:rPr>
          <w:sz w:val="20"/>
          <w:szCs w:val="20"/>
        </w:rPr>
        <w:t xml:space="preserve"> dass ich nach </w:t>
      </w:r>
      <w:r w:rsidR="006B76F4">
        <w:rPr>
          <w:sz w:val="20"/>
          <w:szCs w:val="20"/>
        </w:rPr>
        <w:t xml:space="preserve">dieser praktischen Erfahrung </w:t>
      </w:r>
      <w:r w:rsidR="006241DB">
        <w:rPr>
          <w:sz w:val="20"/>
          <w:szCs w:val="20"/>
        </w:rPr>
        <w:t xml:space="preserve">die </w:t>
      </w:r>
      <w:r w:rsidR="006B76F4">
        <w:rPr>
          <w:sz w:val="20"/>
          <w:szCs w:val="20"/>
        </w:rPr>
        <w:t>Perspektive sehe</w:t>
      </w:r>
      <w:r w:rsidR="006241DB">
        <w:rPr>
          <w:sz w:val="20"/>
          <w:szCs w:val="20"/>
        </w:rPr>
        <w:t xml:space="preserve">, im Rahmen einer Werkstudententätigkeit weiterhin für </w:t>
      </w:r>
      <w:r w:rsidR="006B76F4">
        <w:rPr>
          <w:sz w:val="20"/>
          <w:szCs w:val="20"/>
        </w:rPr>
        <w:t xml:space="preserve">PricewaterhouseCoopers </w:t>
      </w:r>
      <w:r w:rsidR="006241DB">
        <w:rPr>
          <w:sz w:val="20"/>
          <w:szCs w:val="20"/>
        </w:rPr>
        <w:t>arbeiten zu dürfen</w:t>
      </w:r>
      <w:r w:rsidR="006B76F4">
        <w:rPr>
          <w:sz w:val="20"/>
          <w:szCs w:val="20"/>
        </w:rPr>
        <w:t xml:space="preserve">, </w:t>
      </w:r>
      <w:r w:rsidR="0060188B">
        <w:rPr>
          <w:sz w:val="20"/>
          <w:szCs w:val="20"/>
        </w:rPr>
        <w:t xml:space="preserve">um </w:t>
      </w:r>
      <w:r w:rsidR="006B76F4">
        <w:rPr>
          <w:sz w:val="20"/>
          <w:szCs w:val="20"/>
        </w:rPr>
        <w:t>Sie mit meinen Fähigkeiten zu unterstützen und diese weiter auszubauen</w:t>
      </w:r>
      <w:r w:rsidR="006241DB">
        <w:rPr>
          <w:sz w:val="20"/>
          <w:szCs w:val="20"/>
        </w:rPr>
        <w:t>.</w:t>
      </w:r>
    </w:p>
    <w:p w14:paraId="563D8DA3" w14:textId="77777777" w:rsidR="005D11B3" w:rsidRDefault="005D11B3" w:rsidP="005D11B3">
      <w:pPr>
        <w:spacing w:after="0"/>
        <w:jc w:val="both"/>
        <w:rPr>
          <w:sz w:val="20"/>
          <w:szCs w:val="20"/>
        </w:rPr>
      </w:pPr>
    </w:p>
    <w:p w14:paraId="126F7E8F" w14:textId="3A07BF07" w:rsidR="005D11B3" w:rsidRDefault="00704E5A" w:rsidP="005D11B3">
      <w:pPr>
        <w:spacing w:after="0"/>
        <w:jc w:val="both"/>
        <w:rPr>
          <w:sz w:val="20"/>
          <w:szCs w:val="20"/>
        </w:rPr>
      </w:pPr>
      <w:r>
        <w:rPr>
          <w:sz w:val="20"/>
          <w:szCs w:val="20"/>
        </w:rPr>
        <w:t xml:space="preserve">Vom Praktikum im Bereich Valuation, Modelling &amp; Analytics erhoffe ich mir eine steile Lernkurve sowie die Möglichkeit, meinen eigenen Ideen und Fähigkeiten bei Ihnen mehrwertschaffend einbringen zu können. </w:t>
      </w:r>
      <w:r w:rsidR="005D11B3">
        <w:rPr>
          <w:sz w:val="20"/>
          <w:szCs w:val="20"/>
        </w:rPr>
        <w:t xml:space="preserve">Ich bin gespannt auf Ihre Rückmeldung und freue mich, Sie in </w:t>
      </w:r>
      <w:r w:rsidR="006B76F4">
        <w:rPr>
          <w:sz w:val="20"/>
          <w:szCs w:val="20"/>
        </w:rPr>
        <w:t>einem persönlichen Gespräch</w:t>
      </w:r>
      <w:r w:rsidR="005D11B3">
        <w:rPr>
          <w:sz w:val="20"/>
          <w:szCs w:val="20"/>
        </w:rPr>
        <w:t xml:space="preserve"> von mir und meinen Fähigkeiten überzeugen zu dürfen.</w:t>
      </w:r>
    </w:p>
    <w:p w14:paraId="5A56ED58" w14:textId="77777777" w:rsidR="005D11B3" w:rsidRDefault="005D11B3" w:rsidP="005D11B3">
      <w:pPr>
        <w:spacing w:after="0"/>
        <w:jc w:val="both"/>
        <w:rPr>
          <w:sz w:val="20"/>
          <w:szCs w:val="20"/>
        </w:rPr>
      </w:pPr>
    </w:p>
    <w:p w14:paraId="5229C667" w14:textId="77777777" w:rsidR="00577367" w:rsidRDefault="005D11B3" w:rsidP="005D11B3">
      <w:pPr>
        <w:spacing w:after="0"/>
        <w:jc w:val="both"/>
        <w:rPr>
          <w:ins w:id="8" w:author="David Döbele" w:date="2022-08-30T19:54:00Z"/>
          <w:sz w:val="20"/>
          <w:szCs w:val="20"/>
        </w:rPr>
      </w:pPr>
      <w:r>
        <w:rPr>
          <w:sz w:val="20"/>
          <w:szCs w:val="20"/>
        </w:rPr>
        <w:t>Herzliche Grüße</w:t>
      </w:r>
    </w:p>
    <w:p w14:paraId="4BEB3519" w14:textId="05135829" w:rsidR="00A931E8" w:rsidDel="00577367" w:rsidRDefault="00577367" w:rsidP="005D11B3">
      <w:pPr>
        <w:spacing w:after="0"/>
        <w:jc w:val="both"/>
        <w:rPr>
          <w:del w:id="9" w:author="David Döbele" w:date="2022-08-30T19:54:00Z"/>
          <w:sz w:val="20"/>
          <w:szCs w:val="20"/>
        </w:rPr>
      </w:pPr>
      <w:moveToRangeStart w:id="10" w:author="David Döbele" w:date="2022-08-30T19:54:00Z" w:name="move112781689"/>
      <w:moveTo w:id="11" w:author="David Döbele" w:date="2022-08-30T19:54:00Z">
        <w:r>
          <w:rPr>
            <w:noProof/>
          </w:rPr>
          <w:drawing>
            <wp:inline distT="0" distB="0" distL="0" distR="0" wp14:anchorId="77A19F05" wp14:editId="0E5E881E">
              <wp:extent cx="828675" cy="218439"/>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66261" cy="228347"/>
                      </a:xfrm>
                      <a:prstGeom prst="rect">
                        <a:avLst/>
                      </a:prstGeom>
                    </pic:spPr>
                  </pic:pic>
                </a:graphicData>
              </a:graphic>
            </wp:inline>
          </w:drawing>
        </w:r>
      </w:moveTo>
      <w:moveToRangeEnd w:id="10"/>
    </w:p>
    <w:p w14:paraId="197EA7C2" w14:textId="346B9C14" w:rsidR="00704E5A" w:rsidDel="00577367" w:rsidRDefault="00704E5A" w:rsidP="005D11B3">
      <w:pPr>
        <w:spacing w:after="0"/>
        <w:jc w:val="both"/>
        <w:rPr>
          <w:del w:id="12" w:author="David Döbele" w:date="2022-08-30T19:55:00Z"/>
          <w:sz w:val="20"/>
          <w:szCs w:val="20"/>
        </w:rPr>
      </w:pPr>
    </w:p>
    <w:p w14:paraId="3FF967D2" w14:textId="360787CE" w:rsidR="005D11B3" w:rsidDel="00577367" w:rsidRDefault="005D11B3" w:rsidP="005D11B3">
      <w:pPr>
        <w:spacing w:after="0"/>
        <w:jc w:val="both"/>
        <w:rPr>
          <w:del w:id="13" w:author="David Döbele" w:date="2022-08-30T19:54:00Z"/>
          <w:sz w:val="20"/>
          <w:szCs w:val="20"/>
        </w:rPr>
      </w:pPr>
      <w:moveFromRangeStart w:id="14" w:author="David Döbele" w:date="2022-08-30T19:54:00Z" w:name="move112781689"/>
      <w:moveFrom w:id="15" w:author="David Döbele" w:date="2022-08-30T19:54:00Z">
        <w:r w:rsidDel="00577367">
          <w:rPr>
            <w:noProof/>
          </w:rPr>
          <w:drawing>
            <wp:inline distT="0" distB="0" distL="0" distR="0" wp14:anchorId="40268FD6" wp14:editId="2268E687">
              <wp:extent cx="828675" cy="21843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66261" cy="228347"/>
                      </a:xfrm>
                      <a:prstGeom prst="rect">
                        <a:avLst/>
                      </a:prstGeom>
                    </pic:spPr>
                  </pic:pic>
                </a:graphicData>
              </a:graphic>
            </wp:inline>
          </w:drawing>
        </w:r>
      </w:moveFrom>
      <w:moveFromRangeEnd w:id="14"/>
    </w:p>
    <w:p w14:paraId="316EEEFD" w14:textId="03C17743" w:rsidR="006C345F" w:rsidRPr="00A1716C" w:rsidRDefault="005D11B3" w:rsidP="00A1716C">
      <w:pPr>
        <w:spacing w:after="0"/>
        <w:jc w:val="both"/>
        <w:rPr>
          <w:sz w:val="20"/>
          <w:szCs w:val="20"/>
        </w:rPr>
      </w:pPr>
      <w:del w:id="16" w:author="David Döbele" w:date="2022-08-30T19:54:00Z">
        <w:r w:rsidDel="00577367">
          <w:rPr>
            <w:sz w:val="20"/>
            <w:szCs w:val="20"/>
          </w:rPr>
          <w:delText>Hendrik Kramer – S</w:delText>
        </w:r>
        <w:r w:rsidR="00A1716C" w:rsidDel="00577367">
          <w:rPr>
            <w:sz w:val="20"/>
            <w:szCs w:val="20"/>
          </w:rPr>
          <w:delText>tudent</w:delText>
        </w:r>
      </w:del>
    </w:p>
    <w:sectPr w:rsidR="006C345F" w:rsidRPr="00A1716C" w:rsidSect="00577367">
      <w:headerReference w:type="even" r:id="rId7"/>
      <w:headerReference w:type="default" r:id="rId8"/>
      <w:footerReference w:type="even" r:id="rId9"/>
      <w:footerReference w:type="default" r:id="rId10"/>
      <w:headerReference w:type="first" r:id="rId11"/>
      <w:footerReference w:type="first" r:id="rId12"/>
      <w:pgSz w:w="11906" w:h="16838"/>
      <w:pgMar w:top="340" w:right="1021" w:bottom="227" w:left="1021" w:header="709" w:footer="709" w:gutter="0"/>
      <w:cols w:space="708"/>
      <w:docGrid w:linePitch="360"/>
      <w:sectPrChange w:id="17" w:author="David Döbele" w:date="2022-08-30T19:54:00Z">
        <w:sectPr w:rsidR="006C345F" w:rsidRPr="00A1716C" w:rsidSect="00577367">
          <w:pgMar w:top="397" w:right="1021" w:bottom="567" w:left="1021" w:header="709"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6FECA" w14:textId="77777777" w:rsidR="001207F0" w:rsidRDefault="001207F0">
      <w:pPr>
        <w:spacing w:after="0" w:line="240" w:lineRule="auto"/>
      </w:pPr>
      <w:r>
        <w:separator/>
      </w:r>
    </w:p>
  </w:endnote>
  <w:endnote w:type="continuationSeparator" w:id="0">
    <w:p w14:paraId="7E78B85E" w14:textId="77777777" w:rsidR="001207F0" w:rsidRDefault="00120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52507" w14:textId="77777777" w:rsidR="00D136EA" w:rsidRDefault="0000000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8047A" w14:textId="77777777" w:rsidR="00D136EA" w:rsidRDefault="0000000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6E984" w14:textId="77777777" w:rsidR="00D136EA" w:rsidRDefault="0000000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2A142" w14:textId="77777777" w:rsidR="001207F0" w:rsidRDefault="001207F0">
      <w:pPr>
        <w:spacing w:after="0" w:line="240" w:lineRule="auto"/>
      </w:pPr>
      <w:r>
        <w:separator/>
      </w:r>
    </w:p>
  </w:footnote>
  <w:footnote w:type="continuationSeparator" w:id="0">
    <w:p w14:paraId="36E83DEF" w14:textId="77777777" w:rsidR="001207F0" w:rsidRDefault="001207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7E18" w14:textId="77777777" w:rsidR="00D136EA" w:rsidRDefault="0000000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63201" w14:textId="77777777" w:rsidR="00D136EA" w:rsidRDefault="0000000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525D3" w14:textId="77777777" w:rsidR="00D136EA" w:rsidRDefault="00000000">
    <w:pPr>
      <w:pStyle w:val="Kopfzeil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B3"/>
    <w:rsid w:val="000B1B42"/>
    <w:rsid w:val="001207F0"/>
    <w:rsid w:val="00145598"/>
    <w:rsid w:val="00260B55"/>
    <w:rsid w:val="00327072"/>
    <w:rsid w:val="003D29E9"/>
    <w:rsid w:val="00510835"/>
    <w:rsid w:val="005206FF"/>
    <w:rsid w:val="00577367"/>
    <w:rsid w:val="005A4634"/>
    <w:rsid w:val="005D11B3"/>
    <w:rsid w:val="0060188B"/>
    <w:rsid w:val="006241DB"/>
    <w:rsid w:val="0063331E"/>
    <w:rsid w:val="0069323C"/>
    <w:rsid w:val="006B76F4"/>
    <w:rsid w:val="006C2398"/>
    <w:rsid w:val="006C345F"/>
    <w:rsid w:val="006D1DD6"/>
    <w:rsid w:val="006E365F"/>
    <w:rsid w:val="006E78F3"/>
    <w:rsid w:val="00704E5A"/>
    <w:rsid w:val="0072313E"/>
    <w:rsid w:val="008C4A17"/>
    <w:rsid w:val="0097797D"/>
    <w:rsid w:val="00997E90"/>
    <w:rsid w:val="009C7DB0"/>
    <w:rsid w:val="009E1EC6"/>
    <w:rsid w:val="009F19E2"/>
    <w:rsid w:val="00A1716C"/>
    <w:rsid w:val="00A931E8"/>
    <w:rsid w:val="00B52EA9"/>
    <w:rsid w:val="00BE04BE"/>
    <w:rsid w:val="00C96663"/>
    <w:rsid w:val="00D921B2"/>
    <w:rsid w:val="00EB556F"/>
    <w:rsid w:val="00EF6D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48C9610F"/>
  <w15:chartTrackingRefBased/>
  <w15:docId w15:val="{6CCA321B-4034-744A-806F-A6F30577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D11B3"/>
    <w:pPr>
      <w:spacing w:after="160" w:line="259" w:lineRule="auto"/>
    </w:pPr>
    <w:rPr>
      <w:rFonts w:ascii="Georgia" w:hAnsi="Georgia" w:cs="Times New Roman"/>
      <w:sz w:val="21"/>
      <w:szCs w:val="21"/>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D11B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D11B3"/>
    <w:rPr>
      <w:rFonts w:ascii="Georgia" w:hAnsi="Georgia" w:cs="Times New Roman"/>
      <w:sz w:val="21"/>
      <w:szCs w:val="21"/>
      <w:lang w:val="de-DE"/>
    </w:rPr>
  </w:style>
  <w:style w:type="paragraph" w:styleId="Fuzeile">
    <w:name w:val="footer"/>
    <w:basedOn w:val="Standard"/>
    <w:link w:val="FuzeileZchn"/>
    <w:uiPriority w:val="99"/>
    <w:unhideWhenUsed/>
    <w:rsid w:val="005D11B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D11B3"/>
    <w:rPr>
      <w:rFonts w:ascii="Georgia" w:hAnsi="Georgia" w:cs="Times New Roman"/>
      <w:sz w:val="21"/>
      <w:szCs w:val="21"/>
      <w:lang w:val="de-DE"/>
    </w:rPr>
  </w:style>
  <w:style w:type="paragraph" w:styleId="berarbeitung">
    <w:name w:val="Revision"/>
    <w:hidden/>
    <w:uiPriority w:val="99"/>
    <w:semiHidden/>
    <w:rsid w:val="00577367"/>
    <w:rPr>
      <w:rFonts w:ascii="Georgia" w:hAnsi="Georgia" w:cs="Times New Roman"/>
      <w:sz w:val="21"/>
      <w:szCs w:val="2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652</Words>
  <Characters>3444</Characters>
  <Application>Microsoft Office Word</Application>
  <DocSecurity>0</DocSecurity>
  <Lines>46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Kramer</dc:creator>
  <cp:keywords/>
  <dc:description/>
  <cp:lastModifiedBy>David Döbele</cp:lastModifiedBy>
  <cp:revision>6</cp:revision>
  <dcterms:created xsi:type="dcterms:W3CDTF">2022-08-30T09:47:00Z</dcterms:created>
  <dcterms:modified xsi:type="dcterms:W3CDTF">2022-08-30T17:55:00Z</dcterms:modified>
</cp:coreProperties>
</file>