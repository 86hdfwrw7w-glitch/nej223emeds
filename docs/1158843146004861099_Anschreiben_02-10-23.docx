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A743FA8" w:rsidR="006D2592" w:rsidRPr="00D30CEA" w:rsidRDefault="003958AB" w:rsidP="006A7895">
      <w:pPr>
        <w:spacing w:after="0" w:line="240" w:lineRule="auto"/>
        <w:jc w:val="right"/>
        <w:rPr>
          <w:rFonts w:ascii="Georgia" w:hAnsi="Georgia" w:cs="Times New Roman"/>
          <w:sz w:val="21"/>
          <w:szCs w:val="21"/>
        </w:rPr>
      </w:pPr>
      <w:r>
        <w:rPr>
          <w:rFonts w:ascii="Georgia" w:hAnsi="Georgia" w:cs="Times New Roman"/>
          <w:sz w:val="21"/>
          <w:szCs w:val="21"/>
        </w:rPr>
        <w:t>Maximilian</w:t>
      </w:r>
      <w:r w:rsidR="003D5D1E" w:rsidRPr="00D30CEA">
        <w:rPr>
          <w:rFonts w:ascii="Georgia" w:hAnsi="Georgia" w:cs="Times New Roman"/>
          <w:sz w:val="21"/>
          <w:szCs w:val="21"/>
        </w:rPr>
        <w:t xml:space="preserve"> </w:t>
      </w:r>
      <w:r>
        <w:rPr>
          <w:rFonts w:ascii="Georgia" w:hAnsi="Georgia" w:cs="Times New Roman"/>
          <w:sz w:val="21"/>
          <w:szCs w:val="21"/>
        </w:rPr>
        <w:t>Burmeister</w:t>
      </w:r>
    </w:p>
    <w:p w14:paraId="2458A2A0" w14:textId="1B838A02" w:rsidR="00857C6F" w:rsidRPr="00D30CEA" w:rsidRDefault="003958AB" w:rsidP="006A7895">
      <w:pPr>
        <w:spacing w:after="0" w:line="240" w:lineRule="auto"/>
        <w:jc w:val="right"/>
        <w:rPr>
          <w:rFonts w:ascii="Georgia" w:hAnsi="Georgia" w:cs="Times New Roman"/>
          <w:sz w:val="21"/>
          <w:szCs w:val="21"/>
        </w:rPr>
      </w:pPr>
      <w:r>
        <w:rPr>
          <w:rFonts w:ascii="Georgia" w:hAnsi="Georgia" w:cs="Times New Roman"/>
          <w:sz w:val="21"/>
          <w:szCs w:val="21"/>
        </w:rPr>
        <w:t>Dahlienstraße 7</w:t>
      </w:r>
    </w:p>
    <w:p w14:paraId="451AEE20" w14:textId="5BFC589F" w:rsidR="00857C6F" w:rsidRDefault="003958AB" w:rsidP="006A7895">
      <w:pPr>
        <w:spacing w:after="0" w:line="240" w:lineRule="auto"/>
        <w:jc w:val="right"/>
        <w:rPr>
          <w:rFonts w:ascii="Georgia" w:hAnsi="Georgia" w:cs="Times New Roman"/>
          <w:sz w:val="21"/>
          <w:szCs w:val="21"/>
        </w:rPr>
      </w:pPr>
      <w:r>
        <w:rPr>
          <w:rFonts w:ascii="Georgia" w:hAnsi="Georgia" w:cs="Times New Roman"/>
          <w:sz w:val="21"/>
          <w:szCs w:val="21"/>
        </w:rPr>
        <w:t>82216</w:t>
      </w:r>
      <w:r w:rsidR="00857C6F" w:rsidRPr="00D30CEA">
        <w:rPr>
          <w:rFonts w:ascii="Georgia" w:hAnsi="Georgia" w:cs="Times New Roman"/>
          <w:sz w:val="21"/>
          <w:szCs w:val="21"/>
        </w:rPr>
        <w:t xml:space="preserve"> </w:t>
      </w:r>
      <w:r>
        <w:rPr>
          <w:rFonts w:ascii="Georgia" w:hAnsi="Georgia" w:cs="Times New Roman"/>
          <w:sz w:val="21"/>
          <w:szCs w:val="21"/>
        </w:rPr>
        <w:t>Maisach</w:t>
      </w:r>
    </w:p>
    <w:p w14:paraId="12BA391A" w14:textId="434423B3" w:rsidR="006A7895" w:rsidRPr="00D30CEA" w:rsidRDefault="003958AB" w:rsidP="006A7895">
      <w:pPr>
        <w:spacing w:after="0" w:line="240" w:lineRule="auto"/>
        <w:jc w:val="right"/>
        <w:rPr>
          <w:rFonts w:ascii="Georgia" w:hAnsi="Georgia" w:cs="Times New Roman"/>
          <w:sz w:val="21"/>
          <w:szCs w:val="21"/>
        </w:rPr>
      </w:pPr>
      <w:r>
        <w:rPr>
          <w:rFonts w:ascii="Georgia" w:hAnsi="Georgia" w:cs="Georgia"/>
          <w:color w:val="000000"/>
          <w:sz w:val="21"/>
          <w:szCs w:val="21"/>
        </w:rPr>
        <w:t>Burmeister.maximilian@web.de</w:t>
      </w:r>
    </w:p>
    <w:p w14:paraId="2E7278C7" w14:textId="33578293" w:rsidR="00F74175" w:rsidRPr="00D30CEA" w:rsidDel="00A53E99" w:rsidRDefault="006D2592" w:rsidP="00E65B09">
      <w:pPr>
        <w:spacing w:after="0"/>
        <w:jc w:val="right"/>
        <w:rPr>
          <w:del w:id="0" w:author="David Döbele" w:date="2023-10-03T21:04:00Z"/>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3958AB">
        <w:rPr>
          <w:rFonts w:ascii="Georgia" w:hAnsi="Georgia" w:cs="Georgia"/>
          <w:color w:val="000000"/>
          <w:sz w:val="21"/>
          <w:szCs w:val="21"/>
        </w:rPr>
        <w:t>157 50172301</w:t>
      </w:r>
    </w:p>
    <w:p w14:paraId="170FE07D" w14:textId="77777777" w:rsidR="00F270C0" w:rsidRDefault="00F270C0" w:rsidP="00A53E99">
      <w:pPr>
        <w:spacing w:after="0"/>
        <w:jc w:val="right"/>
        <w:rPr>
          <w:rFonts w:ascii="Georgia" w:hAnsi="Georgia" w:cs="Georgia"/>
          <w:color w:val="000000"/>
          <w:sz w:val="21"/>
          <w:szCs w:val="21"/>
        </w:rPr>
        <w:pPrChange w:id="1" w:author="David Döbele" w:date="2023-10-03T21:04:00Z">
          <w:pPr>
            <w:spacing w:after="0"/>
          </w:pPr>
        </w:pPrChange>
      </w:pP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6A013FD1" w14:textId="1ED858FC" w:rsidR="00F74175" w:rsidRPr="00D30CEA" w:rsidDel="00A53E99" w:rsidRDefault="003D5D1E" w:rsidP="00F74175">
      <w:pPr>
        <w:spacing w:after="0"/>
        <w:rPr>
          <w:del w:id="2" w:author="David Döbele" w:date="2023-10-03T21:04:00Z"/>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47C58455" w:rsidR="006A7895" w:rsidRPr="003958AB" w:rsidRDefault="003958AB" w:rsidP="0085213A">
      <w:pPr>
        <w:spacing w:after="0"/>
        <w:jc w:val="right"/>
        <w:rPr>
          <w:rFonts w:ascii="Georgia" w:hAnsi="Georgia" w:cs="Times New Roman"/>
          <w:sz w:val="21"/>
          <w:szCs w:val="21"/>
        </w:rPr>
      </w:pPr>
      <w:r>
        <w:rPr>
          <w:rFonts w:ascii="Georgia" w:hAnsi="Georgia" w:cs="Times New Roman"/>
          <w:sz w:val="21"/>
          <w:szCs w:val="21"/>
        </w:rPr>
        <w:t>Maisach</w:t>
      </w:r>
      <w:r w:rsidR="002D594E" w:rsidRPr="003958AB">
        <w:rPr>
          <w:rFonts w:ascii="Georgia" w:hAnsi="Georgia" w:cs="Times New Roman"/>
          <w:sz w:val="21"/>
          <w:szCs w:val="21"/>
        </w:rPr>
        <w:t xml:space="preserve">, </w:t>
      </w:r>
      <w:r w:rsidR="0085213A" w:rsidRPr="003958AB">
        <w:rPr>
          <w:rFonts w:ascii="Georgia" w:hAnsi="Georgia" w:cs="Times New Roman"/>
          <w:sz w:val="21"/>
          <w:szCs w:val="21"/>
        </w:rPr>
        <w:t>2</w:t>
      </w:r>
      <w:r w:rsidR="00590834" w:rsidRPr="003958AB">
        <w:rPr>
          <w:rFonts w:ascii="Georgia" w:hAnsi="Georgia" w:cs="Times New Roman"/>
          <w:sz w:val="21"/>
          <w:szCs w:val="21"/>
        </w:rPr>
        <w:t>8</w:t>
      </w:r>
      <w:r w:rsidR="002D594E" w:rsidRPr="003958AB">
        <w:rPr>
          <w:rFonts w:ascii="Georgia" w:hAnsi="Georgia" w:cs="Times New Roman"/>
          <w:sz w:val="21"/>
          <w:szCs w:val="21"/>
        </w:rPr>
        <w:t>.</w:t>
      </w:r>
      <w:r w:rsidR="003D5D1E" w:rsidRPr="003958AB">
        <w:rPr>
          <w:rFonts w:ascii="Georgia" w:hAnsi="Georgia" w:cs="Times New Roman"/>
          <w:sz w:val="21"/>
          <w:szCs w:val="21"/>
        </w:rPr>
        <w:t>12</w:t>
      </w:r>
      <w:r w:rsidR="006A7895" w:rsidRPr="003958AB">
        <w:rPr>
          <w:rFonts w:ascii="Georgia" w:hAnsi="Georgia" w:cs="Times New Roman"/>
          <w:sz w:val="21"/>
          <w:szCs w:val="21"/>
        </w:rPr>
        <w:t>.</w:t>
      </w:r>
      <w:r>
        <w:rPr>
          <w:rFonts w:ascii="Georgia" w:hAnsi="Georgia" w:cs="Times New Roman"/>
          <w:sz w:val="21"/>
          <w:szCs w:val="21"/>
        </w:rPr>
        <w:t>2023</w:t>
      </w:r>
    </w:p>
    <w:p w14:paraId="0731715D" w14:textId="77777777" w:rsidR="001E0088" w:rsidRPr="003958AB" w:rsidRDefault="001E0088" w:rsidP="001E0088">
      <w:pPr>
        <w:spacing w:after="0"/>
        <w:jc w:val="right"/>
        <w:rPr>
          <w:rFonts w:ascii="Georgia" w:hAnsi="Georgia" w:cs="Times New Roman"/>
          <w:sz w:val="21"/>
          <w:szCs w:val="21"/>
        </w:rPr>
      </w:pPr>
    </w:p>
    <w:p w14:paraId="6F732295" w14:textId="2F02A0EC" w:rsidR="00E04EA5"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r w:rsidR="00E04EA5">
        <w:rPr>
          <w:rFonts w:ascii="Georgia" w:hAnsi="Georgia" w:cs="Times New Roman"/>
          <w:b/>
          <w:sz w:val="21"/>
          <w:szCs w:val="21"/>
        </w:rPr>
        <w:t>Unternehmensberatung</w:t>
      </w:r>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3436E836" w14:textId="159BFBFF" w:rsidR="00E65B09" w:rsidRPr="00E65B09" w:rsidRDefault="00E04EA5" w:rsidP="00E65B09">
      <w:pPr>
        <w:spacing w:after="0"/>
        <w:jc w:val="both"/>
        <w:rPr>
          <w:rFonts w:ascii="Georgia" w:hAnsi="Georgia" w:cs="Times New Roman"/>
          <w:sz w:val="21"/>
          <w:szCs w:val="21"/>
        </w:rPr>
      </w:pPr>
      <w:r>
        <w:rPr>
          <w:rFonts w:ascii="Georgia" w:hAnsi="Georgia" w:cs="Times New Roman"/>
          <w:sz w:val="21"/>
          <w:szCs w:val="21"/>
        </w:rPr>
        <w:t>Unternehmensberatungen spielen eine außerordentlich wichtige Rolle in der Geschäftswelt. Durch das Fachwissen und die Expertise der Berater, ist es ihnen möglich</w:t>
      </w:r>
      <w:r w:rsidR="007A34FC">
        <w:rPr>
          <w:rFonts w:ascii="Georgia" w:hAnsi="Georgia" w:cs="Times New Roman"/>
          <w:sz w:val="21"/>
          <w:szCs w:val="21"/>
        </w:rPr>
        <w:t>,</w:t>
      </w:r>
      <w:r>
        <w:rPr>
          <w:rFonts w:ascii="Georgia" w:hAnsi="Georgia" w:cs="Times New Roman"/>
          <w:sz w:val="21"/>
          <w:szCs w:val="21"/>
        </w:rPr>
        <w:t xml:space="preserve"> Probleme zu identifizieren und </w:t>
      </w:r>
      <w:r w:rsidR="007A34FC">
        <w:rPr>
          <w:rFonts w:ascii="Georgia" w:hAnsi="Georgia" w:cs="Times New Roman"/>
          <w:sz w:val="21"/>
          <w:szCs w:val="21"/>
        </w:rPr>
        <w:t xml:space="preserve">Lösungen binnen kürzester Zeit </w:t>
      </w:r>
      <w:r>
        <w:rPr>
          <w:rFonts w:ascii="Georgia" w:hAnsi="Georgia" w:cs="Times New Roman"/>
          <w:sz w:val="21"/>
          <w:szCs w:val="21"/>
        </w:rPr>
        <w:t xml:space="preserve">zu entwickeln, wobei sie als externe Personen stets eine gewisse Objektivität bewahren können, da sie nicht von internen </w:t>
      </w:r>
      <w:r w:rsidR="00A22883">
        <w:rPr>
          <w:rFonts w:ascii="Georgia" w:hAnsi="Georgia" w:cs="Times New Roman"/>
          <w:sz w:val="21"/>
          <w:szCs w:val="21"/>
        </w:rPr>
        <w:t>Neigungen</w:t>
      </w:r>
      <w:r>
        <w:rPr>
          <w:rFonts w:ascii="Georgia" w:hAnsi="Georgia" w:cs="Times New Roman"/>
          <w:sz w:val="21"/>
          <w:szCs w:val="21"/>
        </w:rPr>
        <w:t xml:space="preserve"> oder Betriebsblindheit beeinflusst werden. </w:t>
      </w:r>
      <w:r w:rsidR="007A34FC">
        <w:rPr>
          <w:rFonts w:ascii="Georgia" w:hAnsi="Georgia" w:cs="Times New Roman"/>
          <w:sz w:val="21"/>
          <w:szCs w:val="21"/>
        </w:rPr>
        <w:t>Es sind genau diese Faktoren, die ein enorme</w:t>
      </w:r>
      <w:r w:rsidR="00A22883">
        <w:rPr>
          <w:rFonts w:ascii="Georgia" w:hAnsi="Georgia" w:cs="Times New Roman"/>
          <w:sz w:val="21"/>
          <w:szCs w:val="21"/>
        </w:rPr>
        <w:t>s</w:t>
      </w:r>
      <w:r w:rsidR="007A34FC">
        <w:rPr>
          <w:rFonts w:ascii="Georgia" w:hAnsi="Georgia" w:cs="Times New Roman"/>
          <w:sz w:val="21"/>
          <w:szCs w:val="21"/>
        </w:rPr>
        <w:t xml:space="preserve"> </w:t>
      </w:r>
      <w:r w:rsidR="00A22883">
        <w:rPr>
          <w:rFonts w:ascii="Georgia" w:hAnsi="Georgia" w:cs="Times New Roman"/>
          <w:sz w:val="21"/>
          <w:szCs w:val="21"/>
        </w:rPr>
        <w:t>Interesse</w:t>
      </w:r>
      <w:r w:rsidR="007A34FC">
        <w:rPr>
          <w:rFonts w:ascii="Georgia" w:hAnsi="Georgia" w:cs="Times New Roman"/>
          <w:sz w:val="21"/>
          <w:szCs w:val="21"/>
        </w:rPr>
        <w:t xml:space="preserve"> in mir auslösen und mir mein klares Karriereziel vor Augen geführt haben. Um dieser Passion zu folgen und meine Expertise in diesem Bereich durch relevante Praxiserfahrung zu vertiefen, möchte ich Sie ab … als Praktikant in …. </w:t>
      </w:r>
      <w:r w:rsidR="002D0992">
        <w:rPr>
          <w:rFonts w:ascii="Georgia" w:hAnsi="Georgia" w:cs="Times New Roman"/>
          <w:sz w:val="21"/>
          <w:szCs w:val="21"/>
        </w:rPr>
        <w:t>f</w:t>
      </w:r>
      <w:r w:rsidR="007A34FC">
        <w:rPr>
          <w:rFonts w:ascii="Georgia" w:hAnsi="Georgia" w:cs="Times New Roman"/>
          <w:sz w:val="21"/>
          <w:szCs w:val="21"/>
        </w:rPr>
        <w:t>ür eine Dauer von … unterstützen.</w:t>
      </w:r>
    </w:p>
    <w:p w14:paraId="545B5699" w14:textId="248B7C08" w:rsidR="00E65B09" w:rsidRPr="002627D2" w:rsidRDefault="00E65B09" w:rsidP="00375D2D">
      <w:pPr>
        <w:spacing w:after="0"/>
        <w:jc w:val="both"/>
        <w:rPr>
          <w:rFonts w:ascii="Georgia" w:hAnsi="Georgia" w:cs="Times New Roman"/>
          <w:sz w:val="21"/>
          <w:szCs w:val="21"/>
        </w:rPr>
      </w:pPr>
    </w:p>
    <w:p w14:paraId="79D95B46" w14:textId="4347DDE7" w:rsidR="00E65B09" w:rsidRPr="00E65B09" w:rsidRDefault="004C1A5A" w:rsidP="00E65B09">
      <w:pPr>
        <w:spacing w:after="0"/>
        <w:jc w:val="both"/>
        <w:rPr>
          <w:rFonts w:ascii="Georgia" w:hAnsi="Georgia" w:cs="Times New Roman"/>
          <w:sz w:val="21"/>
          <w:szCs w:val="21"/>
        </w:rPr>
      </w:pPr>
      <w:r>
        <w:rPr>
          <w:rFonts w:ascii="Georgia" w:hAnsi="Georgia" w:cs="Times New Roman"/>
          <w:sz w:val="21"/>
          <w:szCs w:val="21"/>
        </w:rPr>
        <w:t xml:space="preserve">Nach meinem Abitur 2022 entschied ich mich dazu, erste </w:t>
      </w:r>
      <w:del w:id="3" w:author="David Döbele" w:date="2023-10-03T21:05:00Z">
        <w:r w:rsidDel="00A53E99">
          <w:rPr>
            <w:rFonts w:ascii="Georgia" w:hAnsi="Georgia" w:cs="Times New Roman"/>
            <w:sz w:val="21"/>
            <w:szCs w:val="21"/>
          </w:rPr>
          <w:delText xml:space="preserve">relevante </w:delText>
        </w:r>
      </w:del>
      <w:r>
        <w:rPr>
          <w:rFonts w:ascii="Georgia" w:hAnsi="Georgia" w:cs="Times New Roman"/>
          <w:sz w:val="21"/>
          <w:szCs w:val="21"/>
        </w:rPr>
        <w:t>Berufserfahrung zu sammeln</w:t>
      </w:r>
      <w:r w:rsidR="00925AC4">
        <w:rPr>
          <w:rFonts w:ascii="Georgia" w:hAnsi="Georgia" w:cs="Times New Roman"/>
          <w:sz w:val="21"/>
          <w:szCs w:val="21"/>
        </w:rPr>
        <w:t>, bevor ich mein Studium im Oktober 2023 beginne</w:t>
      </w:r>
      <w:r>
        <w:rPr>
          <w:rFonts w:ascii="Georgia" w:hAnsi="Georgia" w:cs="Times New Roman"/>
          <w:sz w:val="21"/>
          <w:szCs w:val="21"/>
        </w:rPr>
        <w:t>.</w:t>
      </w:r>
      <w:r w:rsidR="00925AC4">
        <w:rPr>
          <w:rFonts w:ascii="Georgia" w:hAnsi="Georgia" w:cs="Times New Roman"/>
          <w:sz w:val="21"/>
          <w:szCs w:val="21"/>
        </w:rPr>
        <w:t xml:space="preserve"> </w:t>
      </w:r>
      <w:del w:id="4" w:author="David Döbele" w:date="2023-10-03T21:04:00Z">
        <w:r w:rsidDel="00A53E99">
          <w:rPr>
            <w:rFonts w:ascii="Georgia" w:hAnsi="Georgia" w:cs="Times New Roman"/>
            <w:sz w:val="21"/>
            <w:szCs w:val="21"/>
          </w:rPr>
          <w:delText>Durch das Vertrauen von Verantwortlichen</w:delText>
        </w:r>
        <w:r w:rsidR="00925AC4" w:rsidDel="00A53E99">
          <w:rPr>
            <w:rFonts w:ascii="Georgia" w:hAnsi="Georgia" w:cs="Times New Roman"/>
            <w:sz w:val="21"/>
            <w:szCs w:val="21"/>
          </w:rPr>
          <w:delText>,</w:delText>
        </w:r>
        <w:r w:rsidDel="00A53E99">
          <w:rPr>
            <w:rFonts w:ascii="Georgia" w:hAnsi="Georgia" w:cs="Times New Roman"/>
            <w:sz w:val="21"/>
            <w:szCs w:val="21"/>
          </w:rPr>
          <w:delText xml:space="preserve"> war es mir möglich </w:delText>
        </w:r>
        <w:r w:rsidR="00EE2C4A" w:rsidDel="00A53E99">
          <w:rPr>
            <w:rFonts w:ascii="Georgia" w:hAnsi="Georgia" w:cs="Times New Roman"/>
            <w:sz w:val="21"/>
            <w:szCs w:val="21"/>
          </w:rPr>
          <w:delText>innerhalb der</w:delText>
        </w:r>
      </w:del>
      <w:ins w:id="5" w:author="David Döbele" w:date="2023-10-03T21:04:00Z">
        <w:r w:rsidR="00A53E99">
          <w:rPr>
            <w:rFonts w:ascii="Georgia" w:hAnsi="Georgia" w:cs="Times New Roman"/>
            <w:sz w:val="21"/>
            <w:szCs w:val="21"/>
          </w:rPr>
          <w:t>Bei der</w:t>
        </w:r>
      </w:ins>
      <w:r w:rsidR="00EE2C4A">
        <w:rPr>
          <w:rFonts w:ascii="Georgia" w:hAnsi="Georgia" w:cs="Times New Roman"/>
          <w:sz w:val="21"/>
          <w:szCs w:val="21"/>
        </w:rPr>
        <w:t xml:space="preserve"> GolfRange GmbH </w:t>
      </w:r>
      <w:ins w:id="6" w:author="David Döbele" w:date="2023-10-03T21:04:00Z">
        <w:r w:rsidR="00A53E99">
          <w:rPr>
            <w:rFonts w:ascii="Georgia" w:hAnsi="Georgia" w:cs="Times New Roman"/>
            <w:sz w:val="21"/>
            <w:szCs w:val="21"/>
          </w:rPr>
          <w:t xml:space="preserve">war es mir möglich, </w:t>
        </w:r>
      </w:ins>
      <w:r w:rsidR="00EE2C4A">
        <w:rPr>
          <w:rFonts w:ascii="Georgia" w:hAnsi="Georgia" w:cs="Times New Roman"/>
          <w:sz w:val="21"/>
          <w:szCs w:val="21"/>
        </w:rPr>
        <w:t xml:space="preserve">Aufgaben von Führungspositionen, wie beispielsweise das Akquirieren von Sponsoren </w:t>
      </w:r>
      <w:ins w:id="7" w:author="David Döbele" w:date="2023-10-03T21:04:00Z">
        <w:r w:rsidR="00A53E99">
          <w:rPr>
            <w:rFonts w:ascii="Georgia" w:hAnsi="Georgia" w:cs="Times New Roman"/>
            <w:sz w:val="21"/>
            <w:szCs w:val="21"/>
          </w:rPr>
          <w:t>oder d</w:t>
        </w:r>
      </w:ins>
      <w:ins w:id="8" w:author="David Döbele" w:date="2023-10-03T21:05:00Z">
        <w:r w:rsidR="00A53E99">
          <w:rPr>
            <w:rFonts w:ascii="Georgia" w:hAnsi="Georgia" w:cs="Times New Roman"/>
            <w:sz w:val="21"/>
            <w:szCs w:val="21"/>
          </w:rPr>
          <w:t xml:space="preserve">ie Einarbeitung neuer Mitarbeiter, </w:t>
        </w:r>
      </w:ins>
      <w:r w:rsidR="00EE2C4A">
        <w:rPr>
          <w:rFonts w:ascii="Georgia" w:hAnsi="Georgia" w:cs="Times New Roman"/>
          <w:sz w:val="21"/>
          <w:szCs w:val="21"/>
        </w:rPr>
        <w:t xml:space="preserve">zu übernehmen und persönlich </w:t>
      </w:r>
      <w:del w:id="9" w:author="David Döbele" w:date="2023-10-03T21:05:00Z">
        <w:r w:rsidR="00EE2C4A" w:rsidDel="00A53E99">
          <w:rPr>
            <w:rFonts w:ascii="Georgia" w:hAnsi="Georgia" w:cs="Times New Roman"/>
            <w:sz w:val="21"/>
            <w:szCs w:val="21"/>
          </w:rPr>
          <w:delText>an der Ausführung dieser</w:delText>
        </w:r>
      </w:del>
      <w:ins w:id="10" w:author="David Döbele" w:date="2023-10-03T21:05:00Z">
        <w:r w:rsidR="00A53E99">
          <w:rPr>
            <w:rFonts w:ascii="Georgia" w:hAnsi="Georgia" w:cs="Times New Roman"/>
            <w:sz w:val="21"/>
            <w:szCs w:val="21"/>
          </w:rPr>
          <w:t>in dieser Zeit stark</w:t>
        </w:r>
      </w:ins>
      <w:r w:rsidR="00EE2C4A">
        <w:rPr>
          <w:rFonts w:ascii="Georgia" w:hAnsi="Georgia" w:cs="Times New Roman"/>
          <w:sz w:val="21"/>
          <w:szCs w:val="21"/>
        </w:rPr>
        <w:t xml:space="preserve"> zu wachsen</w:t>
      </w:r>
      <w:r w:rsidR="002D0992">
        <w:rPr>
          <w:rFonts w:ascii="Georgia" w:hAnsi="Georgia" w:cs="Times New Roman"/>
          <w:sz w:val="21"/>
          <w:szCs w:val="21"/>
        </w:rPr>
        <w:t xml:space="preserve">. </w:t>
      </w:r>
      <w:del w:id="11" w:author="David Döbele" w:date="2023-10-03T21:05:00Z">
        <w:r w:rsidR="002D0992" w:rsidDel="00A53E99">
          <w:rPr>
            <w:rFonts w:ascii="Georgia" w:hAnsi="Georgia" w:cs="Times New Roman"/>
            <w:sz w:val="21"/>
            <w:szCs w:val="21"/>
          </w:rPr>
          <w:delText xml:space="preserve">Den größten </w:delText>
        </w:r>
        <w:r w:rsidR="00925AC4" w:rsidDel="00A53E99">
          <w:rPr>
            <w:rFonts w:ascii="Georgia" w:hAnsi="Georgia" w:cs="Times New Roman"/>
            <w:sz w:val="21"/>
            <w:szCs w:val="21"/>
          </w:rPr>
          <w:delText>Einfluss</w:delText>
        </w:r>
      </w:del>
      <w:ins w:id="12" w:author="David Döbele" w:date="2023-10-03T21:05:00Z">
        <w:r w:rsidR="00A53E99">
          <w:rPr>
            <w:rFonts w:ascii="Georgia" w:hAnsi="Georgia" w:cs="Times New Roman"/>
            <w:sz w:val="21"/>
            <w:szCs w:val="21"/>
          </w:rPr>
          <w:t>Am relevantesten für Sie ist aber vermutlich</w:t>
        </w:r>
      </w:ins>
      <w:r w:rsidR="002D0992">
        <w:rPr>
          <w:rFonts w:ascii="Georgia" w:hAnsi="Georgia" w:cs="Times New Roman"/>
          <w:sz w:val="21"/>
          <w:szCs w:val="21"/>
        </w:rPr>
        <w:t xml:space="preserve"> </w:t>
      </w:r>
      <w:del w:id="13" w:author="David Döbele" w:date="2023-10-03T21:05:00Z">
        <w:r w:rsidR="002D0992" w:rsidDel="00A53E99">
          <w:rPr>
            <w:rFonts w:ascii="Georgia" w:hAnsi="Georgia" w:cs="Times New Roman"/>
            <w:sz w:val="21"/>
            <w:szCs w:val="21"/>
          </w:rPr>
          <w:delText>auf mein</w:delText>
        </w:r>
        <w:r w:rsidR="00925AC4" w:rsidDel="00A53E99">
          <w:rPr>
            <w:rFonts w:ascii="Georgia" w:hAnsi="Georgia" w:cs="Times New Roman"/>
            <w:sz w:val="21"/>
            <w:szCs w:val="21"/>
          </w:rPr>
          <w:delText>e</w:delText>
        </w:r>
        <w:r w:rsidR="002D0992" w:rsidDel="00A53E99">
          <w:rPr>
            <w:rFonts w:ascii="Georgia" w:hAnsi="Georgia" w:cs="Times New Roman"/>
            <w:sz w:val="21"/>
            <w:szCs w:val="21"/>
          </w:rPr>
          <w:delText xml:space="preserve"> </w:delText>
        </w:r>
        <w:r w:rsidR="00925AC4" w:rsidDel="00A53E99">
          <w:rPr>
            <w:rFonts w:ascii="Georgia" w:hAnsi="Georgia" w:cs="Times New Roman"/>
            <w:sz w:val="21"/>
            <w:szCs w:val="21"/>
          </w:rPr>
          <w:delText>Fähigkeiten</w:delText>
        </w:r>
        <w:r w:rsidR="002D0992" w:rsidDel="00A53E99">
          <w:rPr>
            <w:rFonts w:ascii="Georgia" w:hAnsi="Georgia" w:cs="Times New Roman"/>
            <w:sz w:val="21"/>
            <w:szCs w:val="21"/>
          </w:rPr>
          <w:delText xml:space="preserve"> hatte jedoch </w:delText>
        </w:r>
      </w:del>
      <w:r w:rsidR="00C4790C">
        <w:rPr>
          <w:rFonts w:ascii="Georgia" w:hAnsi="Georgia" w:cs="Times New Roman"/>
          <w:sz w:val="21"/>
          <w:szCs w:val="21"/>
        </w:rPr>
        <w:t>mein</w:t>
      </w:r>
      <w:r w:rsidR="002D0992">
        <w:rPr>
          <w:rFonts w:ascii="Georgia" w:hAnsi="Georgia" w:cs="Times New Roman"/>
          <w:sz w:val="21"/>
          <w:szCs w:val="21"/>
        </w:rPr>
        <w:t xml:space="preserve"> letzte</w:t>
      </w:r>
      <w:r w:rsidR="00C4790C">
        <w:rPr>
          <w:rFonts w:ascii="Georgia" w:hAnsi="Georgia" w:cs="Times New Roman"/>
          <w:sz w:val="21"/>
          <w:szCs w:val="21"/>
        </w:rPr>
        <w:t>s</w:t>
      </w:r>
      <w:r w:rsidR="002D0992">
        <w:rPr>
          <w:rFonts w:ascii="Georgia" w:hAnsi="Georgia" w:cs="Times New Roman"/>
          <w:sz w:val="21"/>
          <w:szCs w:val="21"/>
        </w:rPr>
        <w:t xml:space="preserve"> Praktikum</w:t>
      </w:r>
      <w:ins w:id="14" w:author="David Döbele" w:date="2023-10-03T21:06:00Z">
        <w:r w:rsidR="00A53E99">
          <w:rPr>
            <w:rFonts w:ascii="Georgia" w:hAnsi="Georgia" w:cs="Times New Roman"/>
            <w:sz w:val="21"/>
            <w:szCs w:val="21"/>
          </w:rPr>
          <w:t xml:space="preserve"> bei einem XXXX</w:t>
        </w:r>
      </w:ins>
      <w:r w:rsidR="002D0992">
        <w:rPr>
          <w:rFonts w:ascii="Georgia" w:hAnsi="Georgia" w:cs="Times New Roman"/>
          <w:sz w:val="21"/>
          <w:szCs w:val="21"/>
        </w:rPr>
        <w:t>, bei de</w:t>
      </w:r>
      <w:r w:rsidR="00C4790C">
        <w:rPr>
          <w:rFonts w:ascii="Georgia" w:hAnsi="Georgia" w:cs="Times New Roman"/>
          <w:sz w:val="21"/>
          <w:szCs w:val="21"/>
        </w:rPr>
        <w:t>m</w:t>
      </w:r>
      <w:r w:rsidR="002D0992">
        <w:rPr>
          <w:rFonts w:ascii="Georgia" w:hAnsi="Georgia" w:cs="Times New Roman"/>
          <w:sz w:val="21"/>
          <w:szCs w:val="21"/>
        </w:rPr>
        <w:t xml:space="preserve"> ich </w:t>
      </w:r>
      <w:r w:rsidR="00C4790C">
        <w:rPr>
          <w:rFonts w:ascii="Georgia" w:hAnsi="Georgia" w:cs="Times New Roman"/>
          <w:sz w:val="21"/>
          <w:szCs w:val="21"/>
        </w:rPr>
        <w:t xml:space="preserve">unter anderem die </w:t>
      </w:r>
      <w:r w:rsidR="002D0992">
        <w:rPr>
          <w:rFonts w:ascii="Georgia" w:hAnsi="Georgia" w:cs="Times New Roman"/>
          <w:sz w:val="21"/>
          <w:szCs w:val="21"/>
        </w:rPr>
        <w:t>alleinige Zuständigkeit für eine Kostenanalyse hatte</w:t>
      </w:r>
      <w:r w:rsidR="00925AC4">
        <w:rPr>
          <w:rFonts w:ascii="Georgia" w:hAnsi="Georgia" w:cs="Times New Roman"/>
          <w:sz w:val="21"/>
          <w:szCs w:val="21"/>
        </w:rPr>
        <w:t xml:space="preserve">, </w:t>
      </w:r>
      <w:r w:rsidR="002D0992">
        <w:rPr>
          <w:rFonts w:ascii="Georgia" w:hAnsi="Georgia" w:cs="Times New Roman"/>
          <w:sz w:val="21"/>
          <w:szCs w:val="21"/>
        </w:rPr>
        <w:t xml:space="preserve">um potenzielle </w:t>
      </w:r>
      <w:r w:rsidR="00925AC4">
        <w:rPr>
          <w:rFonts w:ascii="Georgia" w:hAnsi="Georgia" w:cs="Times New Roman"/>
          <w:sz w:val="21"/>
          <w:szCs w:val="21"/>
        </w:rPr>
        <w:t>Einsparungen</w:t>
      </w:r>
      <w:r w:rsidR="002D0992">
        <w:rPr>
          <w:rFonts w:ascii="Georgia" w:hAnsi="Georgia" w:cs="Times New Roman"/>
          <w:sz w:val="21"/>
          <w:szCs w:val="21"/>
        </w:rPr>
        <w:t xml:space="preserve"> in </w:t>
      </w:r>
      <w:r w:rsidR="00925AC4">
        <w:rPr>
          <w:rFonts w:ascii="Georgia" w:hAnsi="Georgia" w:cs="Times New Roman"/>
          <w:sz w:val="21"/>
          <w:szCs w:val="21"/>
        </w:rPr>
        <w:t>zweistelliger Millionenhöhe</w:t>
      </w:r>
      <w:r w:rsidR="002D0992">
        <w:rPr>
          <w:rFonts w:ascii="Georgia" w:hAnsi="Georgia" w:cs="Times New Roman"/>
          <w:sz w:val="21"/>
          <w:szCs w:val="21"/>
        </w:rPr>
        <w:t xml:space="preserve"> aufzudecken. </w:t>
      </w:r>
      <w:ins w:id="15" w:author="David Döbele" w:date="2023-10-03T21:06:00Z">
        <w:r w:rsidR="00A53E99">
          <w:rPr>
            <w:rFonts w:ascii="Georgia" w:hAnsi="Georgia" w:cs="Times New Roman"/>
            <w:sz w:val="21"/>
            <w:szCs w:val="21"/>
          </w:rPr>
          <w:t>Hier entwickelte ich selbstständige Hypothesen und schlug X und Y vor. Meine Ergebnisse präsentierte ich mehrfach vor dem Top-Management und zum Ende meines Praktikums konn</w:t>
        </w:r>
      </w:ins>
      <w:ins w:id="16" w:author="David Döbele" w:date="2023-10-03T21:07:00Z">
        <w:r w:rsidR="00A53E99">
          <w:rPr>
            <w:rFonts w:ascii="Georgia" w:hAnsi="Georgia" w:cs="Times New Roman"/>
            <w:sz w:val="21"/>
            <w:szCs w:val="21"/>
          </w:rPr>
          <w:t xml:space="preserve">te ich das Projektteam begleiten, welches diese Änderungen nun implementiert. </w:t>
        </w:r>
      </w:ins>
      <w:del w:id="17" w:author="David Döbele" w:date="2023-10-03T21:07:00Z">
        <w:r w:rsidR="002D0992" w:rsidDel="00A53E99">
          <w:rPr>
            <w:rFonts w:ascii="Georgia" w:hAnsi="Georgia" w:cs="Times New Roman"/>
            <w:sz w:val="21"/>
            <w:szCs w:val="21"/>
          </w:rPr>
          <w:delText xml:space="preserve">Hierbei </w:delText>
        </w:r>
      </w:del>
      <w:ins w:id="18" w:author="David Döbele" w:date="2023-10-03T21:07:00Z">
        <w:r w:rsidR="00A53E99">
          <w:rPr>
            <w:rFonts w:ascii="Georgia" w:hAnsi="Georgia" w:cs="Times New Roman"/>
            <w:sz w:val="21"/>
            <w:szCs w:val="21"/>
          </w:rPr>
          <w:t>In diesem Praktikum</w:t>
        </w:r>
        <w:r w:rsidR="00A53E99">
          <w:rPr>
            <w:rFonts w:ascii="Georgia" w:hAnsi="Georgia" w:cs="Times New Roman"/>
            <w:sz w:val="21"/>
            <w:szCs w:val="21"/>
          </w:rPr>
          <w:t xml:space="preserve"> </w:t>
        </w:r>
      </w:ins>
      <w:r w:rsidR="002D0992">
        <w:rPr>
          <w:rFonts w:ascii="Georgia" w:hAnsi="Georgia" w:cs="Times New Roman"/>
          <w:sz w:val="21"/>
          <w:szCs w:val="21"/>
        </w:rPr>
        <w:t>habe ich vor allem gelernt, mit Druck umzugehen</w:t>
      </w:r>
      <w:r w:rsidR="00C4790C">
        <w:rPr>
          <w:rFonts w:ascii="Georgia" w:hAnsi="Georgia" w:cs="Times New Roman"/>
          <w:sz w:val="21"/>
          <w:szCs w:val="21"/>
        </w:rPr>
        <w:t xml:space="preserve"> und </w:t>
      </w:r>
      <w:r w:rsidR="002D0992">
        <w:rPr>
          <w:rFonts w:ascii="Georgia" w:hAnsi="Georgia" w:cs="Times New Roman"/>
          <w:sz w:val="21"/>
          <w:szCs w:val="21"/>
        </w:rPr>
        <w:t>Verantwortung zu übernehme</w:t>
      </w:r>
      <w:r w:rsidR="00C4790C">
        <w:rPr>
          <w:rFonts w:ascii="Georgia" w:hAnsi="Georgia" w:cs="Times New Roman"/>
          <w:sz w:val="21"/>
          <w:szCs w:val="21"/>
        </w:rPr>
        <w:t>n</w:t>
      </w:r>
      <w:r w:rsidR="002D0992">
        <w:rPr>
          <w:rFonts w:ascii="Georgia" w:hAnsi="Georgia" w:cs="Times New Roman"/>
          <w:sz w:val="21"/>
          <w:szCs w:val="21"/>
        </w:rPr>
        <w:t xml:space="preserve">. </w:t>
      </w:r>
      <w:ins w:id="19" w:author="David Döbele" w:date="2023-10-03T21:07:00Z">
        <w:r w:rsidR="00A53E99">
          <w:rPr>
            <w:rFonts w:ascii="Georgia" w:hAnsi="Georgia" w:cs="Times New Roman"/>
            <w:sz w:val="21"/>
            <w:szCs w:val="21"/>
          </w:rPr>
          <w:t>Diese Eigenschaft hilft mir auch bei meinem Hobby Golf, welchem ich</w:t>
        </w:r>
      </w:ins>
      <w:del w:id="20" w:author="David Döbele" w:date="2023-10-03T21:07:00Z">
        <w:r w:rsidR="002D0992" w:rsidDel="00A53E99">
          <w:rPr>
            <w:rFonts w:ascii="Georgia" w:hAnsi="Georgia" w:cs="Times New Roman"/>
            <w:sz w:val="21"/>
            <w:szCs w:val="21"/>
          </w:rPr>
          <w:delText xml:space="preserve">In </w:delText>
        </w:r>
        <w:r w:rsidDel="00A53E99">
          <w:rPr>
            <w:rFonts w:ascii="Georgia" w:hAnsi="Georgia" w:cs="Times New Roman"/>
            <w:sz w:val="21"/>
            <w:szCs w:val="21"/>
          </w:rPr>
          <w:delText>meiner Freizeit spiele ich</w:delText>
        </w:r>
      </w:del>
      <w:r>
        <w:rPr>
          <w:rFonts w:ascii="Georgia" w:hAnsi="Georgia" w:cs="Times New Roman"/>
          <w:sz w:val="21"/>
          <w:szCs w:val="21"/>
        </w:rPr>
        <w:t xml:space="preserve"> seit meiner Kindheit </w:t>
      </w:r>
      <w:del w:id="21" w:author="David Döbele" w:date="2023-10-03T21:07:00Z">
        <w:r w:rsidDel="00A53E99">
          <w:rPr>
            <w:rFonts w:ascii="Georgia" w:hAnsi="Georgia" w:cs="Times New Roman"/>
            <w:sz w:val="21"/>
            <w:szCs w:val="21"/>
          </w:rPr>
          <w:delText>gerne Golf</w:delText>
        </w:r>
      </w:del>
      <w:ins w:id="22" w:author="David Döbele" w:date="2023-10-03T21:07:00Z">
        <w:r w:rsidR="00A53E99">
          <w:rPr>
            <w:rFonts w:ascii="Georgia" w:hAnsi="Georgia" w:cs="Times New Roman"/>
            <w:sz w:val="21"/>
            <w:szCs w:val="21"/>
          </w:rPr>
          <w:t>nachgehe</w:t>
        </w:r>
      </w:ins>
      <w:r>
        <w:rPr>
          <w:rFonts w:ascii="Georgia" w:hAnsi="Georgia" w:cs="Times New Roman"/>
          <w:sz w:val="21"/>
          <w:szCs w:val="21"/>
        </w:rPr>
        <w:t>. Besonders gefällt mir</w:t>
      </w:r>
      <w:ins w:id="23" w:author="David Döbele" w:date="2023-10-03T21:08:00Z">
        <w:r w:rsidR="00A53E99">
          <w:rPr>
            <w:rFonts w:ascii="Georgia" w:hAnsi="Georgia" w:cs="Times New Roman"/>
            <w:sz w:val="21"/>
            <w:szCs w:val="21"/>
          </w:rPr>
          <w:t xml:space="preserve"> hierbei</w:t>
        </w:r>
      </w:ins>
      <w:r>
        <w:rPr>
          <w:rFonts w:ascii="Georgia" w:hAnsi="Georgia" w:cs="Times New Roman"/>
          <w:sz w:val="21"/>
          <w:szCs w:val="21"/>
        </w:rPr>
        <w:t xml:space="preserve">, dass meine Einzelleistung </w:t>
      </w:r>
      <w:del w:id="24" w:author="David Döbele" w:date="2023-10-03T21:08:00Z">
        <w:r w:rsidDel="00A53E99">
          <w:rPr>
            <w:rFonts w:ascii="Georgia" w:hAnsi="Georgia" w:cs="Times New Roman"/>
            <w:sz w:val="21"/>
            <w:szCs w:val="21"/>
          </w:rPr>
          <w:delText xml:space="preserve">hierbei </w:delText>
        </w:r>
      </w:del>
      <w:r>
        <w:rPr>
          <w:rFonts w:ascii="Georgia" w:hAnsi="Georgia" w:cs="Times New Roman"/>
          <w:sz w:val="21"/>
          <w:szCs w:val="21"/>
        </w:rPr>
        <w:t xml:space="preserve">zum Teil eines Teams wird und man Höhen und Tiefen auf einer Golfrunde gleichermaßen reflektiert angehen muss, um zum Erfolg kommen zu können. </w:t>
      </w:r>
      <w:r w:rsidR="00611491">
        <w:rPr>
          <w:rFonts w:ascii="Georgia" w:hAnsi="Georgia" w:cs="Times New Roman"/>
          <w:sz w:val="21"/>
          <w:szCs w:val="21"/>
        </w:rPr>
        <w:t>D</w:t>
      </w:r>
      <w:r>
        <w:rPr>
          <w:rFonts w:ascii="Georgia" w:hAnsi="Georgia" w:cs="Times New Roman"/>
          <w:sz w:val="21"/>
          <w:szCs w:val="21"/>
        </w:rPr>
        <w:t xml:space="preserve">ieses Mindset würde ich nun ausgesprochen gerne als Praktikant in Ihr Team einbringen. </w:t>
      </w:r>
    </w:p>
    <w:p w14:paraId="2C090CDF" w14:textId="723F9A8E" w:rsidR="00E65B09" w:rsidRPr="00E65B09" w:rsidRDefault="00E65B09" w:rsidP="00E65B09">
      <w:pPr>
        <w:spacing w:after="0"/>
        <w:jc w:val="both"/>
        <w:rPr>
          <w:rFonts w:ascii="Georgia" w:hAnsi="Georgia" w:cs="Times New Roman"/>
          <w:sz w:val="21"/>
          <w:szCs w:val="21"/>
        </w:rPr>
      </w:pPr>
    </w:p>
    <w:p w14:paraId="19160B60" w14:textId="6E3D1D05"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DBF1E90" w14:textId="602DAA8A"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4C4E718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865D3A7"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575B3C9"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F7F2B9E"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CB9212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5394CA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23D7B33"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BAC550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D1927BC" w14:textId="366D7854" w:rsidR="00E65B09" w:rsidRPr="00E65B09" w:rsidRDefault="00E65B09" w:rsidP="00E65B09">
      <w:pPr>
        <w:spacing w:after="0"/>
        <w:jc w:val="both"/>
        <w:rPr>
          <w:rFonts w:ascii="Georgia" w:hAnsi="Georgia" w:cs="Times New Roman"/>
          <w:sz w:val="21"/>
          <w:szCs w:val="21"/>
        </w:rPr>
      </w:pPr>
    </w:p>
    <w:p w14:paraId="57B38579" w14:textId="0824E661" w:rsidR="00E65B09" w:rsidDel="00A53E99" w:rsidRDefault="00A22883" w:rsidP="00A53E99">
      <w:pPr>
        <w:spacing w:after="0"/>
        <w:jc w:val="both"/>
        <w:rPr>
          <w:del w:id="25" w:author="David Döbele" w:date="2023-10-03T21:08:00Z"/>
          <w:rFonts w:ascii="Georgia" w:hAnsi="Georgia" w:cs="Times New Roman"/>
          <w:sz w:val="21"/>
          <w:szCs w:val="21"/>
        </w:rPr>
        <w:pPrChange w:id="26" w:author="David Döbele" w:date="2023-10-03T21:08:00Z">
          <w:pPr>
            <w:spacing w:after="0"/>
            <w:jc w:val="both"/>
          </w:pPr>
        </w:pPrChange>
      </w:pPr>
      <w:r>
        <w:rPr>
          <w:rFonts w:ascii="Georgia" w:hAnsi="Georgia" w:cs="Times New Roman"/>
          <w:sz w:val="21"/>
          <w:szCs w:val="21"/>
        </w:rPr>
        <w:t>Von einem Praktikum i</w:t>
      </w:r>
      <w:r w:rsidR="00EF03E2">
        <w:rPr>
          <w:rFonts w:ascii="Georgia" w:hAnsi="Georgia" w:cs="Times New Roman"/>
          <w:sz w:val="21"/>
          <w:szCs w:val="21"/>
        </w:rPr>
        <w:t xml:space="preserve">m </w:t>
      </w:r>
      <w:r>
        <w:rPr>
          <w:rFonts w:ascii="Georgia" w:hAnsi="Georgia" w:cs="Times New Roman"/>
          <w:sz w:val="21"/>
          <w:szCs w:val="21"/>
        </w:rPr>
        <w:t>Bereich … erhoffe ich</w:t>
      </w:r>
      <w:r w:rsidR="00EF03E2">
        <w:rPr>
          <w:rFonts w:ascii="Georgia" w:hAnsi="Georgia" w:cs="Times New Roman"/>
          <w:sz w:val="21"/>
          <w:szCs w:val="21"/>
        </w:rPr>
        <w:t xml:space="preserve"> mir</w:t>
      </w:r>
      <w:r>
        <w:rPr>
          <w:rFonts w:ascii="Georgia" w:hAnsi="Georgia" w:cs="Times New Roman"/>
          <w:sz w:val="21"/>
          <w:szCs w:val="21"/>
        </w:rPr>
        <w:t xml:space="preserve"> vor allem eine steile Lernkurve</w:t>
      </w:r>
      <w:r w:rsidR="00453EFF">
        <w:rPr>
          <w:rFonts w:ascii="Georgia" w:hAnsi="Georgia" w:cs="Times New Roman"/>
          <w:sz w:val="21"/>
          <w:szCs w:val="21"/>
        </w:rPr>
        <w:t xml:space="preserve">, um meine eigene Expertise zu erweitern </w:t>
      </w:r>
      <w:r>
        <w:rPr>
          <w:rFonts w:ascii="Georgia" w:hAnsi="Georgia" w:cs="Times New Roman"/>
          <w:sz w:val="21"/>
          <w:szCs w:val="21"/>
        </w:rPr>
        <w:t>sowie die Möglichkeit,</w:t>
      </w:r>
      <w:r w:rsidR="00453EFF">
        <w:rPr>
          <w:rFonts w:ascii="Georgia" w:hAnsi="Georgia" w:cs="Times New Roman"/>
          <w:sz w:val="21"/>
          <w:szCs w:val="21"/>
        </w:rPr>
        <w:t xml:space="preserve"> </w:t>
      </w:r>
      <w:r>
        <w:rPr>
          <w:rFonts w:ascii="Georgia" w:hAnsi="Georgia" w:cs="Times New Roman"/>
          <w:sz w:val="21"/>
          <w:szCs w:val="21"/>
        </w:rPr>
        <w:t>eigene Ideen</w:t>
      </w:r>
      <w:r w:rsidR="00EF03E2">
        <w:rPr>
          <w:rFonts w:ascii="Georgia" w:hAnsi="Georgia" w:cs="Times New Roman"/>
          <w:sz w:val="21"/>
          <w:szCs w:val="21"/>
        </w:rPr>
        <w:t>, Lösungsansätze und bisherige Erfahrungen mehr</w:t>
      </w:r>
      <w:r w:rsidR="00453EFF">
        <w:rPr>
          <w:rFonts w:ascii="Georgia" w:hAnsi="Georgia" w:cs="Times New Roman"/>
          <w:sz w:val="21"/>
          <w:szCs w:val="21"/>
        </w:rPr>
        <w:t>wert</w:t>
      </w:r>
      <w:r w:rsidR="00EF03E2">
        <w:rPr>
          <w:rFonts w:ascii="Georgia" w:hAnsi="Georgia" w:cs="Times New Roman"/>
          <w:sz w:val="21"/>
          <w:szCs w:val="21"/>
        </w:rPr>
        <w:t xml:space="preserve">schaffend </w:t>
      </w:r>
      <w:r>
        <w:rPr>
          <w:rFonts w:ascii="Georgia" w:hAnsi="Georgia" w:cs="Times New Roman"/>
          <w:sz w:val="21"/>
          <w:szCs w:val="21"/>
        </w:rPr>
        <w:t>einbringen zu können</w:t>
      </w:r>
      <w:r w:rsidR="00453EFF">
        <w:rPr>
          <w:rFonts w:ascii="Georgia" w:hAnsi="Georgia" w:cs="Times New Roman"/>
          <w:sz w:val="21"/>
          <w:szCs w:val="21"/>
        </w:rPr>
        <w:t xml:space="preserve">. Ich bin davon überzeugt, dass ich durch mein ausgeprägtes Interesse an der Unternehmensberatung, meinen außergewöhnlichen Arbeitswillen sowie meine bisherigen Praxiserfahrungen eine Bereicherung für … sein werde. </w:t>
      </w:r>
    </w:p>
    <w:p w14:paraId="20070645" w14:textId="0AA6D2F6" w:rsidR="00453EFF" w:rsidDel="00A53E99" w:rsidRDefault="00453EFF" w:rsidP="00A53E99">
      <w:pPr>
        <w:spacing w:after="0"/>
        <w:jc w:val="both"/>
        <w:rPr>
          <w:del w:id="27" w:author="David Döbele" w:date="2023-10-03T21:08:00Z"/>
          <w:rFonts w:ascii="Georgia" w:hAnsi="Georgia" w:cs="Times New Roman"/>
          <w:sz w:val="21"/>
          <w:szCs w:val="21"/>
        </w:rPr>
      </w:pPr>
      <w:del w:id="28" w:author="David Döbele" w:date="2023-10-03T21:08:00Z">
        <w:r w:rsidDel="00A53E99">
          <w:rPr>
            <w:rFonts w:ascii="Georgia" w:hAnsi="Georgia" w:cs="Times New Roman"/>
            <w:sz w:val="21"/>
            <w:szCs w:val="21"/>
          </w:rPr>
          <w:delText xml:space="preserve">Konnte ich Sie mit dieser Bewerbung überzeugen? </w:delText>
        </w:r>
      </w:del>
      <w:r>
        <w:rPr>
          <w:rFonts w:ascii="Georgia" w:hAnsi="Georgia" w:cs="Times New Roman"/>
          <w:sz w:val="21"/>
          <w:szCs w:val="21"/>
        </w:rPr>
        <w:t xml:space="preserve">Gerne stelle ich mich zum nächstmöglichen Zeitpunkt persönlich bei Ihnen vor. Ich freue mich über Ihre Einladung! </w:t>
      </w:r>
    </w:p>
    <w:p w14:paraId="11B49693" w14:textId="63C4B0FD" w:rsidR="00E65B09" w:rsidRDefault="00E65B09" w:rsidP="00E65B09">
      <w:pPr>
        <w:spacing w:after="0"/>
        <w:jc w:val="both"/>
        <w:rPr>
          <w:rFonts w:ascii="Georgia" w:hAnsi="Georgia" w:cs="Times New Roman"/>
          <w:sz w:val="21"/>
          <w:szCs w:val="21"/>
        </w:rPr>
      </w:pPr>
    </w:p>
    <w:p w14:paraId="749891A6" w14:textId="77777777" w:rsidR="00453EFF" w:rsidRPr="00E65B09" w:rsidRDefault="00453EFF"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Pr="00D30CEA" w:rsidRDefault="0099776A" w:rsidP="00E65B09">
      <w:pPr>
        <w:spacing w:after="0"/>
        <w:jc w:val="both"/>
        <w:rPr>
          <w:rFonts w:ascii="Georgia" w:hAnsi="Georgia" w:cs="Times New Roman"/>
          <w:sz w:val="21"/>
          <w:szCs w:val="21"/>
        </w:rPr>
      </w:pPr>
      <w:r w:rsidRPr="003958AB">
        <w:rPr>
          <w:rFonts w:ascii="Georgia" w:hAnsi="Georgia" w:cs="Times New Roman"/>
          <w:sz w:val="21"/>
          <w:szCs w:val="21"/>
        </w:rPr>
        <w:t>Unterschrift</w:t>
      </w: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0992"/>
    <w:rsid w:val="002D309E"/>
    <w:rsid w:val="002D594E"/>
    <w:rsid w:val="002E39B8"/>
    <w:rsid w:val="002F51FA"/>
    <w:rsid w:val="00311A15"/>
    <w:rsid w:val="003250EA"/>
    <w:rsid w:val="003421B1"/>
    <w:rsid w:val="0035531B"/>
    <w:rsid w:val="00375D2D"/>
    <w:rsid w:val="003811BC"/>
    <w:rsid w:val="0038671F"/>
    <w:rsid w:val="003947A8"/>
    <w:rsid w:val="003958AB"/>
    <w:rsid w:val="003D464F"/>
    <w:rsid w:val="003D5D1E"/>
    <w:rsid w:val="003E1A69"/>
    <w:rsid w:val="003F176A"/>
    <w:rsid w:val="003F3290"/>
    <w:rsid w:val="003F688C"/>
    <w:rsid w:val="00415608"/>
    <w:rsid w:val="00424CAF"/>
    <w:rsid w:val="00434D23"/>
    <w:rsid w:val="004403CB"/>
    <w:rsid w:val="00453C2F"/>
    <w:rsid w:val="00453EFF"/>
    <w:rsid w:val="00454C0B"/>
    <w:rsid w:val="0046226E"/>
    <w:rsid w:val="00474FC2"/>
    <w:rsid w:val="00492923"/>
    <w:rsid w:val="004A1501"/>
    <w:rsid w:val="004A615C"/>
    <w:rsid w:val="004B4510"/>
    <w:rsid w:val="004C156C"/>
    <w:rsid w:val="004C174A"/>
    <w:rsid w:val="004C1A5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11491"/>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34FC"/>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25AC4"/>
    <w:rsid w:val="00991E04"/>
    <w:rsid w:val="0099776A"/>
    <w:rsid w:val="009A256E"/>
    <w:rsid w:val="009D07DC"/>
    <w:rsid w:val="009D3BBF"/>
    <w:rsid w:val="009F46A7"/>
    <w:rsid w:val="00A1282E"/>
    <w:rsid w:val="00A14247"/>
    <w:rsid w:val="00A22883"/>
    <w:rsid w:val="00A40D57"/>
    <w:rsid w:val="00A44493"/>
    <w:rsid w:val="00A53760"/>
    <w:rsid w:val="00A53E99"/>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4790C"/>
    <w:rsid w:val="00C61118"/>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04EA5"/>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E2C4A"/>
    <w:rsid w:val="00EF03E2"/>
    <w:rsid w:val="00EF2FD5"/>
    <w:rsid w:val="00F11473"/>
    <w:rsid w:val="00F253C5"/>
    <w:rsid w:val="00F270C0"/>
    <w:rsid w:val="00F30624"/>
    <w:rsid w:val="00F4717F"/>
    <w:rsid w:val="00F5301B"/>
    <w:rsid w:val="00F55CE3"/>
    <w:rsid w:val="00F74175"/>
    <w:rsid w:val="00F86213"/>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A53E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461</Words>
  <Characters>2908</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2023-10-02T07:21:00Z</dcterms:created>
  <dcterms:modified xsi:type="dcterms:W3CDTF">2023-10-03T19:08:00Z</dcterms:modified>
</cp:coreProperties>
</file>