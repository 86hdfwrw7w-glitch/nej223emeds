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F90A9EC" w:rsidR="006D2592" w:rsidRPr="002B434E" w:rsidRDefault="009C77DC" w:rsidP="002B434E">
      <w:pPr>
        <w:spacing w:after="0" w:line="240" w:lineRule="auto"/>
        <w:jc w:val="right"/>
        <w:rPr>
          <w:rFonts w:ascii="Georgia" w:hAnsi="Georgia" w:cs="Times New Roman"/>
          <w:sz w:val="21"/>
          <w:szCs w:val="21"/>
        </w:rPr>
      </w:pPr>
      <w:r w:rsidRPr="002B434E">
        <w:rPr>
          <w:rFonts w:ascii="Georgia" w:hAnsi="Georgia" w:cs="Times New Roman"/>
          <w:sz w:val="21"/>
          <w:szCs w:val="21"/>
        </w:rPr>
        <w:t>Elias Spindler</w:t>
      </w:r>
    </w:p>
    <w:p w14:paraId="0691E201" w14:textId="17CEC336" w:rsidR="009C77DC" w:rsidRPr="002B434E" w:rsidRDefault="009C77DC" w:rsidP="002B434E">
      <w:pPr>
        <w:spacing w:after="0" w:line="240" w:lineRule="auto"/>
        <w:jc w:val="right"/>
        <w:rPr>
          <w:rFonts w:ascii="Georgia" w:hAnsi="Georgia" w:cs="Times New Roman"/>
          <w:sz w:val="21"/>
          <w:szCs w:val="21"/>
        </w:rPr>
      </w:pPr>
      <w:r w:rsidRPr="002B434E">
        <w:rPr>
          <w:rFonts w:ascii="Georgia" w:hAnsi="Georgia" w:cs="Times New Roman"/>
          <w:sz w:val="21"/>
          <w:szCs w:val="21"/>
        </w:rPr>
        <w:t>Friedrich-Wilhelm-von-Steuben-Straße 90, F112</w:t>
      </w:r>
    </w:p>
    <w:p w14:paraId="451AEE20" w14:textId="328B4A23" w:rsidR="00857C6F" w:rsidRPr="002B434E" w:rsidRDefault="003D5D1E" w:rsidP="002B434E">
      <w:pPr>
        <w:spacing w:after="0" w:line="240" w:lineRule="auto"/>
        <w:jc w:val="right"/>
        <w:rPr>
          <w:rFonts w:ascii="Georgia" w:hAnsi="Georgia" w:cs="Times New Roman"/>
          <w:sz w:val="21"/>
          <w:szCs w:val="21"/>
        </w:rPr>
      </w:pPr>
      <w:r w:rsidRPr="002B434E">
        <w:rPr>
          <w:rFonts w:ascii="Georgia" w:hAnsi="Georgia" w:cs="Times New Roman"/>
          <w:sz w:val="21"/>
          <w:szCs w:val="21"/>
        </w:rPr>
        <w:t>604</w:t>
      </w:r>
      <w:r w:rsidR="009C77DC" w:rsidRPr="002B434E">
        <w:rPr>
          <w:rFonts w:ascii="Georgia" w:hAnsi="Georgia" w:cs="Times New Roman"/>
          <w:sz w:val="21"/>
          <w:szCs w:val="21"/>
        </w:rPr>
        <w:t>88</w:t>
      </w:r>
      <w:r w:rsidR="00857C6F" w:rsidRPr="002B434E">
        <w:rPr>
          <w:rFonts w:ascii="Georgia" w:hAnsi="Georgia" w:cs="Times New Roman"/>
          <w:sz w:val="21"/>
          <w:szCs w:val="21"/>
        </w:rPr>
        <w:t xml:space="preserve"> </w:t>
      </w:r>
      <w:r w:rsidR="009C77DC" w:rsidRPr="002B434E">
        <w:rPr>
          <w:rFonts w:ascii="Georgia" w:hAnsi="Georgia" w:cs="Times New Roman"/>
          <w:sz w:val="21"/>
          <w:szCs w:val="21"/>
        </w:rPr>
        <w:t>Frankfurt am Main</w:t>
      </w:r>
    </w:p>
    <w:p w14:paraId="12BA391A" w14:textId="5EDD1B4D" w:rsidR="006A7895" w:rsidRPr="002B434E" w:rsidRDefault="009C77DC" w:rsidP="002B434E">
      <w:pPr>
        <w:spacing w:after="0" w:line="240" w:lineRule="auto"/>
        <w:jc w:val="right"/>
        <w:rPr>
          <w:rFonts w:ascii="Georgia" w:hAnsi="Georgia" w:cs="Times New Roman"/>
          <w:sz w:val="21"/>
          <w:szCs w:val="21"/>
        </w:rPr>
      </w:pPr>
      <w:r w:rsidRPr="002B434E">
        <w:rPr>
          <w:rFonts w:ascii="Georgia" w:hAnsi="Georgia" w:cs="Georgia"/>
          <w:color w:val="000000"/>
          <w:sz w:val="21"/>
          <w:szCs w:val="21"/>
        </w:rPr>
        <w:t>spindlerelias@gmail.com</w:t>
      </w:r>
    </w:p>
    <w:p w14:paraId="2E7278C7" w14:textId="7D9F745F" w:rsidR="00F74175" w:rsidRPr="002B434E" w:rsidRDefault="006D2592" w:rsidP="002B434E">
      <w:pPr>
        <w:spacing w:after="0"/>
        <w:jc w:val="right"/>
        <w:rPr>
          <w:rFonts w:ascii="Georgia" w:hAnsi="Georgia" w:cs="Georgia"/>
          <w:color w:val="000000"/>
          <w:sz w:val="21"/>
          <w:szCs w:val="21"/>
        </w:rPr>
      </w:pPr>
      <w:r w:rsidRPr="002B434E">
        <w:rPr>
          <w:rFonts w:ascii="Georgia" w:hAnsi="Georgia" w:cs="Georgia"/>
          <w:color w:val="000000"/>
          <w:sz w:val="21"/>
          <w:szCs w:val="21"/>
        </w:rPr>
        <w:t>+</w:t>
      </w:r>
      <w:r w:rsidR="00857C6F" w:rsidRPr="002B434E">
        <w:rPr>
          <w:rFonts w:ascii="Georgia" w:hAnsi="Georgia" w:cs="Georgia"/>
          <w:color w:val="000000"/>
          <w:sz w:val="21"/>
          <w:szCs w:val="21"/>
        </w:rPr>
        <w:t>49</w:t>
      </w:r>
      <w:r w:rsidR="009C77DC" w:rsidRPr="002B434E">
        <w:rPr>
          <w:rFonts w:ascii="Georgia" w:hAnsi="Georgia" w:cs="Georgia"/>
          <w:color w:val="000000"/>
          <w:sz w:val="21"/>
          <w:szCs w:val="21"/>
        </w:rPr>
        <w:t>15164463650</w:t>
      </w:r>
    </w:p>
    <w:p w14:paraId="170FE07D" w14:textId="77777777" w:rsidR="00F270C0" w:rsidRPr="002B434E" w:rsidDel="00C615F3" w:rsidRDefault="00F270C0" w:rsidP="002C7A02">
      <w:pPr>
        <w:spacing w:after="0"/>
        <w:jc w:val="right"/>
        <w:rPr>
          <w:del w:id="0" w:author="David Döbele" w:date="2022-09-06T20:08:00Z"/>
          <w:rFonts w:ascii="Georgia" w:hAnsi="Georgia" w:cs="Georgia"/>
          <w:color w:val="000000"/>
          <w:sz w:val="21"/>
          <w:szCs w:val="21"/>
        </w:rPr>
      </w:pPr>
    </w:p>
    <w:p w14:paraId="4FFA7063" w14:textId="67B49DA0" w:rsidR="00F74175" w:rsidRPr="002B434E" w:rsidRDefault="003D5D1E" w:rsidP="00F74175">
      <w:pPr>
        <w:spacing w:after="0"/>
        <w:rPr>
          <w:rFonts w:ascii="Georgia" w:hAnsi="Georgia" w:cs="Georgia"/>
          <w:color w:val="000000"/>
          <w:sz w:val="21"/>
          <w:szCs w:val="21"/>
        </w:rPr>
      </w:pPr>
      <w:r w:rsidRPr="002B434E">
        <w:rPr>
          <w:rFonts w:ascii="Georgia" w:hAnsi="Georgia" w:cs="Georgia"/>
          <w:color w:val="000000"/>
          <w:sz w:val="21"/>
          <w:szCs w:val="21"/>
        </w:rPr>
        <w:t>Corporate Finance Beratung</w:t>
      </w:r>
      <w:r w:rsidR="00F74175" w:rsidRPr="002B434E">
        <w:rPr>
          <w:rFonts w:ascii="Georgia" w:hAnsi="Georgia" w:cs="Georgia"/>
          <w:color w:val="000000"/>
          <w:sz w:val="21"/>
          <w:szCs w:val="21"/>
        </w:rPr>
        <w:t xml:space="preserve"> GmbH</w:t>
      </w:r>
    </w:p>
    <w:p w14:paraId="6A013FD1" w14:textId="1ED858FC" w:rsidR="00F74175" w:rsidRPr="002B434E" w:rsidDel="00C615F3" w:rsidRDefault="003D5D1E" w:rsidP="00F74175">
      <w:pPr>
        <w:spacing w:after="0"/>
        <w:rPr>
          <w:del w:id="1" w:author="David Döbele" w:date="2022-09-06T20:08:00Z"/>
          <w:rFonts w:ascii="Georgia" w:hAnsi="Georgia"/>
          <w:sz w:val="21"/>
          <w:szCs w:val="21"/>
        </w:rPr>
      </w:pPr>
      <w:r w:rsidRPr="002B434E">
        <w:rPr>
          <w:rFonts w:ascii="Georgia" w:hAnsi="Georgia"/>
          <w:sz w:val="21"/>
          <w:szCs w:val="21"/>
        </w:rPr>
        <w:t>Musterstraße 99</w:t>
      </w:r>
      <w:r w:rsidR="00F74175" w:rsidRPr="002B434E">
        <w:rPr>
          <w:rFonts w:ascii="Georgia" w:hAnsi="Georgia"/>
          <w:sz w:val="21"/>
          <w:szCs w:val="21"/>
        </w:rPr>
        <w:br/>
      </w:r>
      <w:r w:rsidRPr="002B434E">
        <w:rPr>
          <w:rFonts w:ascii="Georgia" w:hAnsi="Georgia"/>
          <w:sz w:val="21"/>
          <w:szCs w:val="21"/>
        </w:rPr>
        <w:t>55005</w:t>
      </w:r>
      <w:r w:rsidR="00F74175" w:rsidRPr="002B434E">
        <w:rPr>
          <w:rFonts w:ascii="Georgia" w:hAnsi="Georgia"/>
          <w:sz w:val="21"/>
          <w:szCs w:val="21"/>
        </w:rPr>
        <w:t xml:space="preserve"> </w:t>
      </w:r>
      <w:r w:rsidRPr="002B434E">
        <w:rPr>
          <w:rFonts w:ascii="Georgia" w:hAnsi="Georgia"/>
          <w:sz w:val="21"/>
          <w:szCs w:val="21"/>
        </w:rPr>
        <w:t>Frankfurt am Main</w:t>
      </w:r>
      <w:r w:rsidR="00F74175" w:rsidRPr="002B434E">
        <w:rPr>
          <w:rFonts w:ascii="Georgia" w:hAnsi="Georgia"/>
          <w:sz w:val="21"/>
          <w:szCs w:val="21"/>
        </w:rPr>
        <w:t xml:space="preserve"> </w:t>
      </w:r>
    </w:p>
    <w:p w14:paraId="096C8AF5" w14:textId="77777777" w:rsidR="00647413" w:rsidRPr="002B434E" w:rsidRDefault="00647413" w:rsidP="00F74175">
      <w:pPr>
        <w:spacing w:after="0"/>
        <w:rPr>
          <w:rFonts w:ascii="Georgia" w:hAnsi="Georgia" w:cs="Georgia"/>
          <w:color w:val="000000"/>
          <w:sz w:val="21"/>
          <w:szCs w:val="21"/>
        </w:rPr>
      </w:pPr>
    </w:p>
    <w:p w14:paraId="155B6E2E" w14:textId="187168D9" w:rsidR="006A7895" w:rsidRPr="002B434E" w:rsidRDefault="009C77DC" w:rsidP="0085213A">
      <w:pPr>
        <w:spacing w:after="0"/>
        <w:jc w:val="right"/>
        <w:rPr>
          <w:rFonts w:ascii="Georgia" w:hAnsi="Georgia" w:cs="Times New Roman"/>
          <w:sz w:val="21"/>
          <w:szCs w:val="21"/>
        </w:rPr>
      </w:pPr>
      <w:r w:rsidRPr="002B434E">
        <w:rPr>
          <w:rFonts w:ascii="Georgia" w:hAnsi="Georgia" w:cs="Times New Roman"/>
          <w:sz w:val="21"/>
          <w:szCs w:val="21"/>
        </w:rPr>
        <w:t>Frankfurt am Main</w:t>
      </w:r>
      <w:r w:rsidR="002D594E" w:rsidRPr="002B434E">
        <w:rPr>
          <w:rFonts w:ascii="Georgia" w:hAnsi="Georgia" w:cs="Times New Roman"/>
          <w:sz w:val="21"/>
          <w:szCs w:val="21"/>
        </w:rPr>
        <w:t xml:space="preserve">, </w:t>
      </w:r>
      <w:r w:rsidR="0085213A" w:rsidRPr="002B434E">
        <w:rPr>
          <w:rFonts w:ascii="Georgia" w:hAnsi="Georgia" w:cs="Times New Roman"/>
          <w:sz w:val="21"/>
          <w:szCs w:val="21"/>
        </w:rPr>
        <w:t>2</w:t>
      </w:r>
      <w:r w:rsidRPr="002B434E">
        <w:rPr>
          <w:rFonts w:ascii="Georgia" w:hAnsi="Georgia" w:cs="Times New Roman"/>
          <w:sz w:val="21"/>
          <w:szCs w:val="21"/>
        </w:rPr>
        <w:t>6</w:t>
      </w:r>
      <w:r w:rsidR="002D594E" w:rsidRPr="002B434E">
        <w:rPr>
          <w:rFonts w:ascii="Georgia" w:hAnsi="Georgia" w:cs="Times New Roman"/>
          <w:sz w:val="21"/>
          <w:szCs w:val="21"/>
        </w:rPr>
        <w:t>.</w:t>
      </w:r>
      <w:r w:rsidRPr="002B434E">
        <w:rPr>
          <w:rFonts w:ascii="Georgia" w:hAnsi="Georgia" w:cs="Times New Roman"/>
          <w:sz w:val="21"/>
          <w:szCs w:val="21"/>
        </w:rPr>
        <w:t>08</w:t>
      </w:r>
      <w:r w:rsidR="006A7895" w:rsidRPr="002B434E">
        <w:rPr>
          <w:rFonts w:ascii="Georgia" w:hAnsi="Georgia" w:cs="Times New Roman"/>
          <w:sz w:val="21"/>
          <w:szCs w:val="21"/>
        </w:rPr>
        <w:t>.</w:t>
      </w:r>
      <w:r w:rsidR="003D5D1E" w:rsidRPr="002B434E">
        <w:rPr>
          <w:rFonts w:ascii="Georgia" w:hAnsi="Georgia" w:cs="Times New Roman"/>
          <w:sz w:val="21"/>
          <w:szCs w:val="21"/>
        </w:rPr>
        <w:t>20</w:t>
      </w:r>
      <w:r w:rsidRPr="002B434E">
        <w:rPr>
          <w:rFonts w:ascii="Georgia" w:hAnsi="Georgia" w:cs="Times New Roman"/>
          <w:sz w:val="21"/>
          <w:szCs w:val="21"/>
        </w:rPr>
        <w:t>22</w:t>
      </w:r>
    </w:p>
    <w:p w14:paraId="0731715D" w14:textId="77777777" w:rsidR="001E0088" w:rsidRPr="002B434E" w:rsidRDefault="001E0088" w:rsidP="001E0088">
      <w:pPr>
        <w:spacing w:after="0"/>
        <w:jc w:val="right"/>
        <w:rPr>
          <w:rFonts w:ascii="Georgia" w:hAnsi="Georgia" w:cs="Times New Roman"/>
          <w:sz w:val="21"/>
          <w:szCs w:val="21"/>
        </w:rPr>
      </w:pPr>
    </w:p>
    <w:p w14:paraId="0098600D" w14:textId="102E411F" w:rsidR="000A5AB8" w:rsidRPr="002B434E" w:rsidRDefault="0099776A" w:rsidP="002C7A02">
      <w:pPr>
        <w:spacing w:after="0"/>
        <w:jc w:val="both"/>
        <w:rPr>
          <w:rFonts w:ascii="Georgia" w:hAnsi="Georgia" w:cs="Times New Roman"/>
          <w:b/>
          <w:sz w:val="21"/>
          <w:szCs w:val="21"/>
        </w:rPr>
      </w:pPr>
      <w:r w:rsidRPr="002B434E">
        <w:rPr>
          <w:rFonts w:ascii="Georgia" w:hAnsi="Georgia" w:cs="Times New Roman"/>
          <w:b/>
          <w:sz w:val="21"/>
          <w:szCs w:val="21"/>
        </w:rPr>
        <w:t>Bewerbung um ein Praktikum im</w:t>
      </w:r>
      <w:r w:rsidR="009C77DC" w:rsidRPr="002B434E">
        <w:rPr>
          <w:rFonts w:ascii="Georgia" w:hAnsi="Georgia" w:cs="Times New Roman"/>
          <w:b/>
          <w:sz w:val="21"/>
          <w:szCs w:val="21"/>
        </w:rPr>
        <w:t xml:space="preserve"> </w:t>
      </w:r>
      <w:r w:rsidR="00AC339F" w:rsidRPr="002B434E">
        <w:rPr>
          <w:rFonts w:ascii="Georgia" w:hAnsi="Georgia"/>
          <w:b/>
          <w:bCs/>
          <w:sz w:val="21"/>
          <w:szCs w:val="21"/>
        </w:rPr>
        <w:t>M&amp;A</w:t>
      </w:r>
    </w:p>
    <w:p w14:paraId="70A974D0" w14:textId="3277D60F" w:rsidR="000A5AB8" w:rsidRPr="002B434E" w:rsidRDefault="000A5AB8" w:rsidP="002C7A02">
      <w:pPr>
        <w:spacing w:after="0"/>
        <w:jc w:val="both"/>
        <w:rPr>
          <w:rFonts w:ascii="Georgia" w:hAnsi="Georgia" w:cs="Times New Roman"/>
          <w:b/>
          <w:sz w:val="21"/>
          <w:szCs w:val="21"/>
        </w:rPr>
      </w:pPr>
    </w:p>
    <w:p w14:paraId="3A5BDDA8" w14:textId="77777777" w:rsidR="004A615C" w:rsidRPr="002B434E" w:rsidRDefault="004A615C" w:rsidP="002C7A02">
      <w:pPr>
        <w:spacing w:after="0"/>
        <w:jc w:val="both"/>
        <w:rPr>
          <w:rFonts w:ascii="Georgia" w:hAnsi="Georgia" w:cs="Times New Roman"/>
          <w:b/>
          <w:sz w:val="21"/>
          <w:szCs w:val="21"/>
        </w:rPr>
      </w:pPr>
    </w:p>
    <w:p w14:paraId="61CDE0AD" w14:textId="5D9C3695" w:rsidR="00034B68" w:rsidRPr="002B434E" w:rsidRDefault="0099776A" w:rsidP="00E717F1">
      <w:pPr>
        <w:spacing w:after="0"/>
        <w:jc w:val="both"/>
        <w:rPr>
          <w:rFonts w:ascii="Georgia" w:hAnsi="Georgia" w:cs="Times New Roman"/>
          <w:sz w:val="21"/>
          <w:szCs w:val="21"/>
        </w:rPr>
      </w:pPr>
      <w:r w:rsidRPr="002B434E">
        <w:rPr>
          <w:rFonts w:ascii="Georgia" w:hAnsi="Georgia" w:cs="Times New Roman"/>
          <w:sz w:val="21"/>
          <w:szCs w:val="21"/>
        </w:rPr>
        <w:t>Sehr geehrte Damen und Herren</w:t>
      </w:r>
      <w:r w:rsidR="00E65B09" w:rsidRPr="002B434E">
        <w:rPr>
          <w:rFonts w:ascii="Georgia" w:hAnsi="Georgia" w:cs="Times New Roman"/>
          <w:sz w:val="21"/>
          <w:szCs w:val="21"/>
        </w:rPr>
        <w:t xml:space="preserve">, </w:t>
      </w:r>
    </w:p>
    <w:p w14:paraId="433CF1AE" w14:textId="14106765" w:rsidR="00E65B09" w:rsidRPr="002B434E" w:rsidRDefault="00E65B09" w:rsidP="00E717F1">
      <w:pPr>
        <w:spacing w:after="0"/>
        <w:jc w:val="both"/>
        <w:rPr>
          <w:rFonts w:ascii="Georgia" w:hAnsi="Georgia" w:cs="Times New Roman"/>
          <w:sz w:val="21"/>
          <w:szCs w:val="21"/>
        </w:rPr>
      </w:pPr>
    </w:p>
    <w:p w14:paraId="3C8C6A05" w14:textId="2EFAE154" w:rsidR="00FC558B" w:rsidRPr="002B434E" w:rsidRDefault="00246C53" w:rsidP="00E717F1">
      <w:pPr>
        <w:spacing w:line="256" w:lineRule="auto"/>
        <w:jc w:val="both"/>
        <w:rPr>
          <w:rFonts w:ascii="Georgia" w:hAnsi="Georgia" w:cs="Times New Roman"/>
          <w:sz w:val="21"/>
          <w:szCs w:val="21"/>
        </w:rPr>
      </w:pPr>
      <w:r w:rsidRPr="002B434E">
        <w:rPr>
          <w:rFonts w:ascii="Georgia" w:hAnsi="Georgia" w:cs="Times New Roman"/>
          <w:sz w:val="21"/>
          <w:szCs w:val="21"/>
        </w:rPr>
        <w:t>an einer Tätigkeit im Investment Banking fasziniert mich vor allem der Einfluss, den man durch die Mitarbeit an bedeutsamen Transaktionen auf die Unternehmen, die Mitarbeiter und die unterschiedlichen Branchen haben kann</w:t>
      </w:r>
      <w:r w:rsidR="00A147D0">
        <w:rPr>
          <w:rFonts w:ascii="Georgia" w:hAnsi="Georgia" w:cs="Times New Roman"/>
          <w:sz w:val="21"/>
          <w:szCs w:val="21"/>
        </w:rPr>
        <w:t>,</w:t>
      </w:r>
      <w:r w:rsidR="00B05E31" w:rsidRPr="002B434E">
        <w:rPr>
          <w:rFonts w:ascii="Georgia" w:hAnsi="Georgia" w:cs="Times New Roman"/>
          <w:sz w:val="21"/>
          <w:szCs w:val="21"/>
        </w:rPr>
        <w:t xml:space="preserve"> sowie</w:t>
      </w:r>
      <w:r w:rsidRPr="002B434E">
        <w:rPr>
          <w:rFonts w:ascii="Georgia" w:hAnsi="Georgia" w:cs="Times New Roman"/>
          <w:sz w:val="21"/>
          <w:szCs w:val="21"/>
        </w:rPr>
        <w:t xml:space="preserve"> die hohe Lernkurve, die durch diese spannende</w:t>
      </w:r>
      <w:r w:rsidR="00B05E31" w:rsidRPr="002B434E">
        <w:rPr>
          <w:rFonts w:ascii="Georgia" w:hAnsi="Georgia" w:cs="Times New Roman"/>
          <w:sz w:val="21"/>
          <w:szCs w:val="21"/>
        </w:rPr>
        <w:t xml:space="preserve"> </w:t>
      </w:r>
      <w:r w:rsidRPr="002B434E">
        <w:rPr>
          <w:rFonts w:ascii="Georgia" w:hAnsi="Georgia" w:cs="Times New Roman"/>
          <w:sz w:val="21"/>
          <w:szCs w:val="21"/>
        </w:rPr>
        <w:t xml:space="preserve">Arbeitsumgebung geschaffen wird. Durch verschiedene Gastvorträge und Workshops </w:t>
      </w:r>
      <w:r w:rsidRPr="002B434E">
        <w:rPr>
          <w:rFonts w:ascii="Georgia" w:hAnsi="Georgia" w:cs="Times New Roman"/>
          <w:color w:val="000000" w:themeColor="text1"/>
          <w:sz w:val="21"/>
          <w:szCs w:val="21"/>
        </w:rPr>
        <w:t>aus dem Corporate Finance und</w:t>
      </w:r>
      <w:r w:rsidR="00E717F1">
        <w:rPr>
          <w:rFonts w:ascii="Georgia" w:hAnsi="Georgia" w:cs="Times New Roman"/>
          <w:color w:val="000000" w:themeColor="text1"/>
          <w:sz w:val="21"/>
          <w:szCs w:val="21"/>
        </w:rPr>
        <w:t xml:space="preserve"> dem</w:t>
      </w:r>
      <w:r w:rsidRPr="002B434E">
        <w:rPr>
          <w:rFonts w:ascii="Georgia" w:hAnsi="Georgia" w:cs="Times New Roman"/>
          <w:color w:val="000000" w:themeColor="text1"/>
          <w:sz w:val="21"/>
          <w:szCs w:val="21"/>
        </w:rPr>
        <w:t xml:space="preserve"> M&amp;A</w:t>
      </w:r>
      <w:r w:rsidRPr="002B434E">
        <w:rPr>
          <w:rFonts w:ascii="Georgia" w:hAnsi="Georgia" w:cs="Times New Roman"/>
          <w:sz w:val="21"/>
          <w:szCs w:val="21"/>
        </w:rPr>
        <w:t xml:space="preserve"> an der </w:t>
      </w:r>
      <w:r w:rsidR="00B05E31" w:rsidRPr="002B434E">
        <w:rPr>
          <w:rFonts w:ascii="Georgia" w:hAnsi="Georgia" w:cs="Times New Roman"/>
          <w:sz w:val="21"/>
          <w:szCs w:val="21"/>
        </w:rPr>
        <w:t>Goethe</w:t>
      </w:r>
      <w:r w:rsidR="00A147D0">
        <w:rPr>
          <w:rFonts w:ascii="Georgia" w:hAnsi="Georgia" w:cs="Times New Roman"/>
          <w:sz w:val="21"/>
          <w:szCs w:val="21"/>
        </w:rPr>
        <w:t>-</w:t>
      </w:r>
      <w:r w:rsidRPr="002B434E">
        <w:rPr>
          <w:rFonts w:ascii="Georgia" w:hAnsi="Georgia" w:cs="Times New Roman"/>
          <w:sz w:val="21"/>
          <w:szCs w:val="21"/>
        </w:rPr>
        <w:t>Universität</w:t>
      </w:r>
      <w:r w:rsidR="00EA0089" w:rsidRPr="002B434E">
        <w:rPr>
          <w:rFonts w:ascii="Georgia" w:hAnsi="Georgia" w:cs="Times New Roman"/>
          <w:sz w:val="21"/>
          <w:szCs w:val="21"/>
        </w:rPr>
        <w:t xml:space="preserve"> in Frankfurt am Main</w:t>
      </w:r>
      <w:ins w:id="2" w:author="David Döbele" w:date="2022-09-06T20:04:00Z">
        <w:r w:rsidR="00C615F3">
          <w:rPr>
            <w:rFonts w:ascii="Georgia" w:hAnsi="Georgia" w:cs="Times New Roman"/>
            <w:sz w:val="21"/>
            <w:szCs w:val="21"/>
          </w:rPr>
          <w:t xml:space="preserve"> sowie meine bisherigen Praxiserfahrungen</w:t>
        </w:r>
      </w:ins>
      <w:r w:rsidRPr="002B434E">
        <w:rPr>
          <w:rFonts w:ascii="Georgia" w:hAnsi="Georgia" w:cs="Times New Roman"/>
          <w:sz w:val="21"/>
          <w:szCs w:val="21"/>
        </w:rPr>
        <w:t xml:space="preserve"> ist mir klar geworden, dass mich eine Karriere im Investment Banking enorm reizt. Um mein bisher angesammeltes Wissen im Corporate Finance und Banking weiter in der Praxis zu vertiefen, möchte ich Sie im Zeitraum vom </w:t>
      </w:r>
      <w:r w:rsidR="00A17A67" w:rsidRPr="002B434E">
        <w:rPr>
          <w:rFonts w:ascii="Georgia" w:hAnsi="Georgia" w:cs="Times New Roman"/>
          <w:sz w:val="21"/>
          <w:szCs w:val="21"/>
        </w:rPr>
        <w:t>01</w:t>
      </w:r>
      <w:r w:rsidRPr="002B434E">
        <w:rPr>
          <w:rFonts w:ascii="Georgia" w:hAnsi="Georgia" w:cs="Times New Roman"/>
          <w:sz w:val="21"/>
          <w:szCs w:val="21"/>
        </w:rPr>
        <w:t>.</w:t>
      </w:r>
      <w:r w:rsidR="00A17A67" w:rsidRPr="002B434E">
        <w:rPr>
          <w:rFonts w:ascii="Georgia" w:hAnsi="Georgia" w:cs="Times New Roman"/>
          <w:sz w:val="21"/>
          <w:szCs w:val="21"/>
        </w:rPr>
        <w:t>03</w:t>
      </w:r>
      <w:r w:rsidRPr="002B434E">
        <w:rPr>
          <w:rFonts w:ascii="Georgia" w:hAnsi="Georgia" w:cs="Times New Roman"/>
          <w:sz w:val="21"/>
          <w:szCs w:val="21"/>
        </w:rPr>
        <w:t>.20</w:t>
      </w:r>
      <w:r w:rsidR="000F3975">
        <w:rPr>
          <w:rFonts w:ascii="Georgia" w:hAnsi="Georgia" w:cs="Times New Roman"/>
          <w:sz w:val="21"/>
          <w:szCs w:val="21"/>
        </w:rPr>
        <w:t>23</w:t>
      </w:r>
      <w:r w:rsidRPr="002B434E">
        <w:rPr>
          <w:rFonts w:ascii="Georgia" w:hAnsi="Georgia" w:cs="Times New Roman"/>
          <w:sz w:val="21"/>
          <w:szCs w:val="21"/>
        </w:rPr>
        <w:t xml:space="preserve"> bis </w:t>
      </w:r>
      <w:r w:rsidR="00A17A67" w:rsidRPr="002B434E">
        <w:rPr>
          <w:rFonts w:ascii="Georgia" w:hAnsi="Georgia" w:cs="Times New Roman"/>
          <w:sz w:val="21"/>
          <w:szCs w:val="21"/>
        </w:rPr>
        <w:t>19</w:t>
      </w:r>
      <w:r w:rsidRPr="002B434E">
        <w:rPr>
          <w:rFonts w:ascii="Georgia" w:hAnsi="Georgia" w:cs="Times New Roman"/>
          <w:sz w:val="21"/>
          <w:szCs w:val="21"/>
        </w:rPr>
        <w:t>.0</w:t>
      </w:r>
      <w:r w:rsidR="00A17A67" w:rsidRPr="002B434E">
        <w:rPr>
          <w:rFonts w:ascii="Georgia" w:hAnsi="Georgia" w:cs="Times New Roman"/>
          <w:sz w:val="21"/>
          <w:szCs w:val="21"/>
        </w:rPr>
        <w:t>5</w:t>
      </w:r>
      <w:r w:rsidRPr="002B434E">
        <w:rPr>
          <w:rFonts w:ascii="Georgia" w:hAnsi="Georgia" w:cs="Times New Roman"/>
          <w:sz w:val="21"/>
          <w:szCs w:val="21"/>
        </w:rPr>
        <w:t>.2023 als Praktikant in Frankfurt</w:t>
      </w:r>
      <w:r w:rsidR="00EA0089" w:rsidRPr="002B434E">
        <w:rPr>
          <w:rFonts w:ascii="Georgia" w:hAnsi="Georgia" w:cs="Times New Roman"/>
          <w:sz w:val="21"/>
          <w:szCs w:val="21"/>
        </w:rPr>
        <w:t xml:space="preserve"> am Main</w:t>
      </w:r>
      <w:r w:rsidR="004A519B">
        <w:rPr>
          <w:rFonts w:ascii="Georgia" w:hAnsi="Georgia" w:cs="Times New Roman"/>
          <w:sz w:val="21"/>
          <w:szCs w:val="21"/>
        </w:rPr>
        <w:t xml:space="preserve"> </w:t>
      </w:r>
      <w:r w:rsidR="00034D3B" w:rsidRPr="002B434E">
        <w:rPr>
          <w:rFonts w:ascii="Georgia" w:hAnsi="Georgia" w:cs="Times New Roman"/>
          <w:sz w:val="21"/>
          <w:szCs w:val="21"/>
        </w:rPr>
        <w:t xml:space="preserve">– alternativ aber auch </w:t>
      </w:r>
      <w:r w:rsidR="00EA0089" w:rsidRPr="002B434E">
        <w:rPr>
          <w:rFonts w:ascii="Georgia" w:hAnsi="Georgia" w:cs="Times New Roman"/>
          <w:sz w:val="21"/>
          <w:szCs w:val="21"/>
        </w:rPr>
        <w:t>an</w:t>
      </w:r>
      <w:r w:rsidR="00034D3B" w:rsidRPr="002B434E">
        <w:rPr>
          <w:rFonts w:ascii="Georgia" w:hAnsi="Georgia" w:cs="Times New Roman"/>
          <w:sz w:val="21"/>
          <w:szCs w:val="21"/>
        </w:rPr>
        <w:t xml:space="preserve"> einem Ihrer anderen </w:t>
      </w:r>
      <w:r w:rsidR="00EA0089" w:rsidRPr="002B434E">
        <w:rPr>
          <w:rFonts w:ascii="Georgia" w:hAnsi="Georgia" w:cs="Times New Roman"/>
          <w:sz w:val="21"/>
          <w:szCs w:val="21"/>
        </w:rPr>
        <w:t>Standorte</w:t>
      </w:r>
      <w:r w:rsidR="00034D3B" w:rsidRPr="002B434E">
        <w:rPr>
          <w:rFonts w:ascii="Georgia" w:hAnsi="Georgia" w:cs="Times New Roman"/>
          <w:sz w:val="21"/>
          <w:szCs w:val="21"/>
        </w:rPr>
        <w:t xml:space="preserve"> – </w:t>
      </w:r>
      <w:r w:rsidRPr="002B434E">
        <w:rPr>
          <w:rFonts w:ascii="Georgia" w:hAnsi="Georgia" w:cs="Times New Roman"/>
          <w:sz w:val="21"/>
          <w:szCs w:val="21"/>
        </w:rPr>
        <w:t>unterstützen.</w:t>
      </w:r>
    </w:p>
    <w:p w14:paraId="2C090CDF" w14:textId="4963DECE" w:rsidR="00E65B09" w:rsidRPr="00C615F3" w:rsidRDefault="00221C54" w:rsidP="00C615F3">
      <w:pPr>
        <w:spacing w:line="256" w:lineRule="auto"/>
        <w:jc w:val="both"/>
        <w:rPr>
          <w:rFonts w:ascii="Georgia" w:eastAsia="Times New Roman" w:hAnsi="Georgia" w:cstheme="minorHAnsi"/>
          <w:color w:val="000000"/>
          <w:sz w:val="21"/>
          <w:szCs w:val="21"/>
          <w:shd w:val="clear" w:color="auto" w:fill="FFFFFF"/>
          <w:lang w:eastAsia="de-DE"/>
          <w:rPrChange w:id="3" w:author="David Döbele" w:date="2022-09-06T20:07:00Z">
            <w:rPr>
              <w:rFonts w:ascii="Georgia" w:hAnsi="Georgia" w:cs="Times New Roman"/>
              <w:sz w:val="21"/>
              <w:szCs w:val="21"/>
            </w:rPr>
          </w:rPrChange>
        </w:rPr>
      </w:pPr>
      <w:r w:rsidRPr="002B434E">
        <w:rPr>
          <w:rFonts w:ascii="Georgia" w:hAnsi="Georgia" w:cs="Times New Roman"/>
          <w:sz w:val="21"/>
          <w:szCs w:val="21"/>
        </w:rPr>
        <w:t>Mit</w:t>
      </w:r>
      <w:r w:rsidR="00CC3C1C" w:rsidRPr="002B434E">
        <w:rPr>
          <w:rFonts w:ascii="Georgia" w:hAnsi="Georgia" w:cs="Times New Roman"/>
          <w:sz w:val="21"/>
          <w:szCs w:val="21"/>
        </w:rPr>
        <w:t xml:space="preserve"> Beginn </w:t>
      </w:r>
      <w:r w:rsidRPr="002B434E">
        <w:rPr>
          <w:rFonts w:ascii="Georgia" w:hAnsi="Georgia" w:cs="Times New Roman"/>
          <w:sz w:val="21"/>
          <w:szCs w:val="21"/>
        </w:rPr>
        <w:t>d</w:t>
      </w:r>
      <w:r w:rsidR="00CC3C1C" w:rsidRPr="002B434E">
        <w:rPr>
          <w:rFonts w:ascii="Georgia" w:hAnsi="Georgia" w:cs="Times New Roman"/>
          <w:sz w:val="21"/>
          <w:szCs w:val="21"/>
        </w:rPr>
        <w:t>er Oberstufe durfte ich am Start-</w:t>
      </w:r>
      <w:r w:rsidR="00B114E6">
        <w:rPr>
          <w:rFonts w:ascii="Georgia" w:hAnsi="Georgia" w:cs="Times New Roman"/>
          <w:sz w:val="21"/>
          <w:szCs w:val="21"/>
        </w:rPr>
        <w:t>u</w:t>
      </w:r>
      <w:r w:rsidR="00CC3C1C" w:rsidRPr="002B434E">
        <w:rPr>
          <w:rFonts w:ascii="Georgia" w:hAnsi="Georgia" w:cs="Times New Roman"/>
          <w:sz w:val="21"/>
          <w:szCs w:val="21"/>
        </w:rPr>
        <w:t xml:space="preserve">p Programm der CIK GmbH teilnehmen, welches mir </w:t>
      </w:r>
      <w:r w:rsidR="004A519B" w:rsidRPr="002B434E">
        <w:rPr>
          <w:rFonts w:ascii="Georgia" w:hAnsi="Georgia" w:cs="Times New Roman"/>
          <w:sz w:val="21"/>
          <w:szCs w:val="21"/>
        </w:rPr>
        <w:t>erlaubte,</w:t>
      </w:r>
      <w:r w:rsidR="00CC3C1C" w:rsidRPr="002B434E">
        <w:rPr>
          <w:rFonts w:ascii="Georgia" w:hAnsi="Georgia" w:cs="Times New Roman"/>
          <w:sz w:val="21"/>
          <w:szCs w:val="21"/>
        </w:rPr>
        <w:t xml:space="preserve"> </w:t>
      </w:r>
      <w:r w:rsidR="003B17B2" w:rsidRPr="002B434E">
        <w:rPr>
          <w:rFonts w:ascii="Georgia" w:hAnsi="Georgia" w:cs="Times New Roman"/>
          <w:sz w:val="21"/>
          <w:szCs w:val="21"/>
        </w:rPr>
        <w:t xml:space="preserve">alle Aufgaben zu bewältigen, </w:t>
      </w:r>
      <w:r w:rsidR="000F3975">
        <w:rPr>
          <w:rFonts w:ascii="Georgia" w:hAnsi="Georgia" w:cs="Times New Roman"/>
          <w:sz w:val="21"/>
          <w:szCs w:val="21"/>
        </w:rPr>
        <w:t xml:space="preserve">die </w:t>
      </w:r>
      <w:r w:rsidR="003B17B2" w:rsidRPr="002B434E">
        <w:rPr>
          <w:rFonts w:ascii="Georgia" w:hAnsi="Georgia" w:cs="Times New Roman"/>
          <w:sz w:val="21"/>
          <w:szCs w:val="21"/>
        </w:rPr>
        <w:t>zum Gründen eines Start-</w:t>
      </w:r>
      <w:r w:rsidR="00B114E6">
        <w:rPr>
          <w:rFonts w:ascii="Georgia" w:hAnsi="Georgia" w:cs="Times New Roman"/>
          <w:sz w:val="21"/>
          <w:szCs w:val="21"/>
        </w:rPr>
        <w:t>u</w:t>
      </w:r>
      <w:r w:rsidR="003B17B2" w:rsidRPr="002B434E">
        <w:rPr>
          <w:rFonts w:ascii="Georgia" w:hAnsi="Georgia" w:cs="Times New Roman"/>
          <w:sz w:val="21"/>
          <w:szCs w:val="21"/>
        </w:rPr>
        <w:t xml:space="preserve">ps notwendig </w:t>
      </w:r>
      <w:r w:rsidRPr="002B434E">
        <w:rPr>
          <w:rFonts w:ascii="Georgia" w:hAnsi="Georgia" w:cs="Times New Roman"/>
          <w:sz w:val="21"/>
          <w:szCs w:val="21"/>
        </w:rPr>
        <w:t>waren.</w:t>
      </w:r>
      <w:r w:rsidR="003B17B2" w:rsidRPr="002B434E">
        <w:rPr>
          <w:rFonts w:ascii="Georgia" w:hAnsi="Georgia" w:cs="Times New Roman"/>
          <w:sz w:val="21"/>
          <w:szCs w:val="21"/>
        </w:rPr>
        <w:t xml:space="preserve"> Dadurch konnte ich bereits </w:t>
      </w:r>
      <w:r w:rsidR="00B23CCE" w:rsidRPr="002B434E">
        <w:rPr>
          <w:rFonts w:ascii="Georgia" w:hAnsi="Georgia" w:cs="Times New Roman"/>
          <w:sz w:val="21"/>
          <w:szCs w:val="21"/>
        </w:rPr>
        <w:t>während meine</w:t>
      </w:r>
      <w:r w:rsidR="00BD5C8C" w:rsidRPr="002B434E">
        <w:rPr>
          <w:rFonts w:ascii="Georgia" w:hAnsi="Georgia" w:cs="Times New Roman"/>
          <w:sz w:val="21"/>
          <w:szCs w:val="21"/>
        </w:rPr>
        <w:t>r</w:t>
      </w:r>
      <w:r w:rsidR="00B23CCE" w:rsidRPr="002B434E">
        <w:rPr>
          <w:rFonts w:ascii="Georgia" w:hAnsi="Georgia" w:cs="Times New Roman"/>
          <w:sz w:val="21"/>
          <w:szCs w:val="21"/>
        </w:rPr>
        <w:t xml:space="preserve"> Schulzei</w:t>
      </w:r>
      <w:r w:rsidR="00BD5C8C" w:rsidRPr="002B434E">
        <w:rPr>
          <w:rFonts w:ascii="Georgia" w:hAnsi="Georgia" w:cs="Times New Roman"/>
          <w:sz w:val="21"/>
          <w:szCs w:val="21"/>
        </w:rPr>
        <w:t xml:space="preserve">t </w:t>
      </w:r>
      <w:r w:rsidR="003B17B2" w:rsidRPr="002B434E">
        <w:rPr>
          <w:rFonts w:ascii="Georgia" w:hAnsi="Georgia" w:cs="Times New Roman"/>
          <w:sz w:val="21"/>
          <w:szCs w:val="21"/>
        </w:rPr>
        <w:t>wichtige Kompetenzen wie Zeitmanagement und Durchhaltevermögen lernen</w:t>
      </w:r>
      <w:r w:rsidR="00B23CCE" w:rsidRPr="002B434E">
        <w:rPr>
          <w:rFonts w:ascii="Georgia" w:hAnsi="Georgia" w:cs="Times New Roman"/>
          <w:sz w:val="21"/>
          <w:szCs w:val="21"/>
        </w:rPr>
        <w:t>.</w:t>
      </w:r>
      <w:r w:rsidR="001658B9" w:rsidRPr="002B434E">
        <w:rPr>
          <w:rFonts w:ascii="Georgia" w:hAnsi="Georgia" w:cs="Times New Roman"/>
          <w:sz w:val="21"/>
          <w:szCs w:val="21"/>
        </w:rPr>
        <w:t xml:space="preserve"> </w:t>
      </w:r>
      <w:ins w:id="4" w:author="David Döbele" w:date="2022-09-06T20:04:00Z">
        <w:r w:rsidR="00C615F3">
          <w:rPr>
            <w:rFonts w:ascii="Georgia" w:hAnsi="Georgia" w:cs="Times New Roman"/>
            <w:sz w:val="21"/>
            <w:szCs w:val="21"/>
          </w:rPr>
          <w:t xml:space="preserve">Diese </w:t>
        </w:r>
        <w:proofErr w:type="spellStart"/>
        <w:r w:rsidR="00C615F3">
          <w:rPr>
            <w:rFonts w:ascii="Georgia" w:hAnsi="Georgia" w:cs="Times New Roman"/>
            <w:sz w:val="21"/>
            <w:szCs w:val="21"/>
          </w:rPr>
          <w:t>Learnings</w:t>
        </w:r>
        <w:proofErr w:type="spellEnd"/>
        <w:r w:rsidR="00C615F3">
          <w:rPr>
            <w:rFonts w:ascii="Georgia" w:hAnsi="Georgia" w:cs="Times New Roman"/>
            <w:sz w:val="21"/>
            <w:szCs w:val="21"/>
          </w:rPr>
          <w:t xml:space="preserve"> setzte ich auch in der Praxis um und gründete ein eigenes E-Commerce</w:t>
        </w:r>
      </w:ins>
      <w:ins w:id="5" w:author="David Döbele" w:date="2022-09-06T20:05:00Z">
        <w:r w:rsidR="00C615F3">
          <w:rPr>
            <w:rFonts w:ascii="Georgia" w:hAnsi="Georgia" w:cs="Times New Roman"/>
            <w:sz w:val="21"/>
            <w:szCs w:val="21"/>
          </w:rPr>
          <w:t>-Unternehmen, mit welchen ich zwischen Abitur und Studium drei- bis vierstellige Monatsumsätze erwirtschaftete. Mein unternehmerisches Denken möchte ich nun in einer klassischen Finance-Karriere einbringen. Hierfür begann ich das Studium an der Goethe-Uni</w:t>
        </w:r>
      </w:ins>
      <w:ins w:id="6" w:author="David Döbele" w:date="2022-09-06T20:06:00Z">
        <w:r w:rsidR="00C615F3">
          <w:rPr>
            <w:rFonts w:ascii="Georgia" w:hAnsi="Georgia" w:cs="Times New Roman"/>
            <w:sz w:val="21"/>
            <w:szCs w:val="21"/>
          </w:rPr>
          <w:t xml:space="preserve"> in Frankfurt und absolvierte mein erstes Praktikum in der Wirtschaftsprüfung. </w:t>
        </w:r>
        <w:r w:rsidR="00C615F3">
          <w:rPr>
            <w:rFonts w:ascii="Georgia" w:eastAsia="Times New Roman" w:hAnsi="Georgia" w:cstheme="minorHAnsi"/>
            <w:color w:val="000000"/>
            <w:sz w:val="21"/>
            <w:szCs w:val="21"/>
            <w:shd w:val="clear" w:color="auto" w:fill="FFFFFF"/>
            <w:lang w:eastAsia="de-DE"/>
          </w:rPr>
          <w:t>Hier konnte ich</w:t>
        </w:r>
      </w:ins>
      <w:del w:id="7" w:author="David Döbele" w:date="2022-09-06T20:06:00Z">
        <w:r w:rsidR="001658B9" w:rsidRPr="002B434E" w:rsidDel="00C615F3">
          <w:rPr>
            <w:rFonts w:ascii="Georgia" w:eastAsia="Times New Roman" w:hAnsi="Georgia" w:cstheme="minorHAnsi"/>
            <w:color w:val="000000"/>
            <w:sz w:val="21"/>
            <w:szCs w:val="21"/>
            <w:shd w:val="clear" w:color="auto" w:fill="FFFFFF"/>
            <w:lang w:eastAsia="de-DE"/>
          </w:rPr>
          <w:delText>Darüber hinaus konnte</w:delText>
        </w:r>
        <w:r w:rsidR="00A81BA6" w:rsidDel="00C615F3">
          <w:rPr>
            <w:rFonts w:ascii="Georgia" w:eastAsia="Times New Roman" w:hAnsi="Georgia" w:cstheme="minorHAnsi"/>
            <w:color w:val="000000"/>
            <w:sz w:val="21"/>
            <w:szCs w:val="21"/>
            <w:shd w:val="clear" w:color="auto" w:fill="FFFFFF"/>
            <w:lang w:eastAsia="de-DE"/>
          </w:rPr>
          <w:delText xml:space="preserve"> ich</w:delText>
        </w:r>
        <w:r w:rsidR="001658B9" w:rsidRPr="002B434E" w:rsidDel="00C615F3">
          <w:rPr>
            <w:rFonts w:ascii="Georgia" w:eastAsia="Times New Roman" w:hAnsi="Georgia" w:cstheme="minorHAnsi"/>
            <w:color w:val="000000"/>
            <w:sz w:val="21"/>
            <w:szCs w:val="21"/>
            <w:shd w:val="clear" w:color="auto" w:fill="FFFFFF"/>
            <w:lang w:eastAsia="de-DE"/>
          </w:rPr>
          <w:delText xml:space="preserve"> i</w:delText>
        </w:r>
        <w:r w:rsidR="00C94870" w:rsidRPr="002B434E" w:rsidDel="00C615F3">
          <w:rPr>
            <w:rFonts w:ascii="Georgia" w:eastAsia="Times New Roman" w:hAnsi="Georgia" w:cstheme="minorHAnsi"/>
            <w:color w:val="000000"/>
            <w:sz w:val="21"/>
            <w:szCs w:val="21"/>
            <w:shd w:val="clear" w:color="auto" w:fill="FFFFFF"/>
            <w:lang w:eastAsia="de-DE"/>
          </w:rPr>
          <w:delText xml:space="preserve">n </w:delText>
        </w:r>
        <w:r w:rsidR="001658B9" w:rsidRPr="002B434E" w:rsidDel="00C615F3">
          <w:rPr>
            <w:rFonts w:ascii="Georgia" w:eastAsia="Times New Roman" w:hAnsi="Georgia" w:cstheme="minorHAnsi"/>
            <w:color w:val="000000"/>
            <w:sz w:val="21"/>
            <w:szCs w:val="21"/>
            <w:shd w:val="clear" w:color="auto" w:fill="FFFFFF"/>
            <w:lang w:eastAsia="de-DE"/>
          </w:rPr>
          <w:delText>meinem</w:delText>
        </w:r>
        <w:r w:rsidR="00C94870" w:rsidRPr="002B434E" w:rsidDel="00C615F3">
          <w:rPr>
            <w:rFonts w:ascii="Georgia" w:eastAsia="Times New Roman" w:hAnsi="Georgia" w:cstheme="minorHAnsi"/>
            <w:color w:val="000000"/>
            <w:sz w:val="21"/>
            <w:szCs w:val="21"/>
            <w:shd w:val="clear" w:color="auto" w:fill="FFFFFF"/>
            <w:lang w:eastAsia="de-DE"/>
          </w:rPr>
          <w:delText xml:space="preserve"> Wirtschaftsprüfung</w:delText>
        </w:r>
        <w:r w:rsidR="001658B9" w:rsidRPr="002B434E" w:rsidDel="00C615F3">
          <w:rPr>
            <w:rFonts w:ascii="Georgia" w:eastAsia="Times New Roman" w:hAnsi="Georgia" w:cstheme="minorHAnsi"/>
            <w:color w:val="000000"/>
            <w:sz w:val="21"/>
            <w:szCs w:val="21"/>
            <w:shd w:val="clear" w:color="auto" w:fill="FFFFFF"/>
            <w:lang w:eastAsia="de-DE"/>
          </w:rPr>
          <w:delText>spraktikum</w:delText>
        </w:r>
      </w:del>
      <w:r w:rsidR="001658B9" w:rsidRPr="002B434E">
        <w:rPr>
          <w:rFonts w:ascii="Georgia" w:eastAsia="Times New Roman" w:hAnsi="Georgia" w:cstheme="minorHAnsi"/>
          <w:color w:val="000000"/>
          <w:sz w:val="21"/>
          <w:szCs w:val="21"/>
          <w:shd w:val="clear" w:color="auto" w:fill="FFFFFF"/>
          <w:lang w:eastAsia="de-DE"/>
        </w:rPr>
        <w:t xml:space="preserve"> </w:t>
      </w:r>
      <w:r w:rsidR="00C94870" w:rsidRPr="002B434E">
        <w:rPr>
          <w:rFonts w:ascii="Georgia" w:eastAsia="Times New Roman" w:hAnsi="Georgia" w:cstheme="minorHAnsi"/>
          <w:color w:val="000000"/>
          <w:sz w:val="21"/>
          <w:szCs w:val="21"/>
          <w:shd w:val="clear" w:color="auto" w:fill="FFFFFF"/>
          <w:lang w:eastAsia="de-DE"/>
        </w:rPr>
        <w:t>mein gewissenhaftes Arbeiten unter Zeitdruck sowie</w:t>
      </w:r>
      <w:r w:rsidR="000F3975">
        <w:rPr>
          <w:rFonts w:ascii="Georgia" w:eastAsia="Times New Roman" w:hAnsi="Georgia" w:cstheme="minorHAnsi"/>
          <w:color w:val="000000"/>
          <w:sz w:val="21"/>
          <w:szCs w:val="21"/>
          <w:shd w:val="clear" w:color="auto" w:fill="FFFFFF"/>
          <w:lang w:eastAsia="de-DE"/>
        </w:rPr>
        <w:t xml:space="preserve"> mein</w:t>
      </w:r>
      <w:r w:rsidR="00C94870" w:rsidRPr="002B434E">
        <w:rPr>
          <w:rFonts w:ascii="Georgia" w:eastAsia="Times New Roman" w:hAnsi="Georgia" w:cstheme="minorHAnsi"/>
          <w:color w:val="000000"/>
          <w:sz w:val="21"/>
          <w:szCs w:val="21"/>
          <w:shd w:val="clear" w:color="auto" w:fill="FFFFFF"/>
          <w:lang w:eastAsia="de-DE"/>
        </w:rPr>
        <w:t xml:space="preserve"> rhetorisches Geschick und ein souveränes Auftreten gegenüber den Manda</w:t>
      </w:r>
      <w:r w:rsidR="000F3975">
        <w:rPr>
          <w:rFonts w:ascii="Georgia" w:eastAsia="Times New Roman" w:hAnsi="Georgia" w:cstheme="minorHAnsi"/>
          <w:color w:val="000000"/>
          <w:sz w:val="21"/>
          <w:szCs w:val="21"/>
          <w:shd w:val="clear" w:color="auto" w:fill="FFFFFF"/>
          <w:lang w:eastAsia="de-DE"/>
        </w:rPr>
        <w:t>n</w:t>
      </w:r>
      <w:r w:rsidR="00C94870" w:rsidRPr="002B434E">
        <w:rPr>
          <w:rFonts w:ascii="Georgia" w:eastAsia="Times New Roman" w:hAnsi="Georgia" w:cstheme="minorHAnsi"/>
          <w:color w:val="000000"/>
          <w:sz w:val="21"/>
          <w:szCs w:val="21"/>
          <w:shd w:val="clear" w:color="auto" w:fill="FFFFFF"/>
          <w:lang w:eastAsia="de-DE"/>
        </w:rPr>
        <w:t>ten unter Beweis stellen.</w:t>
      </w:r>
      <w:ins w:id="8" w:author="David Döbele" w:date="2022-09-06T20:06:00Z">
        <w:r w:rsidR="00C615F3">
          <w:rPr>
            <w:rFonts w:ascii="Georgia" w:eastAsia="Times New Roman" w:hAnsi="Georgia" w:cstheme="minorHAnsi"/>
            <w:color w:val="000000"/>
            <w:sz w:val="21"/>
            <w:szCs w:val="21"/>
            <w:shd w:val="clear" w:color="auto" w:fill="FFFFFF"/>
            <w:lang w:eastAsia="de-DE"/>
          </w:rPr>
          <w:t xml:space="preserve"> Parallel zu meinem Praktikum und dem bisherigen Studium bildete ich mich selbstständig im Bereich M&amp;A sowie Corporate Finance weiter und freue mich darau</w:t>
        </w:r>
      </w:ins>
      <w:ins w:id="9" w:author="David Döbele" w:date="2022-09-06T20:07:00Z">
        <w:r w:rsidR="00C615F3">
          <w:rPr>
            <w:rFonts w:ascii="Georgia" w:eastAsia="Times New Roman" w:hAnsi="Georgia" w:cstheme="minorHAnsi"/>
            <w:color w:val="000000"/>
            <w:sz w:val="21"/>
            <w:szCs w:val="21"/>
            <w:shd w:val="clear" w:color="auto" w:fill="FFFFFF"/>
            <w:lang w:eastAsia="de-DE"/>
          </w:rPr>
          <w:t xml:space="preserve">f, diese Kenntnisse nicht nur in der studentischen M&amp;A-Beratung Origin Corporate Finance, sondern bald auch in einem M&amp;A-Praktikum unter Beweis stellen zu können. </w:t>
        </w:r>
      </w:ins>
      <w:del w:id="10" w:author="David Döbele" w:date="2022-09-06T20:07:00Z">
        <w:r w:rsidR="001658B9" w:rsidRPr="002B434E" w:rsidDel="00C615F3">
          <w:rPr>
            <w:rFonts w:ascii="Georgia" w:eastAsia="Times New Roman" w:hAnsi="Georgia" w:cstheme="minorHAnsi"/>
            <w:color w:val="000000"/>
            <w:sz w:val="21"/>
            <w:szCs w:val="21"/>
            <w:shd w:val="clear" w:color="auto" w:fill="FFFFFF"/>
            <w:lang w:eastAsia="de-DE"/>
          </w:rPr>
          <w:delText xml:space="preserve"> Nicht nur die bereits genannten Eigenschaften,</w:delText>
        </w:r>
      </w:del>
      <w:ins w:id="11" w:author="David Döbele" w:date="2022-09-06T20:07:00Z">
        <w:r w:rsidR="00C615F3">
          <w:rPr>
            <w:rFonts w:ascii="Georgia" w:eastAsia="Times New Roman" w:hAnsi="Georgia" w:cstheme="minorHAnsi"/>
            <w:color w:val="000000"/>
            <w:sz w:val="21"/>
            <w:szCs w:val="21"/>
            <w:shd w:val="clear" w:color="auto" w:fill="FFFFFF"/>
            <w:lang w:eastAsia="de-DE"/>
          </w:rPr>
          <w:t xml:space="preserve">Neben diesen genannten Erfahrungen möchte ich </w:t>
        </w:r>
      </w:ins>
      <w:del w:id="12" w:author="David Döbele" w:date="2022-09-06T20:07:00Z">
        <w:r w:rsidR="001658B9" w:rsidRPr="002B434E" w:rsidDel="00C615F3">
          <w:rPr>
            <w:rFonts w:ascii="Georgia" w:eastAsia="Times New Roman" w:hAnsi="Georgia" w:cstheme="minorHAnsi"/>
            <w:color w:val="000000"/>
            <w:sz w:val="21"/>
            <w:szCs w:val="21"/>
            <w:shd w:val="clear" w:color="auto" w:fill="FFFFFF"/>
            <w:lang w:eastAsia="de-DE"/>
          </w:rPr>
          <w:delText xml:space="preserve"> sondern </w:delText>
        </w:r>
      </w:del>
      <w:r w:rsidR="001658B9" w:rsidRPr="002B434E">
        <w:rPr>
          <w:rFonts w:ascii="Georgia" w:eastAsia="Times New Roman" w:hAnsi="Georgia" w:cstheme="minorHAnsi"/>
          <w:color w:val="000000"/>
          <w:sz w:val="21"/>
          <w:szCs w:val="21"/>
          <w:shd w:val="clear" w:color="auto" w:fill="FFFFFF"/>
          <w:lang w:eastAsia="de-DE"/>
        </w:rPr>
        <w:t xml:space="preserve">auch meine Teamfähigkeit und Führungsqualitäten, welche ich durch meine langjährige </w:t>
      </w:r>
      <w:r w:rsidR="00C97328" w:rsidRPr="002B434E">
        <w:rPr>
          <w:rFonts w:ascii="Georgia" w:eastAsia="Times New Roman" w:hAnsi="Georgia" w:cstheme="minorHAnsi"/>
          <w:color w:val="000000"/>
          <w:sz w:val="21"/>
          <w:szCs w:val="21"/>
          <w:shd w:val="clear" w:color="auto" w:fill="FFFFFF"/>
          <w:lang w:eastAsia="de-DE"/>
        </w:rPr>
        <w:t>Leit</w:t>
      </w:r>
      <w:r w:rsidR="000F3975">
        <w:rPr>
          <w:rFonts w:ascii="Georgia" w:eastAsia="Times New Roman" w:hAnsi="Georgia" w:cstheme="minorHAnsi"/>
          <w:color w:val="000000"/>
          <w:sz w:val="21"/>
          <w:szCs w:val="21"/>
          <w:shd w:val="clear" w:color="auto" w:fill="FFFFFF"/>
          <w:lang w:eastAsia="de-DE"/>
        </w:rPr>
        <w:t>ung</w:t>
      </w:r>
      <w:r w:rsidR="001658B9" w:rsidRPr="002B434E">
        <w:rPr>
          <w:rFonts w:ascii="Georgia" w:eastAsia="Times New Roman" w:hAnsi="Georgia" w:cstheme="minorHAnsi"/>
          <w:color w:val="000000"/>
          <w:sz w:val="21"/>
          <w:szCs w:val="21"/>
          <w:shd w:val="clear" w:color="auto" w:fill="FFFFFF"/>
          <w:lang w:eastAsia="de-DE"/>
        </w:rPr>
        <w:t xml:space="preserve"> </w:t>
      </w:r>
      <w:r w:rsidR="000F3975">
        <w:rPr>
          <w:rFonts w:ascii="Georgia" w:eastAsia="Times New Roman" w:hAnsi="Georgia" w:cstheme="minorHAnsi"/>
          <w:color w:val="000000"/>
          <w:sz w:val="21"/>
          <w:szCs w:val="21"/>
          <w:shd w:val="clear" w:color="auto" w:fill="FFFFFF"/>
          <w:lang w:eastAsia="de-DE"/>
        </w:rPr>
        <w:t xml:space="preserve">der </w:t>
      </w:r>
      <w:r w:rsidR="001658B9" w:rsidRPr="002B434E">
        <w:rPr>
          <w:rFonts w:ascii="Georgia" w:eastAsia="Times New Roman" w:hAnsi="Georgia" w:cstheme="minorHAnsi"/>
          <w:color w:val="000000"/>
          <w:sz w:val="21"/>
          <w:szCs w:val="21"/>
          <w:shd w:val="clear" w:color="auto" w:fill="FFFFFF"/>
          <w:lang w:eastAsia="de-DE"/>
        </w:rPr>
        <w:t xml:space="preserve">Pfadfinder weiter ausbauen durfte, </w:t>
      </w:r>
      <w:del w:id="13" w:author="David Döbele" w:date="2022-09-06T20:08:00Z">
        <w:r w:rsidR="001658B9" w:rsidRPr="002B434E" w:rsidDel="00C615F3">
          <w:rPr>
            <w:rFonts w:ascii="Georgia" w:eastAsia="Times New Roman" w:hAnsi="Georgia" w:cstheme="minorHAnsi"/>
            <w:color w:val="000000"/>
            <w:sz w:val="21"/>
            <w:szCs w:val="21"/>
            <w:shd w:val="clear" w:color="auto" w:fill="FFFFFF"/>
            <w:lang w:eastAsia="de-DE"/>
          </w:rPr>
          <w:delText xml:space="preserve">möchte ich nun </w:delText>
        </w:r>
      </w:del>
      <w:r w:rsidR="001658B9" w:rsidRPr="002B434E">
        <w:rPr>
          <w:rFonts w:ascii="Georgia" w:eastAsia="Times New Roman" w:hAnsi="Georgia" w:cstheme="minorHAnsi"/>
          <w:color w:val="000000"/>
          <w:sz w:val="21"/>
          <w:szCs w:val="21"/>
          <w:shd w:val="clear" w:color="auto" w:fill="FFFFFF"/>
          <w:lang w:eastAsia="de-DE"/>
        </w:rPr>
        <w:t>in Form eines Praktikums bei Ihnen einbringen.</w:t>
      </w:r>
    </w:p>
    <w:p w14:paraId="19160B60" w14:textId="1FF8AFA6"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7DBF1E90" w14:textId="602DAA8A"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4C4E7185" w14:textId="77777777"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7865D3A7" w14:textId="77777777"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7575B3C9" w14:textId="77777777"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3F7F2B9E" w14:textId="77777777"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0CB92125" w14:textId="77777777"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35394CA1" w14:textId="77777777"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723D7B33" w14:textId="77777777"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3BAC5501" w14:textId="77777777" w:rsidR="00E65B09" w:rsidRPr="002B434E" w:rsidRDefault="00E65B09" w:rsidP="00E717F1">
      <w:pPr>
        <w:spacing w:after="0"/>
        <w:jc w:val="both"/>
        <w:rPr>
          <w:rFonts w:ascii="Georgia" w:hAnsi="Georgia" w:cs="Times New Roman"/>
          <w:sz w:val="21"/>
          <w:szCs w:val="21"/>
        </w:rPr>
      </w:pPr>
      <w:r w:rsidRPr="002B434E">
        <w:rPr>
          <w:rFonts w:ascii="Georgia" w:hAnsi="Georgia" w:cs="Times New Roman"/>
          <w:sz w:val="21"/>
          <w:szCs w:val="21"/>
        </w:rPr>
        <w:t>Dritter Absatz</w:t>
      </w:r>
    </w:p>
    <w:p w14:paraId="7A924B51" w14:textId="59605D62" w:rsidR="009345B9" w:rsidRPr="002B434E" w:rsidRDefault="009345B9" w:rsidP="00E717F1">
      <w:pPr>
        <w:spacing w:after="0"/>
        <w:jc w:val="both"/>
        <w:rPr>
          <w:rFonts w:ascii="Georgia" w:hAnsi="Georgia" w:cs="Times New Roman"/>
          <w:sz w:val="21"/>
          <w:szCs w:val="21"/>
        </w:rPr>
      </w:pPr>
    </w:p>
    <w:p w14:paraId="6158E2E0" w14:textId="61030390" w:rsidR="005C2457" w:rsidRPr="002B434E" w:rsidRDefault="005C2457" w:rsidP="00E717F1">
      <w:pPr>
        <w:spacing w:after="0"/>
        <w:jc w:val="both"/>
        <w:rPr>
          <w:rFonts w:ascii="Georgia" w:eastAsia="Georgia" w:hAnsi="Georgia" w:cs="Georgia"/>
          <w:sz w:val="21"/>
          <w:szCs w:val="21"/>
        </w:rPr>
      </w:pPr>
      <w:r w:rsidRPr="002B434E">
        <w:rPr>
          <w:rFonts w:ascii="Georgia" w:eastAsia="Georgia" w:hAnsi="Georgia" w:cs="Georgia"/>
          <w:sz w:val="21"/>
          <w:szCs w:val="21"/>
        </w:rPr>
        <w:t>Von dem Praktikum im M&amp;A erhoffe ich mir eine steile Lernkurve sowie die Möglichkeit</w:t>
      </w:r>
      <w:sdt>
        <w:sdtPr>
          <w:rPr>
            <w:sz w:val="21"/>
            <w:szCs w:val="21"/>
          </w:rPr>
          <w:tag w:val="goog_rdk_35"/>
          <w:id w:val="1352523086"/>
        </w:sdtPr>
        <w:sdtContent>
          <w:r w:rsidRPr="002C7A02">
            <w:rPr>
              <w:rFonts w:ascii="Georgia" w:eastAsia="Georgia" w:hAnsi="Georgia" w:cs="Georgia"/>
              <w:sz w:val="21"/>
              <w:szCs w:val="21"/>
            </w:rPr>
            <w:t xml:space="preserve">, </w:t>
          </w:r>
        </w:sdtContent>
      </w:sdt>
      <w:r w:rsidRPr="002B434E">
        <w:rPr>
          <w:rFonts w:ascii="Georgia" w:eastAsia="Georgia" w:hAnsi="Georgia" w:cs="Georgia"/>
          <w:sz w:val="21"/>
          <w:szCs w:val="21"/>
        </w:rPr>
        <w:t>meine analytischen Fähigkeiten und Erfahrungen</w:t>
      </w:r>
      <w:sdt>
        <w:sdtPr>
          <w:rPr>
            <w:sz w:val="21"/>
            <w:szCs w:val="21"/>
          </w:rPr>
          <w:tag w:val="goog_rdk_38"/>
          <w:id w:val="712929001"/>
        </w:sdtPr>
        <w:sdtContent>
          <w:r w:rsidRPr="002C7A02">
            <w:rPr>
              <w:rFonts w:ascii="Georgia" w:eastAsia="Georgia" w:hAnsi="Georgia" w:cs="Georgia"/>
              <w:sz w:val="21"/>
              <w:szCs w:val="21"/>
            </w:rPr>
            <w:t xml:space="preserve"> </w:t>
          </w:r>
        </w:sdtContent>
      </w:sdt>
      <w:r w:rsidRPr="002B434E">
        <w:rPr>
          <w:rFonts w:ascii="Georgia" w:eastAsia="Georgia" w:hAnsi="Georgia" w:cs="Georgia"/>
          <w:sz w:val="21"/>
          <w:szCs w:val="21"/>
        </w:rPr>
        <w:t xml:space="preserve">bei Ihnen mehrwertschaffend einbringen zu können. Ich bin mir sicher, dass ich sowohl durch mein starkes Interesse an verantwortungsvollen Aufgaben als auch </w:t>
      </w:r>
      <w:r w:rsidR="000F3975">
        <w:rPr>
          <w:rFonts w:ascii="Georgia" w:eastAsia="Georgia" w:hAnsi="Georgia" w:cs="Georgia"/>
          <w:sz w:val="21"/>
          <w:szCs w:val="21"/>
        </w:rPr>
        <w:t xml:space="preserve">durch </w:t>
      </w:r>
      <w:r w:rsidRPr="002B434E">
        <w:rPr>
          <w:rFonts w:ascii="Georgia" w:eastAsia="Georgia" w:hAnsi="Georgia" w:cs="Georgia"/>
          <w:sz w:val="21"/>
          <w:szCs w:val="21"/>
        </w:rPr>
        <w:t xml:space="preserve">meine </w:t>
      </w:r>
      <w:r w:rsidR="00E03CAA" w:rsidRPr="002B434E">
        <w:rPr>
          <w:rFonts w:ascii="Georgia" w:eastAsia="Georgia" w:hAnsi="Georgia" w:cs="Georgia"/>
          <w:sz w:val="21"/>
          <w:szCs w:val="21"/>
        </w:rPr>
        <w:t xml:space="preserve">hohe Leistungsbereitschaft </w:t>
      </w:r>
      <w:r w:rsidRPr="002B434E">
        <w:rPr>
          <w:rFonts w:ascii="Georgia" w:eastAsia="Georgia" w:hAnsi="Georgia" w:cs="Georgia"/>
          <w:sz w:val="21"/>
          <w:szCs w:val="21"/>
        </w:rPr>
        <w:t xml:space="preserve">eine Bereicherung für </w:t>
      </w:r>
      <w:r w:rsidR="00E03CAA" w:rsidRPr="002B434E">
        <w:rPr>
          <w:rFonts w:ascii="Georgia" w:eastAsia="Georgia" w:hAnsi="Georgia" w:cs="Georgia"/>
          <w:sz w:val="21"/>
          <w:szCs w:val="21"/>
        </w:rPr>
        <w:t xml:space="preserve">Sie </w:t>
      </w:r>
      <w:r w:rsidRPr="002B434E">
        <w:rPr>
          <w:rFonts w:ascii="Georgia" w:eastAsia="Georgia" w:hAnsi="Georgia" w:cs="Georgia"/>
          <w:sz w:val="21"/>
          <w:szCs w:val="21"/>
        </w:rPr>
        <w:t>sein werde. Ich würde mich sehr darüber freuen, Sie auch in einem persönlichen Gespräch von mir zu überzeugen.</w:t>
      </w:r>
    </w:p>
    <w:p w14:paraId="11B49693" w14:textId="63C4B0FD" w:rsidR="00E65B09" w:rsidRPr="002B434E" w:rsidRDefault="00E65B09" w:rsidP="00E717F1">
      <w:pPr>
        <w:spacing w:after="0"/>
        <w:jc w:val="both"/>
        <w:rPr>
          <w:rFonts w:ascii="Georgia" w:hAnsi="Georgia" w:cs="Times New Roman"/>
          <w:sz w:val="21"/>
          <w:szCs w:val="21"/>
        </w:rPr>
      </w:pPr>
    </w:p>
    <w:p w14:paraId="1873BF17" w14:textId="59BE7433" w:rsidR="00C97328" w:rsidRPr="002B434E" w:rsidRDefault="0099776A" w:rsidP="00E717F1">
      <w:pPr>
        <w:spacing w:after="0"/>
        <w:jc w:val="both"/>
        <w:rPr>
          <w:rFonts w:ascii="Georgia" w:hAnsi="Georgia" w:cs="Times New Roman"/>
          <w:sz w:val="21"/>
          <w:szCs w:val="21"/>
        </w:rPr>
      </w:pPr>
      <w:r w:rsidRPr="002B434E">
        <w:rPr>
          <w:rFonts w:ascii="Georgia" w:hAnsi="Georgia" w:cs="Times New Roman"/>
          <w:sz w:val="21"/>
          <w:szCs w:val="21"/>
        </w:rPr>
        <w:t>Mit freundlichen Grüße</w:t>
      </w:r>
      <w:r w:rsidR="00C97328" w:rsidRPr="002B434E">
        <w:rPr>
          <w:rFonts w:ascii="Georgia" w:hAnsi="Georgia" w:cs="Times New Roman"/>
          <w:sz w:val="21"/>
          <w:szCs w:val="21"/>
        </w:rPr>
        <w:t>n</w:t>
      </w:r>
    </w:p>
    <w:p w14:paraId="7A7CBBC4" w14:textId="1E3C35FB" w:rsidR="00C97328" w:rsidRPr="002B434E" w:rsidRDefault="00C97328" w:rsidP="00E717F1">
      <w:pPr>
        <w:spacing w:after="0"/>
        <w:jc w:val="both"/>
        <w:rPr>
          <w:rFonts w:ascii="Georgia" w:hAnsi="Georgia" w:cs="Times New Roman"/>
          <w:sz w:val="21"/>
          <w:szCs w:val="21"/>
        </w:rPr>
      </w:pPr>
    </w:p>
    <w:p w14:paraId="487BF737" w14:textId="00E3B560" w:rsidR="005C2037" w:rsidRPr="000E758A" w:rsidRDefault="00C97328" w:rsidP="000E758A">
      <w:pPr>
        <w:spacing w:after="0"/>
        <w:jc w:val="both"/>
        <w:rPr>
          <w:rFonts w:ascii="Georgia" w:hAnsi="Georgia"/>
          <w:i/>
          <w:iCs/>
          <w:sz w:val="18"/>
          <w:szCs w:val="18"/>
          <w:lang w:val="en-US"/>
        </w:rPr>
      </w:pPr>
      <w:r w:rsidRPr="002B434E">
        <w:rPr>
          <w:rFonts w:ascii="Georgia" w:hAnsi="Georgia" w:cs="Times New Roman"/>
          <w:sz w:val="21"/>
          <w:szCs w:val="21"/>
        </w:rPr>
        <w:lastRenderedPageBreak/>
        <w:t>Elias Spindler</w:t>
      </w:r>
    </w:p>
    <w:sectPr w:rsidR="005C2037" w:rsidRPr="000E758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5670E2"/>
    <w:multiLevelType w:val="hybridMultilevel"/>
    <w:tmpl w:val="B31E1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03108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F86"/>
    <w:rsid w:val="00034B68"/>
    <w:rsid w:val="00034D3B"/>
    <w:rsid w:val="0004591A"/>
    <w:rsid w:val="00046459"/>
    <w:rsid w:val="000555E4"/>
    <w:rsid w:val="0005670D"/>
    <w:rsid w:val="000710B0"/>
    <w:rsid w:val="00073C82"/>
    <w:rsid w:val="00081359"/>
    <w:rsid w:val="000A154E"/>
    <w:rsid w:val="000A5AB8"/>
    <w:rsid w:val="000A6678"/>
    <w:rsid w:val="000A7DEB"/>
    <w:rsid w:val="000C55DE"/>
    <w:rsid w:val="000E758A"/>
    <w:rsid w:val="000F371C"/>
    <w:rsid w:val="000F3975"/>
    <w:rsid w:val="00117F83"/>
    <w:rsid w:val="00146C8E"/>
    <w:rsid w:val="00152DF9"/>
    <w:rsid w:val="00156A98"/>
    <w:rsid w:val="001658B9"/>
    <w:rsid w:val="001669DB"/>
    <w:rsid w:val="00171D11"/>
    <w:rsid w:val="001819B1"/>
    <w:rsid w:val="001A4522"/>
    <w:rsid w:val="001C17FC"/>
    <w:rsid w:val="001D079A"/>
    <w:rsid w:val="001E0088"/>
    <w:rsid w:val="001E0903"/>
    <w:rsid w:val="001E1EE7"/>
    <w:rsid w:val="001E6C10"/>
    <w:rsid w:val="002042CB"/>
    <w:rsid w:val="002062F6"/>
    <w:rsid w:val="00212042"/>
    <w:rsid w:val="002205F4"/>
    <w:rsid w:val="002213EE"/>
    <w:rsid w:val="00221C54"/>
    <w:rsid w:val="0023683A"/>
    <w:rsid w:val="002467A0"/>
    <w:rsid w:val="00246C53"/>
    <w:rsid w:val="002536DC"/>
    <w:rsid w:val="00255EC1"/>
    <w:rsid w:val="00257D2A"/>
    <w:rsid w:val="002627D2"/>
    <w:rsid w:val="00264191"/>
    <w:rsid w:val="0027047C"/>
    <w:rsid w:val="002708C2"/>
    <w:rsid w:val="00274324"/>
    <w:rsid w:val="002A5B9F"/>
    <w:rsid w:val="002B434E"/>
    <w:rsid w:val="002C7A02"/>
    <w:rsid w:val="002D309E"/>
    <w:rsid w:val="002D594E"/>
    <w:rsid w:val="002E39B8"/>
    <w:rsid w:val="002F51FA"/>
    <w:rsid w:val="00310713"/>
    <w:rsid w:val="00311A15"/>
    <w:rsid w:val="003250EA"/>
    <w:rsid w:val="003421B1"/>
    <w:rsid w:val="00375D2D"/>
    <w:rsid w:val="003811BC"/>
    <w:rsid w:val="0038671F"/>
    <w:rsid w:val="003947A8"/>
    <w:rsid w:val="003B17B2"/>
    <w:rsid w:val="003D464F"/>
    <w:rsid w:val="003D5D1E"/>
    <w:rsid w:val="003F3290"/>
    <w:rsid w:val="003F688C"/>
    <w:rsid w:val="00415608"/>
    <w:rsid w:val="00424CAF"/>
    <w:rsid w:val="004250E9"/>
    <w:rsid w:val="00434D23"/>
    <w:rsid w:val="004403CB"/>
    <w:rsid w:val="004410EB"/>
    <w:rsid w:val="00453C2F"/>
    <w:rsid w:val="00454C0B"/>
    <w:rsid w:val="0046226E"/>
    <w:rsid w:val="00474FC2"/>
    <w:rsid w:val="00492923"/>
    <w:rsid w:val="004A1501"/>
    <w:rsid w:val="004A519B"/>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2037"/>
    <w:rsid w:val="005C2457"/>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094D"/>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345B9"/>
    <w:rsid w:val="00991E04"/>
    <w:rsid w:val="0099776A"/>
    <w:rsid w:val="009A256E"/>
    <w:rsid w:val="009C77DC"/>
    <w:rsid w:val="009D07DC"/>
    <w:rsid w:val="009D3BBF"/>
    <w:rsid w:val="009F46A7"/>
    <w:rsid w:val="00A1282E"/>
    <w:rsid w:val="00A14247"/>
    <w:rsid w:val="00A147D0"/>
    <w:rsid w:val="00A17A67"/>
    <w:rsid w:val="00A40D57"/>
    <w:rsid w:val="00A44493"/>
    <w:rsid w:val="00A53760"/>
    <w:rsid w:val="00A75AEA"/>
    <w:rsid w:val="00A81BA6"/>
    <w:rsid w:val="00AA2791"/>
    <w:rsid w:val="00AA4C7C"/>
    <w:rsid w:val="00AB4CD0"/>
    <w:rsid w:val="00AC339F"/>
    <w:rsid w:val="00AC61EE"/>
    <w:rsid w:val="00AC66C4"/>
    <w:rsid w:val="00AC7086"/>
    <w:rsid w:val="00AE26F5"/>
    <w:rsid w:val="00AE3A33"/>
    <w:rsid w:val="00B000D5"/>
    <w:rsid w:val="00B05E31"/>
    <w:rsid w:val="00B114E6"/>
    <w:rsid w:val="00B135CE"/>
    <w:rsid w:val="00B23CCE"/>
    <w:rsid w:val="00B339B8"/>
    <w:rsid w:val="00B346A7"/>
    <w:rsid w:val="00B43970"/>
    <w:rsid w:val="00B50A34"/>
    <w:rsid w:val="00B54C38"/>
    <w:rsid w:val="00B5613E"/>
    <w:rsid w:val="00B57CB1"/>
    <w:rsid w:val="00B77DCE"/>
    <w:rsid w:val="00B81B0E"/>
    <w:rsid w:val="00B87CA9"/>
    <w:rsid w:val="00B9666E"/>
    <w:rsid w:val="00BB3512"/>
    <w:rsid w:val="00BB3C75"/>
    <w:rsid w:val="00BD5C8C"/>
    <w:rsid w:val="00BF522D"/>
    <w:rsid w:val="00C0214A"/>
    <w:rsid w:val="00C030C1"/>
    <w:rsid w:val="00C1562F"/>
    <w:rsid w:val="00C615F3"/>
    <w:rsid w:val="00C6717B"/>
    <w:rsid w:val="00C71380"/>
    <w:rsid w:val="00C9003C"/>
    <w:rsid w:val="00C94870"/>
    <w:rsid w:val="00C97328"/>
    <w:rsid w:val="00C97ECA"/>
    <w:rsid w:val="00CA1160"/>
    <w:rsid w:val="00CA702E"/>
    <w:rsid w:val="00CA7350"/>
    <w:rsid w:val="00CB639D"/>
    <w:rsid w:val="00CC3C1C"/>
    <w:rsid w:val="00CD51E6"/>
    <w:rsid w:val="00CE433B"/>
    <w:rsid w:val="00D30CEA"/>
    <w:rsid w:val="00D71D8E"/>
    <w:rsid w:val="00D9281A"/>
    <w:rsid w:val="00DA3404"/>
    <w:rsid w:val="00DA524B"/>
    <w:rsid w:val="00DB471D"/>
    <w:rsid w:val="00DC6AC1"/>
    <w:rsid w:val="00DD1863"/>
    <w:rsid w:val="00DD3349"/>
    <w:rsid w:val="00DD54E1"/>
    <w:rsid w:val="00DD6747"/>
    <w:rsid w:val="00DE1FBC"/>
    <w:rsid w:val="00DE5C3D"/>
    <w:rsid w:val="00E02500"/>
    <w:rsid w:val="00E03CAA"/>
    <w:rsid w:val="00E12ED8"/>
    <w:rsid w:val="00E162C9"/>
    <w:rsid w:val="00E3005D"/>
    <w:rsid w:val="00E30491"/>
    <w:rsid w:val="00E473ED"/>
    <w:rsid w:val="00E47DAF"/>
    <w:rsid w:val="00E62550"/>
    <w:rsid w:val="00E65B09"/>
    <w:rsid w:val="00E717F1"/>
    <w:rsid w:val="00E758A0"/>
    <w:rsid w:val="00E83116"/>
    <w:rsid w:val="00E914E5"/>
    <w:rsid w:val="00E91B86"/>
    <w:rsid w:val="00EA0089"/>
    <w:rsid w:val="00EA6CEC"/>
    <w:rsid w:val="00EA7AC2"/>
    <w:rsid w:val="00EC000C"/>
    <w:rsid w:val="00ED5294"/>
    <w:rsid w:val="00EF2FD5"/>
    <w:rsid w:val="00F11473"/>
    <w:rsid w:val="00F253C5"/>
    <w:rsid w:val="00F270C0"/>
    <w:rsid w:val="00F30624"/>
    <w:rsid w:val="00F4717F"/>
    <w:rsid w:val="00F5301B"/>
    <w:rsid w:val="00F55CE3"/>
    <w:rsid w:val="00F74175"/>
    <w:rsid w:val="00F92A04"/>
    <w:rsid w:val="00FA4972"/>
    <w:rsid w:val="00FA5291"/>
    <w:rsid w:val="00FC558B"/>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5C2457"/>
    <w:rPr>
      <w:sz w:val="16"/>
      <w:szCs w:val="16"/>
    </w:rPr>
  </w:style>
  <w:style w:type="paragraph" w:styleId="Kommentartext">
    <w:name w:val="annotation text"/>
    <w:basedOn w:val="Standard"/>
    <w:link w:val="KommentartextZchn"/>
    <w:uiPriority w:val="99"/>
    <w:unhideWhenUsed/>
    <w:rsid w:val="005C2457"/>
    <w:pPr>
      <w:spacing w:line="240" w:lineRule="auto"/>
    </w:pPr>
    <w:rPr>
      <w:rFonts w:ascii="Calibri" w:eastAsia="Calibri" w:hAnsi="Calibri" w:cs="Calibri"/>
      <w:sz w:val="20"/>
      <w:szCs w:val="20"/>
      <w:lang w:eastAsia="de-DE"/>
    </w:rPr>
  </w:style>
  <w:style w:type="character" w:customStyle="1" w:styleId="KommentartextZchn">
    <w:name w:val="Kommentartext Zchn"/>
    <w:basedOn w:val="Absatz-Standardschriftart"/>
    <w:link w:val="Kommentartext"/>
    <w:uiPriority w:val="99"/>
    <w:rsid w:val="005C2457"/>
    <w:rPr>
      <w:rFonts w:ascii="Calibri" w:eastAsia="Calibri" w:hAnsi="Calibri" w:cs="Calibri"/>
      <w:sz w:val="20"/>
      <w:szCs w:val="20"/>
      <w:lang w:eastAsia="de-DE"/>
    </w:rPr>
  </w:style>
  <w:style w:type="paragraph" w:styleId="Textkrper-Zeileneinzug">
    <w:name w:val="Body Text Indent"/>
    <w:basedOn w:val="Standard"/>
    <w:link w:val="Textkrper-ZeileneinzugZchn"/>
    <w:semiHidden/>
    <w:rsid w:val="000E758A"/>
    <w:pPr>
      <w:tabs>
        <w:tab w:val="left" w:pos="1440"/>
      </w:tabs>
      <w:spacing w:after="0" w:line="240" w:lineRule="auto"/>
      <w:ind w:left="1440"/>
      <w:jc w:val="both"/>
    </w:pPr>
    <w:rPr>
      <w:rFonts w:ascii="Book Antiqua" w:eastAsia="Times New Roman" w:hAnsi="Book Antiqua" w:cs="Times New Roman"/>
      <w:sz w:val="20"/>
      <w:szCs w:val="20"/>
      <w:lang w:val="en-US"/>
    </w:rPr>
  </w:style>
  <w:style w:type="character" w:customStyle="1" w:styleId="Textkrper-ZeileneinzugZchn">
    <w:name w:val="Textkörper-Zeileneinzug Zchn"/>
    <w:basedOn w:val="Absatz-Standardschriftart"/>
    <w:link w:val="Textkrper-Zeileneinzug"/>
    <w:semiHidden/>
    <w:rsid w:val="000E758A"/>
    <w:rPr>
      <w:rFonts w:ascii="Book Antiqua" w:eastAsia="Times New Roman" w:hAnsi="Book Antiqua" w:cs="Times New Roman"/>
      <w:sz w:val="20"/>
      <w:szCs w:val="20"/>
      <w:lang w:val="en-US"/>
    </w:rPr>
  </w:style>
  <w:style w:type="paragraph" w:customStyle="1" w:styleId="Ort">
    <w:name w:val="Ort"/>
    <w:basedOn w:val="Standard"/>
    <w:qFormat/>
    <w:rsid w:val="000E758A"/>
    <w:pPr>
      <w:spacing w:after="0" w:line="240" w:lineRule="auto"/>
      <w:jc w:val="right"/>
    </w:pPr>
    <w:rPr>
      <w:rFonts w:ascii="Georgia" w:hAnsi="Georgia"/>
      <w:i/>
      <w:smallCaps/>
      <w:sz w:val="28"/>
    </w:rPr>
  </w:style>
  <w:style w:type="paragraph" w:styleId="berarbeitung">
    <w:name w:val="Revision"/>
    <w:hidden/>
    <w:uiPriority w:val="99"/>
    <w:semiHidden/>
    <w:rsid w:val="00EA00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1381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2898</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2022-09-04T09:19:00Z</dcterms:created>
  <dcterms:modified xsi:type="dcterms:W3CDTF">2022-09-06T18:08:00Z</dcterms:modified>
</cp:coreProperties>
</file>