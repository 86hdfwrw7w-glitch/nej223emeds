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pPr w:leftFromText="141" w:rightFromText="141" w:vertAnchor="page" w:horzAnchor="margin" w:tblpXSpec="center" w:tblpY="661"/>
        <w:tblW w:w="103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4-08-30T09:17:00Z" w16du:dateUtc="2024-08-30T07:17:00Z">
          <w:tblPr>
            <w:tblStyle w:val="Tabellenraster"/>
            <w:tblpPr w:leftFromText="141" w:rightFromText="141" w:vertAnchor="page" w:horzAnchor="margin" w:tblpXSpec="center" w:tblpY="661"/>
            <w:tblW w:w="10333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440"/>
        <w:gridCol w:w="4797"/>
        <w:gridCol w:w="1276"/>
        <w:gridCol w:w="142"/>
        <w:gridCol w:w="120"/>
        <w:gridCol w:w="22"/>
        <w:gridCol w:w="425"/>
        <w:gridCol w:w="283"/>
        <w:gridCol w:w="709"/>
        <w:gridCol w:w="284"/>
        <w:gridCol w:w="835"/>
        <w:tblGridChange w:id="1">
          <w:tblGrid>
            <w:gridCol w:w="1440"/>
            <w:gridCol w:w="4797"/>
            <w:gridCol w:w="1276"/>
            <w:gridCol w:w="142"/>
            <w:gridCol w:w="120"/>
            <w:gridCol w:w="22"/>
            <w:gridCol w:w="425"/>
            <w:gridCol w:w="283"/>
            <w:gridCol w:w="709"/>
            <w:gridCol w:w="1119"/>
          </w:tblGrid>
        </w:tblGridChange>
      </w:tblGrid>
      <w:tr w:rsidR="00236F20" w:rsidRPr="00F44F5F" w14:paraId="3FEBCFC2" w14:textId="77777777" w:rsidTr="007A743A">
        <w:trPr>
          <w:trHeight w:val="287"/>
          <w:trPrChange w:id="2" w:author="David Döbele" w:date="2024-08-30T09:17:00Z" w16du:dateUtc="2024-08-30T07:17:00Z">
            <w:trPr>
              <w:trHeight w:val="287"/>
            </w:trPr>
          </w:trPrChange>
        </w:trPr>
        <w:tc>
          <w:tcPr>
            <w:tcW w:w="10333" w:type="dxa"/>
            <w:gridSpan w:val="11"/>
            <w:vAlign w:val="bottom"/>
            <w:tcPrChange w:id="3" w:author="David Döbele" w:date="2024-08-30T09:17:00Z" w16du:dateUtc="2024-08-30T07:17:00Z">
              <w:tcPr>
                <w:tcW w:w="10333" w:type="dxa"/>
                <w:gridSpan w:val="10"/>
                <w:vAlign w:val="bottom"/>
              </w:tcPr>
            </w:tcPrChange>
          </w:tcPr>
          <w:p w14:paraId="3DF0A002" w14:textId="77777777" w:rsidR="00236F20" w:rsidRPr="00282E82" w:rsidRDefault="00236F20" w:rsidP="00236F20">
            <w:pPr>
              <w:spacing w:line="276" w:lineRule="auto"/>
              <w:ind w:right="-150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282E82">
              <w:rPr>
                <w:rFonts w:ascii="Times New Roman" w:hAnsi="Times New Roman" w:cs="Times New Roman"/>
                <w:b/>
                <w:sz w:val="48"/>
                <w:szCs w:val="44"/>
              </w:rPr>
              <w:t>Robert Weit</w:t>
            </w:r>
          </w:p>
          <w:p w14:paraId="5337309C" w14:textId="77777777" w:rsidR="00236F20" w:rsidRPr="00282E82" w:rsidRDefault="00236F20" w:rsidP="00236F2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Cs/>
                <w:sz w:val="20"/>
                <w:szCs w:val="20"/>
              </w:rPr>
              <w:t>Heinrich-Lanz-Straße 23-27, 68165 Mannheim, Germany</w:t>
            </w:r>
          </w:p>
          <w:p w14:paraId="0750C03E" w14:textId="77777777" w:rsidR="00236F20" w:rsidRPr="00282E82" w:rsidRDefault="00236F20" w:rsidP="00236F2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</w:t>
            </w:r>
            <w:r w:rsidRPr="00282E82">
              <w:rPr>
                <w:rFonts w:ascii="Times New Roman" w:hAnsi="Times New Roman" w:cs="Times New Roman"/>
                <w:bCs/>
                <w:sz w:val="20"/>
                <w:szCs w:val="20"/>
              </w:rPr>
              <w:t>obert.weit@students.uni-mannheim.de | +49(0)17641358727</w:t>
            </w:r>
          </w:p>
        </w:tc>
      </w:tr>
      <w:tr w:rsidR="00236F20" w:rsidRPr="00F44F5F" w14:paraId="6A62C2F5" w14:textId="77777777" w:rsidTr="007A743A">
        <w:trPr>
          <w:trHeight w:val="567"/>
          <w:trPrChange w:id="4" w:author="David Döbele" w:date="2024-08-30T09:17:00Z" w16du:dateUtc="2024-08-30T07:17:00Z">
            <w:trPr>
              <w:trHeight w:val="567"/>
            </w:trPr>
          </w:trPrChange>
        </w:trPr>
        <w:tc>
          <w:tcPr>
            <w:tcW w:w="10333" w:type="dxa"/>
            <w:gridSpan w:val="11"/>
            <w:tcBorders>
              <w:bottom w:val="single" w:sz="4" w:space="0" w:color="auto"/>
            </w:tcBorders>
            <w:vAlign w:val="bottom"/>
            <w:tcPrChange w:id="5" w:author="David Döbele" w:date="2024-08-30T09:17:00Z" w16du:dateUtc="2024-08-30T07:17:00Z">
              <w:tcPr>
                <w:tcW w:w="10333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548E1905" w14:textId="77777777" w:rsidR="00236F20" w:rsidRPr="00282E82" w:rsidRDefault="00236F20" w:rsidP="00236F2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82E82"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236F20" w:rsidRPr="00F44F5F" w14:paraId="54CECBD5" w14:textId="77777777" w:rsidTr="007A743A">
        <w:trPr>
          <w:trHeight w:val="283"/>
          <w:trPrChange w:id="6" w:author="David Döbele" w:date="2024-08-30T09:17:00Z" w16du:dateUtc="2024-08-30T07:17:00Z">
            <w:trPr>
              <w:trHeight w:val="283"/>
            </w:trPr>
          </w:trPrChange>
        </w:trPr>
        <w:tc>
          <w:tcPr>
            <w:tcW w:w="7775" w:type="dxa"/>
            <w:gridSpan w:val="5"/>
            <w:tcBorders>
              <w:top w:val="single" w:sz="4" w:space="0" w:color="auto"/>
            </w:tcBorders>
            <w:vAlign w:val="bottom"/>
            <w:tcPrChange w:id="7" w:author="David Döbele" w:date="2024-08-30T09:17:00Z" w16du:dateUtc="2024-08-30T07:17:00Z">
              <w:tcPr>
                <w:tcW w:w="7775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9DE31A7" w14:textId="77777777" w:rsidR="00236F20" w:rsidRPr="00282E82" w:rsidRDefault="00236F20" w:rsidP="00236F2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sz w:val="21"/>
                <w:szCs w:val="21"/>
              </w:rPr>
              <w:t>University of Mannheim</w:t>
            </w:r>
          </w:p>
        </w:tc>
        <w:tc>
          <w:tcPr>
            <w:tcW w:w="2558" w:type="dxa"/>
            <w:gridSpan w:val="6"/>
            <w:tcBorders>
              <w:top w:val="single" w:sz="4" w:space="0" w:color="auto"/>
            </w:tcBorders>
            <w:vAlign w:val="bottom"/>
            <w:tcPrChange w:id="8" w:author="David Döbele" w:date="2024-08-30T09:17:00Z" w16du:dateUtc="2024-08-30T07:17:00Z">
              <w:tcPr>
                <w:tcW w:w="2558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3CF27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Mannheim, DE</w:t>
            </w:r>
          </w:p>
        </w:tc>
      </w:tr>
      <w:tr w:rsidR="00236F20" w:rsidRPr="00F44F5F" w14:paraId="259E0083" w14:textId="77777777" w:rsidTr="007A743A">
        <w:trPr>
          <w:trHeight w:val="243"/>
          <w:trPrChange w:id="9" w:author="David Döbele" w:date="2024-08-30T09:17:00Z" w16du:dateUtc="2024-08-30T07:17:00Z">
            <w:trPr>
              <w:trHeight w:val="243"/>
            </w:trPr>
          </w:trPrChange>
        </w:trPr>
        <w:tc>
          <w:tcPr>
            <w:tcW w:w="7775" w:type="dxa"/>
            <w:gridSpan w:val="5"/>
            <w:tcPrChange w:id="10" w:author="David Döbele" w:date="2024-08-30T09:17:00Z" w16du:dateUtc="2024-08-30T07:17:00Z">
              <w:tcPr>
                <w:tcW w:w="7775" w:type="dxa"/>
                <w:gridSpan w:val="5"/>
              </w:tcPr>
            </w:tcPrChange>
          </w:tcPr>
          <w:p w14:paraId="1C6E7ADB" w14:textId="77777777" w:rsidR="00236F20" w:rsidRPr="00282E82" w:rsidRDefault="00236F20" w:rsidP="00236F20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B.Sc. in Business Administration</w:t>
            </w:r>
          </w:p>
        </w:tc>
        <w:tc>
          <w:tcPr>
            <w:tcW w:w="2558" w:type="dxa"/>
            <w:gridSpan w:val="6"/>
            <w:vAlign w:val="bottom"/>
            <w:tcPrChange w:id="11" w:author="David Döbele" w:date="2024-08-30T09:17:00Z" w16du:dateUtc="2024-08-30T07:17:00Z">
              <w:tcPr>
                <w:tcW w:w="2558" w:type="dxa"/>
                <w:gridSpan w:val="5"/>
                <w:vAlign w:val="bottom"/>
              </w:tcPr>
            </w:tcPrChange>
          </w:tcPr>
          <w:p w14:paraId="556BDA2E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</w:rPr>
              <w:t>08/2024 – present</w:t>
            </w:r>
          </w:p>
        </w:tc>
      </w:tr>
      <w:tr w:rsidR="00236F20" w:rsidRPr="00F44F5F" w14:paraId="14E6D18C" w14:textId="77777777" w:rsidTr="007A743A">
        <w:trPr>
          <w:trHeight w:val="340"/>
          <w:trPrChange w:id="12" w:author="David Döbele" w:date="2024-08-30T09:17:00Z" w16du:dateUtc="2024-08-30T07:17:00Z">
            <w:trPr>
              <w:trHeight w:val="340"/>
            </w:trPr>
          </w:trPrChange>
        </w:trPr>
        <w:tc>
          <w:tcPr>
            <w:tcW w:w="7775" w:type="dxa"/>
            <w:gridSpan w:val="5"/>
            <w:vAlign w:val="bottom"/>
            <w:tcPrChange w:id="13" w:author="David Döbele" w:date="2024-08-30T09:17:00Z" w16du:dateUtc="2024-08-30T07:17:00Z">
              <w:tcPr>
                <w:tcW w:w="7775" w:type="dxa"/>
                <w:gridSpan w:val="5"/>
                <w:vAlign w:val="bottom"/>
              </w:tcPr>
            </w:tcPrChange>
          </w:tcPr>
          <w:p w14:paraId="39866759" w14:textId="77777777" w:rsidR="00236F20" w:rsidRPr="00282E82" w:rsidRDefault="00236F20" w:rsidP="00236F2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282E82">
              <w:rPr>
                <w:rFonts w:ascii="Times New Roman" w:hAnsi="Times New Roman" w:cs="Times New Roman"/>
                <w:b/>
                <w:sz w:val="21"/>
                <w:szCs w:val="21"/>
              </w:rPr>
              <w:t>BBS Wirtschaft 2</w:t>
            </w:r>
          </w:p>
        </w:tc>
        <w:tc>
          <w:tcPr>
            <w:tcW w:w="2558" w:type="dxa"/>
            <w:gridSpan w:val="6"/>
            <w:vAlign w:val="bottom"/>
            <w:tcPrChange w:id="14" w:author="David Döbele" w:date="2024-08-30T09:17:00Z" w16du:dateUtc="2024-08-30T07:17:00Z">
              <w:tcPr>
                <w:tcW w:w="2558" w:type="dxa"/>
                <w:gridSpan w:val="5"/>
                <w:vAlign w:val="bottom"/>
              </w:tcPr>
            </w:tcPrChange>
          </w:tcPr>
          <w:p w14:paraId="74379F4A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Ludwigshafen, DE</w:t>
            </w:r>
          </w:p>
        </w:tc>
      </w:tr>
      <w:tr w:rsidR="00236F20" w:rsidRPr="00F44F5F" w14:paraId="577D60CE" w14:textId="77777777" w:rsidTr="007A743A">
        <w:trPr>
          <w:trHeight w:val="57"/>
          <w:trPrChange w:id="15" w:author="David Döbele" w:date="2024-08-30T09:17:00Z" w16du:dateUtc="2024-08-30T07:17:00Z">
            <w:trPr>
              <w:trHeight w:val="57"/>
            </w:trPr>
          </w:trPrChange>
        </w:trPr>
        <w:tc>
          <w:tcPr>
            <w:tcW w:w="7775" w:type="dxa"/>
            <w:gridSpan w:val="5"/>
            <w:vAlign w:val="bottom"/>
            <w:tcPrChange w:id="16" w:author="David Döbele" w:date="2024-08-30T09:17:00Z" w16du:dateUtc="2024-08-30T07:17:00Z">
              <w:tcPr>
                <w:tcW w:w="7775" w:type="dxa"/>
                <w:gridSpan w:val="5"/>
                <w:vAlign w:val="bottom"/>
              </w:tcPr>
            </w:tcPrChange>
          </w:tcPr>
          <w:p w14:paraId="76019E7B" w14:textId="77777777" w:rsidR="00236F20" w:rsidRPr="00282E82" w:rsidRDefault="00236F20" w:rsidP="00236F20">
            <w:pPr>
              <w:rPr>
                <w:rFonts w:ascii="Times New Roman" w:hAnsi="Times New Roman" w:cs="Times New Roman"/>
                <w:b/>
                <w:i/>
                <w:iCs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Fachhochschulreife (Entrance Qualification for University of Applied Sciences)</w:t>
            </w:r>
          </w:p>
        </w:tc>
        <w:tc>
          <w:tcPr>
            <w:tcW w:w="2558" w:type="dxa"/>
            <w:gridSpan w:val="6"/>
            <w:vAlign w:val="bottom"/>
            <w:tcPrChange w:id="17" w:author="David Döbele" w:date="2024-08-30T09:17:00Z" w16du:dateUtc="2024-08-30T07:17:00Z">
              <w:tcPr>
                <w:tcW w:w="2558" w:type="dxa"/>
                <w:gridSpan w:val="5"/>
                <w:vAlign w:val="bottom"/>
              </w:tcPr>
            </w:tcPrChange>
          </w:tcPr>
          <w:p w14:paraId="3729BE7C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4"/>
              </w:rPr>
            </w:pPr>
            <w:r w:rsidRPr="00282E82">
              <w:rPr>
                <w:rFonts w:ascii="Times New Roman" w:hAnsi="Times New Roman" w:cs="Times New Roman"/>
                <w:sz w:val="20"/>
                <w:szCs w:val="24"/>
              </w:rPr>
              <w:t>09/2023 – 07/2024</w:t>
            </w:r>
          </w:p>
        </w:tc>
      </w:tr>
      <w:tr w:rsidR="00236F20" w:rsidRPr="00B40CAE" w14:paraId="1626E5C5" w14:textId="77777777" w:rsidTr="007A743A">
        <w:trPr>
          <w:trHeight w:val="20"/>
          <w:trPrChange w:id="18" w:author="David Döbele" w:date="2024-08-30T09:17:00Z" w16du:dateUtc="2024-08-30T07:17:00Z">
            <w:trPr>
              <w:trHeight w:val="20"/>
            </w:trPr>
          </w:trPrChange>
        </w:trPr>
        <w:tc>
          <w:tcPr>
            <w:tcW w:w="10333" w:type="dxa"/>
            <w:gridSpan w:val="11"/>
            <w:tcPrChange w:id="19" w:author="David Döbele" w:date="2024-08-30T09:17:00Z" w16du:dateUtc="2024-08-30T07:17:00Z">
              <w:tcPr>
                <w:tcW w:w="10333" w:type="dxa"/>
                <w:gridSpan w:val="10"/>
              </w:tcPr>
            </w:tcPrChange>
          </w:tcPr>
          <w:p w14:paraId="7FF79CCB" w14:textId="77777777" w:rsidR="00236F20" w:rsidRPr="00282E82" w:rsidRDefault="00236F20" w:rsidP="00236F2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Final GPA: 1.0 (1.0 – 5.0, 1.0 being best)</w:t>
            </w:r>
          </w:p>
          <w:p w14:paraId="59470F68" w14:textId="77777777" w:rsidR="00236F20" w:rsidRPr="00282E82" w:rsidRDefault="00236F20" w:rsidP="00236F2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Core subjects: Business Administration (1.0), Accounting (1.0), Mathematics (1.0)</w:t>
            </w:r>
          </w:p>
        </w:tc>
      </w:tr>
      <w:tr w:rsidR="00236F20" w:rsidRPr="00F44F5F" w14:paraId="36DA3E1F" w14:textId="77777777" w:rsidTr="007A743A">
        <w:trPr>
          <w:trHeight w:val="510"/>
          <w:trPrChange w:id="20" w:author="David Döbele" w:date="2024-08-30T09:17:00Z" w16du:dateUtc="2024-08-30T07:17:00Z">
            <w:trPr>
              <w:trHeight w:val="510"/>
            </w:trPr>
          </w:trPrChange>
        </w:trPr>
        <w:tc>
          <w:tcPr>
            <w:tcW w:w="10333" w:type="dxa"/>
            <w:gridSpan w:val="11"/>
            <w:tcBorders>
              <w:bottom w:val="single" w:sz="4" w:space="0" w:color="auto"/>
            </w:tcBorders>
            <w:vAlign w:val="bottom"/>
            <w:tcPrChange w:id="21" w:author="David Döbele" w:date="2024-08-30T09:17:00Z" w16du:dateUtc="2024-08-30T07:17:00Z">
              <w:tcPr>
                <w:tcW w:w="10333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D497A00" w14:textId="77777777" w:rsidR="00236F20" w:rsidRPr="00282E82" w:rsidRDefault="00236F20" w:rsidP="00236F20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282E82">
              <w:rPr>
                <w:rFonts w:ascii="Times New Roman" w:hAnsi="Times New Roman" w:cs="Times New Roman"/>
                <w:smallCaps w:val="0"/>
                <w:sz w:val="28"/>
              </w:rPr>
              <w:t>WORK EXPERIENCE</w:t>
            </w:r>
          </w:p>
        </w:tc>
      </w:tr>
      <w:tr w:rsidR="00236F20" w:rsidRPr="00F44F5F" w14:paraId="23E7EA2B" w14:textId="77777777" w:rsidTr="007A743A">
        <w:trPr>
          <w:trHeight w:val="283"/>
          <w:trPrChange w:id="22" w:author="David Döbele" w:date="2024-08-30T09:17:00Z" w16du:dateUtc="2024-08-30T07:17:00Z">
            <w:trPr>
              <w:trHeight w:val="283"/>
            </w:trPr>
          </w:trPrChange>
        </w:trPr>
        <w:tc>
          <w:tcPr>
            <w:tcW w:w="8505" w:type="dxa"/>
            <w:gridSpan w:val="8"/>
            <w:tcBorders>
              <w:top w:val="single" w:sz="4" w:space="0" w:color="auto"/>
            </w:tcBorders>
            <w:vAlign w:val="bottom"/>
            <w:tcPrChange w:id="23" w:author="David Döbele" w:date="2024-08-30T09:17:00Z" w16du:dateUtc="2024-08-30T07:17:00Z">
              <w:tcPr>
                <w:tcW w:w="7775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D8E094B" w14:textId="77777777" w:rsidR="00236F20" w:rsidRPr="00282E82" w:rsidRDefault="00236F20" w:rsidP="00236F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sz w:val="21"/>
                <w:szCs w:val="21"/>
              </w:rPr>
              <w:t>German Armed Forces (Bundeswehr)</w:t>
            </w:r>
          </w:p>
        </w:tc>
        <w:tc>
          <w:tcPr>
            <w:tcW w:w="1828" w:type="dxa"/>
            <w:gridSpan w:val="3"/>
            <w:tcBorders>
              <w:top w:val="single" w:sz="4" w:space="0" w:color="auto"/>
            </w:tcBorders>
            <w:vAlign w:val="bottom"/>
            <w:tcPrChange w:id="24" w:author="David Döbele" w:date="2024-08-30T09:17:00Z" w16du:dateUtc="2024-08-30T07:17:00Z">
              <w:tcPr>
                <w:tcW w:w="2558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D0780DF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7A743A" w:rsidRPr="00F44F5F" w14:paraId="6BE6D2B9" w14:textId="77777777" w:rsidTr="007A743A">
        <w:trPr>
          <w:trHeight w:val="283"/>
        </w:trPr>
        <w:tc>
          <w:tcPr>
            <w:tcW w:w="8222" w:type="dxa"/>
            <w:gridSpan w:val="7"/>
            <w:vAlign w:val="bottom"/>
          </w:tcPr>
          <w:p w14:paraId="130F308A" w14:textId="77777777" w:rsidR="00236F20" w:rsidRPr="00B40CAE" w:rsidRDefault="00236F20" w:rsidP="00B40CA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  <w:rPrChange w:id="25" w:author="David Döbele" w:date="2024-08-30T09:12:00Z" w16du:dateUtc="2024-08-30T07:12:00Z">
                  <w:rPr>
                    <w:i/>
                    <w:iCs/>
                    <w:lang w:val="en-US"/>
                  </w:rPr>
                </w:rPrChange>
              </w:rPr>
              <w:pPrChange w:id="26" w:author="David Döbele" w:date="2024-08-30T09:11:00Z" w16du:dateUtc="2024-08-30T07:11:00Z">
                <w:pPr>
                  <w:pStyle w:val="Listenabsatz"/>
                  <w:framePr w:hSpace="141" w:wrap="around" w:vAnchor="page" w:hAnchor="margin" w:xAlign="center" w:y="661"/>
                  <w:numPr>
                    <w:numId w:val="27"/>
                  </w:numPr>
                  <w:ind w:hanging="360"/>
                </w:pPr>
              </w:pPrChange>
            </w:pPr>
            <w:r w:rsidRPr="00B40CA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  <w:rPrChange w:id="27" w:author="David Döbele" w:date="2024-08-30T09:12:00Z" w16du:dateUtc="2024-08-30T07:12:00Z">
                  <w:rPr>
                    <w:lang w:val="en-US"/>
                  </w:rPr>
                </w:rPrChange>
              </w:rPr>
              <w:t>Federal Office for Personnel Management of the Bundeswehr</w:t>
            </w:r>
          </w:p>
        </w:tc>
        <w:tc>
          <w:tcPr>
            <w:tcW w:w="2111" w:type="dxa"/>
            <w:gridSpan w:val="4"/>
            <w:vAlign w:val="bottom"/>
          </w:tcPr>
          <w:p w14:paraId="48C5EB75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b/>
                <w:bCs/>
                <w:sz w:val="20"/>
                <w:szCs w:val="24"/>
                <w:lang w:val="en-US"/>
              </w:rPr>
              <w:t>Siegburg/Cologne, DE</w:t>
            </w:r>
          </w:p>
        </w:tc>
      </w:tr>
      <w:tr w:rsidR="00236F20" w:rsidRPr="00F44F5F" w14:paraId="316C715D" w14:textId="77777777" w:rsidTr="007A743A">
        <w:trPr>
          <w:trHeight w:val="170"/>
          <w:trPrChange w:id="28" w:author="David Döbele" w:date="2024-08-30T09:17:00Z" w16du:dateUtc="2024-08-30T07:17:00Z">
            <w:trPr>
              <w:trHeight w:val="170"/>
            </w:trPr>
          </w:trPrChange>
        </w:trPr>
        <w:tc>
          <w:tcPr>
            <w:tcW w:w="8505" w:type="dxa"/>
            <w:gridSpan w:val="8"/>
            <w:vMerge w:val="restart"/>
            <w:tcPrChange w:id="29" w:author="David Döbele" w:date="2024-08-30T09:17:00Z" w16du:dateUtc="2024-08-30T07:17:00Z">
              <w:tcPr>
                <w:tcW w:w="7775" w:type="dxa"/>
                <w:gridSpan w:val="5"/>
                <w:vMerge w:val="restart"/>
              </w:tcPr>
            </w:tcPrChange>
          </w:tcPr>
          <w:p w14:paraId="112F00A4" w14:textId="77777777" w:rsidR="00236F20" w:rsidRPr="00B40CAE" w:rsidRDefault="00236F20" w:rsidP="00B40CAE">
            <w:pPr>
              <w:pStyle w:val="Listenabsatz"/>
              <w:numPr>
                <w:ilvl w:val="0"/>
                <w:numId w:val="33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sz w:val="20"/>
                <w:szCs w:val="20"/>
                <w:lang w:val="en-US"/>
                <w:rPrChange w:id="30" w:author="David Döbele" w:date="2024-08-30T09:12:00Z" w16du:dateUtc="2024-08-30T07:12:00Z">
                  <w:rPr>
                    <w:lang w:val="en-US"/>
                  </w:rPr>
                </w:rPrChange>
              </w:rPr>
              <w:pPrChange w:id="31" w:author="David Döbele" w:date="2024-08-30T09:11:00Z" w16du:dateUtc="2024-08-30T07:11:00Z">
                <w:pPr>
                  <w:framePr w:hSpace="141" w:wrap="around" w:vAnchor="page" w:hAnchor="margin" w:xAlign="center" w:y="661"/>
                  <w:tabs>
                    <w:tab w:val="right" w:pos="10466"/>
                  </w:tabs>
                  <w:ind w:left="709" w:right="-24"/>
                </w:pPr>
              </w:pPrChange>
            </w:pPr>
            <w:r w:rsidRPr="00B40CAE">
              <w:rPr>
                <w:rFonts w:ascii="Times New Roman" w:hAnsi="Times New Roman" w:cs="Times New Roman"/>
                <w:sz w:val="20"/>
                <w:szCs w:val="20"/>
                <w:lang w:val="en-US"/>
                <w:rPrChange w:id="32" w:author="David Döbele" w:date="2024-08-30T09:12:00Z" w16du:dateUtc="2024-08-30T07:12:00Z">
                  <w:rPr>
                    <w:lang w:val="en-US"/>
                  </w:rPr>
                </w:rPrChange>
              </w:rPr>
              <w:t>Advised soldiers on personnel matters and organized reservist assignments as a Personnel Sergeant at the Federal Office for Personnel Management</w:t>
            </w:r>
          </w:p>
        </w:tc>
        <w:tc>
          <w:tcPr>
            <w:tcW w:w="1828" w:type="dxa"/>
            <w:gridSpan w:val="3"/>
            <w:vAlign w:val="bottom"/>
            <w:tcPrChange w:id="33" w:author="David Döbele" w:date="2024-08-30T09:17:00Z" w16du:dateUtc="2024-08-30T07:17:00Z">
              <w:tcPr>
                <w:tcW w:w="2558" w:type="dxa"/>
                <w:gridSpan w:val="5"/>
                <w:vAlign w:val="bottom"/>
              </w:tcPr>
            </w:tcPrChange>
          </w:tcPr>
          <w:p w14:paraId="5338499A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10/2019 – 04/2023</w:t>
            </w:r>
          </w:p>
        </w:tc>
      </w:tr>
      <w:tr w:rsidR="00236F20" w:rsidRPr="00F44F5F" w14:paraId="4FF98DAC" w14:textId="77777777" w:rsidTr="007A743A">
        <w:trPr>
          <w:trHeight w:val="230"/>
          <w:trPrChange w:id="34" w:author="David Döbele" w:date="2024-08-30T09:17:00Z" w16du:dateUtc="2024-08-30T07:17:00Z">
            <w:trPr>
              <w:trHeight w:val="230"/>
            </w:trPr>
          </w:trPrChange>
        </w:trPr>
        <w:tc>
          <w:tcPr>
            <w:tcW w:w="8505" w:type="dxa"/>
            <w:gridSpan w:val="8"/>
            <w:vMerge/>
            <w:tcPrChange w:id="35" w:author="David Döbele" w:date="2024-08-30T09:17:00Z" w16du:dateUtc="2024-08-30T07:17:00Z">
              <w:tcPr>
                <w:tcW w:w="7775" w:type="dxa"/>
                <w:gridSpan w:val="5"/>
                <w:vMerge/>
              </w:tcPr>
            </w:tcPrChange>
          </w:tcPr>
          <w:p w14:paraId="2845BD26" w14:textId="77777777" w:rsidR="00236F20" w:rsidRPr="00B40CAE" w:rsidRDefault="00236F20" w:rsidP="00236F20">
            <w:pPr>
              <w:tabs>
                <w:tab w:val="right" w:pos="10466"/>
              </w:tabs>
              <w:ind w:left="709"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28" w:type="dxa"/>
            <w:gridSpan w:val="3"/>
            <w:tcPrChange w:id="36" w:author="David Döbele" w:date="2024-08-30T09:17:00Z" w16du:dateUtc="2024-08-30T07:17:00Z">
              <w:tcPr>
                <w:tcW w:w="2558" w:type="dxa"/>
                <w:gridSpan w:val="5"/>
              </w:tcPr>
            </w:tcPrChange>
          </w:tcPr>
          <w:p w14:paraId="167635C5" w14:textId="77777777" w:rsidR="00236F20" w:rsidRPr="00282E82" w:rsidRDefault="00236F20" w:rsidP="00236F20">
            <w:pPr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</w:p>
        </w:tc>
      </w:tr>
      <w:tr w:rsidR="00236F20" w:rsidRPr="00F44F5F" w14:paraId="48904AF1" w14:textId="77777777" w:rsidTr="007A743A">
        <w:trPr>
          <w:trHeight w:val="283"/>
          <w:trPrChange w:id="37" w:author="David Döbele" w:date="2024-08-30T09:17:00Z" w16du:dateUtc="2024-08-30T07:17:00Z">
            <w:trPr>
              <w:trHeight w:val="283"/>
            </w:trPr>
          </w:trPrChange>
        </w:trPr>
        <w:tc>
          <w:tcPr>
            <w:tcW w:w="8505" w:type="dxa"/>
            <w:gridSpan w:val="8"/>
            <w:vAlign w:val="bottom"/>
            <w:tcPrChange w:id="38" w:author="David Döbele" w:date="2024-08-30T09:17:00Z" w16du:dateUtc="2024-08-30T07:17:00Z">
              <w:tcPr>
                <w:tcW w:w="7775" w:type="dxa"/>
                <w:gridSpan w:val="5"/>
                <w:vAlign w:val="bottom"/>
              </w:tcPr>
            </w:tcPrChange>
          </w:tcPr>
          <w:p w14:paraId="33BCE7C9" w14:textId="77777777" w:rsidR="00236F20" w:rsidRPr="00B40CAE" w:rsidRDefault="00236F20" w:rsidP="00B40CA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  <w:rPrChange w:id="39" w:author="David Döbele" w:date="2024-08-30T09:12:00Z" w16du:dateUtc="2024-08-30T07:12:00Z">
                  <w:rPr>
                    <w:rFonts w:ascii="Times New Roman" w:hAnsi="Times New Roman" w:cs="Times New Roman"/>
                    <w:b/>
                    <w:i w:val="0"/>
                    <w:iCs w:val="0"/>
                    <w:sz w:val="21"/>
                    <w:szCs w:val="21"/>
                  </w:rPr>
                </w:rPrChange>
              </w:rPr>
              <w:pPrChange w:id="40" w:author="David Döbele" w:date="2024-08-30T09:11:00Z" w16du:dateUtc="2024-08-30T07:11:00Z">
                <w:pPr>
                  <w:pStyle w:val="Bullets"/>
                  <w:framePr w:hSpace="141" w:wrap="around" w:vAnchor="page" w:hAnchor="margin" w:xAlign="center" w:y="661"/>
                  <w:numPr>
                    <w:numId w:val="27"/>
                  </w:numPr>
                </w:pPr>
              </w:pPrChange>
            </w:pPr>
            <w:r w:rsidRPr="00B40CAE">
              <w:rPr>
                <w:rFonts w:ascii="Times New Roman" w:hAnsi="Times New Roman" w:cs="Times New Roman"/>
                <w:bCs/>
                <w:sz w:val="20"/>
                <w:szCs w:val="20"/>
                <w:rPrChange w:id="41" w:author="David Döbele" w:date="2024-08-30T09:12:00Z" w16du:dateUtc="2024-08-30T07:12:00Z">
                  <w:rPr>
                    <w:rFonts w:ascii="Times New Roman" w:hAnsi="Times New Roman" w:cs="Times New Roman"/>
                    <w:b/>
                    <w:i w:val="0"/>
                    <w:iCs w:val="0"/>
                    <w:sz w:val="21"/>
                    <w:szCs w:val="21"/>
                  </w:rPr>
                </w:rPrChange>
              </w:rPr>
              <w:t>Troop Internship</w:t>
            </w:r>
          </w:p>
        </w:tc>
        <w:tc>
          <w:tcPr>
            <w:tcW w:w="1828" w:type="dxa"/>
            <w:gridSpan w:val="3"/>
            <w:vAlign w:val="bottom"/>
            <w:tcPrChange w:id="42" w:author="David Döbele" w:date="2024-08-30T09:17:00Z" w16du:dateUtc="2024-08-30T07:17:00Z">
              <w:tcPr>
                <w:tcW w:w="2558" w:type="dxa"/>
                <w:gridSpan w:val="5"/>
                <w:vAlign w:val="bottom"/>
              </w:tcPr>
            </w:tcPrChange>
          </w:tcPr>
          <w:p w14:paraId="7114DDDD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Bischofswiesen, DE</w:t>
            </w:r>
          </w:p>
        </w:tc>
      </w:tr>
      <w:tr w:rsidR="00236F20" w:rsidRPr="00F44F5F" w14:paraId="514C8BC9" w14:textId="77777777" w:rsidTr="007A743A">
        <w:trPr>
          <w:trHeight w:val="57"/>
          <w:trPrChange w:id="43" w:author="David Döbele" w:date="2024-08-30T09:17:00Z" w16du:dateUtc="2024-08-30T07:17:00Z">
            <w:trPr>
              <w:trHeight w:val="57"/>
            </w:trPr>
          </w:trPrChange>
        </w:trPr>
        <w:tc>
          <w:tcPr>
            <w:tcW w:w="8505" w:type="dxa"/>
            <w:gridSpan w:val="8"/>
            <w:vMerge w:val="restart"/>
            <w:tcPrChange w:id="44" w:author="David Döbele" w:date="2024-08-30T09:17:00Z" w16du:dateUtc="2024-08-30T07:17:00Z">
              <w:tcPr>
                <w:tcW w:w="7775" w:type="dxa"/>
                <w:gridSpan w:val="5"/>
                <w:vMerge w:val="restart"/>
              </w:tcPr>
            </w:tcPrChange>
          </w:tcPr>
          <w:p w14:paraId="6297C95A" w14:textId="77777777" w:rsidR="00236F20" w:rsidRPr="00B40CAE" w:rsidRDefault="00236F20" w:rsidP="00B40CAE">
            <w:pPr>
              <w:pStyle w:val="Listenabsatz"/>
              <w:numPr>
                <w:ilvl w:val="0"/>
                <w:numId w:val="33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sz w:val="20"/>
                <w:szCs w:val="20"/>
                <w:lang w:val="en-US"/>
                <w:rPrChange w:id="45" w:author="David Döbele" w:date="2024-08-30T09:12:00Z" w16du:dateUtc="2024-08-30T07:12:00Z">
                  <w:rPr>
                    <w:lang w:val="en-US"/>
                  </w:rPr>
                </w:rPrChange>
              </w:rPr>
              <w:pPrChange w:id="46" w:author="David Döbele" w:date="2024-08-30T09:12:00Z" w16du:dateUtc="2024-08-30T07:12:00Z">
                <w:pPr>
                  <w:framePr w:hSpace="141" w:wrap="around" w:vAnchor="page" w:hAnchor="margin" w:xAlign="center" w:y="661"/>
                  <w:tabs>
                    <w:tab w:val="right" w:pos="10466"/>
                  </w:tabs>
                  <w:ind w:left="709" w:right="-24"/>
                </w:pPr>
              </w:pPrChange>
            </w:pPr>
            <w:r w:rsidRPr="00B40CAE">
              <w:rPr>
                <w:rFonts w:ascii="Times New Roman" w:hAnsi="Times New Roman" w:cs="Times New Roman"/>
                <w:sz w:val="20"/>
                <w:szCs w:val="20"/>
                <w:lang w:val="en-US"/>
                <w:rPrChange w:id="47" w:author="David Döbele" w:date="2024-08-30T09:12:00Z" w16du:dateUtc="2024-08-30T07:12:00Z">
                  <w:rPr>
                    <w:lang w:val="en-US"/>
                  </w:rPr>
                </w:rPrChange>
              </w:rPr>
              <w:t>Directly supported the Command Staff of the Mountain Infantry Battalion, assisting the battalion commander in ensuring efficient operations and decision-making</w:t>
            </w:r>
          </w:p>
        </w:tc>
        <w:tc>
          <w:tcPr>
            <w:tcW w:w="1828" w:type="dxa"/>
            <w:gridSpan w:val="3"/>
            <w:vAlign w:val="bottom"/>
            <w:tcPrChange w:id="48" w:author="David Döbele" w:date="2024-08-30T09:17:00Z" w16du:dateUtc="2024-08-30T07:17:00Z">
              <w:tcPr>
                <w:tcW w:w="2558" w:type="dxa"/>
                <w:gridSpan w:val="5"/>
                <w:vAlign w:val="bottom"/>
              </w:tcPr>
            </w:tcPrChange>
          </w:tcPr>
          <w:p w14:paraId="74147EAC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03/2019 – 09/2019</w:t>
            </w:r>
          </w:p>
        </w:tc>
      </w:tr>
      <w:tr w:rsidR="00236F20" w:rsidRPr="00F44F5F" w14:paraId="3658227F" w14:textId="77777777" w:rsidTr="007A743A">
        <w:trPr>
          <w:trHeight w:val="230"/>
          <w:trPrChange w:id="49" w:author="David Döbele" w:date="2024-08-30T09:17:00Z" w16du:dateUtc="2024-08-30T07:17:00Z">
            <w:trPr>
              <w:trHeight w:val="230"/>
            </w:trPr>
          </w:trPrChange>
        </w:trPr>
        <w:tc>
          <w:tcPr>
            <w:tcW w:w="8505" w:type="dxa"/>
            <w:gridSpan w:val="8"/>
            <w:vMerge/>
            <w:tcPrChange w:id="50" w:author="David Döbele" w:date="2024-08-30T09:17:00Z" w16du:dateUtc="2024-08-30T07:17:00Z">
              <w:tcPr>
                <w:tcW w:w="7775" w:type="dxa"/>
                <w:gridSpan w:val="5"/>
                <w:vMerge/>
              </w:tcPr>
            </w:tcPrChange>
          </w:tcPr>
          <w:p w14:paraId="009B8F3E" w14:textId="77777777" w:rsidR="00236F20" w:rsidRPr="00B40CAE" w:rsidRDefault="00236F20" w:rsidP="00236F20">
            <w:pPr>
              <w:tabs>
                <w:tab w:val="right" w:pos="10466"/>
              </w:tabs>
              <w:ind w:left="709"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28" w:type="dxa"/>
            <w:gridSpan w:val="3"/>
            <w:tcPrChange w:id="51" w:author="David Döbele" w:date="2024-08-30T09:17:00Z" w16du:dateUtc="2024-08-30T07:17:00Z">
              <w:tcPr>
                <w:tcW w:w="2558" w:type="dxa"/>
                <w:gridSpan w:val="5"/>
              </w:tcPr>
            </w:tcPrChange>
          </w:tcPr>
          <w:p w14:paraId="6AD2DC3E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236F20" w:rsidRPr="00F44F5F" w14:paraId="118E4FC3" w14:textId="77777777" w:rsidTr="007A743A">
        <w:trPr>
          <w:trHeight w:val="283"/>
          <w:trPrChange w:id="52" w:author="David Döbele" w:date="2024-08-30T09:17:00Z" w16du:dateUtc="2024-08-30T07:17:00Z">
            <w:trPr>
              <w:trHeight w:val="283"/>
            </w:trPr>
          </w:trPrChange>
        </w:trPr>
        <w:tc>
          <w:tcPr>
            <w:tcW w:w="8505" w:type="dxa"/>
            <w:gridSpan w:val="8"/>
            <w:vAlign w:val="bottom"/>
            <w:tcPrChange w:id="53" w:author="David Döbele" w:date="2024-08-30T09:17:00Z" w16du:dateUtc="2024-08-30T07:17:00Z">
              <w:tcPr>
                <w:tcW w:w="7775" w:type="dxa"/>
                <w:gridSpan w:val="5"/>
                <w:vAlign w:val="bottom"/>
              </w:tcPr>
            </w:tcPrChange>
          </w:tcPr>
          <w:p w14:paraId="6E303D9F" w14:textId="77777777" w:rsidR="00236F20" w:rsidRPr="00B40CAE" w:rsidRDefault="00236F20" w:rsidP="00B40CA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Cs/>
                <w:sz w:val="20"/>
                <w:szCs w:val="20"/>
                <w:lang w:val="en-US"/>
                <w:rPrChange w:id="54" w:author="David Döbele" w:date="2024-08-30T09:12:00Z" w16du:dateUtc="2024-08-30T07:12:00Z">
                  <w:rPr>
                    <w:rFonts w:ascii="Times New Roman" w:hAnsi="Times New Roman" w:cs="Times New Roman"/>
                    <w:b/>
                    <w:i w:val="0"/>
                    <w:iCs w:val="0"/>
                    <w:sz w:val="21"/>
                    <w:szCs w:val="21"/>
                    <w:lang w:val="en-US"/>
                  </w:rPr>
                </w:rPrChange>
              </w:rPr>
              <w:pPrChange w:id="55" w:author="David Döbele" w:date="2024-08-30T09:12:00Z" w16du:dateUtc="2024-08-30T07:12:00Z">
                <w:pPr>
                  <w:pStyle w:val="Bullets"/>
                  <w:framePr w:hSpace="141" w:wrap="around" w:vAnchor="page" w:hAnchor="margin" w:xAlign="center" w:y="661"/>
                  <w:numPr>
                    <w:numId w:val="27"/>
                  </w:numPr>
                </w:pPr>
              </w:pPrChange>
            </w:pPr>
            <w:r w:rsidRPr="00B40CAE">
              <w:rPr>
                <w:rFonts w:ascii="Times New Roman" w:hAnsi="Times New Roman" w:cs="Times New Roman"/>
                <w:bCs/>
                <w:sz w:val="20"/>
                <w:szCs w:val="20"/>
                <w:lang w:val="en-US"/>
                <w:rPrChange w:id="56" w:author="David Döbele" w:date="2024-08-30T09:12:00Z" w16du:dateUtc="2024-08-30T07:12:00Z">
                  <w:rPr>
                    <w:rFonts w:ascii="Times New Roman" w:hAnsi="Times New Roman" w:cs="Times New Roman"/>
                    <w:b/>
                    <w:i w:val="0"/>
                    <w:iCs w:val="0"/>
                    <w:sz w:val="21"/>
                    <w:szCs w:val="21"/>
                    <w:lang w:val="en-US"/>
                  </w:rPr>
                </w:rPrChange>
              </w:rPr>
              <w:t>Civilian Vocational Training and Personnel Sergeant Course</w:t>
            </w:r>
          </w:p>
        </w:tc>
        <w:tc>
          <w:tcPr>
            <w:tcW w:w="1828" w:type="dxa"/>
            <w:gridSpan w:val="3"/>
            <w:vAlign w:val="bottom"/>
            <w:tcPrChange w:id="57" w:author="David Döbele" w:date="2024-08-30T09:17:00Z" w16du:dateUtc="2024-08-30T07:17:00Z">
              <w:tcPr>
                <w:tcW w:w="2558" w:type="dxa"/>
                <w:gridSpan w:val="5"/>
                <w:vAlign w:val="bottom"/>
              </w:tcPr>
            </w:tcPrChange>
          </w:tcPr>
          <w:p w14:paraId="4BB8F4A6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Hannover, DE</w:t>
            </w:r>
          </w:p>
        </w:tc>
      </w:tr>
      <w:tr w:rsidR="00236F20" w:rsidRPr="00F44F5F" w14:paraId="42C4D364" w14:textId="77777777" w:rsidTr="007A743A">
        <w:trPr>
          <w:trHeight w:val="114"/>
          <w:trPrChange w:id="58" w:author="David Döbele" w:date="2024-08-30T09:17:00Z" w16du:dateUtc="2024-08-30T07:17:00Z">
            <w:trPr>
              <w:trHeight w:val="114"/>
            </w:trPr>
          </w:trPrChange>
        </w:trPr>
        <w:tc>
          <w:tcPr>
            <w:tcW w:w="8505" w:type="dxa"/>
            <w:gridSpan w:val="8"/>
            <w:tcPrChange w:id="59" w:author="David Döbele" w:date="2024-08-30T09:17:00Z" w16du:dateUtc="2024-08-30T07:17:00Z">
              <w:tcPr>
                <w:tcW w:w="7775" w:type="dxa"/>
                <w:gridSpan w:val="5"/>
              </w:tcPr>
            </w:tcPrChange>
          </w:tcPr>
          <w:p w14:paraId="1B969BF2" w14:textId="77777777" w:rsidR="00236F20" w:rsidRPr="00B40CAE" w:rsidRDefault="00236F20" w:rsidP="00B40CAE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  <w:rPrChange w:id="60" w:author="David Döbele" w:date="2024-08-30T09:12:00Z" w16du:dateUtc="2024-08-30T07:12:00Z">
                  <w:rPr>
                    <w:rFonts w:ascii="Times New Roman" w:hAnsi="Times New Roman" w:cs="Times New Roman"/>
                    <w:b/>
                    <w:i w:val="0"/>
                    <w:iCs w:val="0"/>
                    <w:sz w:val="21"/>
                    <w:szCs w:val="21"/>
                    <w:lang w:val="en-US"/>
                  </w:rPr>
                </w:rPrChange>
              </w:rPr>
              <w:pPrChange w:id="61" w:author="David Döbele" w:date="2024-08-30T09:12:00Z" w16du:dateUtc="2024-08-30T07:12:00Z">
                <w:pPr>
                  <w:pStyle w:val="Bullets"/>
                  <w:framePr w:hSpace="141" w:wrap="around" w:vAnchor="page" w:hAnchor="margin" w:xAlign="center" w:y="661"/>
                  <w:numPr>
                    <w:numId w:val="0"/>
                  </w:numPr>
                  <w:ind w:left="708" w:firstLine="0"/>
                </w:pPr>
              </w:pPrChange>
            </w:pPr>
            <w:r w:rsidRPr="00B40C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Completed vocational training as an Administrative Specialist and Personnel Sergeant</w:t>
            </w:r>
          </w:p>
        </w:tc>
        <w:tc>
          <w:tcPr>
            <w:tcW w:w="1828" w:type="dxa"/>
            <w:gridSpan w:val="3"/>
            <w:vAlign w:val="bottom"/>
            <w:tcPrChange w:id="62" w:author="David Döbele" w:date="2024-08-30T09:17:00Z" w16du:dateUtc="2024-08-30T07:17:00Z">
              <w:tcPr>
                <w:tcW w:w="2558" w:type="dxa"/>
                <w:gridSpan w:val="5"/>
                <w:vAlign w:val="bottom"/>
              </w:tcPr>
            </w:tcPrChange>
          </w:tcPr>
          <w:p w14:paraId="7BE95DEA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04/2018 – 03/2019</w:t>
            </w:r>
          </w:p>
        </w:tc>
      </w:tr>
      <w:tr w:rsidR="00236F20" w:rsidRPr="00F44F5F" w14:paraId="24E12C34" w14:textId="77777777" w:rsidTr="007A743A">
        <w:trPr>
          <w:trHeight w:val="283"/>
          <w:trPrChange w:id="63" w:author="David Döbele" w:date="2024-08-30T09:17:00Z" w16du:dateUtc="2024-08-30T07:17:00Z">
            <w:trPr>
              <w:trHeight w:val="283"/>
            </w:trPr>
          </w:trPrChange>
        </w:trPr>
        <w:tc>
          <w:tcPr>
            <w:tcW w:w="8505" w:type="dxa"/>
            <w:gridSpan w:val="8"/>
            <w:vAlign w:val="bottom"/>
            <w:tcPrChange w:id="64" w:author="David Döbele" w:date="2024-08-30T09:17:00Z" w16du:dateUtc="2024-08-30T07:17:00Z">
              <w:tcPr>
                <w:tcW w:w="7775" w:type="dxa"/>
                <w:gridSpan w:val="5"/>
                <w:vAlign w:val="bottom"/>
              </w:tcPr>
            </w:tcPrChange>
          </w:tcPr>
          <w:p w14:paraId="13EE8710" w14:textId="77777777" w:rsidR="00236F20" w:rsidRPr="00B40CAE" w:rsidRDefault="00236F20" w:rsidP="00B40CA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  <w:rPrChange w:id="65" w:author="David Döbele" w:date="2024-08-30T09:12:00Z" w16du:dateUtc="2024-08-30T07:12:00Z">
                  <w:rPr>
                    <w:rFonts w:ascii="Times New Roman" w:hAnsi="Times New Roman" w:cs="Times New Roman"/>
                    <w:i w:val="0"/>
                    <w:iCs w:val="0"/>
                    <w:sz w:val="21"/>
                    <w:szCs w:val="21"/>
                    <w:lang w:val="en-US"/>
                  </w:rPr>
                </w:rPrChange>
              </w:rPr>
              <w:pPrChange w:id="66" w:author="David Döbele" w:date="2024-08-30T09:12:00Z" w16du:dateUtc="2024-08-30T07:12:00Z">
                <w:pPr>
                  <w:pStyle w:val="Bullets"/>
                  <w:framePr w:hSpace="141" w:wrap="around" w:vAnchor="page" w:hAnchor="margin" w:xAlign="center" w:y="661"/>
                  <w:numPr>
                    <w:numId w:val="27"/>
                  </w:numPr>
                </w:pPr>
              </w:pPrChange>
            </w:pPr>
            <w:r w:rsidRPr="00B40CAE">
              <w:rPr>
                <w:rFonts w:ascii="Times New Roman" w:hAnsi="Times New Roman" w:cs="Times New Roman"/>
                <w:sz w:val="20"/>
                <w:szCs w:val="20"/>
                <w:lang w:val="en-US"/>
                <w:rPrChange w:id="67" w:author="David Döbele" w:date="2024-08-30T09:12:00Z" w16du:dateUtc="2024-08-30T07:12:00Z">
                  <w:rPr>
                    <w:rFonts w:ascii="Times New Roman" w:hAnsi="Times New Roman" w:cs="Times New Roman"/>
                    <w:b/>
                    <w:bCs/>
                    <w:i w:val="0"/>
                    <w:iCs w:val="0"/>
                    <w:sz w:val="21"/>
                    <w:szCs w:val="21"/>
                    <w:lang w:val="en-US"/>
                  </w:rPr>
                </w:rPrChange>
              </w:rPr>
              <w:t>Sergeant Military and Language Course</w:t>
            </w:r>
          </w:p>
        </w:tc>
        <w:tc>
          <w:tcPr>
            <w:tcW w:w="1828" w:type="dxa"/>
            <w:gridSpan w:val="3"/>
            <w:vAlign w:val="bottom"/>
            <w:tcPrChange w:id="68" w:author="David Döbele" w:date="2024-08-30T09:17:00Z" w16du:dateUtc="2024-08-30T07:17:00Z">
              <w:tcPr>
                <w:tcW w:w="2558" w:type="dxa"/>
                <w:gridSpan w:val="5"/>
                <w:vAlign w:val="bottom"/>
              </w:tcPr>
            </w:tcPrChange>
          </w:tcPr>
          <w:p w14:paraId="40C01B39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Delitzsch, DE</w:t>
            </w:r>
          </w:p>
        </w:tc>
      </w:tr>
      <w:tr w:rsidR="007A743A" w:rsidRPr="00F44F5F" w14:paraId="4805E98A" w14:textId="77777777" w:rsidTr="007A743A">
        <w:trPr>
          <w:trHeight w:val="103"/>
        </w:trPr>
        <w:tc>
          <w:tcPr>
            <w:tcW w:w="8505" w:type="dxa"/>
            <w:gridSpan w:val="8"/>
            <w:vMerge w:val="restart"/>
          </w:tcPr>
          <w:p w14:paraId="6D69A034" w14:textId="77777777" w:rsidR="00236F20" w:rsidRPr="00B40CAE" w:rsidRDefault="00236F20" w:rsidP="00B40CAE">
            <w:pPr>
              <w:pStyle w:val="Listenabsatz"/>
              <w:numPr>
                <w:ilvl w:val="0"/>
                <w:numId w:val="33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sz w:val="20"/>
                <w:szCs w:val="20"/>
                <w:lang w:val="en-US"/>
                <w:rPrChange w:id="69" w:author="David Döbele" w:date="2024-08-30T09:12:00Z" w16du:dateUtc="2024-08-30T07:12:00Z">
                  <w:rPr>
                    <w:lang w:val="en-US"/>
                  </w:rPr>
                </w:rPrChange>
              </w:rPr>
              <w:pPrChange w:id="70" w:author="David Döbele" w:date="2024-08-30T09:12:00Z" w16du:dateUtc="2024-08-30T07:12:00Z">
                <w:pPr>
                  <w:framePr w:hSpace="141" w:wrap="around" w:vAnchor="page" w:hAnchor="margin" w:xAlign="center" w:y="661"/>
                  <w:tabs>
                    <w:tab w:val="right" w:pos="10466"/>
                  </w:tabs>
                  <w:ind w:left="709" w:right="-24"/>
                </w:pPr>
              </w:pPrChange>
            </w:pPr>
            <w:commentRangeStart w:id="71"/>
            <w:r w:rsidRPr="00B40CAE">
              <w:rPr>
                <w:rFonts w:ascii="Times New Roman" w:hAnsi="Times New Roman" w:cs="Times New Roman"/>
                <w:sz w:val="20"/>
                <w:szCs w:val="20"/>
                <w:lang w:val="en-US"/>
                <w:rPrChange w:id="72" w:author="David Döbele" w:date="2024-08-30T09:12:00Z" w16du:dateUtc="2024-08-30T07:12:00Z">
                  <w:rPr>
                    <w:lang w:val="en-US"/>
                  </w:rPr>
                </w:rPrChange>
              </w:rPr>
              <w:t>Undertook advanced military training, with a focus on Leadership Development and enhancing international communication skills through an intensive, multi-month English Language Course</w:t>
            </w:r>
            <w:commentRangeEnd w:id="71"/>
            <w:r w:rsidR="0064555E" w:rsidRPr="00B40CAE">
              <w:rPr>
                <w:rStyle w:val="Kommentarzeichen"/>
                <w:sz w:val="20"/>
                <w:szCs w:val="20"/>
                <w:rPrChange w:id="73" w:author="David Döbele" w:date="2024-08-30T09:12:00Z" w16du:dateUtc="2024-08-30T07:12:00Z">
                  <w:rPr>
                    <w:rStyle w:val="Kommentarzeichen"/>
                  </w:rPr>
                </w:rPrChange>
              </w:rPr>
              <w:commentReference w:id="71"/>
            </w:r>
          </w:p>
        </w:tc>
        <w:tc>
          <w:tcPr>
            <w:tcW w:w="1828" w:type="dxa"/>
            <w:gridSpan w:val="3"/>
            <w:vAlign w:val="bottom"/>
          </w:tcPr>
          <w:p w14:paraId="0833D884" w14:textId="77777777" w:rsidR="00236F20" w:rsidRPr="00282E82" w:rsidRDefault="00236F20" w:rsidP="00B40CA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10/2017 – 03/2018</w:t>
            </w:r>
          </w:p>
        </w:tc>
      </w:tr>
      <w:tr w:rsidR="00236F20" w:rsidRPr="00F44F5F" w14:paraId="7CC991FB" w14:textId="77777777" w:rsidTr="007A743A">
        <w:trPr>
          <w:trHeight w:val="360"/>
          <w:trPrChange w:id="74" w:author="David Döbele" w:date="2024-08-30T09:17:00Z" w16du:dateUtc="2024-08-30T07:17:00Z">
            <w:trPr>
              <w:trHeight w:val="360"/>
            </w:trPr>
          </w:trPrChange>
        </w:trPr>
        <w:tc>
          <w:tcPr>
            <w:tcW w:w="8505" w:type="dxa"/>
            <w:gridSpan w:val="8"/>
            <w:vMerge/>
            <w:tcPrChange w:id="75" w:author="David Döbele" w:date="2024-08-30T09:17:00Z" w16du:dateUtc="2024-08-30T07:17:00Z">
              <w:tcPr>
                <w:tcW w:w="7775" w:type="dxa"/>
                <w:gridSpan w:val="5"/>
                <w:vMerge/>
              </w:tcPr>
            </w:tcPrChange>
          </w:tcPr>
          <w:p w14:paraId="25DD25B5" w14:textId="77777777" w:rsidR="00236F20" w:rsidRPr="00B40CAE" w:rsidRDefault="00236F20" w:rsidP="00236F20">
            <w:pPr>
              <w:tabs>
                <w:tab w:val="right" w:pos="10466"/>
              </w:tabs>
              <w:ind w:left="709"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28" w:type="dxa"/>
            <w:gridSpan w:val="3"/>
            <w:tcPrChange w:id="76" w:author="David Döbele" w:date="2024-08-30T09:17:00Z" w16du:dateUtc="2024-08-30T07:17:00Z">
              <w:tcPr>
                <w:tcW w:w="2558" w:type="dxa"/>
                <w:gridSpan w:val="5"/>
              </w:tcPr>
            </w:tcPrChange>
          </w:tcPr>
          <w:p w14:paraId="2FFC4AAD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7A743A" w:rsidRPr="00F44F5F" w14:paraId="33A6F979" w14:textId="77777777" w:rsidTr="007A743A">
        <w:trPr>
          <w:trHeight w:val="283"/>
        </w:trPr>
        <w:tc>
          <w:tcPr>
            <w:tcW w:w="7797" w:type="dxa"/>
            <w:gridSpan w:val="6"/>
            <w:vAlign w:val="bottom"/>
          </w:tcPr>
          <w:p w14:paraId="5BF240CB" w14:textId="77777777" w:rsidR="00236F20" w:rsidRPr="00B40CAE" w:rsidRDefault="00236F20" w:rsidP="00B40CA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  <w:rPrChange w:id="77" w:author="David Döbele" w:date="2024-08-30T09:13:00Z" w16du:dateUtc="2024-08-30T07:13:00Z">
                  <w:rPr>
                    <w:rFonts w:ascii="Times New Roman" w:hAnsi="Times New Roman" w:cs="Times New Roman"/>
                    <w:i w:val="0"/>
                    <w:iCs w:val="0"/>
                    <w:sz w:val="20"/>
                    <w:szCs w:val="20"/>
                    <w:lang w:val="de-AT"/>
                  </w:rPr>
                </w:rPrChange>
              </w:rPr>
              <w:pPrChange w:id="78" w:author="David Döbele" w:date="2024-08-30T09:13:00Z" w16du:dateUtc="2024-08-30T07:13:00Z">
                <w:pPr>
                  <w:pStyle w:val="Bullets"/>
                  <w:framePr w:hSpace="141" w:wrap="around" w:vAnchor="page" w:hAnchor="margin" w:xAlign="center" w:y="661"/>
                  <w:numPr>
                    <w:numId w:val="27"/>
                  </w:numPr>
                </w:pPr>
              </w:pPrChange>
            </w:pPr>
            <w:r w:rsidRPr="00B40CAE">
              <w:rPr>
                <w:rFonts w:ascii="Times New Roman" w:hAnsi="Times New Roman" w:cs="Times New Roman"/>
                <w:sz w:val="20"/>
                <w:szCs w:val="20"/>
                <w:lang w:val="de-AT"/>
                <w:rPrChange w:id="79" w:author="David Döbele" w:date="2024-08-30T09:13:00Z" w16du:dateUtc="2024-08-30T07:13:00Z">
                  <w:rPr>
                    <w:rFonts w:ascii="Times New Roman" w:hAnsi="Times New Roman" w:cs="Times New Roman"/>
                    <w:b/>
                    <w:bCs/>
                    <w:i w:val="0"/>
                    <w:iCs w:val="0"/>
                    <w:sz w:val="21"/>
                    <w:szCs w:val="21"/>
                    <w:lang w:val="de-AT"/>
                  </w:rPr>
                </w:rPrChange>
              </w:rPr>
              <w:t>General Military Course</w:t>
            </w:r>
          </w:p>
        </w:tc>
        <w:tc>
          <w:tcPr>
            <w:tcW w:w="2536" w:type="dxa"/>
            <w:gridSpan w:val="5"/>
            <w:vAlign w:val="bottom"/>
          </w:tcPr>
          <w:p w14:paraId="77AC9A43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de-AT"/>
              </w:rPr>
              <w:t>Sondershausen, DE</w:t>
            </w:r>
          </w:p>
        </w:tc>
      </w:tr>
      <w:tr w:rsidR="00B40CAE" w:rsidRPr="00883B6A" w14:paraId="7114EA00" w14:textId="77777777" w:rsidTr="007A743A">
        <w:trPr>
          <w:trHeight w:val="227"/>
          <w:trPrChange w:id="80" w:author="David Döbele" w:date="2024-08-30T09:17:00Z" w16du:dateUtc="2024-08-30T07:17:00Z">
            <w:trPr>
              <w:trHeight w:val="227"/>
            </w:trPr>
          </w:trPrChange>
        </w:trPr>
        <w:tc>
          <w:tcPr>
            <w:tcW w:w="8505" w:type="dxa"/>
            <w:gridSpan w:val="8"/>
            <w:tcPrChange w:id="81" w:author="David Döbele" w:date="2024-08-30T09:17:00Z" w16du:dateUtc="2024-08-30T07:17:00Z">
              <w:tcPr>
                <w:tcW w:w="8505" w:type="dxa"/>
                <w:gridSpan w:val="8"/>
              </w:tcPr>
            </w:tcPrChange>
          </w:tcPr>
          <w:p w14:paraId="27BD5779" w14:textId="24A73890" w:rsidR="00236F20" w:rsidRPr="00B40CAE" w:rsidRDefault="00236F20" w:rsidP="00B40CAE">
            <w:pPr>
              <w:pStyle w:val="Bullets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  <w:rPrChange w:id="82" w:author="David Döbele" w:date="2024-08-30T09:12:00Z" w16du:dateUtc="2024-08-30T07:12:00Z">
                  <w:rPr>
                    <w:rFonts w:ascii="Times New Roman" w:hAnsi="Times New Roman" w:cs="Times New Roman"/>
                    <w:b/>
                    <w:bCs/>
                    <w:i w:val="0"/>
                    <w:iCs w:val="0"/>
                    <w:sz w:val="21"/>
                    <w:szCs w:val="21"/>
                    <w:lang w:val="en-US"/>
                  </w:rPr>
                </w:rPrChange>
              </w:rPr>
              <w:pPrChange w:id="83" w:author="David Döbele" w:date="2024-08-30T09:13:00Z" w16du:dateUtc="2024-08-30T07:13:00Z">
                <w:pPr>
                  <w:pStyle w:val="Bullets"/>
                  <w:framePr w:hSpace="141" w:wrap="around" w:vAnchor="page" w:hAnchor="margin" w:xAlign="center" w:y="661"/>
                  <w:numPr>
                    <w:numId w:val="0"/>
                  </w:numPr>
                  <w:ind w:firstLine="0"/>
                </w:pPr>
              </w:pPrChange>
            </w:pPr>
            <w:del w:id="84" w:author="David Döbele" w:date="2024-08-30T09:15:00Z" w16du:dateUtc="2024-08-30T07:15:00Z">
              <w:r w:rsidRPr="00B40CAE" w:rsidDel="00B40CA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A training</w:delText>
              </w:r>
            </w:del>
            <w:ins w:id="85" w:author="David Döbele" w:date="2024-08-30T09:15:00Z" w16du:dateUtc="2024-08-30T07:15:00Z">
              <w:r w:rsidR="00B40CA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>Training</w:t>
              </w:r>
            </w:ins>
            <w:r w:rsidRPr="00B40C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program for recruits </w:t>
            </w:r>
            <w:del w:id="86" w:author="David Döbele" w:date="2024-08-30T09:15:00Z" w16du:dateUtc="2024-08-30T07:15:00Z">
              <w:r w:rsidRPr="00B40CAE" w:rsidDel="00B40CA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that focuses</w:delText>
              </w:r>
            </w:del>
            <w:ins w:id="87" w:author="David Döbele" w:date="2024-08-30T09:15:00Z" w16du:dateUtc="2024-08-30T07:15:00Z">
              <w:r w:rsidR="00B40CA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>focussing</w:t>
              </w:r>
            </w:ins>
            <w:r w:rsidRPr="00B40C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on foundational military skills and leadership principles</w:t>
            </w:r>
          </w:p>
        </w:tc>
        <w:tc>
          <w:tcPr>
            <w:tcW w:w="1828" w:type="dxa"/>
            <w:gridSpan w:val="3"/>
            <w:vAlign w:val="bottom"/>
            <w:tcPrChange w:id="88" w:author="David Döbele" w:date="2024-08-30T09:17:00Z" w16du:dateUtc="2024-08-30T07:17:00Z">
              <w:tcPr>
                <w:tcW w:w="1828" w:type="dxa"/>
                <w:gridSpan w:val="2"/>
                <w:vAlign w:val="bottom"/>
              </w:tcPr>
            </w:tcPrChange>
          </w:tcPr>
          <w:p w14:paraId="25D17F7F" w14:textId="54C32D98" w:rsidR="00236F20" w:rsidRPr="00282E82" w:rsidRDefault="00B40CAE" w:rsidP="00B40CA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pPrChange w:id="89" w:author="David Döbele" w:date="2024-08-30T09:16:00Z" w16du:dateUtc="2024-08-30T07:16:00Z">
                <w:pPr>
                  <w:pStyle w:val="Bullets"/>
                  <w:framePr w:hSpace="141" w:wrap="around" w:vAnchor="page" w:hAnchor="margin" w:xAlign="center" w:y="661"/>
                  <w:numPr>
                    <w:numId w:val="0"/>
                  </w:numPr>
                  <w:ind w:firstLine="0"/>
                  <w:jc w:val="right"/>
                </w:pPr>
              </w:pPrChange>
            </w:pPr>
            <w:ins w:id="90" w:author="David Döbele" w:date="2024-08-30T09:15:00Z" w16du:dateUtc="2024-08-30T07:15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 xml:space="preserve">04/2017 </w:t>
              </w:r>
            </w:ins>
            <w:ins w:id="91" w:author="David Döbele" w:date="2024-08-30T09:16:00Z" w16du:dateUtc="2024-08-30T07:16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t>– 09/2017</w:t>
              </w:r>
            </w:ins>
            <w:del w:id="92" w:author="David Döbele" w:date="2024-08-30T09:15:00Z" w16du:dateUtc="2024-08-30T07:15:00Z">
              <w:r w:rsidR="00236F20" w:rsidRPr="00282E82" w:rsidDel="00B40CAE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04/2017 – 09/2017</w:delText>
              </w:r>
            </w:del>
          </w:p>
        </w:tc>
      </w:tr>
      <w:tr w:rsidR="007A743A" w:rsidRPr="00883B6A" w:rsidDel="00B40CAE" w14:paraId="17B7D91B" w14:textId="77777777" w:rsidTr="007A743A">
        <w:trPr>
          <w:trHeight w:val="230"/>
          <w:del w:id="93" w:author="David Döbele" w:date="2024-08-30T09:16:00Z" w16du:dateUtc="2024-08-30T07:16:00Z"/>
        </w:trPr>
        <w:tc>
          <w:tcPr>
            <w:tcW w:w="8505" w:type="dxa"/>
            <w:gridSpan w:val="8"/>
          </w:tcPr>
          <w:p w14:paraId="4A61EB0D" w14:textId="40DFE09B" w:rsidR="00236F20" w:rsidRPr="00282E82" w:rsidDel="00B40CAE" w:rsidRDefault="00236F20" w:rsidP="00236F20">
            <w:pPr>
              <w:pStyle w:val="Bullets"/>
              <w:numPr>
                <w:ilvl w:val="0"/>
                <w:numId w:val="0"/>
              </w:numPr>
              <w:ind w:left="720"/>
              <w:rPr>
                <w:del w:id="94" w:author="David Döbele" w:date="2024-08-30T09:16:00Z" w16du:dateUtc="2024-08-30T07:16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  <w:tc>
          <w:tcPr>
            <w:tcW w:w="1828" w:type="dxa"/>
            <w:gridSpan w:val="3"/>
          </w:tcPr>
          <w:p w14:paraId="29831E87" w14:textId="67B883CE" w:rsidR="00236F20" w:rsidRPr="00282E82" w:rsidDel="00B40CAE" w:rsidRDefault="00236F20" w:rsidP="00236F20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del w:id="95" w:author="David Döbele" w:date="2024-08-30T09:16:00Z" w16du:dateUtc="2024-08-30T07:16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7A743A" w:rsidRPr="00883B6A" w14:paraId="039F6D0F" w14:textId="77777777" w:rsidTr="007A743A">
        <w:trPr>
          <w:trHeight w:val="340"/>
        </w:trPr>
        <w:tc>
          <w:tcPr>
            <w:tcW w:w="7513" w:type="dxa"/>
            <w:gridSpan w:val="3"/>
            <w:vAlign w:val="bottom"/>
          </w:tcPr>
          <w:p w14:paraId="218F17F7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  <w:lang w:val="en-US"/>
              </w:rPr>
              <w:t>Außenanlagen und WEIT mehr</w:t>
            </w:r>
          </w:p>
        </w:tc>
        <w:tc>
          <w:tcPr>
            <w:tcW w:w="2820" w:type="dxa"/>
            <w:gridSpan w:val="8"/>
            <w:vAlign w:val="bottom"/>
          </w:tcPr>
          <w:p w14:paraId="09971223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Ramstein. DE</w:t>
            </w:r>
          </w:p>
        </w:tc>
      </w:tr>
      <w:tr w:rsidR="007A743A" w:rsidRPr="00883B6A" w14:paraId="0F7CA79A" w14:textId="77777777" w:rsidTr="007A743A">
        <w:trPr>
          <w:trHeight w:val="20"/>
        </w:trPr>
        <w:tc>
          <w:tcPr>
            <w:tcW w:w="7655" w:type="dxa"/>
            <w:gridSpan w:val="4"/>
            <w:vAlign w:val="bottom"/>
          </w:tcPr>
          <w:p w14:paraId="16278F99" w14:textId="15BC324C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Business </w:t>
            </w:r>
            <w:r w:rsidR="008C6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evelopment </w:t>
            </w:r>
            <w:r w:rsidR="008C6EF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nternship in a family-run construction business</w:t>
            </w:r>
          </w:p>
        </w:tc>
        <w:tc>
          <w:tcPr>
            <w:tcW w:w="2678" w:type="dxa"/>
            <w:gridSpan w:val="7"/>
            <w:vAlign w:val="bottom"/>
          </w:tcPr>
          <w:p w14:paraId="06BCAE70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72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06/2016 – 03/2017</w:t>
            </w:r>
          </w:p>
        </w:tc>
      </w:tr>
      <w:tr w:rsidR="00B40CAE" w:rsidRPr="00B40CAE" w14:paraId="28DCE415" w14:textId="77777777" w:rsidTr="007A743A">
        <w:trPr>
          <w:trHeight w:val="20"/>
          <w:trPrChange w:id="96" w:author="David Döbele" w:date="2024-08-30T09:17:00Z" w16du:dateUtc="2024-08-30T07:17:00Z">
            <w:trPr>
              <w:trHeight w:val="20"/>
            </w:trPr>
          </w:trPrChange>
        </w:trPr>
        <w:tc>
          <w:tcPr>
            <w:tcW w:w="9214" w:type="dxa"/>
            <w:gridSpan w:val="9"/>
            <w:vAlign w:val="bottom"/>
            <w:tcPrChange w:id="97" w:author="David Döbele" w:date="2024-08-30T09:17:00Z" w16du:dateUtc="2024-08-30T07:17:00Z">
              <w:tcPr>
                <w:tcW w:w="9214" w:type="dxa"/>
                <w:gridSpan w:val="9"/>
                <w:vAlign w:val="bottom"/>
              </w:tcPr>
            </w:tcPrChange>
          </w:tcPr>
          <w:p w14:paraId="3C36792A" w14:textId="77777777" w:rsidR="00236F20" w:rsidRPr="00282E82" w:rsidRDefault="00236F20" w:rsidP="00236F20">
            <w:pPr>
              <w:pStyle w:val="Listenabsatz"/>
              <w:numPr>
                <w:ilvl w:val="0"/>
                <w:numId w:val="27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Played a key role in managing administrative tasks and financial reporting</w:t>
            </w:r>
          </w:p>
          <w:p w14:paraId="10D31F45" w14:textId="77777777" w:rsidR="00236F20" w:rsidRPr="00282E82" w:rsidRDefault="00236F20" w:rsidP="00236F20">
            <w:pPr>
              <w:pStyle w:val="Listenabsatz"/>
              <w:numPr>
                <w:ilvl w:val="0"/>
                <w:numId w:val="27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Gained practical experience in project coordination, cost tracking, and budgeting </w:t>
            </w:r>
          </w:p>
          <w:p w14:paraId="0E6359D5" w14:textId="77777777" w:rsidR="00236F20" w:rsidRPr="00282E82" w:rsidRDefault="00236F20" w:rsidP="00236F20">
            <w:pPr>
              <w:pStyle w:val="Listenabsatz"/>
              <w:numPr>
                <w:ilvl w:val="0"/>
                <w:numId w:val="27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Contributed to the successful completion of building foundations and exterior structures by ensuring seamless integration of all project elements</w:t>
            </w:r>
          </w:p>
        </w:tc>
        <w:tc>
          <w:tcPr>
            <w:tcW w:w="1119" w:type="dxa"/>
            <w:gridSpan w:val="2"/>
            <w:vAlign w:val="bottom"/>
            <w:tcPrChange w:id="98" w:author="David Döbele" w:date="2024-08-30T09:17:00Z" w16du:dateUtc="2024-08-30T07:17:00Z">
              <w:tcPr>
                <w:tcW w:w="1119" w:type="dxa"/>
                <w:vAlign w:val="bottom"/>
              </w:tcPr>
            </w:tcPrChange>
          </w:tcPr>
          <w:p w14:paraId="147A09F6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236F20" w:rsidRPr="00883B6A" w14:paraId="7D39AF57" w14:textId="77777777" w:rsidTr="007A743A">
        <w:trPr>
          <w:trHeight w:val="340"/>
          <w:trPrChange w:id="99" w:author="David Döbele" w:date="2024-08-30T09:17:00Z" w16du:dateUtc="2024-08-30T07:17:00Z">
            <w:trPr>
              <w:trHeight w:val="340"/>
            </w:trPr>
          </w:trPrChange>
        </w:trPr>
        <w:tc>
          <w:tcPr>
            <w:tcW w:w="8505" w:type="dxa"/>
            <w:gridSpan w:val="8"/>
            <w:vAlign w:val="bottom"/>
            <w:tcPrChange w:id="100" w:author="David Döbele" w:date="2024-08-30T09:17:00Z" w16du:dateUtc="2024-08-30T07:17:00Z">
              <w:tcPr>
                <w:tcW w:w="7775" w:type="dxa"/>
                <w:gridSpan w:val="5"/>
                <w:vAlign w:val="bottom"/>
              </w:tcPr>
            </w:tcPrChange>
          </w:tcPr>
          <w:p w14:paraId="3D26B892" w14:textId="77777777" w:rsidR="00236F20" w:rsidRPr="00282E82" w:rsidRDefault="00236F20" w:rsidP="00236F20">
            <w:p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282E82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BMW</w:t>
            </w:r>
          </w:p>
        </w:tc>
        <w:tc>
          <w:tcPr>
            <w:tcW w:w="1828" w:type="dxa"/>
            <w:gridSpan w:val="3"/>
            <w:vAlign w:val="bottom"/>
            <w:tcPrChange w:id="101" w:author="David Döbele" w:date="2024-08-30T09:17:00Z" w16du:dateUtc="2024-08-30T07:17:00Z">
              <w:tcPr>
                <w:tcW w:w="2558" w:type="dxa"/>
                <w:gridSpan w:val="5"/>
                <w:vAlign w:val="bottom"/>
              </w:tcPr>
            </w:tcPrChange>
          </w:tcPr>
          <w:p w14:paraId="118382B2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Landstuhl, DE</w:t>
            </w:r>
          </w:p>
        </w:tc>
      </w:tr>
      <w:tr w:rsidR="007A743A" w:rsidRPr="00883B6A" w14:paraId="29C4E78F" w14:textId="77777777" w:rsidTr="007A743A">
        <w:trPr>
          <w:trHeight w:val="20"/>
        </w:trPr>
        <w:tc>
          <w:tcPr>
            <w:tcW w:w="6237" w:type="dxa"/>
            <w:gridSpan w:val="2"/>
            <w:vAlign w:val="bottom"/>
          </w:tcPr>
          <w:p w14:paraId="2908A427" w14:textId="45112BBE" w:rsidR="00236F20" w:rsidRPr="00282E82" w:rsidRDefault="00236F20" w:rsidP="00236F20">
            <w:p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Sales </w:t>
            </w:r>
            <w:r w:rsidR="008C6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</w:t>
            </w:r>
            <w:r w:rsidRPr="00282E8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nternship at BMW </w:t>
            </w:r>
            <w:r w:rsidR="008C6EF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</w:t>
            </w:r>
            <w:r w:rsidRPr="00282E8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ealership Euler Group</w:t>
            </w:r>
          </w:p>
        </w:tc>
        <w:tc>
          <w:tcPr>
            <w:tcW w:w="4096" w:type="dxa"/>
            <w:gridSpan w:val="9"/>
            <w:vAlign w:val="bottom"/>
          </w:tcPr>
          <w:p w14:paraId="4B8E3646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02/2016 – 03/2016</w:t>
            </w:r>
          </w:p>
        </w:tc>
      </w:tr>
      <w:tr w:rsidR="00236F20" w:rsidRPr="00B40CAE" w14:paraId="7EF57181" w14:textId="77777777" w:rsidTr="007A743A">
        <w:trPr>
          <w:trHeight w:val="20"/>
          <w:trPrChange w:id="102" w:author="David Döbele" w:date="2024-08-30T09:17:00Z" w16du:dateUtc="2024-08-30T07:17:00Z">
            <w:trPr>
              <w:trHeight w:val="20"/>
            </w:trPr>
          </w:trPrChange>
        </w:trPr>
        <w:tc>
          <w:tcPr>
            <w:tcW w:w="8505" w:type="dxa"/>
            <w:gridSpan w:val="8"/>
            <w:vAlign w:val="bottom"/>
            <w:tcPrChange w:id="103" w:author="David Döbele" w:date="2024-08-30T09:17:00Z" w16du:dateUtc="2024-08-30T07:17:00Z">
              <w:tcPr>
                <w:tcW w:w="7775" w:type="dxa"/>
                <w:gridSpan w:val="5"/>
                <w:vAlign w:val="bottom"/>
              </w:tcPr>
            </w:tcPrChange>
          </w:tcPr>
          <w:p w14:paraId="01F42169" w14:textId="77777777" w:rsidR="00236F20" w:rsidRPr="00282E82" w:rsidRDefault="00236F20" w:rsidP="00236F20">
            <w:pPr>
              <w:pStyle w:val="Listenabsatz"/>
              <w:numPr>
                <w:ilvl w:val="0"/>
                <w:numId w:val="31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Handled financial documentation, including invoicing and billing</w:t>
            </w:r>
          </w:p>
          <w:p w14:paraId="0DB25F10" w14:textId="77777777" w:rsidR="00236F20" w:rsidRPr="00282E82" w:rsidRDefault="00236F20" w:rsidP="00236F20">
            <w:pPr>
              <w:pStyle w:val="Listenabsatz"/>
              <w:numPr>
                <w:ilvl w:val="0"/>
                <w:numId w:val="31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Supported the online sales platform, ensuring data accuracy and customer satisfaction</w:t>
            </w:r>
          </w:p>
        </w:tc>
        <w:tc>
          <w:tcPr>
            <w:tcW w:w="1828" w:type="dxa"/>
            <w:gridSpan w:val="3"/>
            <w:vAlign w:val="bottom"/>
            <w:tcPrChange w:id="104" w:author="David Döbele" w:date="2024-08-30T09:17:00Z" w16du:dateUtc="2024-08-30T07:17:00Z">
              <w:tcPr>
                <w:tcW w:w="2558" w:type="dxa"/>
                <w:gridSpan w:val="5"/>
                <w:vAlign w:val="bottom"/>
              </w:tcPr>
            </w:tcPrChange>
          </w:tcPr>
          <w:p w14:paraId="0EF598D9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ind w:left="360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</w:p>
        </w:tc>
      </w:tr>
      <w:tr w:rsidR="00236F20" w:rsidRPr="00F44F5F" w14:paraId="72CBAC26" w14:textId="77777777" w:rsidTr="007A743A">
        <w:trPr>
          <w:trHeight w:val="510"/>
          <w:trPrChange w:id="105" w:author="David Döbele" w:date="2024-08-30T09:17:00Z" w16du:dateUtc="2024-08-30T07:17:00Z">
            <w:trPr>
              <w:trHeight w:val="510"/>
            </w:trPr>
          </w:trPrChange>
        </w:trPr>
        <w:tc>
          <w:tcPr>
            <w:tcW w:w="10333" w:type="dxa"/>
            <w:gridSpan w:val="11"/>
            <w:tcBorders>
              <w:bottom w:val="single" w:sz="4" w:space="0" w:color="auto"/>
            </w:tcBorders>
            <w:vAlign w:val="bottom"/>
            <w:tcPrChange w:id="106" w:author="David Döbele" w:date="2024-08-30T09:17:00Z" w16du:dateUtc="2024-08-30T07:17:00Z">
              <w:tcPr>
                <w:tcW w:w="10333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910564E" w14:textId="77777777" w:rsidR="00236F20" w:rsidRPr="00282E82" w:rsidRDefault="00236F20" w:rsidP="00236F20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282E82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 ACTIVITIES</w:t>
            </w:r>
          </w:p>
        </w:tc>
      </w:tr>
      <w:tr w:rsidR="00236F20" w:rsidRPr="00F44F5F" w14:paraId="102520A6" w14:textId="77777777" w:rsidTr="007A743A">
        <w:trPr>
          <w:trHeight w:val="283"/>
          <w:trPrChange w:id="107" w:author="David Döbele" w:date="2024-08-30T09:17:00Z" w16du:dateUtc="2024-08-30T07:17:00Z">
            <w:trPr>
              <w:trHeight w:val="283"/>
            </w:trPr>
          </w:trPrChange>
        </w:trPr>
        <w:tc>
          <w:tcPr>
            <w:tcW w:w="7775" w:type="dxa"/>
            <w:gridSpan w:val="5"/>
            <w:tcBorders>
              <w:top w:val="single" w:sz="4" w:space="0" w:color="auto"/>
            </w:tcBorders>
            <w:vAlign w:val="bottom"/>
            <w:tcPrChange w:id="108" w:author="David Döbele" w:date="2024-08-30T09:17:00Z" w16du:dateUtc="2024-08-30T07:17:00Z">
              <w:tcPr>
                <w:tcW w:w="7775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A982864" w14:textId="77777777" w:rsidR="00236F20" w:rsidRPr="00282E82" w:rsidRDefault="00236F20" w:rsidP="00236F2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Study Tutors e.V. </w:t>
            </w:r>
          </w:p>
        </w:tc>
        <w:tc>
          <w:tcPr>
            <w:tcW w:w="2558" w:type="dxa"/>
            <w:gridSpan w:val="6"/>
            <w:tcBorders>
              <w:top w:val="single" w:sz="4" w:space="0" w:color="auto"/>
            </w:tcBorders>
            <w:vAlign w:val="bottom"/>
            <w:tcPrChange w:id="109" w:author="David Döbele" w:date="2024-08-30T09:17:00Z" w16du:dateUtc="2024-08-30T07:17:00Z">
              <w:tcPr>
                <w:tcW w:w="2558" w:type="dxa"/>
                <w:gridSpan w:val="5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A523E1A" w14:textId="77777777" w:rsidR="00236F20" w:rsidRPr="00282E82" w:rsidRDefault="00236F20" w:rsidP="00236F2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Mannheim, DE</w:t>
            </w:r>
          </w:p>
        </w:tc>
      </w:tr>
      <w:tr w:rsidR="00236F20" w:rsidRPr="00F44F5F" w14:paraId="7F6E6ADF" w14:textId="77777777" w:rsidTr="007A743A">
        <w:trPr>
          <w:trHeight w:val="20"/>
          <w:trPrChange w:id="110" w:author="David Döbele" w:date="2024-08-30T09:17:00Z" w16du:dateUtc="2024-08-30T07:17:00Z">
            <w:trPr>
              <w:trHeight w:val="20"/>
            </w:trPr>
          </w:trPrChange>
        </w:trPr>
        <w:tc>
          <w:tcPr>
            <w:tcW w:w="7775" w:type="dxa"/>
            <w:gridSpan w:val="5"/>
            <w:vAlign w:val="bottom"/>
            <w:tcPrChange w:id="111" w:author="David Döbele" w:date="2024-08-30T09:17:00Z" w16du:dateUtc="2024-08-30T07:17:00Z">
              <w:tcPr>
                <w:tcW w:w="7775" w:type="dxa"/>
                <w:gridSpan w:val="5"/>
                <w:vAlign w:val="bottom"/>
              </w:tcPr>
            </w:tcPrChange>
          </w:tcPr>
          <w:p w14:paraId="7B62326E" w14:textId="5A00EB75" w:rsidR="00236F20" w:rsidRPr="00282E82" w:rsidRDefault="00236F20" w:rsidP="00236F2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Student </w:t>
            </w:r>
            <w:r w:rsidR="008C6EF4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i</w:t>
            </w:r>
            <w:r w:rsidRPr="00282E82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nitiative providing tutoring for younger students from low-income families</w:t>
            </w:r>
          </w:p>
        </w:tc>
        <w:tc>
          <w:tcPr>
            <w:tcW w:w="2558" w:type="dxa"/>
            <w:gridSpan w:val="6"/>
            <w:vAlign w:val="bottom"/>
            <w:tcPrChange w:id="112" w:author="David Döbele" w:date="2024-08-30T09:17:00Z" w16du:dateUtc="2024-08-30T07:17:00Z">
              <w:tcPr>
                <w:tcW w:w="2558" w:type="dxa"/>
                <w:gridSpan w:val="5"/>
                <w:vAlign w:val="bottom"/>
              </w:tcPr>
            </w:tcPrChange>
          </w:tcPr>
          <w:p w14:paraId="013593A9" w14:textId="77777777" w:rsidR="00236F20" w:rsidRPr="00282E82" w:rsidRDefault="00236F20" w:rsidP="00236F2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08/2024 – present</w:t>
            </w:r>
          </w:p>
        </w:tc>
      </w:tr>
      <w:tr w:rsidR="00236F20" w:rsidRPr="00B40CAE" w14:paraId="784AC728" w14:textId="77777777" w:rsidTr="007A743A">
        <w:trPr>
          <w:trHeight w:val="20"/>
          <w:trPrChange w:id="113" w:author="David Döbele" w:date="2024-08-30T09:17:00Z" w16du:dateUtc="2024-08-30T07:17:00Z">
            <w:trPr>
              <w:trHeight w:val="20"/>
            </w:trPr>
          </w:trPrChange>
        </w:trPr>
        <w:tc>
          <w:tcPr>
            <w:tcW w:w="7775" w:type="dxa"/>
            <w:gridSpan w:val="5"/>
            <w:tcPrChange w:id="114" w:author="David Döbele" w:date="2024-08-30T09:17:00Z" w16du:dateUtc="2024-08-30T07:17:00Z">
              <w:tcPr>
                <w:tcW w:w="7775" w:type="dxa"/>
                <w:gridSpan w:val="5"/>
              </w:tcPr>
            </w:tcPrChange>
          </w:tcPr>
          <w:p w14:paraId="4A06DADC" w14:textId="77777777" w:rsidR="00236F20" w:rsidRPr="00282E82" w:rsidRDefault="00236F20" w:rsidP="00236F20">
            <w:pPr>
              <w:pStyle w:val="Listenabsatz"/>
              <w:numPr>
                <w:ilvl w:val="0"/>
                <w:numId w:val="32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Organizing and conducting tutoring sessions in various subjects, helping students improve their academic skills and build confidence</w:t>
            </w:r>
          </w:p>
          <w:p w14:paraId="0406F3E1" w14:textId="77777777" w:rsidR="00236F20" w:rsidRPr="00282E82" w:rsidRDefault="00236F20" w:rsidP="00236F20">
            <w:pPr>
              <w:pStyle w:val="Listenabsatz"/>
              <w:numPr>
                <w:ilvl w:val="0"/>
                <w:numId w:val="32"/>
              </w:num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Supporting a student with reading difficulties by providing tailored reading exercises and strategies to enhance their reading skills and comprehension</w:t>
            </w:r>
          </w:p>
        </w:tc>
        <w:tc>
          <w:tcPr>
            <w:tcW w:w="2558" w:type="dxa"/>
            <w:gridSpan w:val="6"/>
            <w:tcPrChange w:id="115" w:author="David Döbele" w:date="2024-08-30T09:17:00Z" w16du:dateUtc="2024-08-30T07:17:00Z">
              <w:tcPr>
                <w:tcW w:w="2558" w:type="dxa"/>
                <w:gridSpan w:val="5"/>
              </w:tcPr>
            </w:tcPrChange>
          </w:tcPr>
          <w:p w14:paraId="19C6BCEE" w14:textId="77777777" w:rsidR="00236F20" w:rsidRPr="00282E82" w:rsidRDefault="00236F20" w:rsidP="00236F20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4"/>
                <w:lang w:val="en-US"/>
              </w:rPr>
            </w:pPr>
          </w:p>
        </w:tc>
      </w:tr>
      <w:tr w:rsidR="00236F20" w:rsidRPr="00F44F5F" w14:paraId="5B783C5D" w14:textId="77777777" w:rsidTr="007A743A">
        <w:trPr>
          <w:trHeight w:val="340"/>
          <w:trPrChange w:id="116" w:author="David Döbele" w:date="2024-08-30T09:17:00Z" w16du:dateUtc="2024-08-30T07:17:00Z">
            <w:trPr>
              <w:trHeight w:val="340"/>
            </w:trPr>
          </w:trPrChange>
        </w:trPr>
        <w:tc>
          <w:tcPr>
            <w:tcW w:w="7775" w:type="dxa"/>
            <w:gridSpan w:val="5"/>
            <w:vAlign w:val="bottom"/>
            <w:tcPrChange w:id="117" w:author="David Döbele" w:date="2024-08-30T09:17:00Z" w16du:dateUtc="2024-08-30T07:17:00Z">
              <w:tcPr>
                <w:tcW w:w="7775" w:type="dxa"/>
                <w:gridSpan w:val="5"/>
                <w:vAlign w:val="bottom"/>
              </w:tcPr>
            </w:tcPrChange>
          </w:tcPr>
          <w:p w14:paraId="67C73B6C" w14:textId="77777777" w:rsidR="00236F20" w:rsidRPr="00282E82" w:rsidRDefault="00236F20" w:rsidP="00236F20">
            <w:pPr>
              <w:tabs>
                <w:tab w:val="right" w:pos="10466"/>
              </w:tabs>
              <w:ind w:right="-24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282E82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Health Department Grevenbroich</w:t>
            </w:r>
          </w:p>
        </w:tc>
        <w:tc>
          <w:tcPr>
            <w:tcW w:w="2558" w:type="dxa"/>
            <w:gridSpan w:val="6"/>
            <w:vAlign w:val="bottom"/>
            <w:tcPrChange w:id="118" w:author="David Döbele" w:date="2024-08-30T09:17:00Z" w16du:dateUtc="2024-08-30T07:17:00Z">
              <w:tcPr>
                <w:tcW w:w="2558" w:type="dxa"/>
                <w:gridSpan w:val="5"/>
                <w:vAlign w:val="bottom"/>
              </w:tcPr>
            </w:tcPrChange>
          </w:tcPr>
          <w:p w14:paraId="613F7BAB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Grevenbroich, DE</w:t>
            </w:r>
          </w:p>
        </w:tc>
      </w:tr>
      <w:tr w:rsidR="00236F20" w:rsidRPr="00F44F5F" w14:paraId="207D5CEC" w14:textId="77777777" w:rsidTr="007A743A">
        <w:trPr>
          <w:trHeight w:val="20"/>
          <w:trPrChange w:id="119" w:author="David Döbele" w:date="2024-08-30T09:17:00Z" w16du:dateUtc="2024-08-30T07:17:00Z">
            <w:trPr>
              <w:trHeight w:val="20"/>
            </w:trPr>
          </w:trPrChange>
        </w:trPr>
        <w:tc>
          <w:tcPr>
            <w:tcW w:w="7775" w:type="dxa"/>
            <w:gridSpan w:val="5"/>
            <w:vAlign w:val="bottom"/>
            <w:tcPrChange w:id="120" w:author="David Döbele" w:date="2024-08-30T09:17:00Z" w16du:dateUtc="2024-08-30T07:17:00Z">
              <w:tcPr>
                <w:tcW w:w="7775" w:type="dxa"/>
                <w:gridSpan w:val="5"/>
                <w:vAlign w:val="bottom"/>
              </w:tcPr>
            </w:tcPrChange>
          </w:tcPr>
          <w:p w14:paraId="2EB0B58C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4"/>
                <w:lang w:val="en-US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Volunteered during my Bundeswehr service</w:t>
            </w:r>
          </w:p>
        </w:tc>
        <w:tc>
          <w:tcPr>
            <w:tcW w:w="2558" w:type="dxa"/>
            <w:gridSpan w:val="6"/>
            <w:vAlign w:val="bottom"/>
            <w:tcPrChange w:id="121" w:author="David Döbele" w:date="2024-08-30T09:17:00Z" w16du:dateUtc="2024-08-30T07:17:00Z">
              <w:tcPr>
                <w:tcW w:w="2558" w:type="dxa"/>
                <w:gridSpan w:val="5"/>
                <w:vAlign w:val="bottom"/>
              </w:tcPr>
            </w:tcPrChange>
          </w:tcPr>
          <w:p w14:paraId="4C3175B4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 w:rsidRPr="00282E82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12/2020 – 01/2021</w:t>
            </w:r>
          </w:p>
        </w:tc>
      </w:tr>
      <w:tr w:rsidR="00236F20" w:rsidRPr="00B40CAE" w14:paraId="11A35047" w14:textId="77777777" w:rsidTr="007A743A">
        <w:trPr>
          <w:trHeight w:val="20"/>
          <w:trPrChange w:id="122" w:author="David Döbele" w:date="2024-08-30T09:17:00Z" w16du:dateUtc="2024-08-30T07:17:00Z">
            <w:trPr>
              <w:trHeight w:val="20"/>
            </w:trPr>
          </w:trPrChange>
        </w:trPr>
        <w:tc>
          <w:tcPr>
            <w:tcW w:w="9498" w:type="dxa"/>
            <w:gridSpan w:val="10"/>
            <w:tcPrChange w:id="123" w:author="David Döbele" w:date="2024-08-30T09:17:00Z" w16du:dateUtc="2024-08-30T07:17:00Z">
              <w:tcPr>
                <w:tcW w:w="7775" w:type="dxa"/>
                <w:gridSpan w:val="5"/>
              </w:tcPr>
            </w:tcPrChange>
          </w:tcPr>
          <w:p w14:paraId="04629E1C" w14:textId="77777777" w:rsidR="00236F20" w:rsidRPr="00236F20" w:rsidRDefault="00236F20" w:rsidP="00236F20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  <w:lang w:val="en-US"/>
              </w:rPr>
            </w:pPr>
            <w:r w:rsidRPr="00236F2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Provided administrative support to combat COVID-19, including contact tracing and citizen guidance</w:t>
            </w:r>
          </w:p>
        </w:tc>
        <w:tc>
          <w:tcPr>
            <w:tcW w:w="835" w:type="dxa"/>
            <w:tcPrChange w:id="124" w:author="David Döbele" w:date="2024-08-30T09:17:00Z" w16du:dateUtc="2024-08-30T07:17:00Z">
              <w:tcPr>
                <w:tcW w:w="2558" w:type="dxa"/>
                <w:gridSpan w:val="5"/>
              </w:tcPr>
            </w:tcPrChange>
          </w:tcPr>
          <w:p w14:paraId="56583984" w14:textId="77777777" w:rsidR="00236F20" w:rsidRPr="00282E82" w:rsidRDefault="00236F20" w:rsidP="00236F2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4"/>
                <w:lang w:val="en-US"/>
              </w:rPr>
            </w:pPr>
          </w:p>
        </w:tc>
      </w:tr>
      <w:tr w:rsidR="00236F20" w:rsidRPr="00F44F5F" w14:paraId="04AE94C7" w14:textId="77777777" w:rsidTr="007A743A">
        <w:trPr>
          <w:trHeight w:val="510"/>
          <w:trPrChange w:id="125" w:author="David Döbele" w:date="2024-08-30T09:17:00Z" w16du:dateUtc="2024-08-30T07:17:00Z">
            <w:trPr>
              <w:trHeight w:val="510"/>
            </w:trPr>
          </w:trPrChange>
        </w:trPr>
        <w:tc>
          <w:tcPr>
            <w:tcW w:w="10333" w:type="dxa"/>
            <w:gridSpan w:val="11"/>
            <w:tcBorders>
              <w:bottom w:val="single" w:sz="4" w:space="0" w:color="auto"/>
            </w:tcBorders>
            <w:vAlign w:val="bottom"/>
            <w:tcPrChange w:id="126" w:author="David Döbele" w:date="2024-08-30T09:17:00Z" w16du:dateUtc="2024-08-30T07:17:00Z">
              <w:tcPr>
                <w:tcW w:w="10333" w:type="dxa"/>
                <w:gridSpan w:val="10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14B66AB" w14:textId="77777777" w:rsidR="00236F20" w:rsidRPr="00282E82" w:rsidRDefault="00236F20" w:rsidP="00236F20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82E82">
              <w:rPr>
                <w:rFonts w:ascii="Times New Roman" w:hAnsi="Times New Roman" w:cs="Times New Roman"/>
                <w:b/>
                <w:sz w:val="28"/>
                <w:szCs w:val="28"/>
              </w:rPr>
              <w:t>OTHER SKILLS &amp; INTERESTS</w:t>
            </w:r>
          </w:p>
        </w:tc>
      </w:tr>
      <w:tr w:rsidR="00236F20" w:rsidRPr="00B40CAE" w14:paraId="1389A615" w14:textId="77777777" w:rsidTr="007A743A">
        <w:trPr>
          <w:trHeight w:val="283"/>
          <w:trPrChange w:id="127" w:author="David Döbele" w:date="2024-08-30T09:17:00Z" w16du:dateUtc="2024-08-30T07:17:00Z">
            <w:trPr>
              <w:trHeight w:val="283"/>
            </w:trPr>
          </w:trPrChange>
        </w:trPr>
        <w:tc>
          <w:tcPr>
            <w:tcW w:w="1440" w:type="dxa"/>
            <w:tcBorders>
              <w:top w:val="single" w:sz="4" w:space="0" w:color="auto"/>
            </w:tcBorders>
            <w:vAlign w:val="bottom"/>
            <w:tcPrChange w:id="128" w:author="David Döbele" w:date="2024-08-30T09:17:00Z" w16du:dateUtc="2024-08-30T07:17:00Z">
              <w:tcPr>
                <w:tcW w:w="1440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388E43ED" w14:textId="77777777" w:rsidR="00236F20" w:rsidRPr="00282E82" w:rsidRDefault="00236F20" w:rsidP="00236F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</w:rPr>
              <w:t>Languages:</w:t>
            </w:r>
          </w:p>
        </w:tc>
        <w:tc>
          <w:tcPr>
            <w:tcW w:w="8893" w:type="dxa"/>
            <w:gridSpan w:val="10"/>
            <w:tcBorders>
              <w:top w:val="single" w:sz="4" w:space="0" w:color="auto"/>
            </w:tcBorders>
            <w:vAlign w:val="bottom"/>
            <w:tcPrChange w:id="129" w:author="David Döbele" w:date="2024-08-30T09:17:00Z" w16du:dateUtc="2024-08-30T07:17:00Z">
              <w:tcPr>
                <w:tcW w:w="8893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4D0A653" w14:textId="77777777" w:rsidR="00236F20" w:rsidRPr="00236F20" w:rsidRDefault="00236F20" w:rsidP="00236F2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36F20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(native), English (business fluent), Russian (proficient) </w:t>
            </w:r>
          </w:p>
        </w:tc>
      </w:tr>
      <w:tr w:rsidR="00236F20" w:rsidRPr="00B40CAE" w14:paraId="510089AE" w14:textId="77777777" w:rsidTr="007A743A">
        <w:trPr>
          <w:trHeight w:val="283"/>
          <w:trPrChange w:id="130" w:author="David Döbele" w:date="2024-08-30T09:17:00Z" w16du:dateUtc="2024-08-30T07:17:00Z">
            <w:trPr>
              <w:trHeight w:val="283"/>
            </w:trPr>
          </w:trPrChange>
        </w:trPr>
        <w:tc>
          <w:tcPr>
            <w:tcW w:w="1440" w:type="dxa"/>
            <w:vAlign w:val="bottom"/>
            <w:tcPrChange w:id="131" w:author="David Döbele" w:date="2024-08-30T09:17:00Z" w16du:dateUtc="2024-08-30T07:17:00Z">
              <w:tcPr>
                <w:tcW w:w="1440" w:type="dxa"/>
                <w:vAlign w:val="bottom"/>
              </w:tcPr>
            </w:tcPrChange>
          </w:tcPr>
          <w:p w14:paraId="22B524A2" w14:textId="77777777" w:rsidR="00236F20" w:rsidRPr="00282E82" w:rsidRDefault="00236F20" w:rsidP="00236F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</w:rPr>
              <w:t>IT:</w:t>
            </w:r>
          </w:p>
        </w:tc>
        <w:tc>
          <w:tcPr>
            <w:tcW w:w="8893" w:type="dxa"/>
            <w:gridSpan w:val="10"/>
            <w:vAlign w:val="bottom"/>
            <w:tcPrChange w:id="132" w:author="David Döbele" w:date="2024-08-30T09:17:00Z" w16du:dateUtc="2024-08-30T07:17:00Z">
              <w:tcPr>
                <w:tcW w:w="8893" w:type="dxa"/>
                <w:gridSpan w:val="9"/>
                <w:vAlign w:val="bottom"/>
              </w:tcPr>
            </w:tcPrChange>
          </w:tcPr>
          <w:p w14:paraId="1A4B2CC0" w14:textId="77777777" w:rsidR="00236F20" w:rsidRPr="00282E82" w:rsidRDefault="00236F20" w:rsidP="00236F20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Advanced proficiency in Microsoft Office (Word, Excel, PowerPoint, Outlook)</w:t>
            </w:r>
          </w:p>
        </w:tc>
      </w:tr>
      <w:tr w:rsidR="00B40CAE" w:rsidRPr="00B40CAE" w14:paraId="4D5B4D07" w14:textId="77777777" w:rsidTr="007A743A">
        <w:trPr>
          <w:trHeight w:val="737"/>
          <w:trPrChange w:id="133" w:author="David Döbele" w:date="2024-08-30T09:17:00Z" w16du:dateUtc="2024-08-30T07:17:00Z">
            <w:trPr>
              <w:trHeight w:val="767"/>
            </w:trPr>
          </w:trPrChange>
        </w:trPr>
        <w:tc>
          <w:tcPr>
            <w:tcW w:w="1440" w:type="dxa"/>
            <w:vAlign w:val="bottom"/>
            <w:tcPrChange w:id="134" w:author="David Döbele" w:date="2024-08-30T09:17:00Z" w16du:dateUtc="2024-08-30T07:17:00Z">
              <w:tcPr>
                <w:tcW w:w="1440" w:type="dxa"/>
                <w:vAlign w:val="bottom"/>
              </w:tcPr>
            </w:tcPrChange>
          </w:tcPr>
          <w:p w14:paraId="1CAEC070" w14:textId="44CDB50C" w:rsidR="00B40CAE" w:rsidRPr="00282E82" w:rsidRDefault="00B40CAE" w:rsidP="00B40C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2E82">
              <w:rPr>
                <w:rFonts w:ascii="Times New Roman" w:hAnsi="Times New Roman" w:cs="Times New Roman"/>
                <w:sz w:val="20"/>
                <w:szCs w:val="20"/>
              </w:rPr>
              <w:t xml:space="preserve">Interests: </w:t>
            </w:r>
            <w:ins w:id="135" w:author="David Döbele" w:date="2024-08-30T09:17:00Z" w16du:dateUtc="2024-08-30T07:17:00Z">
              <w:r>
                <w:rPr>
                  <w:rFonts w:ascii="Times New Roman" w:hAnsi="Times New Roman" w:cs="Times New Roman"/>
                  <w:sz w:val="20"/>
                  <w:szCs w:val="20"/>
                </w:rPr>
                <w:br/>
              </w:r>
              <w:r>
                <w:rPr>
                  <w:rFonts w:ascii="Times New Roman" w:hAnsi="Times New Roman" w:cs="Times New Roman"/>
                  <w:sz w:val="20"/>
                  <w:szCs w:val="20"/>
                </w:rPr>
                <w:br/>
              </w:r>
            </w:ins>
          </w:p>
        </w:tc>
        <w:tc>
          <w:tcPr>
            <w:tcW w:w="8893" w:type="dxa"/>
            <w:gridSpan w:val="10"/>
            <w:vAlign w:val="bottom"/>
            <w:tcPrChange w:id="136" w:author="David Döbele" w:date="2024-08-30T09:17:00Z" w16du:dateUtc="2024-08-30T07:17:00Z">
              <w:tcPr>
                <w:tcW w:w="8893" w:type="dxa"/>
                <w:gridSpan w:val="9"/>
                <w:vAlign w:val="bottom"/>
              </w:tcPr>
            </w:tcPrChange>
          </w:tcPr>
          <w:p w14:paraId="77195590" w14:textId="77777777" w:rsidR="00B40CAE" w:rsidRPr="00282E82" w:rsidRDefault="00B40CAE" w:rsidP="00B40CA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Active participant in boxing</w:t>
            </w:r>
          </w:p>
          <w:p w14:paraId="21F45D17" w14:textId="77777777" w:rsidR="00B40CAE" w:rsidRPr="00282E82" w:rsidRDefault="00B40CAE" w:rsidP="00B40CA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Developing and managing a personal investment portfolio</w:t>
            </w:r>
          </w:p>
          <w:p w14:paraId="36A404DC" w14:textId="77777777" w:rsidR="00B40CAE" w:rsidRPr="00282E82" w:rsidRDefault="00B40CAE" w:rsidP="00B40CAE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282E8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Lifelong learner with a commitment to ongoing self-education</w:t>
            </w:r>
          </w:p>
        </w:tc>
      </w:tr>
    </w:tbl>
    <w:p w14:paraId="0747D2BF" w14:textId="69F47280" w:rsidR="00723643" w:rsidRPr="000D72FA" w:rsidRDefault="00723643" w:rsidP="00236F20">
      <w:pPr>
        <w:rPr>
          <w:sz w:val="18"/>
          <w:lang w:val="en-US"/>
        </w:rPr>
      </w:pPr>
    </w:p>
    <w:sectPr w:rsidR="00723643" w:rsidRPr="000D72FA" w:rsidSect="00FE0496">
      <w:footerReference w:type="even" r:id="rId12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71" w:author="Robert Weit" w:date="2024-08-29T15:16:00Z" w:initials="MOU">
    <w:p w14:paraId="4427DE1F" w14:textId="77777777" w:rsidR="0064555E" w:rsidRDefault="0064555E" w:rsidP="0064555E">
      <w:r>
        <w:rPr>
          <w:rStyle w:val="Kommentarzeichen"/>
        </w:rPr>
        <w:annotationRef/>
      </w:r>
      <w:r>
        <w:rPr>
          <w:sz w:val="20"/>
          <w:szCs w:val="20"/>
        </w:rPr>
        <w:t>Hast du ne Idee, wie man die Zeilenabstände hier gleichmäßig hinbekommt? Bin die Checkliste durchgegangen und habe mit den Techniken sowie anderen nichts erreichen können (oder etwas übersehen…)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427DE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52F61AA" w16cex:dateUtc="2024-08-29T13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427DE1F" w16cid:durableId="452F61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780206" w14:textId="77777777" w:rsidR="003C4D4C" w:rsidRDefault="003C4D4C" w:rsidP="00BE053D">
      <w:pPr>
        <w:spacing w:after="0" w:line="240" w:lineRule="auto"/>
      </w:pPr>
      <w:r>
        <w:separator/>
      </w:r>
    </w:p>
  </w:endnote>
  <w:endnote w:type="continuationSeparator" w:id="0">
    <w:p w14:paraId="7CA24D21" w14:textId="77777777" w:rsidR="003C4D4C" w:rsidRDefault="003C4D4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62A533" w14:textId="77777777" w:rsidR="003C4D4C" w:rsidRDefault="003C4D4C" w:rsidP="00BE053D">
      <w:pPr>
        <w:spacing w:after="0" w:line="240" w:lineRule="auto"/>
      </w:pPr>
      <w:r>
        <w:separator/>
      </w:r>
    </w:p>
  </w:footnote>
  <w:footnote w:type="continuationSeparator" w:id="0">
    <w:p w14:paraId="1F2C1ED5" w14:textId="77777777" w:rsidR="003C4D4C" w:rsidRDefault="003C4D4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12645C"/>
    <w:multiLevelType w:val="hybridMultilevel"/>
    <w:tmpl w:val="BB9034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878EC"/>
    <w:multiLevelType w:val="hybridMultilevel"/>
    <w:tmpl w:val="6C7071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A42E26"/>
    <w:multiLevelType w:val="hybridMultilevel"/>
    <w:tmpl w:val="6FF6AF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DF1DA1"/>
    <w:multiLevelType w:val="hybridMultilevel"/>
    <w:tmpl w:val="6E38E37C"/>
    <w:lvl w:ilvl="0" w:tplc="87126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AAE09FD"/>
    <w:multiLevelType w:val="hybridMultilevel"/>
    <w:tmpl w:val="D952BC0C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AC0EE6"/>
    <w:multiLevelType w:val="hybridMultilevel"/>
    <w:tmpl w:val="A260E8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7A1B4F"/>
    <w:multiLevelType w:val="hybridMultilevel"/>
    <w:tmpl w:val="31FA8F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566099">
    <w:abstractNumId w:val="16"/>
  </w:num>
  <w:num w:numId="2" w16cid:durableId="1421750788">
    <w:abstractNumId w:val="19"/>
  </w:num>
  <w:num w:numId="3" w16cid:durableId="86001503">
    <w:abstractNumId w:val="23"/>
  </w:num>
  <w:num w:numId="4" w16cid:durableId="1107894137">
    <w:abstractNumId w:val="0"/>
  </w:num>
  <w:num w:numId="5" w16cid:durableId="531384562">
    <w:abstractNumId w:val="1"/>
  </w:num>
  <w:num w:numId="6" w16cid:durableId="1799178054">
    <w:abstractNumId w:val="2"/>
  </w:num>
  <w:num w:numId="7" w16cid:durableId="1220095197">
    <w:abstractNumId w:val="15"/>
  </w:num>
  <w:num w:numId="8" w16cid:durableId="349721462">
    <w:abstractNumId w:val="28"/>
  </w:num>
  <w:num w:numId="9" w16cid:durableId="1282880586">
    <w:abstractNumId w:val="14"/>
  </w:num>
  <w:num w:numId="10" w16cid:durableId="654575807">
    <w:abstractNumId w:val="31"/>
  </w:num>
  <w:num w:numId="11" w16cid:durableId="1753965141">
    <w:abstractNumId w:val="7"/>
  </w:num>
  <w:num w:numId="12" w16cid:durableId="23754823">
    <w:abstractNumId w:val="8"/>
  </w:num>
  <w:num w:numId="13" w16cid:durableId="1190335246">
    <w:abstractNumId w:val="10"/>
  </w:num>
  <w:num w:numId="14" w16cid:durableId="610205783">
    <w:abstractNumId w:val="11"/>
  </w:num>
  <w:num w:numId="15" w16cid:durableId="970288409">
    <w:abstractNumId w:val="26"/>
  </w:num>
  <w:num w:numId="16" w16cid:durableId="940338406">
    <w:abstractNumId w:val="6"/>
  </w:num>
  <w:num w:numId="17" w16cid:durableId="1479805834">
    <w:abstractNumId w:val="18"/>
  </w:num>
  <w:num w:numId="18" w16cid:durableId="2110544190">
    <w:abstractNumId w:val="5"/>
  </w:num>
  <w:num w:numId="19" w16cid:durableId="2031250254">
    <w:abstractNumId w:val="22"/>
  </w:num>
  <w:num w:numId="20" w16cid:durableId="1472820350">
    <w:abstractNumId w:val="12"/>
  </w:num>
  <w:num w:numId="21" w16cid:durableId="1601379235">
    <w:abstractNumId w:val="13"/>
  </w:num>
  <w:num w:numId="22" w16cid:durableId="440415878">
    <w:abstractNumId w:val="17"/>
  </w:num>
  <w:num w:numId="23" w16cid:durableId="347759739">
    <w:abstractNumId w:val="9"/>
  </w:num>
  <w:num w:numId="24" w16cid:durableId="862086838">
    <w:abstractNumId w:val="25"/>
  </w:num>
  <w:num w:numId="25" w16cid:durableId="668748404">
    <w:abstractNumId w:val="32"/>
  </w:num>
  <w:num w:numId="26" w16cid:durableId="1169979124">
    <w:abstractNumId w:val="20"/>
  </w:num>
  <w:num w:numId="27" w16cid:durableId="1986205148">
    <w:abstractNumId w:val="24"/>
  </w:num>
  <w:num w:numId="28" w16cid:durableId="1386174298">
    <w:abstractNumId w:val="30"/>
  </w:num>
  <w:num w:numId="29" w16cid:durableId="1215585545">
    <w:abstractNumId w:val="27"/>
  </w:num>
  <w:num w:numId="30" w16cid:durableId="710954822">
    <w:abstractNumId w:val="4"/>
  </w:num>
  <w:num w:numId="31" w16cid:durableId="1570191233">
    <w:abstractNumId w:val="3"/>
  </w:num>
  <w:num w:numId="32" w16cid:durableId="794103563">
    <w:abstractNumId w:val="21"/>
  </w:num>
  <w:num w:numId="33" w16cid:durableId="1304963397">
    <w:abstractNumId w:val="2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  <w15:person w15:author="Robert Weit">
    <w15:presenceInfo w15:providerId="AD" w15:userId="S::Robert.Weit@bbsw2-lu.de::a92e463a-c77f-42cf-99ee-5f3e20ddc0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07ED"/>
    <w:rsid w:val="000549CE"/>
    <w:rsid w:val="00057F75"/>
    <w:rsid w:val="00061D33"/>
    <w:rsid w:val="00063704"/>
    <w:rsid w:val="00064643"/>
    <w:rsid w:val="00087747"/>
    <w:rsid w:val="000A1FDA"/>
    <w:rsid w:val="000B63E2"/>
    <w:rsid w:val="000B6548"/>
    <w:rsid w:val="000D671A"/>
    <w:rsid w:val="000D72FA"/>
    <w:rsid w:val="000F6473"/>
    <w:rsid w:val="00103EC5"/>
    <w:rsid w:val="00116C6E"/>
    <w:rsid w:val="00125CA6"/>
    <w:rsid w:val="00156FC9"/>
    <w:rsid w:val="00162A5A"/>
    <w:rsid w:val="001647AB"/>
    <w:rsid w:val="00172867"/>
    <w:rsid w:val="00175384"/>
    <w:rsid w:val="00175B6D"/>
    <w:rsid w:val="001901ED"/>
    <w:rsid w:val="0019483A"/>
    <w:rsid w:val="001A32F6"/>
    <w:rsid w:val="001A46BF"/>
    <w:rsid w:val="001A481B"/>
    <w:rsid w:val="001B0186"/>
    <w:rsid w:val="001B62CA"/>
    <w:rsid w:val="001D4DCD"/>
    <w:rsid w:val="001F4175"/>
    <w:rsid w:val="00223A4D"/>
    <w:rsid w:val="00232039"/>
    <w:rsid w:val="00232CB5"/>
    <w:rsid w:val="00234A7E"/>
    <w:rsid w:val="00236F20"/>
    <w:rsid w:val="0024373D"/>
    <w:rsid w:val="00244DF5"/>
    <w:rsid w:val="002508C2"/>
    <w:rsid w:val="00267252"/>
    <w:rsid w:val="00282DB0"/>
    <w:rsid w:val="00282E82"/>
    <w:rsid w:val="002B2091"/>
    <w:rsid w:val="002C6972"/>
    <w:rsid w:val="002D2415"/>
    <w:rsid w:val="002D2B32"/>
    <w:rsid w:val="002D4516"/>
    <w:rsid w:val="002E7BFD"/>
    <w:rsid w:val="002F46AD"/>
    <w:rsid w:val="003101F0"/>
    <w:rsid w:val="00314B7A"/>
    <w:rsid w:val="0032236D"/>
    <w:rsid w:val="00322FA4"/>
    <w:rsid w:val="00324BC5"/>
    <w:rsid w:val="00340BAB"/>
    <w:rsid w:val="003418E0"/>
    <w:rsid w:val="00347F8D"/>
    <w:rsid w:val="00372F7B"/>
    <w:rsid w:val="003733E5"/>
    <w:rsid w:val="003733F6"/>
    <w:rsid w:val="00376400"/>
    <w:rsid w:val="00390340"/>
    <w:rsid w:val="00390EA6"/>
    <w:rsid w:val="003A09AB"/>
    <w:rsid w:val="003C4D4C"/>
    <w:rsid w:val="003D4B29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7814"/>
    <w:rsid w:val="00484FD7"/>
    <w:rsid w:val="004929FB"/>
    <w:rsid w:val="004A54BA"/>
    <w:rsid w:val="004B6A5E"/>
    <w:rsid w:val="004D22BA"/>
    <w:rsid w:val="00507EA7"/>
    <w:rsid w:val="00517BB0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32CA"/>
    <w:rsid w:val="006058D8"/>
    <w:rsid w:val="00610200"/>
    <w:rsid w:val="00623699"/>
    <w:rsid w:val="00632D5A"/>
    <w:rsid w:val="0063322C"/>
    <w:rsid w:val="00635515"/>
    <w:rsid w:val="0064555E"/>
    <w:rsid w:val="0065103C"/>
    <w:rsid w:val="006546FD"/>
    <w:rsid w:val="00665BF3"/>
    <w:rsid w:val="006732D6"/>
    <w:rsid w:val="00685738"/>
    <w:rsid w:val="00693E09"/>
    <w:rsid w:val="00694B75"/>
    <w:rsid w:val="006A2DE9"/>
    <w:rsid w:val="006A7230"/>
    <w:rsid w:val="006B4E32"/>
    <w:rsid w:val="006B72C7"/>
    <w:rsid w:val="006B7F78"/>
    <w:rsid w:val="006C2252"/>
    <w:rsid w:val="006C32B3"/>
    <w:rsid w:val="006D5F1D"/>
    <w:rsid w:val="006D7F7F"/>
    <w:rsid w:val="006E2C9C"/>
    <w:rsid w:val="006E40EF"/>
    <w:rsid w:val="006F0039"/>
    <w:rsid w:val="006F6E64"/>
    <w:rsid w:val="00711CEF"/>
    <w:rsid w:val="00720320"/>
    <w:rsid w:val="00723643"/>
    <w:rsid w:val="00725D3C"/>
    <w:rsid w:val="00733DA1"/>
    <w:rsid w:val="00737822"/>
    <w:rsid w:val="0074111D"/>
    <w:rsid w:val="00747616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1090"/>
    <w:rsid w:val="007A5351"/>
    <w:rsid w:val="007A720F"/>
    <w:rsid w:val="007A743A"/>
    <w:rsid w:val="007B6F94"/>
    <w:rsid w:val="007C6A3C"/>
    <w:rsid w:val="007D4BEE"/>
    <w:rsid w:val="007D5BE9"/>
    <w:rsid w:val="007F17BC"/>
    <w:rsid w:val="008050E4"/>
    <w:rsid w:val="0082257D"/>
    <w:rsid w:val="008373BA"/>
    <w:rsid w:val="00853438"/>
    <w:rsid w:val="00866846"/>
    <w:rsid w:val="00875DA9"/>
    <w:rsid w:val="00883B6A"/>
    <w:rsid w:val="00895E38"/>
    <w:rsid w:val="008A782B"/>
    <w:rsid w:val="008B0FC0"/>
    <w:rsid w:val="008C0991"/>
    <w:rsid w:val="008C429A"/>
    <w:rsid w:val="008C6EF4"/>
    <w:rsid w:val="008D2AC1"/>
    <w:rsid w:val="008E1F3D"/>
    <w:rsid w:val="008E257E"/>
    <w:rsid w:val="009053D7"/>
    <w:rsid w:val="0091331D"/>
    <w:rsid w:val="009250BA"/>
    <w:rsid w:val="0093223C"/>
    <w:rsid w:val="00941A87"/>
    <w:rsid w:val="009501C2"/>
    <w:rsid w:val="009668B9"/>
    <w:rsid w:val="0097246E"/>
    <w:rsid w:val="00976577"/>
    <w:rsid w:val="00996356"/>
    <w:rsid w:val="00997D9A"/>
    <w:rsid w:val="009D7C49"/>
    <w:rsid w:val="009E7297"/>
    <w:rsid w:val="00A0257D"/>
    <w:rsid w:val="00A12EDC"/>
    <w:rsid w:val="00A170A5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08B4"/>
    <w:rsid w:val="00AB2A5A"/>
    <w:rsid w:val="00AD28F8"/>
    <w:rsid w:val="00AE4ED3"/>
    <w:rsid w:val="00B0015E"/>
    <w:rsid w:val="00B0230B"/>
    <w:rsid w:val="00B17D95"/>
    <w:rsid w:val="00B23509"/>
    <w:rsid w:val="00B359DB"/>
    <w:rsid w:val="00B3632B"/>
    <w:rsid w:val="00B409D8"/>
    <w:rsid w:val="00B40CAE"/>
    <w:rsid w:val="00B5178D"/>
    <w:rsid w:val="00B67F1F"/>
    <w:rsid w:val="00B701D7"/>
    <w:rsid w:val="00B90595"/>
    <w:rsid w:val="00B93903"/>
    <w:rsid w:val="00B96045"/>
    <w:rsid w:val="00BA215A"/>
    <w:rsid w:val="00BB5F09"/>
    <w:rsid w:val="00BC0D9F"/>
    <w:rsid w:val="00BD3273"/>
    <w:rsid w:val="00BE053D"/>
    <w:rsid w:val="00BE3A98"/>
    <w:rsid w:val="00BF1A7A"/>
    <w:rsid w:val="00BF1FA3"/>
    <w:rsid w:val="00C00974"/>
    <w:rsid w:val="00C018E4"/>
    <w:rsid w:val="00C066FA"/>
    <w:rsid w:val="00C25387"/>
    <w:rsid w:val="00C54BE3"/>
    <w:rsid w:val="00C553CF"/>
    <w:rsid w:val="00C57F80"/>
    <w:rsid w:val="00C75DBD"/>
    <w:rsid w:val="00C768ED"/>
    <w:rsid w:val="00C82A8F"/>
    <w:rsid w:val="00C852BC"/>
    <w:rsid w:val="00C916C2"/>
    <w:rsid w:val="00C95DC0"/>
    <w:rsid w:val="00CC7F56"/>
    <w:rsid w:val="00CD1B12"/>
    <w:rsid w:val="00CD55DC"/>
    <w:rsid w:val="00CE11B9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DE31EB"/>
    <w:rsid w:val="00E00140"/>
    <w:rsid w:val="00E13110"/>
    <w:rsid w:val="00E24DF1"/>
    <w:rsid w:val="00E3483E"/>
    <w:rsid w:val="00E40B9A"/>
    <w:rsid w:val="00E431ED"/>
    <w:rsid w:val="00E47A62"/>
    <w:rsid w:val="00E55D90"/>
    <w:rsid w:val="00E64FF5"/>
    <w:rsid w:val="00E81860"/>
    <w:rsid w:val="00E907EC"/>
    <w:rsid w:val="00EA5421"/>
    <w:rsid w:val="00EB34FC"/>
    <w:rsid w:val="00EB5816"/>
    <w:rsid w:val="00ED0EA9"/>
    <w:rsid w:val="00EF2AE9"/>
    <w:rsid w:val="00EF77DF"/>
    <w:rsid w:val="00F11BEF"/>
    <w:rsid w:val="00F13A7A"/>
    <w:rsid w:val="00F165E1"/>
    <w:rsid w:val="00F258E7"/>
    <w:rsid w:val="00F273B0"/>
    <w:rsid w:val="00F31B84"/>
    <w:rsid w:val="00F3629A"/>
    <w:rsid w:val="00F44F5F"/>
    <w:rsid w:val="00F46E28"/>
    <w:rsid w:val="00F57BA5"/>
    <w:rsid w:val="00F631EC"/>
    <w:rsid w:val="00F64C22"/>
    <w:rsid w:val="00F64FA7"/>
    <w:rsid w:val="00F74D19"/>
    <w:rsid w:val="00F76F28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6370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75DB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C75DB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C75DB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75DB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75DB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</Words>
  <Characters>2866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9</cp:revision>
  <cp:lastPrinted>2024-08-29T13:15:00Z</cp:lastPrinted>
  <dcterms:created xsi:type="dcterms:W3CDTF">2024-08-29T11:00:00Z</dcterms:created>
  <dcterms:modified xsi:type="dcterms:W3CDTF">2024-08-30T07:17:00Z</dcterms:modified>
</cp:coreProperties>
</file>