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5026B" w14:textId="77777777" w:rsidR="00CC5BC0" w:rsidRDefault="00423531" w:rsidP="00696C58">
      <w:pPr>
        <w:jc w:val="both"/>
      </w:pPr>
      <w:r>
        <w:t xml:space="preserve">Dear Sir </w:t>
      </w:r>
      <w:proofErr w:type="spellStart"/>
      <w:r>
        <w:t>or</w:t>
      </w:r>
      <w:proofErr w:type="spellEnd"/>
      <w:r>
        <w:t xml:space="preserve"> Madam,</w:t>
      </w:r>
    </w:p>
    <w:p w14:paraId="6CDAC9E4" w14:textId="77777777" w:rsidR="00423531" w:rsidRDefault="00423531" w:rsidP="00696C58">
      <w:pPr>
        <w:jc w:val="both"/>
      </w:pPr>
    </w:p>
    <w:p w14:paraId="208015F5" w14:textId="2FEF33DC" w:rsidR="00423531" w:rsidRDefault="006F143C" w:rsidP="00696C58">
      <w:pPr>
        <w:jc w:val="both"/>
      </w:pPr>
      <w:r>
        <w:t xml:space="preserve">The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globalised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live in </w:t>
      </w:r>
      <w:proofErr w:type="spellStart"/>
      <w:r>
        <w:t>today</w:t>
      </w:r>
      <w:proofErr w:type="spellEnd"/>
      <w:r w:rsidR="00423531">
        <w:t xml:space="preserve"> </w:t>
      </w:r>
      <w:proofErr w:type="spellStart"/>
      <w:r w:rsidR="00423531">
        <w:t>offers</w:t>
      </w:r>
      <w:proofErr w:type="spellEnd"/>
      <w:r w:rsidR="00423531">
        <w:t xml:space="preserve"> </w:t>
      </w:r>
      <w:r>
        <w:t xml:space="preserve">infinite </w:t>
      </w:r>
      <w:proofErr w:type="spellStart"/>
      <w:r w:rsidR="00054422">
        <w:t>oppo</w:t>
      </w:r>
      <w:r w:rsidR="00423531">
        <w:t>rtunities</w:t>
      </w:r>
      <w:proofErr w:type="spellEnd"/>
      <w:r w:rsidR="00423531"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interconnectedness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countries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prosperity</w:t>
      </w:r>
      <w:proofErr w:type="spellEnd"/>
      <w:r>
        <w:t xml:space="preserve"> and international </w:t>
      </w:r>
      <w:proofErr w:type="spellStart"/>
      <w:r>
        <w:t>cooperation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also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enormous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encountering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ever</w:t>
      </w:r>
      <w:proofErr w:type="spellEnd"/>
      <w:r w:rsidR="00423531">
        <w:t xml:space="preserve">. </w:t>
      </w:r>
      <w:r>
        <w:t xml:space="preserve">The Covid </w:t>
      </w:r>
      <w:proofErr w:type="spellStart"/>
      <w:r>
        <w:t>pandemic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spread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globe</w:t>
      </w:r>
      <w:proofErr w:type="spellEnd"/>
      <w:r>
        <w:t xml:space="preserve"> and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global </w:t>
      </w:r>
      <w:proofErr w:type="spellStart"/>
      <w:r>
        <w:t>economy</w:t>
      </w:r>
      <w:proofErr w:type="spellEnd"/>
      <w:r w:rsidR="00423531"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cope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</w:t>
      </w:r>
      <w:r w:rsidR="00054422">
        <w:t>blem</w:t>
      </w:r>
      <w:proofErr w:type="spellEnd"/>
      <w:r w:rsidR="00054422">
        <w:t xml:space="preserve">, </w:t>
      </w:r>
      <w:proofErr w:type="spellStart"/>
      <w:r w:rsidR="00054422">
        <w:t>we</w:t>
      </w:r>
      <w:proofErr w:type="spellEnd"/>
      <w:r w:rsidR="00054422">
        <w:t xml:space="preserve"> </w:t>
      </w:r>
      <w:proofErr w:type="spellStart"/>
      <w:r w:rsidR="00054422">
        <w:t>slid</w:t>
      </w:r>
      <w:proofErr w:type="spellEnd"/>
      <w:r w:rsidR="00054422">
        <w:t xml:space="preserve"> </w:t>
      </w:r>
      <w:proofErr w:type="spellStart"/>
      <w:r w:rsidR="00054422">
        <w:t>right</w:t>
      </w:r>
      <w:proofErr w:type="spellEnd"/>
      <w:r w:rsidR="00054422">
        <w:t xml:space="preserve"> </w:t>
      </w:r>
      <w:proofErr w:type="spellStart"/>
      <w:r w:rsidR="00054422">
        <w:t>into</w:t>
      </w:r>
      <w:proofErr w:type="spellEnd"/>
      <w:r w:rsidR="00054422">
        <w:t xml:space="preserve"> </w:t>
      </w:r>
      <w:proofErr w:type="spellStart"/>
      <w:r w:rsidR="00054422">
        <w:t>the</w:t>
      </w:r>
      <w:proofErr w:type="spellEnd"/>
      <w:r w:rsidR="00054422">
        <w:t xml:space="preserve"> </w:t>
      </w:r>
      <w:proofErr w:type="spellStart"/>
      <w:r w:rsidR="00054422">
        <w:t>ne</w:t>
      </w:r>
      <w:r>
        <w:t>xt</w:t>
      </w:r>
      <w:proofErr w:type="spellEnd"/>
      <w:r>
        <w:t xml:space="preserve"> </w:t>
      </w:r>
      <w:proofErr w:type="spellStart"/>
      <w:r>
        <w:t>crisis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gramStart"/>
      <w:r>
        <w:t>in 2022</w:t>
      </w:r>
      <w:proofErr w:type="gramEnd"/>
      <w:r>
        <w:t xml:space="preserve">, </w:t>
      </w:r>
      <w:proofErr w:type="spellStart"/>
      <w:r>
        <w:t>when</w:t>
      </w:r>
      <w:proofErr w:type="spellEnd"/>
      <w:r>
        <w:t xml:space="preserve"> due </w:t>
      </w:r>
      <w:proofErr w:type="spellStart"/>
      <w:r>
        <w:t>to</w:t>
      </w:r>
      <w:proofErr w:type="spellEnd"/>
      <w:r w:rsidR="00054422">
        <w:t xml:space="preserve"> </w:t>
      </w:r>
      <w:proofErr w:type="spellStart"/>
      <w:r w:rsidR="00054422">
        <w:t>t</w:t>
      </w:r>
      <w:r>
        <w:t>he</w:t>
      </w:r>
      <w:proofErr w:type="spellEnd"/>
      <w:r>
        <w:t xml:space="preserve"> </w:t>
      </w:r>
      <w:proofErr w:type="spellStart"/>
      <w:r>
        <w:t>escalation</w:t>
      </w:r>
      <w:proofErr w:type="spellEnd"/>
      <w:r>
        <w:t xml:space="preserve"> </w:t>
      </w:r>
      <w:proofErr w:type="spellStart"/>
      <w:r>
        <w:t>of</w:t>
      </w:r>
      <w:proofErr w:type="spellEnd"/>
      <w:r w:rsidR="00054422">
        <w:t xml:space="preserve"> </w:t>
      </w:r>
      <w:proofErr w:type="spellStart"/>
      <w:r w:rsidR="00054422">
        <w:t>t</w:t>
      </w:r>
      <w:r>
        <w:t>he</w:t>
      </w:r>
      <w:proofErr w:type="spellEnd"/>
      <w:r>
        <w:t xml:space="preserve"> war in Ukraine, not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humanitarian</w:t>
      </w:r>
      <w:proofErr w:type="spellEnd"/>
      <w:r>
        <w:t xml:space="preserve"> </w:t>
      </w:r>
      <w:proofErr w:type="spellStart"/>
      <w:r>
        <w:t>tragedy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but also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dwindled</w:t>
      </w:r>
      <w:proofErr w:type="spellEnd"/>
      <w:r>
        <w:t xml:space="preserve">,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global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struggle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 xml:space="preserve">,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pro</w:t>
      </w:r>
      <w:r w:rsidR="00054422">
        <w:t>blems</w:t>
      </w:r>
      <w:proofErr w:type="spellEnd"/>
      <w:r w:rsidR="00054422">
        <w:t xml:space="preserve">, </w:t>
      </w:r>
      <w:proofErr w:type="spellStart"/>
      <w:r w:rsidR="00054422">
        <w:t>which</w:t>
      </w:r>
      <w:proofErr w:type="spellEnd"/>
      <w:r w:rsidR="00054422">
        <w:t xml:space="preserve"> all </w:t>
      </w:r>
      <w:proofErr w:type="spellStart"/>
      <w:r w:rsidR="00054422"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solved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 w:rsidR="00D07B37">
        <w:t xml:space="preserve"> </w:t>
      </w:r>
      <w:proofErr w:type="spellStart"/>
      <w:r>
        <w:t>enormous</w:t>
      </w:r>
      <w:proofErr w:type="spellEnd"/>
      <w:r w:rsidR="00D07B37">
        <w:t xml:space="preserve"> </w:t>
      </w:r>
      <w:proofErr w:type="spellStart"/>
      <w:r w:rsidR="00D07B37">
        <w:t>effects</w:t>
      </w:r>
      <w:proofErr w:type="spellEnd"/>
      <w:r w:rsidR="00D07B37">
        <w:t xml:space="preserve"> on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economy</w:t>
      </w:r>
      <w:proofErr w:type="spellEnd"/>
      <w:r w:rsidR="009D163C">
        <w:t xml:space="preserve">. </w:t>
      </w:r>
      <w:proofErr w:type="spellStart"/>
      <w:r w:rsidR="009D163C">
        <w:t>To</w:t>
      </w:r>
      <w:proofErr w:type="spellEnd"/>
      <w:r w:rsidR="009D163C">
        <w:t xml:space="preserve"> </w:t>
      </w:r>
      <w:proofErr w:type="spellStart"/>
      <w:r w:rsidR="009D163C">
        <w:t>overcome</w:t>
      </w:r>
      <w:proofErr w:type="spellEnd"/>
      <w:r w:rsidR="009D163C">
        <w:t xml:space="preserve"> </w:t>
      </w:r>
      <w:proofErr w:type="spellStart"/>
      <w:r w:rsidR="009D163C">
        <w:t>these</w:t>
      </w:r>
      <w:proofErr w:type="spellEnd"/>
      <w:r w:rsidR="009D163C">
        <w:t xml:space="preserve"> </w:t>
      </w:r>
      <w:proofErr w:type="spellStart"/>
      <w:r w:rsidR="00D07B37">
        <w:t>challen</w:t>
      </w:r>
      <w:r w:rsidR="009D163C">
        <w:t>ges</w:t>
      </w:r>
      <w:proofErr w:type="spellEnd"/>
      <w:r w:rsidR="009D163C">
        <w:t xml:space="preserve"> </w:t>
      </w:r>
      <w:proofErr w:type="spellStart"/>
      <w:r w:rsidR="009D163C">
        <w:t>it</w:t>
      </w:r>
      <w:proofErr w:type="spellEnd"/>
      <w:r w:rsidR="009D163C">
        <w:t xml:space="preserve"> </w:t>
      </w:r>
      <w:proofErr w:type="spellStart"/>
      <w:r w:rsidR="009D163C">
        <w:t>is</w:t>
      </w:r>
      <w:proofErr w:type="spellEnd"/>
      <w:r w:rsidR="009D163C">
        <w:t xml:space="preserve"> </w:t>
      </w:r>
      <w:proofErr w:type="spellStart"/>
      <w:r w:rsidR="009D163C">
        <w:t>clear</w:t>
      </w:r>
      <w:proofErr w:type="spellEnd"/>
      <w:r w:rsidR="009D163C">
        <w:t xml:space="preserve">, </w:t>
      </w:r>
      <w:proofErr w:type="spellStart"/>
      <w:r w:rsidR="009D163C">
        <w:t>that</w:t>
      </w:r>
      <w:proofErr w:type="spellEnd"/>
      <w:r w:rsidR="009D163C">
        <w:t xml:space="preserve"> </w:t>
      </w:r>
      <w:proofErr w:type="spellStart"/>
      <w:r w:rsidR="009D163C">
        <w:t>the</w:t>
      </w:r>
      <w:proofErr w:type="spellEnd"/>
      <w:r w:rsidR="009D163C">
        <w:t xml:space="preserve"> </w:t>
      </w:r>
      <w:proofErr w:type="spellStart"/>
      <w:r w:rsidR="009D163C">
        <w:t>economy</w:t>
      </w:r>
      <w:proofErr w:type="spellEnd"/>
      <w:r w:rsidR="009D163C">
        <w:t xml:space="preserve"> </w:t>
      </w:r>
      <w:proofErr w:type="spellStart"/>
      <w:r w:rsidR="00D07B37">
        <w:t>needs</w:t>
      </w:r>
      <w:proofErr w:type="spellEnd"/>
      <w:r w:rsidR="00D07B37">
        <w:t xml:space="preserve"> </w:t>
      </w:r>
      <w:proofErr w:type="spellStart"/>
      <w:r w:rsidR="00D07B37">
        <w:t>individuals</w:t>
      </w:r>
      <w:proofErr w:type="spellEnd"/>
      <w:r w:rsidR="00D07B37">
        <w:t xml:space="preserve"> </w:t>
      </w:r>
      <w:proofErr w:type="spellStart"/>
      <w:r w:rsidR="009D163C">
        <w:t>who</w:t>
      </w:r>
      <w:proofErr w:type="spellEnd"/>
      <w:r w:rsidR="009D163C">
        <w:t xml:space="preserve"> </w:t>
      </w:r>
      <w:proofErr w:type="spellStart"/>
      <w:r w:rsidR="00054422">
        <w:t>can</w:t>
      </w:r>
      <w:proofErr w:type="spellEnd"/>
      <w:r>
        <w:t xml:space="preserve"> </w:t>
      </w:r>
      <w:proofErr w:type="spellStart"/>
      <w:r w:rsidR="009D163C">
        <w:t>act</w:t>
      </w:r>
      <w:proofErr w:type="spellEnd"/>
      <w:r w:rsidR="009D163C">
        <w:t xml:space="preserve"> </w:t>
      </w:r>
      <w:proofErr w:type="spellStart"/>
      <w:r w:rsidR="009D163C">
        <w:t>independently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in a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ambitious</w:t>
      </w:r>
      <w:proofErr w:type="spellEnd"/>
      <w:r w:rsidR="00EC0394">
        <w:t xml:space="preserve"> </w:t>
      </w:r>
      <w:proofErr w:type="spellStart"/>
      <w:r w:rsidR="00EC0394">
        <w:t>individuals</w:t>
      </w:r>
      <w:proofErr w:type="spellEnd"/>
      <w:r w:rsidR="00054422">
        <w:t xml:space="preserve"> </w:t>
      </w:r>
      <w:proofErr w:type="spellStart"/>
      <w:r w:rsidR="00054422">
        <w:t>to</w:t>
      </w:r>
      <w:proofErr w:type="spellEnd"/>
      <w:r w:rsidR="00054422">
        <w:t xml:space="preserve"> </w:t>
      </w:r>
      <w:proofErr w:type="spellStart"/>
      <w:r w:rsidR="00054422">
        <w:t>try</w:t>
      </w:r>
      <w:proofErr w:type="spellEnd"/>
      <w:r w:rsidR="00054422">
        <w:t xml:space="preserve"> </w:t>
      </w:r>
      <w:proofErr w:type="spellStart"/>
      <w:r w:rsidR="00054422">
        <w:t>to</w:t>
      </w:r>
      <w:proofErr w:type="spellEnd"/>
      <w:r w:rsidR="00054422">
        <w:t xml:space="preserve"> </w:t>
      </w:r>
      <w:proofErr w:type="spellStart"/>
      <w:r w:rsidR="00054422">
        <w:t>solve</w:t>
      </w:r>
      <w:proofErr w:type="spellEnd"/>
      <w:r w:rsidR="009D163C">
        <w:t xml:space="preserve"> </w:t>
      </w:r>
      <w:proofErr w:type="spellStart"/>
      <w:r w:rsidR="009D163C">
        <w:t>problems</w:t>
      </w:r>
      <w:proofErr w:type="spellEnd"/>
      <w:r w:rsidR="009D163C">
        <w:t xml:space="preserve"> </w:t>
      </w:r>
      <w:proofErr w:type="spellStart"/>
      <w:r w:rsidR="00054422">
        <w:t>creatively</w:t>
      </w:r>
      <w:proofErr w:type="spellEnd"/>
      <w:r w:rsidR="00054422">
        <w:t xml:space="preserve"> and </w:t>
      </w:r>
      <w:proofErr w:type="spellStart"/>
      <w:r w:rsidR="00054422">
        <w:t>flexibly</w:t>
      </w:r>
      <w:proofErr w:type="spellEnd"/>
      <w:r w:rsidR="009D163C">
        <w:t xml:space="preserve">. </w:t>
      </w:r>
      <w:proofErr w:type="spellStart"/>
      <w:r w:rsidR="009D163C">
        <w:t>To</w:t>
      </w:r>
      <w:proofErr w:type="spellEnd"/>
      <w:r w:rsidR="009D163C">
        <w:t xml:space="preserve"> </w:t>
      </w:r>
      <w:proofErr w:type="spellStart"/>
      <w:r w:rsidR="009D163C">
        <w:t>acquire</w:t>
      </w:r>
      <w:proofErr w:type="spellEnd"/>
      <w:r w:rsidR="009D163C">
        <w:t xml:space="preserve"> </w:t>
      </w:r>
      <w:proofErr w:type="spellStart"/>
      <w:r w:rsidR="009D163C">
        <w:t>these</w:t>
      </w:r>
      <w:proofErr w:type="spellEnd"/>
      <w:r w:rsidR="009D163C">
        <w:t xml:space="preserve"> </w:t>
      </w:r>
      <w:proofErr w:type="spellStart"/>
      <w:r w:rsidR="009D163C">
        <w:t>ambitious</w:t>
      </w:r>
      <w:proofErr w:type="spellEnd"/>
      <w:r w:rsidR="009D163C">
        <w:t xml:space="preserve"> </w:t>
      </w:r>
      <w:proofErr w:type="spellStart"/>
      <w:r w:rsidR="009D163C">
        <w:t>attributes</w:t>
      </w:r>
      <w:proofErr w:type="spellEnd"/>
      <w:r w:rsidR="009D163C">
        <w:t xml:space="preserve">, I </w:t>
      </w:r>
      <w:proofErr w:type="spellStart"/>
      <w:r w:rsidR="009D163C">
        <w:t>would</w:t>
      </w:r>
      <w:proofErr w:type="spellEnd"/>
      <w:r w:rsidR="009D163C">
        <w:t xml:space="preserve"> like </w:t>
      </w:r>
      <w:proofErr w:type="spellStart"/>
      <w:r w:rsidR="009D163C">
        <w:t>to</w:t>
      </w:r>
      <w:proofErr w:type="spellEnd"/>
      <w:r w:rsidR="009D163C">
        <w:t xml:space="preserve"> </w:t>
      </w:r>
      <w:proofErr w:type="spellStart"/>
      <w:r w:rsidR="009D163C">
        <w:t>apply</w:t>
      </w:r>
      <w:proofErr w:type="spellEnd"/>
      <w:r w:rsidR="009D163C">
        <w:t xml:space="preserve"> </w:t>
      </w:r>
      <w:proofErr w:type="spellStart"/>
      <w:r w:rsidR="009D163C">
        <w:t>for</w:t>
      </w:r>
      <w:proofErr w:type="spellEnd"/>
      <w:r w:rsidR="009D163C">
        <w:t xml:space="preserve"> </w:t>
      </w:r>
      <w:proofErr w:type="spellStart"/>
      <w:r w:rsidR="009D163C">
        <w:t>the</w:t>
      </w:r>
      <w:proofErr w:type="spellEnd"/>
      <w:r w:rsidR="009D163C">
        <w:t xml:space="preserve"> </w:t>
      </w:r>
      <w:proofErr w:type="spellStart"/>
      <w:r w:rsidR="009D163C">
        <w:t>undergraduate</w:t>
      </w:r>
      <w:proofErr w:type="spellEnd"/>
      <w:r w:rsidR="009D163C">
        <w:t xml:space="preserve"> </w:t>
      </w:r>
      <w:proofErr w:type="spellStart"/>
      <w:r w:rsidR="009D163C">
        <w:t>program</w:t>
      </w:r>
      <w:r w:rsidR="00FE233B">
        <w:t>me</w:t>
      </w:r>
      <w:proofErr w:type="spellEnd"/>
      <w:r w:rsidR="009D163C">
        <w:t xml:space="preserve"> </w:t>
      </w:r>
      <w:proofErr w:type="spellStart"/>
      <w:r w:rsidR="009D163C">
        <w:t>BSc</w:t>
      </w:r>
      <w:proofErr w:type="spellEnd"/>
      <w:r w:rsidR="009D163C">
        <w:t xml:space="preserve"> </w:t>
      </w:r>
      <w:r>
        <w:t xml:space="preserve">Accounting &amp; </w:t>
      </w:r>
      <w:r w:rsidR="009D163C">
        <w:t xml:space="preserve">Finance at LSE </w:t>
      </w:r>
      <w:proofErr w:type="spellStart"/>
      <w:r w:rsidR="009D163C">
        <w:t>starting</w:t>
      </w:r>
      <w:proofErr w:type="spellEnd"/>
      <w:r w:rsidR="009D163C">
        <w:t xml:space="preserve"> in September 2024 and </w:t>
      </w:r>
      <w:r w:rsidR="00054422">
        <w:t xml:space="preserve">I </w:t>
      </w:r>
      <w:proofErr w:type="spellStart"/>
      <w:r w:rsidR="00054422">
        <w:t>would</w:t>
      </w:r>
      <w:proofErr w:type="spellEnd"/>
      <w:r w:rsidR="00054422">
        <w:t xml:space="preserve"> like </w:t>
      </w:r>
      <w:proofErr w:type="spellStart"/>
      <w:r w:rsidR="00054422">
        <w:t>to</w:t>
      </w:r>
      <w:proofErr w:type="spellEnd"/>
      <w:r w:rsidR="00054422">
        <w:t xml:space="preserve"> </w:t>
      </w:r>
      <w:proofErr w:type="spellStart"/>
      <w:r w:rsidR="00054422">
        <w:t>elaborate</w:t>
      </w:r>
      <w:proofErr w:type="spellEnd"/>
      <w:r w:rsidR="00054422">
        <w:t xml:space="preserve"> on </w:t>
      </w:r>
      <w:proofErr w:type="spellStart"/>
      <w:r w:rsidR="00054422">
        <w:t>why</w:t>
      </w:r>
      <w:proofErr w:type="spellEnd"/>
      <w:r w:rsidR="00054422">
        <w:t xml:space="preserve"> I</w:t>
      </w:r>
      <w:r w:rsidR="009D163C">
        <w:t xml:space="preserve"> </w:t>
      </w:r>
      <w:proofErr w:type="spellStart"/>
      <w:r w:rsidR="009D163C">
        <w:t>consider</w:t>
      </w:r>
      <w:proofErr w:type="spellEnd"/>
      <w:r w:rsidR="00893DA4">
        <w:t xml:space="preserve"> </w:t>
      </w:r>
      <w:proofErr w:type="spellStart"/>
      <w:r w:rsidR="00893DA4">
        <w:t>myself</w:t>
      </w:r>
      <w:proofErr w:type="spellEnd"/>
      <w:r w:rsidR="00893DA4">
        <w:t xml:space="preserve"> </w:t>
      </w:r>
      <w:proofErr w:type="spellStart"/>
      <w:r w:rsidR="00893DA4">
        <w:t>to</w:t>
      </w:r>
      <w:proofErr w:type="spellEnd"/>
      <w:r w:rsidR="00893DA4">
        <w:t xml:space="preserve"> </w:t>
      </w:r>
      <w:proofErr w:type="spellStart"/>
      <w:r w:rsidR="00893DA4">
        <w:t>be</w:t>
      </w:r>
      <w:proofErr w:type="spellEnd"/>
      <w:r w:rsidR="009D163C">
        <w:t xml:space="preserve"> a </w:t>
      </w:r>
      <w:proofErr w:type="spellStart"/>
      <w:r w:rsidR="009D163C">
        <w:t>perfect</w:t>
      </w:r>
      <w:proofErr w:type="spellEnd"/>
      <w:r w:rsidR="009D163C">
        <w:t xml:space="preserve"> </w:t>
      </w:r>
      <w:proofErr w:type="spellStart"/>
      <w:r w:rsidR="009D163C">
        <w:t>candidate</w:t>
      </w:r>
      <w:proofErr w:type="spellEnd"/>
      <w:r w:rsidR="009D163C">
        <w:t>.</w:t>
      </w:r>
    </w:p>
    <w:p w14:paraId="6CD721A8" w14:textId="77777777" w:rsidR="009D163C" w:rsidRDefault="009D163C" w:rsidP="00696C58">
      <w:pPr>
        <w:jc w:val="both"/>
      </w:pPr>
    </w:p>
    <w:p w14:paraId="14331914" w14:textId="60C04378" w:rsidR="009D163C" w:rsidRDefault="00054422" w:rsidP="00696C58">
      <w:pPr>
        <w:jc w:val="both"/>
      </w:pPr>
      <w:proofErr w:type="spellStart"/>
      <w:r>
        <w:t>Growing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German-</w:t>
      </w:r>
      <w:proofErr w:type="spellStart"/>
      <w:r>
        <w:t>P</w:t>
      </w:r>
      <w:r w:rsidR="009D163C">
        <w:t>olish</w:t>
      </w:r>
      <w:proofErr w:type="spellEnd"/>
      <w:r w:rsidR="009D163C">
        <w:t xml:space="preserve"> </w:t>
      </w:r>
      <w:proofErr w:type="spellStart"/>
      <w:r w:rsidR="009D163C">
        <w:t>border</w:t>
      </w:r>
      <w:proofErr w:type="spellEnd"/>
      <w:r w:rsidR="009D163C">
        <w:t xml:space="preserve">, I </w:t>
      </w:r>
      <w:proofErr w:type="spellStart"/>
      <w:r w:rsidR="009D163C">
        <w:t>have</w:t>
      </w:r>
      <w:proofErr w:type="spellEnd"/>
      <w:r w:rsidR="009D163C">
        <w:t xml:space="preserve"> </w:t>
      </w:r>
      <w:proofErr w:type="spellStart"/>
      <w:r w:rsidR="00EC0394">
        <w:t>always</w:t>
      </w:r>
      <w:proofErr w:type="spellEnd"/>
      <w:r w:rsidR="00EC0394">
        <w:t xml:space="preserve"> </w:t>
      </w:r>
      <w:proofErr w:type="spellStart"/>
      <w:r w:rsidR="009D163C">
        <w:t>been</w:t>
      </w:r>
      <w:proofErr w:type="spellEnd"/>
      <w:r w:rsidR="009D163C">
        <w:t xml:space="preserve"> </w:t>
      </w:r>
      <w:proofErr w:type="spellStart"/>
      <w:r w:rsidR="009D163C">
        <w:t>fascinated</w:t>
      </w:r>
      <w:proofErr w:type="spellEnd"/>
      <w:r w:rsidR="009D163C">
        <w:t xml:space="preserve"> </w:t>
      </w:r>
      <w:proofErr w:type="spellStart"/>
      <w:r w:rsidR="009D163C">
        <w:t>by</w:t>
      </w:r>
      <w:proofErr w:type="spellEnd"/>
      <w:r w:rsidR="009D163C">
        <w:t xml:space="preserve"> </w:t>
      </w:r>
      <w:proofErr w:type="spellStart"/>
      <w:r w:rsidR="00EC0394">
        <w:t>foreign</w:t>
      </w:r>
      <w:proofErr w:type="spellEnd"/>
      <w:r w:rsidR="00EC0394">
        <w:t xml:space="preserve"> </w:t>
      </w:r>
      <w:proofErr w:type="spellStart"/>
      <w:r w:rsidR="00EC0394">
        <w:t>languages</w:t>
      </w:r>
      <w:proofErr w:type="spellEnd"/>
      <w:r w:rsidR="00EC0394">
        <w:t xml:space="preserve"> and </w:t>
      </w:r>
      <w:proofErr w:type="spellStart"/>
      <w:r w:rsidR="00EC0394">
        <w:t>the</w:t>
      </w:r>
      <w:proofErr w:type="spellEnd"/>
      <w:r w:rsidR="00EC0394">
        <w:t xml:space="preserve"> different </w:t>
      </w:r>
      <w:proofErr w:type="spellStart"/>
      <w:r w:rsidR="00EC0394">
        <w:t>experiences</w:t>
      </w:r>
      <w:proofErr w:type="spellEnd"/>
      <w:r w:rsidR="00EC0394">
        <w:t xml:space="preserve"> I </w:t>
      </w:r>
      <w:proofErr w:type="spellStart"/>
      <w:r w:rsidR="00EC0394">
        <w:t>gained</w:t>
      </w:r>
      <w:proofErr w:type="spellEnd"/>
      <w:r w:rsidR="00EC0394">
        <w:t xml:space="preserve"> in </w:t>
      </w:r>
      <w:proofErr w:type="spellStart"/>
      <w:r w:rsidR="00EC0394">
        <w:t>several</w:t>
      </w:r>
      <w:proofErr w:type="spellEnd"/>
      <w:r w:rsidR="00EC0394">
        <w:t xml:space="preserve"> countries</w:t>
      </w:r>
      <w:r>
        <w:t xml:space="preserve">.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boy</w:t>
      </w:r>
      <w:proofErr w:type="spellEnd"/>
      <w:r>
        <w:t xml:space="preserve"> I</w:t>
      </w:r>
      <w:r w:rsidR="009D163C">
        <w:t xml:space="preserve"> </w:t>
      </w:r>
      <w:proofErr w:type="spellStart"/>
      <w:r w:rsidR="009D163C">
        <w:t>loved</w:t>
      </w:r>
      <w:proofErr w:type="spellEnd"/>
      <w:r w:rsidR="009D163C">
        <w:t xml:space="preserve"> </w:t>
      </w:r>
      <w:proofErr w:type="spellStart"/>
      <w:r w:rsidR="009D163C">
        <w:t>travelling</w:t>
      </w:r>
      <w:proofErr w:type="spellEnd"/>
      <w:r w:rsidR="009D163C">
        <w:t xml:space="preserve"> and </w:t>
      </w:r>
      <w:proofErr w:type="spellStart"/>
      <w:r w:rsidR="009D163C">
        <w:t>staying</w:t>
      </w:r>
      <w:proofErr w:type="spellEnd"/>
      <w:r w:rsidR="009D163C">
        <w:t xml:space="preserve"> in multinational </w:t>
      </w:r>
      <w:proofErr w:type="spellStart"/>
      <w:r w:rsidR="009D163C">
        <w:t>environments</w:t>
      </w:r>
      <w:proofErr w:type="spellEnd"/>
      <w:r w:rsidR="009D163C">
        <w:t xml:space="preserve"> and </w:t>
      </w:r>
      <w:proofErr w:type="spellStart"/>
      <w:r w:rsidR="009D163C">
        <w:t>thanks</w:t>
      </w:r>
      <w:proofErr w:type="spellEnd"/>
      <w:r w:rsidR="009D163C">
        <w:t xml:space="preserve"> </w:t>
      </w:r>
      <w:proofErr w:type="spellStart"/>
      <w:r w:rsidR="00EC0394">
        <w:t>to</w:t>
      </w:r>
      <w:proofErr w:type="spellEnd"/>
      <w:r w:rsidR="001701EB">
        <w:t xml:space="preserve"> </w:t>
      </w:r>
      <w:proofErr w:type="spellStart"/>
      <w:r w:rsidR="00EC0394">
        <w:t>t</w:t>
      </w:r>
      <w:r w:rsidR="001701EB">
        <w:t>he</w:t>
      </w:r>
      <w:proofErr w:type="spellEnd"/>
      <w:r w:rsidR="001701EB">
        <w:t xml:space="preserve"> </w:t>
      </w:r>
      <w:proofErr w:type="spellStart"/>
      <w:r w:rsidR="001701EB">
        <w:t>desire</w:t>
      </w:r>
      <w:proofErr w:type="spellEnd"/>
      <w:r w:rsidR="001701EB">
        <w:t xml:space="preserve"> </w:t>
      </w:r>
      <w:proofErr w:type="spellStart"/>
      <w:r w:rsidR="001701EB">
        <w:t>of</w:t>
      </w:r>
      <w:proofErr w:type="spellEnd"/>
      <w:r w:rsidR="001701EB">
        <w:t xml:space="preserve"> </w:t>
      </w:r>
      <w:proofErr w:type="spellStart"/>
      <w:r w:rsidR="001701EB">
        <w:t>my</w:t>
      </w:r>
      <w:proofErr w:type="spellEnd"/>
      <w:r w:rsidR="001701EB">
        <w:t xml:space="preserve"> </w:t>
      </w:r>
      <w:proofErr w:type="spellStart"/>
      <w:r w:rsidR="001701EB">
        <w:t>parents</w:t>
      </w:r>
      <w:proofErr w:type="spellEnd"/>
      <w:r w:rsidR="001701EB">
        <w:t xml:space="preserve"> </w:t>
      </w:r>
      <w:proofErr w:type="spellStart"/>
      <w:r w:rsidR="001701EB">
        <w:t>to</w:t>
      </w:r>
      <w:proofErr w:type="spellEnd"/>
      <w:r w:rsidR="001701EB">
        <w:t xml:space="preserve"> </w:t>
      </w:r>
      <w:proofErr w:type="spellStart"/>
      <w:r w:rsidR="001701EB">
        <w:t>travel</w:t>
      </w:r>
      <w:proofErr w:type="spellEnd"/>
      <w:r w:rsidR="001701EB">
        <w:t xml:space="preserve">, I </w:t>
      </w:r>
      <w:proofErr w:type="spellStart"/>
      <w:r w:rsidR="001701EB">
        <w:t>got</w:t>
      </w:r>
      <w:proofErr w:type="spellEnd"/>
      <w:r w:rsidR="001701EB">
        <w:t xml:space="preserve"> </w:t>
      </w:r>
      <w:proofErr w:type="spellStart"/>
      <w:r w:rsidR="001701EB">
        <w:t>to</w:t>
      </w:r>
      <w:proofErr w:type="spellEnd"/>
      <w:r w:rsidR="001701EB">
        <w:t xml:space="preserve"> </w:t>
      </w:r>
      <w:proofErr w:type="spellStart"/>
      <w:r w:rsidR="001701EB">
        <w:t>know</w:t>
      </w:r>
      <w:proofErr w:type="spellEnd"/>
      <w:r w:rsidR="001701EB">
        <w:t xml:space="preserve"> </w:t>
      </w:r>
      <w:proofErr w:type="spellStart"/>
      <w:r w:rsidR="001701EB">
        <w:t>many</w:t>
      </w:r>
      <w:proofErr w:type="spellEnd"/>
      <w:r w:rsidR="001701EB">
        <w:t xml:space="preserve"> different countries and </w:t>
      </w:r>
      <w:proofErr w:type="spellStart"/>
      <w:r w:rsidR="001701EB">
        <w:t>cultures</w:t>
      </w:r>
      <w:proofErr w:type="spellEnd"/>
      <w:r w:rsidR="001701EB">
        <w:t xml:space="preserve">. Having </w:t>
      </w:r>
      <w:proofErr w:type="spellStart"/>
      <w:r w:rsidR="001701EB">
        <w:t>collected</w:t>
      </w:r>
      <w:proofErr w:type="spellEnd"/>
      <w:r w:rsidR="001701EB">
        <w:t xml:space="preserve"> all </w:t>
      </w:r>
      <w:proofErr w:type="spellStart"/>
      <w:r w:rsidR="001701EB">
        <w:t>these</w:t>
      </w:r>
      <w:proofErr w:type="spellEnd"/>
      <w:r w:rsidR="001701EB">
        <w:t xml:space="preserve"> </w:t>
      </w:r>
      <w:proofErr w:type="spellStart"/>
      <w:r w:rsidR="001701EB">
        <w:t>fascinating</w:t>
      </w:r>
      <w:proofErr w:type="spellEnd"/>
      <w:r w:rsidR="001701EB">
        <w:t xml:space="preserve"> </w:t>
      </w:r>
      <w:proofErr w:type="spellStart"/>
      <w:r w:rsidR="001701EB">
        <w:t>experiences</w:t>
      </w:r>
      <w:proofErr w:type="spellEnd"/>
      <w:r w:rsidR="001701EB">
        <w:t xml:space="preserve">, </w:t>
      </w:r>
      <w:proofErr w:type="spellStart"/>
      <w:r w:rsidR="001701EB">
        <w:t>it</w:t>
      </w:r>
      <w:proofErr w:type="spellEnd"/>
      <w:r w:rsidR="001701EB">
        <w:t xml:space="preserve"> </w:t>
      </w:r>
      <w:proofErr w:type="spellStart"/>
      <w:r w:rsidR="001701EB">
        <w:t>became</w:t>
      </w:r>
      <w:proofErr w:type="spellEnd"/>
      <w:r w:rsidR="001701EB">
        <w:t xml:space="preserve"> </w:t>
      </w:r>
      <w:proofErr w:type="spellStart"/>
      <w:r w:rsidR="001701EB">
        <w:t>clear</w:t>
      </w:r>
      <w:proofErr w:type="spellEnd"/>
      <w:r w:rsidR="001701EB">
        <w:t xml:space="preserve"> </w:t>
      </w:r>
      <w:proofErr w:type="spellStart"/>
      <w:r w:rsidR="001701EB">
        <w:t>that</w:t>
      </w:r>
      <w:proofErr w:type="spellEnd"/>
      <w:r w:rsidR="001701EB">
        <w:t xml:space="preserve"> I also </w:t>
      </w:r>
      <w:proofErr w:type="spellStart"/>
      <w:r w:rsidR="001701EB">
        <w:t>wanted</w:t>
      </w:r>
      <w:proofErr w:type="spellEnd"/>
      <w:r w:rsidR="001701EB">
        <w:t xml:space="preserve"> </w:t>
      </w:r>
      <w:proofErr w:type="spellStart"/>
      <w:r w:rsidR="001701EB">
        <w:t>my</w:t>
      </w:r>
      <w:proofErr w:type="spellEnd"/>
      <w:r w:rsidR="001701EB">
        <w:t xml:space="preserve"> </w:t>
      </w:r>
      <w:proofErr w:type="spellStart"/>
      <w:r w:rsidR="001701EB">
        <w:t>studies</w:t>
      </w:r>
      <w:proofErr w:type="spellEnd"/>
      <w:r w:rsidR="001701EB">
        <w:t xml:space="preserve"> </w:t>
      </w:r>
      <w:proofErr w:type="spellStart"/>
      <w:r w:rsidR="001701EB">
        <w:t>to</w:t>
      </w:r>
      <w:proofErr w:type="spellEnd"/>
      <w:r w:rsidR="001701EB">
        <w:t xml:space="preserve"> </w:t>
      </w:r>
      <w:proofErr w:type="spellStart"/>
      <w:r w:rsidR="001701EB">
        <w:t>take</w:t>
      </w:r>
      <w:proofErr w:type="spellEnd"/>
      <w:r w:rsidR="001701EB">
        <w:t xml:space="preserve"> </w:t>
      </w:r>
      <w:proofErr w:type="spellStart"/>
      <w:r w:rsidR="001701EB">
        <w:t>place</w:t>
      </w:r>
      <w:proofErr w:type="spellEnd"/>
      <w:r w:rsidR="001701EB">
        <w:t xml:space="preserve"> in a </w:t>
      </w:r>
      <w:proofErr w:type="spellStart"/>
      <w:r w:rsidR="001701EB">
        <w:t>multicultural</w:t>
      </w:r>
      <w:proofErr w:type="spellEnd"/>
      <w:r w:rsidR="001701EB">
        <w:t xml:space="preserve"> </w:t>
      </w:r>
      <w:proofErr w:type="spellStart"/>
      <w:r w:rsidR="001701EB">
        <w:t>environment</w:t>
      </w:r>
      <w:proofErr w:type="spellEnd"/>
      <w:r w:rsidR="001701EB">
        <w:t xml:space="preserve">. I </w:t>
      </w:r>
      <w:proofErr w:type="spellStart"/>
      <w:r w:rsidR="001701EB">
        <w:t>consider</w:t>
      </w:r>
      <w:proofErr w:type="spellEnd"/>
      <w:r w:rsidR="001701EB">
        <w:t xml:space="preserve"> London </w:t>
      </w:r>
      <w:proofErr w:type="spellStart"/>
      <w:r w:rsidR="00C13F28">
        <w:t>as</w:t>
      </w:r>
      <w:proofErr w:type="spellEnd"/>
      <w:r w:rsidR="00C13F28">
        <w:t xml:space="preserve"> a </w:t>
      </w:r>
      <w:proofErr w:type="spellStart"/>
      <w:r w:rsidR="00C13F28">
        <w:t>city</w:t>
      </w:r>
      <w:proofErr w:type="spellEnd"/>
      <w:r w:rsidR="00C13F28">
        <w:t xml:space="preserve"> and </w:t>
      </w:r>
      <w:proofErr w:type="spellStart"/>
      <w:r w:rsidR="00C13F28">
        <w:t>espe</w:t>
      </w:r>
      <w:r w:rsidR="001701EB">
        <w:t>cially</w:t>
      </w:r>
      <w:proofErr w:type="spellEnd"/>
      <w:r w:rsidR="001701EB">
        <w:t xml:space="preserve"> </w:t>
      </w:r>
      <w:proofErr w:type="spellStart"/>
      <w:r w:rsidR="001701EB">
        <w:t>the</w:t>
      </w:r>
      <w:proofErr w:type="spellEnd"/>
      <w:r w:rsidR="001701EB">
        <w:t xml:space="preserve"> LSE </w:t>
      </w:r>
      <w:proofErr w:type="spellStart"/>
      <w:r w:rsidR="001701EB">
        <w:t>to</w:t>
      </w:r>
      <w:proofErr w:type="spellEnd"/>
      <w:r w:rsidR="00EC0394">
        <w:t xml:space="preserve"> </w:t>
      </w:r>
      <w:proofErr w:type="spellStart"/>
      <w:r w:rsidR="00EC0394">
        <w:t>b</w:t>
      </w:r>
      <w:r w:rsidR="001701EB">
        <w:t>e</w:t>
      </w:r>
      <w:proofErr w:type="spellEnd"/>
      <w:r w:rsidR="001701EB">
        <w:t xml:space="preserve"> </w:t>
      </w:r>
      <w:proofErr w:type="spellStart"/>
      <w:r w:rsidR="001701EB">
        <w:t>the</w:t>
      </w:r>
      <w:proofErr w:type="spellEnd"/>
      <w:r w:rsidR="001701EB">
        <w:t xml:space="preserve"> </w:t>
      </w:r>
      <w:proofErr w:type="spellStart"/>
      <w:r w:rsidR="001701EB">
        <w:t>perfect</w:t>
      </w:r>
      <w:proofErr w:type="spellEnd"/>
      <w:r w:rsidR="001701EB">
        <w:t xml:space="preserve"> </w:t>
      </w:r>
      <w:proofErr w:type="spellStart"/>
      <w:r w:rsidR="00EC0394">
        <w:t>place</w:t>
      </w:r>
      <w:proofErr w:type="spellEnd"/>
      <w:r w:rsidR="00EC0394">
        <w:t xml:space="preserve"> </w:t>
      </w:r>
      <w:proofErr w:type="spellStart"/>
      <w:r w:rsidR="00EC0394">
        <w:t>to</w:t>
      </w:r>
      <w:proofErr w:type="spellEnd"/>
      <w:r w:rsidR="00EC0394">
        <w:t xml:space="preserve"> </w:t>
      </w:r>
      <w:proofErr w:type="spellStart"/>
      <w:r w:rsidR="00EC0394">
        <w:t>fulfil</w:t>
      </w:r>
      <w:proofErr w:type="spellEnd"/>
      <w:r w:rsidR="00EC0394">
        <w:t xml:space="preserve"> </w:t>
      </w:r>
      <w:proofErr w:type="spellStart"/>
      <w:r w:rsidR="00EC0394">
        <w:t>this</w:t>
      </w:r>
      <w:proofErr w:type="spellEnd"/>
      <w:r w:rsidR="00EC0394">
        <w:t xml:space="preserve"> </w:t>
      </w:r>
      <w:proofErr w:type="spellStart"/>
      <w:r w:rsidR="00EC0394">
        <w:t>dream</w:t>
      </w:r>
      <w:proofErr w:type="spellEnd"/>
      <w:r w:rsidR="00EC0394">
        <w:t xml:space="preserve">. </w:t>
      </w:r>
      <w:proofErr w:type="spellStart"/>
      <w:r w:rsidR="00EC0394">
        <w:t>My</w:t>
      </w:r>
      <w:proofErr w:type="spellEnd"/>
      <w:r w:rsidR="00EC0394">
        <w:t xml:space="preserve"> </w:t>
      </w:r>
      <w:proofErr w:type="spellStart"/>
      <w:r w:rsidR="00EC0394">
        <w:t>prefered</w:t>
      </w:r>
      <w:proofErr w:type="spellEnd"/>
      <w:r w:rsidR="001701EB">
        <w:t xml:space="preserve"> </w:t>
      </w:r>
      <w:proofErr w:type="spellStart"/>
      <w:r w:rsidR="001701EB">
        <w:t>subjects</w:t>
      </w:r>
      <w:proofErr w:type="spellEnd"/>
      <w:r w:rsidR="001701EB">
        <w:t xml:space="preserve"> in </w:t>
      </w:r>
      <w:proofErr w:type="spellStart"/>
      <w:r w:rsidR="001701EB">
        <w:t>school</w:t>
      </w:r>
      <w:proofErr w:type="spellEnd"/>
      <w:r w:rsidR="001701EB">
        <w:t xml:space="preserve"> </w:t>
      </w:r>
      <w:proofErr w:type="spellStart"/>
      <w:r w:rsidR="001701EB">
        <w:t>are</w:t>
      </w:r>
      <w:proofErr w:type="spellEnd"/>
      <w:r w:rsidR="001701EB">
        <w:t xml:space="preserve"> </w:t>
      </w:r>
      <w:proofErr w:type="spellStart"/>
      <w:r w:rsidR="001701EB">
        <w:t>Politics&amp;Economics</w:t>
      </w:r>
      <w:proofErr w:type="spellEnd"/>
      <w:r w:rsidR="00DA5D86">
        <w:t>, Maths</w:t>
      </w:r>
      <w:r w:rsidR="00C13F28">
        <w:t>,</w:t>
      </w:r>
      <w:r w:rsidR="00DA5D86">
        <w:t xml:space="preserve"> </w:t>
      </w:r>
      <w:proofErr w:type="spellStart"/>
      <w:r w:rsidR="00DA5D86">
        <w:t>as</w:t>
      </w:r>
      <w:proofErr w:type="spellEnd"/>
      <w:r w:rsidR="00DA5D86">
        <w:t xml:space="preserve"> </w:t>
      </w:r>
      <w:proofErr w:type="spellStart"/>
      <w:r w:rsidR="00DA5D86">
        <w:t>well</w:t>
      </w:r>
      <w:proofErr w:type="spellEnd"/>
      <w:r w:rsidR="00DA5D86">
        <w:t xml:space="preserve"> </w:t>
      </w:r>
      <w:proofErr w:type="spellStart"/>
      <w:r w:rsidR="00DA5D86">
        <w:t>as</w:t>
      </w:r>
      <w:proofErr w:type="spellEnd"/>
      <w:r w:rsidR="00DA5D86">
        <w:t xml:space="preserve"> English</w:t>
      </w:r>
      <w:r w:rsidR="001701EB">
        <w:t xml:space="preserve">. </w:t>
      </w:r>
      <w:proofErr w:type="spellStart"/>
      <w:r w:rsidR="00746378">
        <w:t>What</w:t>
      </w:r>
      <w:proofErr w:type="spellEnd"/>
      <w:r w:rsidR="00746378">
        <w:t xml:space="preserve"> </w:t>
      </w:r>
      <w:proofErr w:type="spellStart"/>
      <w:r w:rsidR="00746378">
        <w:t>differentiates</w:t>
      </w:r>
      <w:proofErr w:type="spellEnd"/>
      <w:r w:rsidR="00746378">
        <w:t xml:space="preserve"> </w:t>
      </w:r>
      <w:proofErr w:type="spellStart"/>
      <w:r w:rsidR="00746378">
        <w:t>me</w:t>
      </w:r>
      <w:proofErr w:type="spellEnd"/>
      <w:r w:rsidR="00746378">
        <w:t xml:space="preserve"> </w:t>
      </w:r>
      <w:proofErr w:type="spellStart"/>
      <w:r w:rsidR="00746378">
        <w:t>from</w:t>
      </w:r>
      <w:proofErr w:type="spellEnd"/>
      <w:r w:rsidR="00746378">
        <w:t xml:space="preserve"> </w:t>
      </w:r>
      <w:proofErr w:type="spellStart"/>
      <w:r w:rsidR="00746378">
        <w:t>other</w:t>
      </w:r>
      <w:proofErr w:type="spellEnd"/>
      <w:r w:rsidR="00746378">
        <w:t xml:space="preserve"> </w:t>
      </w:r>
      <w:proofErr w:type="spellStart"/>
      <w:r w:rsidR="00746378">
        <w:t>candidates</w:t>
      </w:r>
      <w:proofErr w:type="spellEnd"/>
      <w:r w:rsidR="00746378">
        <w:t xml:space="preserve"> </w:t>
      </w:r>
      <w:proofErr w:type="spellStart"/>
      <w:r w:rsidR="00746378">
        <w:t>is</w:t>
      </w:r>
      <w:proofErr w:type="spellEnd"/>
      <w:r w:rsidR="00746378">
        <w:t xml:space="preserve"> </w:t>
      </w:r>
      <w:proofErr w:type="spellStart"/>
      <w:r w:rsidR="00746378">
        <w:t>the</w:t>
      </w:r>
      <w:proofErr w:type="spellEnd"/>
      <w:r w:rsidR="00746378">
        <w:t xml:space="preserve"> </w:t>
      </w:r>
      <w:proofErr w:type="spellStart"/>
      <w:r w:rsidR="00746378">
        <w:t>ability</w:t>
      </w:r>
      <w:proofErr w:type="spellEnd"/>
      <w:r w:rsidR="00746378">
        <w:t xml:space="preserve"> </w:t>
      </w:r>
      <w:proofErr w:type="spellStart"/>
      <w:r w:rsidR="00746378">
        <w:t>to</w:t>
      </w:r>
      <w:proofErr w:type="spellEnd"/>
      <w:r w:rsidR="00746378">
        <w:t xml:space="preserve"> perform </w:t>
      </w:r>
      <w:proofErr w:type="spellStart"/>
      <w:r w:rsidR="00746378">
        <w:t>exceptionally</w:t>
      </w:r>
      <w:proofErr w:type="spellEnd"/>
      <w:r w:rsidR="00746378">
        <w:t xml:space="preserve"> </w:t>
      </w:r>
      <w:proofErr w:type="spellStart"/>
      <w:r w:rsidR="00746378">
        <w:t>well</w:t>
      </w:r>
      <w:proofErr w:type="spellEnd"/>
      <w:r w:rsidR="00746378">
        <w:t xml:space="preserve"> in different </w:t>
      </w:r>
      <w:proofErr w:type="spellStart"/>
      <w:r w:rsidR="00746378">
        <w:t>areas</w:t>
      </w:r>
      <w:proofErr w:type="spellEnd"/>
      <w:r w:rsidR="00746378">
        <w:t xml:space="preserve"> </w:t>
      </w:r>
      <w:proofErr w:type="spellStart"/>
      <w:r w:rsidR="00746378">
        <w:t>of</w:t>
      </w:r>
      <w:proofErr w:type="spellEnd"/>
      <w:r w:rsidR="00746378">
        <w:t xml:space="preserve"> </w:t>
      </w:r>
      <w:proofErr w:type="spellStart"/>
      <w:r w:rsidR="00746378">
        <w:t>life</w:t>
      </w:r>
      <w:proofErr w:type="spellEnd"/>
      <w:r w:rsidR="00746378">
        <w:t xml:space="preserve">. </w:t>
      </w:r>
      <w:proofErr w:type="spellStart"/>
      <w:r w:rsidR="00746378">
        <w:t>Despite</w:t>
      </w:r>
      <w:proofErr w:type="spellEnd"/>
      <w:r w:rsidR="00746378">
        <w:t xml:space="preserve"> </w:t>
      </w:r>
      <w:proofErr w:type="spellStart"/>
      <w:r w:rsidR="00746378">
        <w:t>having</w:t>
      </w:r>
      <w:proofErr w:type="spellEnd"/>
      <w:r w:rsidR="00746378">
        <w:t xml:space="preserve"> </w:t>
      </w:r>
      <w:proofErr w:type="spellStart"/>
      <w:r w:rsidR="00746378">
        <w:t>played</w:t>
      </w:r>
      <w:proofErr w:type="spellEnd"/>
      <w:r w:rsidR="00746378">
        <w:t xml:space="preserve"> </w:t>
      </w:r>
      <w:proofErr w:type="spellStart"/>
      <w:r w:rsidR="00746378">
        <w:t>football</w:t>
      </w:r>
      <w:proofErr w:type="spellEnd"/>
      <w:r w:rsidR="00746378">
        <w:t xml:space="preserve"> </w:t>
      </w:r>
      <w:proofErr w:type="spellStart"/>
      <w:r w:rsidR="00746378">
        <w:t>professional</w:t>
      </w:r>
      <w:r w:rsidR="00C13F28">
        <w:t>l</w:t>
      </w:r>
      <w:r w:rsidR="00746378">
        <w:t>y</w:t>
      </w:r>
      <w:proofErr w:type="spellEnd"/>
      <w:r w:rsidR="00746378">
        <w:t xml:space="preserve"> </w:t>
      </w:r>
      <w:proofErr w:type="spellStart"/>
      <w:r w:rsidR="00746378">
        <w:t>my</w:t>
      </w:r>
      <w:proofErr w:type="spellEnd"/>
      <w:r w:rsidR="00746378">
        <w:t xml:space="preserve"> </w:t>
      </w:r>
      <w:proofErr w:type="spellStart"/>
      <w:r w:rsidR="00746378">
        <w:t>whole</w:t>
      </w:r>
      <w:proofErr w:type="spellEnd"/>
      <w:r w:rsidR="00746378">
        <w:t xml:space="preserve"> </w:t>
      </w:r>
      <w:proofErr w:type="spellStart"/>
      <w:r w:rsidR="00746378">
        <w:t>c</w:t>
      </w:r>
      <w:r w:rsidR="009C67D6">
        <w:t>hildhood</w:t>
      </w:r>
      <w:proofErr w:type="spellEnd"/>
      <w:r w:rsidR="009C67D6">
        <w:t xml:space="preserve">, I still </w:t>
      </w:r>
      <w:proofErr w:type="spellStart"/>
      <w:r w:rsidR="009C67D6">
        <w:t>managed</w:t>
      </w:r>
      <w:proofErr w:type="spellEnd"/>
      <w:r w:rsidR="009C67D6">
        <w:t xml:space="preserve"> </w:t>
      </w:r>
      <w:proofErr w:type="spellStart"/>
      <w:r w:rsidR="009C67D6">
        <w:t>to</w:t>
      </w:r>
      <w:proofErr w:type="spellEnd"/>
      <w:r w:rsidR="009C67D6">
        <w:t xml:space="preserve"> </w:t>
      </w:r>
      <w:proofErr w:type="spellStart"/>
      <w:r w:rsidR="009C67D6">
        <w:t>maintain</w:t>
      </w:r>
      <w:proofErr w:type="spellEnd"/>
      <w:r w:rsidR="00746378">
        <w:t xml:space="preserve"> </w:t>
      </w:r>
      <w:proofErr w:type="spellStart"/>
      <w:r w:rsidR="00746378">
        <w:t>the</w:t>
      </w:r>
      <w:proofErr w:type="spellEnd"/>
      <w:r w:rsidR="00746378">
        <w:t xml:space="preserve"> </w:t>
      </w:r>
      <w:proofErr w:type="spellStart"/>
      <w:r w:rsidR="00746378">
        <w:t>highest</w:t>
      </w:r>
      <w:proofErr w:type="spellEnd"/>
      <w:r w:rsidR="00746378">
        <w:t xml:space="preserve"> GPA possible </w:t>
      </w:r>
      <w:proofErr w:type="spellStart"/>
      <w:r w:rsidR="00746378">
        <w:t>even</w:t>
      </w:r>
      <w:proofErr w:type="spellEnd"/>
      <w:r w:rsidR="00746378">
        <w:t xml:space="preserve"> </w:t>
      </w:r>
      <w:proofErr w:type="spellStart"/>
      <w:r w:rsidR="00746378">
        <w:t>when</w:t>
      </w:r>
      <w:proofErr w:type="spellEnd"/>
      <w:r w:rsidR="00746378">
        <w:t xml:space="preserve"> I </w:t>
      </w:r>
      <w:proofErr w:type="spellStart"/>
      <w:r w:rsidR="00746378">
        <w:t>did</w:t>
      </w:r>
      <w:proofErr w:type="spellEnd"/>
      <w:r w:rsidR="00746378">
        <w:t xml:space="preserve"> </w:t>
      </w:r>
      <w:proofErr w:type="spellStart"/>
      <w:r w:rsidR="00746378">
        <w:t>my</w:t>
      </w:r>
      <w:proofErr w:type="spellEnd"/>
      <w:r w:rsidR="00746378">
        <w:t xml:space="preserve"> </w:t>
      </w:r>
      <w:proofErr w:type="spellStart"/>
      <w:r w:rsidR="00746378">
        <w:t>internships</w:t>
      </w:r>
      <w:proofErr w:type="spellEnd"/>
      <w:r w:rsidR="00746378">
        <w:t xml:space="preserve">. This </w:t>
      </w:r>
      <w:proofErr w:type="spellStart"/>
      <w:r w:rsidR="00746378">
        <w:t>underlines</w:t>
      </w:r>
      <w:proofErr w:type="spellEnd"/>
      <w:r w:rsidR="00746378">
        <w:t xml:space="preserve"> </w:t>
      </w:r>
      <w:proofErr w:type="spellStart"/>
      <w:r w:rsidR="00746378">
        <w:t>my</w:t>
      </w:r>
      <w:proofErr w:type="spellEnd"/>
      <w:r w:rsidR="00746378">
        <w:t xml:space="preserve"> </w:t>
      </w:r>
      <w:proofErr w:type="spellStart"/>
      <w:r w:rsidR="00746378">
        <w:t>ambition</w:t>
      </w:r>
      <w:proofErr w:type="spellEnd"/>
      <w:r w:rsidR="00746378">
        <w:t xml:space="preserve"> </w:t>
      </w:r>
      <w:proofErr w:type="spellStart"/>
      <w:r w:rsidR="00746378">
        <w:t>to</w:t>
      </w:r>
      <w:proofErr w:type="spellEnd"/>
      <w:r w:rsidR="00746378">
        <w:t xml:space="preserve"> </w:t>
      </w:r>
      <w:proofErr w:type="spellStart"/>
      <w:r w:rsidR="00746378">
        <w:t>always</w:t>
      </w:r>
      <w:proofErr w:type="spellEnd"/>
      <w:r w:rsidR="00746378">
        <w:t xml:space="preserve"> </w:t>
      </w:r>
      <w:proofErr w:type="spellStart"/>
      <w:r w:rsidR="00746378">
        <w:t>be</w:t>
      </w:r>
      <w:proofErr w:type="spellEnd"/>
      <w:r w:rsidR="00746378">
        <w:t xml:space="preserve"> </w:t>
      </w:r>
      <w:proofErr w:type="spellStart"/>
      <w:r w:rsidR="00746378">
        <w:t>the</w:t>
      </w:r>
      <w:proofErr w:type="spellEnd"/>
      <w:r w:rsidR="00746378">
        <w:t xml:space="preserve"> </w:t>
      </w:r>
      <w:proofErr w:type="spellStart"/>
      <w:r w:rsidR="00746378">
        <w:t>bes</w:t>
      </w:r>
      <w:r w:rsidR="00C13F28">
        <w:t>t</w:t>
      </w:r>
      <w:proofErr w:type="spellEnd"/>
      <w:r w:rsidR="00C13F28">
        <w:t xml:space="preserve"> </w:t>
      </w:r>
      <w:proofErr w:type="spellStart"/>
      <w:r w:rsidR="00C13F28">
        <w:t>version</w:t>
      </w:r>
      <w:proofErr w:type="spellEnd"/>
      <w:r w:rsidR="00C13F28">
        <w:t xml:space="preserve"> </w:t>
      </w:r>
      <w:proofErr w:type="spellStart"/>
      <w:r w:rsidR="00C13F28">
        <w:t>of</w:t>
      </w:r>
      <w:proofErr w:type="spellEnd"/>
      <w:r w:rsidR="00C13F28">
        <w:t xml:space="preserve"> </w:t>
      </w:r>
      <w:proofErr w:type="spellStart"/>
      <w:r w:rsidR="00C13F28">
        <w:t>myself</w:t>
      </w:r>
      <w:proofErr w:type="spellEnd"/>
      <w:r w:rsidR="00C13F28">
        <w:t xml:space="preserve"> </w:t>
      </w:r>
      <w:proofErr w:type="spellStart"/>
      <w:r w:rsidR="00C13F28">
        <w:t>as</w:t>
      </w:r>
      <w:proofErr w:type="spellEnd"/>
      <w:r w:rsidR="00C13F28">
        <w:t xml:space="preserve"> </w:t>
      </w:r>
      <w:proofErr w:type="spellStart"/>
      <w:r w:rsidR="00C13F28">
        <w:t>well</w:t>
      </w:r>
      <w:proofErr w:type="spellEnd"/>
      <w:r w:rsidR="00C13F28">
        <w:t xml:space="preserve"> </w:t>
      </w:r>
      <w:proofErr w:type="spellStart"/>
      <w:r w:rsidR="00C13F28">
        <w:t>as</w:t>
      </w:r>
      <w:proofErr w:type="spellEnd"/>
      <w:r w:rsidR="00746378">
        <w:t xml:space="preserve"> </w:t>
      </w:r>
      <w:proofErr w:type="spellStart"/>
      <w:r w:rsidR="00746378">
        <w:t>great</w:t>
      </w:r>
      <w:proofErr w:type="spellEnd"/>
      <w:r w:rsidR="00746378">
        <w:t xml:space="preserve"> time </w:t>
      </w:r>
      <w:proofErr w:type="spellStart"/>
      <w:r w:rsidR="00746378">
        <w:t>management</w:t>
      </w:r>
      <w:proofErr w:type="spellEnd"/>
      <w:r w:rsidR="00746378">
        <w:t xml:space="preserve"> </w:t>
      </w:r>
      <w:proofErr w:type="spellStart"/>
      <w:r w:rsidR="00746378">
        <w:t>which</w:t>
      </w:r>
      <w:proofErr w:type="spellEnd"/>
      <w:r w:rsidR="00746378">
        <w:t xml:space="preserve"> </w:t>
      </w:r>
      <w:proofErr w:type="spellStart"/>
      <w:r w:rsidR="00746378">
        <w:t>is</w:t>
      </w:r>
      <w:proofErr w:type="spellEnd"/>
      <w:r w:rsidR="00746378">
        <w:t xml:space="preserve"> essential </w:t>
      </w:r>
      <w:proofErr w:type="spellStart"/>
      <w:r w:rsidR="00746378">
        <w:t>to</w:t>
      </w:r>
      <w:proofErr w:type="spellEnd"/>
      <w:r w:rsidR="00746378">
        <w:t xml:space="preserve"> </w:t>
      </w:r>
      <w:r w:rsidR="009C67D6">
        <w:t xml:space="preserve">handle all </w:t>
      </w:r>
      <w:proofErr w:type="spellStart"/>
      <w:r w:rsidR="009C67D6">
        <w:t>these</w:t>
      </w:r>
      <w:proofErr w:type="spellEnd"/>
      <w:r w:rsidR="009C67D6">
        <w:t xml:space="preserve"> </w:t>
      </w:r>
      <w:proofErr w:type="spellStart"/>
      <w:r w:rsidR="009C67D6">
        <w:t>things</w:t>
      </w:r>
      <w:proofErr w:type="spellEnd"/>
      <w:r w:rsidR="009C67D6">
        <w:t xml:space="preserve"> at </w:t>
      </w:r>
      <w:proofErr w:type="spellStart"/>
      <w:r w:rsidR="009C67D6">
        <w:t>the</w:t>
      </w:r>
      <w:proofErr w:type="spellEnd"/>
      <w:r w:rsidR="009C67D6">
        <w:t xml:space="preserve"> same time.</w:t>
      </w:r>
    </w:p>
    <w:p w14:paraId="0755CF3D" w14:textId="77777777" w:rsidR="00B6400E" w:rsidRDefault="00B6400E" w:rsidP="00696C58">
      <w:pPr>
        <w:jc w:val="both"/>
      </w:pPr>
    </w:p>
    <w:p w14:paraId="01FC08C4" w14:textId="71B907A3" w:rsidR="00B6400E" w:rsidRDefault="00B6400E" w:rsidP="00696C58">
      <w:pPr>
        <w:jc w:val="both"/>
      </w:pPr>
      <w:r>
        <w:t xml:space="preserve">Having </w:t>
      </w:r>
      <w:proofErr w:type="spellStart"/>
      <w:r>
        <w:t>pl</w:t>
      </w:r>
      <w:r w:rsidR="00893DA4">
        <w:t>ayed</w:t>
      </w:r>
      <w:proofErr w:type="spellEnd"/>
      <w:r w:rsidR="00893DA4">
        <w:t xml:space="preserve"> </w:t>
      </w:r>
      <w:proofErr w:type="spellStart"/>
      <w:r w:rsidR="00893DA4">
        <w:t>football</w:t>
      </w:r>
      <w:proofErr w:type="spellEnd"/>
      <w:r w:rsidR="00893DA4">
        <w:t xml:space="preserve"> </w:t>
      </w:r>
      <w:proofErr w:type="spellStart"/>
      <w:r w:rsidR="00893DA4">
        <w:t>professional</w:t>
      </w:r>
      <w:r w:rsidR="00C13F28">
        <w:t>l</w:t>
      </w:r>
      <w:r w:rsidR="00893DA4">
        <w:t>y</w:t>
      </w:r>
      <w:proofErr w:type="spellEnd"/>
      <w:r w:rsidR="00594424">
        <w:t xml:space="preserve"> </w:t>
      </w:r>
      <w:r w:rsidR="009C67D6">
        <w:t xml:space="preserve">in </w:t>
      </w:r>
      <w:proofErr w:type="spellStart"/>
      <w:r w:rsidR="009C67D6">
        <w:t>the</w:t>
      </w:r>
      <w:proofErr w:type="spellEnd"/>
      <w:r w:rsidR="009C67D6">
        <w:t xml:space="preserve"> </w:t>
      </w:r>
      <w:proofErr w:type="spellStart"/>
      <w:r w:rsidR="009C67D6">
        <w:t>highest</w:t>
      </w:r>
      <w:proofErr w:type="spellEnd"/>
      <w:r w:rsidR="009C67D6">
        <w:t xml:space="preserve"> </w:t>
      </w:r>
      <w:proofErr w:type="spellStart"/>
      <w:r w:rsidR="009C67D6">
        <w:t>league</w:t>
      </w:r>
      <w:proofErr w:type="spellEnd"/>
      <w:r w:rsidR="009C67D6">
        <w:t xml:space="preserve"> possible in Germany</w:t>
      </w:r>
      <w:r w:rsidR="00696C58">
        <w:t xml:space="preserve"> </w:t>
      </w:r>
      <w:proofErr w:type="spellStart"/>
      <w:r>
        <w:t>until</w:t>
      </w:r>
      <w:proofErr w:type="spellEnd"/>
      <w:r>
        <w:t xml:space="preserve"> a</w:t>
      </w:r>
      <w:r w:rsidR="00C13F28">
        <w:t>n</w:t>
      </w:r>
      <w:r>
        <w:t xml:space="preserve"> ACL </w:t>
      </w:r>
      <w:proofErr w:type="spellStart"/>
      <w:r>
        <w:t>injury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, I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and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del w:id="0" w:author="David Döbele" w:date="2023-10-03T20:01:00Z">
        <w:r w:rsidDel="00656E54">
          <w:delText xml:space="preserve">aims </w:delText>
        </w:r>
      </w:del>
      <w:proofErr w:type="spellStart"/>
      <w:ins w:id="1" w:author="David Döbele" w:date="2023-10-03T20:01:00Z">
        <w:r w:rsidR="00656E54">
          <w:t>goals</w:t>
        </w:r>
        <w:proofErr w:type="spellEnd"/>
        <w:r w:rsidR="00656E54">
          <w:t xml:space="preserve"> </w:t>
        </w:r>
      </w:ins>
      <w:proofErr w:type="spellStart"/>
      <w:r>
        <w:t>as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not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a </w:t>
      </w:r>
      <w:proofErr w:type="spellStart"/>
      <w:r>
        <w:t>team</w:t>
      </w:r>
      <w:proofErr w:type="spellEnd"/>
      <w:r>
        <w:t xml:space="preserve"> but </w:t>
      </w:r>
      <w:proofErr w:type="spellStart"/>
      <w:r>
        <w:t>to</w:t>
      </w:r>
      <w:proofErr w:type="spellEnd"/>
      <w:r>
        <w:t xml:space="preserve"> push </w:t>
      </w:r>
      <w:proofErr w:type="spellStart"/>
      <w:r>
        <w:t>my</w:t>
      </w:r>
      <w:proofErr w:type="spellEnd"/>
      <w:r>
        <w:t xml:space="preserve"> </w:t>
      </w:r>
      <w:proofErr w:type="spellStart"/>
      <w:r>
        <w:t>teammates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greatest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. </w:t>
      </w:r>
      <w:r w:rsidR="00594424">
        <w:t xml:space="preserve">These </w:t>
      </w:r>
      <w:proofErr w:type="spellStart"/>
      <w:r w:rsidR="00594424">
        <w:t>skills</w:t>
      </w:r>
      <w:proofErr w:type="spellEnd"/>
      <w:r w:rsidR="00594424">
        <w:t xml:space="preserve"> </w:t>
      </w:r>
      <w:proofErr w:type="spellStart"/>
      <w:r w:rsidR="00594424">
        <w:t>are</w:t>
      </w:r>
      <w:proofErr w:type="spellEnd"/>
      <w:r w:rsidR="00594424">
        <w:t xml:space="preserve"> </w:t>
      </w:r>
      <w:proofErr w:type="spellStart"/>
      <w:r w:rsidR="00594424">
        <w:t>high</w:t>
      </w:r>
      <w:r w:rsidR="00746378">
        <w:t>lighted</w:t>
      </w:r>
      <w:proofErr w:type="spellEnd"/>
      <w:r w:rsidR="00746378">
        <w:t xml:space="preserve"> </w:t>
      </w:r>
      <w:proofErr w:type="spellStart"/>
      <w:r w:rsidR="00746378">
        <w:t>by</w:t>
      </w:r>
      <w:proofErr w:type="spellEnd"/>
      <w:r w:rsidR="00746378">
        <w:t xml:space="preserve"> </w:t>
      </w:r>
      <w:proofErr w:type="spellStart"/>
      <w:r w:rsidR="00746378">
        <w:t>my</w:t>
      </w:r>
      <w:proofErr w:type="spellEnd"/>
      <w:r w:rsidR="00746378">
        <w:t xml:space="preserve"> extracurricular </w:t>
      </w:r>
      <w:proofErr w:type="spellStart"/>
      <w:r w:rsidR="00746378">
        <w:t>ac</w:t>
      </w:r>
      <w:r w:rsidR="00594424">
        <w:t>tivities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I am </w:t>
      </w:r>
      <w:proofErr w:type="spellStart"/>
      <w:r>
        <w:t>coaching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Under-15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former</w:t>
      </w:r>
      <w:proofErr w:type="spellEnd"/>
      <w:r>
        <w:t xml:space="preserve"> </w:t>
      </w:r>
      <w:proofErr w:type="spellStart"/>
      <w:r>
        <w:t>club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r w:rsidR="00874E91">
        <w:t>pass on</w:t>
      </w:r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experiences</w:t>
      </w:r>
      <w:proofErr w:type="spellEnd"/>
      <w:r w:rsidR="00874E91">
        <w:t xml:space="preserve"> </w:t>
      </w:r>
      <w:proofErr w:type="spellStart"/>
      <w:r w:rsidR="00874E91">
        <w:t>to</w:t>
      </w:r>
      <w:proofErr w:type="spellEnd"/>
      <w:r w:rsidR="00874E91">
        <w:t xml:space="preserve"> </w:t>
      </w:r>
      <w:proofErr w:type="spellStart"/>
      <w:r w:rsidR="00874E91">
        <w:t>young</w:t>
      </w:r>
      <w:proofErr w:type="spellEnd"/>
      <w:r w:rsidR="00874E91">
        <w:t xml:space="preserve"> </w:t>
      </w:r>
      <w:proofErr w:type="spellStart"/>
      <w:r w:rsidR="00874E91">
        <w:t>ambitious</w:t>
      </w:r>
      <w:proofErr w:type="spellEnd"/>
      <w:r w:rsidR="00874E91">
        <w:t xml:space="preserve"> </w:t>
      </w:r>
      <w:proofErr w:type="spellStart"/>
      <w:r w:rsidR="00874E91">
        <w:t>players</w:t>
      </w:r>
      <w:proofErr w:type="spellEnd"/>
      <w:r w:rsidR="00874E91">
        <w:t xml:space="preserve">. This </w:t>
      </w:r>
      <w:proofErr w:type="spellStart"/>
      <w:r w:rsidR="00874E91">
        <w:t>activity</w:t>
      </w:r>
      <w:proofErr w:type="spellEnd"/>
      <w:r w:rsidR="00874E91">
        <w:t xml:space="preserve"> </w:t>
      </w:r>
      <w:proofErr w:type="spellStart"/>
      <w:r w:rsidR="00874E91">
        <w:t>led</w:t>
      </w:r>
      <w:proofErr w:type="spellEnd"/>
      <w:r w:rsidR="00874E91">
        <w:t xml:space="preserve"> </w:t>
      </w:r>
      <w:proofErr w:type="spellStart"/>
      <w:r w:rsidR="00874E91">
        <w:t>to</w:t>
      </w:r>
      <w:proofErr w:type="spellEnd"/>
      <w:r w:rsidR="00874E91">
        <w:t xml:space="preserve"> a strong </w:t>
      </w:r>
      <w:proofErr w:type="spellStart"/>
      <w:r w:rsidR="00874E91">
        <w:t>development</w:t>
      </w:r>
      <w:proofErr w:type="spellEnd"/>
      <w:r w:rsidR="00874E91">
        <w:t xml:space="preserve"> </w:t>
      </w:r>
      <w:proofErr w:type="spellStart"/>
      <w:r w:rsidR="00874E91">
        <w:t>of</w:t>
      </w:r>
      <w:proofErr w:type="spellEnd"/>
      <w:r w:rsidR="00874E91">
        <w:t xml:space="preserve"> </w:t>
      </w:r>
      <w:proofErr w:type="spellStart"/>
      <w:r w:rsidR="00874E91">
        <w:t>my</w:t>
      </w:r>
      <w:proofErr w:type="spellEnd"/>
      <w:r w:rsidR="00874E91">
        <w:t xml:space="preserve"> time </w:t>
      </w:r>
      <w:proofErr w:type="spellStart"/>
      <w:r w:rsidR="00874E91">
        <w:t>management</w:t>
      </w:r>
      <w:proofErr w:type="spellEnd"/>
      <w:r w:rsidR="00874E91">
        <w:t xml:space="preserve"> and </w:t>
      </w:r>
      <w:proofErr w:type="spellStart"/>
      <w:r w:rsidR="00874E91">
        <w:t>m</w:t>
      </w:r>
      <w:r w:rsidR="00893DA4">
        <w:t>y</w:t>
      </w:r>
      <w:proofErr w:type="spellEnd"/>
      <w:r w:rsidR="00893DA4">
        <w:t xml:space="preserve"> </w:t>
      </w:r>
      <w:proofErr w:type="spellStart"/>
      <w:r w:rsidR="00893DA4">
        <w:t>ability</w:t>
      </w:r>
      <w:proofErr w:type="spellEnd"/>
      <w:r w:rsidR="00893DA4">
        <w:t xml:space="preserve"> </w:t>
      </w:r>
      <w:proofErr w:type="spellStart"/>
      <w:r w:rsidR="00893DA4">
        <w:t>to</w:t>
      </w:r>
      <w:proofErr w:type="spellEnd"/>
      <w:r w:rsidR="00893DA4">
        <w:t xml:space="preserve"> deal </w:t>
      </w:r>
      <w:proofErr w:type="spellStart"/>
      <w:r w:rsidR="00893DA4">
        <w:t>with</w:t>
      </w:r>
      <w:proofErr w:type="spellEnd"/>
      <w:r w:rsidR="00893DA4">
        <w:t xml:space="preserve"> </w:t>
      </w:r>
      <w:proofErr w:type="spellStart"/>
      <w:r w:rsidR="00893DA4">
        <w:t>pressure</w:t>
      </w:r>
      <w:proofErr w:type="spellEnd"/>
      <w:r w:rsidR="008A375A">
        <w:t>,</w:t>
      </w:r>
      <w:r w:rsidR="00594424">
        <w:t xml:space="preserve"> </w:t>
      </w:r>
      <w:proofErr w:type="spellStart"/>
      <w:r w:rsidR="00594424">
        <w:t>as</w:t>
      </w:r>
      <w:proofErr w:type="spellEnd"/>
      <w:r w:rsidR="00594424">
        <w:t xml:space="preserve"> I am </w:t>
      </w:r>
      <w:proofErr w:type="spellStart"/>
      <w:r w:rsidR="00594424">
        <w:t>responsible</w:t>
      </w:r>
      <w:proofErr w:type="spellEnd"/>
      <w:r w:rsidR="00594424">
        <w:t xml:space="preserve"> </w:t>
      </w:r>
      <w:proofErr w:type="spellStart"/>
      <w:r w:rsidR="00594424">
        <w:t>for</w:t>
      </w:r>
      <w:proofErr w:type="spellEnd"/>
      <w:r w:rsidR="00893DA4">
        <w:t xml:space="preserve"> </w:t>
      </w:r>
      <w:proofErr w:type="spellStart"/>
      <w:r w:rsidR="00594424">
        <w:t>t</w:t>
      </w:r>
      <w:r w:rsidR="00893DA4">
        <w:t>he</w:t>
      </w:r>
      <w:proofErr w:type="spellEnd"/>
      <w:r w:rsidR="00893DA4">
        <w:t xml:space="preserve"> </w:t>
      </w:r>
      <w:proofErr w:type="spellStart"/>
      <w:r w:rsidR="00594424">
        <w:t>development</w:t>
      </w:r>
      <w:proofErr w:type="spellEnd"/>
      <w:r w:rsidR="00594424">
        <w:t xml:space="preserve"> </w:t>
      </w:r>
      <w:proofErr w:type="spellStart"/>
      <w:r w:rsidR="00893DA4">
        <w:t>of</w:t>
      </w:r>
      <w:proofErr w:type="spellEnd"/>
      <w:r w:rsidR="00893DA4">
        <w:t xml:space="preserve"> </w:t>
      </w:r>
      <w:proofErr w:type="spellStart"/>
      <w:r w:rsidR="00893DA4">
        <w:t>my</w:t>
      </w:r>
      <w:proofErr w:type="spellEnd"/>
      <w:r w:rsidR="00893DA4">
        <w:t xml:space="preserve"> </w:t>
      </w:r>
      <w:proofErr w:type="spellStart"/>
      <w:r w:rsidR="00893DA4">
        <w:t>players</w:t>
      </w:r>
      <w:proofErr w:type="spellEnd"/>
      <w:r w:rsidR="00893DA4">
        <w:t xml:space="preserve"> </w:t>
      </w:r>
      <w:proofErr w:type="spellStart"/>
      <w:r w:rsidR="00893DA4">
        <w:t>as</w:t>
      </w:r>
      <w:proofErr w:type="spellEnd"/>
      <w:r w:rsidR="00893DA4">
        <w:t xml:space="preserve"> </w:t>
      </w:r>
      <w:proofErr w:type="spellStart"/>
      <w:r w:rsidR="00893DA4">
        <w:t>well</w:t>
      </w:r>
      <w:proofErr w:type="spellEnd"/>
      <w:r w:rsidR="00893DA4">
        <w:t xml:space="preserve"> </w:t>
      </w:r>
      <w:proofErr w:type="spellStart"/>
      <w:r w:rsidR="00893DA4">
        <w:t>as</w:t>
      </w:r>
      <w:proofErr w:type="spellEnd"/>
      <w:r w:rsidR="00893DA4">
        <w:t xml:space="preserve"> </w:t>
      </w:r>
      <w:proofErr w:type="spellStart"/>
      <w:r w:rsidR="00893DA4">
        <w:t>the</w:t>
      </w:r>
      <w:proofErr w:type="spellEnd"/>
      <w:r w:rsidR="00893DA4">
        <w:t xml:space="preserve"> </w:t>
      </w:r>
      <w:proofErr w:type="spellStart"/>
      <w:r w:rsidR="00594424">
        <w:t>success</w:t>
      </w:r>
      <w:proofErr w:type="spellEnd"/>
      <w:r w:rsidR="00594424">
        <w:t xml:space="preserve"> </w:t>
      </w:r>
      <w:proofErr w:type="spellStart"/>
      <w:r w:rsidR="00594424">
        <w:t>of</w:t>
      </w:r>
      <w:proofErr w:type="spellEnd"/>
      <w:r w:rsidR="00594424">
        <w:t xml:space="preserve"> </w:t>
      </w:r>
      <w:proofErr w:type="spellStart"/>
      <w:r w:rsidR="00594424">
        <w:t>our</w:t>
      </w:r>
      <w:proofErr w:type="spellEnd"/>
      <w:r w:rsidR="00594424">
        <w:t xml:space="preserve"> </w:t>
      </w:r>
      <w:proofErr w:type="spellStart"/>
      <w:r w:rsidR="00594424">
        <w:t>team</w:t>
      </w:r>
      <w:proofErr w:type="spellEnd"/>
      <w:r w:rsidR="00594424">
        <w:t>.</w:t>
      </w:r>
    </w:p>
    <w:p w14:paraId="3CE9041F" w14:textId="77777777" w:rsidR="00893DA4" w:rsidRDefault="00893DA4" w:rsidP="00696C58">
      <w:pPr>
        <w:jc w:val="both"/>
      </w:pPr>
    </w:p>
    <w:p w14:paraId="524FE697" w14:textId="3E5F4A82" w:rsidR="00893DA4" w:rsidRDefault="00893DA4" w:rsidP="00696C58">
      <w:pPr>
        <w:jc w:val="both"/>
      </w:pPr>
      <w:r>
        <w:t xml:space="preserve">I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enthusiasm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</w:t>
      </w:r>
      <w:r w:rsidR="0094390A">
        <w:t>eing</w:t>
      </w:r>
      <w:proofErr w:type="spellEnd"/>
      <w:r w:rsidR="0094390A">
        <w:t xml:space="preserve"> </w:t>
      </w:r>
      <w:proofErr w:type="spellStart"/>
      <w:r w:rsidR="0094390A">
        <w:t>part</w:t>
      </w:r>
      <w:proofErr w:type="spellEnd"/>
      <w:r w:rsidR="0094390A">
        <w:t xml:space="preserve"> </w:t>
      </w:r>
      <w:proofErr w:type="spellStart"/>
      <w:r w:rsidR="0094390A">
        <w:t>of</w:t>
      </w:r>
      <w:proofErr w:type="spellEnd"/>
      <w:r w:rsidR="0094390A">
        <w:t xml:space="preserve"> </w:t>
      </w:r>
      <w:proofErr w:type="spellStart"/>
      <w:r w:rsidR="0094390A">
        <w:t>the</w:t>
      </w:r>
      <w:proofErr w:type="spellEnd"/>
      <w:r w:rsidR="0094390A">
        <w:t xml:space="preserve"> </w:t>
      </w:r>
      <w:proofErr w:type="spellStart"/>
      <w:r w:rsidR="0094390A">
        <w:t>economy</w:t>
      </w:r>
      <w:proofErr w:type="spellEnd"/>
      <w:r w:rsidR="0094390A">
        <w:t xml:space="preserve"> in 2020</w:t>
      </w:r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 w:rsidR="00594424">
        <w:t>my</w:t>
      </w:r>
      <w:proofErr w:type="spellEnd"/>
      <w:r w:rsidR="00594424">
        <w:t xml:space="preserve"> </w:t>
      </w:r>
      <w:proofErr w:type="spellStart"/>
      <w:r w:rsidR="00594424">
        <w:t>father</w:t>
      </w:r>
      <w:proofErr w:type="spellEnd"/>
      <w:r w:rsidR="00594424">
        <w:t xml:space="preserve"> </w:t>
      </w:r>
      <w:proofErr w:type="spellStart"/>
      <w:r w:rsidR="00594424">
        <w:t>took</w:t>
      </w:r>
      <w:proofErr w:type="spellEnd"/>
      <w:r w:rsidR="00594424">
        <w:t xml:space="preserve"> </w:t>
      </w:r>
      <w:proofErr w:type="spellStart"/>
      <w:r w:rsidR="00594424">
        <w:t>me</w:t>
      </w:r>
      <w:proofErr w:type="spellEnd"/>
      <w:r w:rsidR="00594424">
        <w:t xml:space="preserve"> and </w:t>
      </w:r>
      <w:proofErr w:type="spellStart"/>
      <w:r w:rsidR="00594424">
        <w:t>my</w:t>
      </w:r>
      <w:proofErr w:type="spellEnd"/>
      <w:r w:rsidR="00594424">
        <w:t xml:space="preserve"> </w:t>
      </w:r>
      <w:proofErr w:type="spellStart"/>
      <w:r w:rsidR="00594424">
        <w:t>brother</w:t>
      </w:r>
      <w:proofErr w:type="spellEnd"/>
      <w:r w:rsidR="00594424">
        <w:t xml:space="preserve"> </w:t>
      </w:r>
      <w:proofErr w:type="spellStart"/>
      <w:r w:rsidR="00594424">
        <w:t>to</w:t>
      </w:r>
      <w:proofErr w:type="spellEnd"/>
      <w:r w:rsidR="00594424">
        <w:t xml:space="preserve"> a </w:t>
      </w:r>
      <w:proofErr w:type="spellStart"/>
      <w:r w:rsidR="00594424">
        <w:t>job</w:t>
      </w:r>
      <w:proofErr w:type="spellEnd"/>
      <w:r w:rsidR="00594424">
        <w:t xml:space="preserve"> fair, </w:t>
      </w:r>
      <w:proofErr w:type="spellStart"/>
      <w:r w:rsidR="00594424">
        <w:t>where</w:t>
      </w:r>
      <w:proofErr w:type="spellEnd"/>
      <w:r w:rsidR="00594424">
        <w:t xml:space="preserve"> I </w:t>
      </w:r>
      <w:proofErr w:type="spellStart"/>
      <w:r w:rsidR="00C13F28">
        <w:t>listened</w:t>
      </w:r>
      <w:proofErr w:type="spellEnd"/>
      <w:r w:rsidR="00C13F28">
        <w:t xml:space="preserve"> </w:t>
      </w:r>
      <w:proofErr w:type="spellStart"/>
      <w:r w:rsidR="00C13F28">
        <w:t>to</w:t>
      </w:r>
      <w:proofErr w:type="spellEnd"/>
      <w:r w:rsidR="00C13F28">
        <w:t xml:space="preserve"> a </w:t>
      </w:r>
      <w:proofErr w:type="spellStart"/>
      <w:r w:rsidR="00C13F28">
        <w:t>presentation</w:t>
      </w:r>
      <w:proofErr w:type="spellEnd"/>
      <w:r w:rsidR="00C13F28">
        <w:t xml:space="preserve"> </w:t>
      </w:r>
      <w:proofErr w:type="spellStart"/>
      <w:r w:rsidR="00C13F28">
        <w:t>of</w:t>
      </w:r>
      <w:proofErr w:type="spellEnd"/>
      <w:r w:rsidR="00C13F28">
        <w:t xml:space="preserve"> a</w:t>
      </w:r>
      <w:r w:rsidR="00594424">
        <w:t xml:space="preserve"> </w:t>
      </w:r>
      <w:proofErr w:type="spellStart"/>
      <w:r w:rsidR="00594424">
        <w:t>former</w:t>
      </w:r>
      <w:proofErr w:type="spellEnd"/>
      <w:r w:rsidR="00594424">
        <w:t xml:space="preserve"> </w:t>
      </w:r>
      <w:proofErr w:type="spellStart"/>
      <w:r w:rsidR="00594424">
        <w:t>investment</w:t>
      </w:r>
      <w:proofErr w:type="spellEnd"/>
      <w:r w:rsidR="00746378">
        <w:t xml:space="preserve"> </w:t>
      </w:r>
      <w:proofErr w:type="spellStart"/>
      <w:r w:rsidR="00594424">
        <w:t>banker</w:t>
      </w:r>
      <w:proofErr w:type="spellEnd"/>
      <w:r w:rsidR="00594424">
        <w:t xml:space="preserve"> </w:t>
      </w:r>
      <w:proofErr w:type="spellStart"/>
      <w:r w:rsidR="00594424">
        <w:t>who</w:t>
      </w:r>
      <w:proofErr w:type="spellEnd"/>
      <w:r w:rsidR="00594424">
        <w:t xml:space="preserve"> </w:t>
      </w:r>
      <w:proofErr w:type="spellStart"/>
      <w:r w:rsidR="00594424">
        <w:t>fou</w:t>
      </w:r>
      <w:r w:rsidR="0094390A">
        <w:t>nded</w:t>
      </w:r>
      <w:proofErr w:type="spellEnd"/>
      <w:r w:rsidR="0094390A">
        <w:t xml:space="preserve"> </w:t>
      </w:r>
      <w:proofErr w:type="spellStart"/>
      <w:r w:rsidR="0094390A">
        <w:t>his</w:t>
      </w:r>
      <w:proofErr w:type="spellEnd"/>
      <w:r w:rsidR="0094390A">
        <w:t xml:space="preserve"> own </w:t>
      </w:r>
      <w:proofErr w:type="spellStart"/>
      <w:r w:rsidR="0094390A">
        <w:t>company</w:t>
      </w:r>
      <w:proofErr w:type="spellEnd"/>
      <w:r w:rsidR="0094390A">
        <w:t xml:space="preserve"> </w:t>
      </w:r>
      <w:proofErr w:type="gramStart"/>
      <w:r w:rsidR="0094390A">
        <w:t>in 2019</w:t>
      </w:r>
      <w:proofErr w:type="gramEnd"/>
      <w:r w:rsidR="0094390A">
        <w:t>. He</w:t>
      </w:r>
      <w:r w:rsidR="00C13F28">
        <w:t xml:space="preserve"> </w:t>
      </w:r>
      <w:proofErr w:type="spellStart"/>
      <w:r w:rsidR="00C13F28">
        <w:t>explored</w:t>
      </w:r>
      <w:proofErr w:type="spellEnd"/>
      <w:r w:rsidR="00C13F28">
        <w:t xml:space="preserve"> all </w:t>
      </w:r>
      <w:proofErr w:type="spellStart"/>
      <w:r w:rsidR="00C13F28">
        <w:t>the</w:t>
      </w:r>
      <w:proofErr w:type="spellEnd"/>
      <w:r w:rsidR="00C13F28">
        <w:t xml:space="preserve"> different </w:t>
      </w:r>
      <w:proofErr w:type="spellStart"/>
      <w:r w:rsidR="00C13F28">
        <w:t>oppo</w:t>
      </w:r>
      <w:r w:rsidR="00594424">
        <w:t>rtunities</w:t>
      </w:r>
      <w:proofErr w:type="spellEnd"/>
      <w:r w:rsidR="00594424">
        <w:t xml:space="preserve">, </w:t>
      </w:r>
      <w:proofErr w:type="spellStart"/>
      <w:r w:rsidR="00594424">
        <w:t>which</w:t>
      </w:r>
      <w:proofErr w:type="spellEnd"/>
      <w:r w:rsidR="00594424">
        <w:t xml:space="preserve"> </w:t>
      </w:r>
      <w:proofErr w:type="spellStart"/>
      <w:r w:rsidR="00594424">
        <w:t>are</w:t>
      </w:r>
      <w:proofErr w:type="spellEnd"/>
      <w:r w:rsidR="00594424">
        <w:t xml:space="preserve"> </w:t>
      </w:r>
      <w:proofErr w:type="spellStart"/>
      <w:r w:rsidR="00594424">
        <w:t>offered</w:t>
      </w:r>
      <w:proofErr w:type="spellEnd"/>
      <w:r w:rsidR="00594424">
        <w:t xml:space="preserve"> </w:t>
      </w:r>
      <w:proofErr w:type="spellStart"/>
      <w:r w:rsidR="00594424">
        <w:t>to</w:t>
      </w:r>
      <w:proofErr w:type="spellEnd"/>
      <w:r w:rsidR="00594424">
        <w:t xml:space="preserve"> </w:t>
      </w:r>
      <w:proofErr w:type="spellStart"/>
      <w:r w:rsidR="00594424">
        <w:t>people</w:t>
      </w:r>
      <w:proofErr w:type="spellEnd"/>
      <w:r w:rsidR="00594424">
        <w:t xml:space="preserve"> </w:t>
      </w:r>
      <w:proofErr w:type="spellStart"/>
      <w:r w:rsidR="00594424">
        <w:t>who</w:t>
      </w:r>
      <w:proofErr w:type="spellEnd"/>
      <w:r w:rsidR="00594424">
        <w:t xml:space="preserve"> </w:t>
      </w:r>
      <w:proofErr w:type="spellStart"/>
      <w:r w:rsidR="00594424">
        <w:t>work</w:t>
      </w:r>
      <w:proofErr w:type="spellEnd"/>
      <w:r w:rsidR="00594424">
        <w:t xml:space="preserve"> in </w:t>
      </w:r>
      <w:proofErr w:type="spellStart"/>
      <w:r w:rsidR="00594424">
        <w:t>the</w:t>
      </w:r>
      <w:proofErr w:type="spellEnd"/>
      <w:r w:rsidR="00594424">
        <w:t xml:space="preserve"> </w:t>
      </w:r>
      <w:proofErr w:type="spellStart"/>
      <w:r w:rsidR="00594424">
        <w:t>economy</w:t>
      </w:r>
      <w:proofErr w:type="spellEnd"/>
      <w:r w:rsidR="000A7730">
        <w:t xml:space="preserve">. </w:t>
      </w:r>
      <w:proofErr w:type="spellStart"/>
      <w:r w:rsidR="000A7730">
        <w:t>Since</w:t>
      </w:r>
      <w:proofErr w:type="spellEnd"/>
      <w:r w:rsidR="000A7730">
        <w:t xml:space="preserve"> </w:t>
      </w:r>
      <w:proofErr w:type="spellStart"/>
      <w:r w:rsidR="000A7730">
        <w:t>then</w:t>
      </w:r>
      <w:proofErr w:type="spellEnd"/>
      <w:r w:rsidR="000A7730">
        <w:t xml:space="preserve"> I </w:t>
      </w:r>
      <w:proofErr w:type="spellStart"/>
      <w:r w:rsidR="000A7730">
        <w:t>decided</w:t>
      </w:r>
      <w:proofErr w:type="spellEnd"/>
      <w:r w:rsidR="000A7730">
        <w:t xml:space="preserve"> </w:t>
      </w:r>
      <w:proofErr w:type="spellStart"/>
      <w:r w:rsidR="000A7730">
        <w:t>that</w:t>
      </w:r>
      <w:proofErr w:type="spellEnd"/>
      <w:r w:rsidR="000A7730">
        <w:t xml:space="preserve"> I </w:t>
      </w:r>
      <w:proofErr w:type="spellStart"/>
      <w:r w:rsidR="000A7730">
        <w:t>want</w:t>
      </w:r>
      <w:proofErr w:type="spellEnd"/>
      <w:r w:rsidR="000A7730">
        <w:t xml:space="preserve"> </w:t>
      </w:r>
      <w:proofErr w:type="spellStart"/>
      <w:r w:rsidR="000A7730">
        <w:t>to</w:t>
      </w:r>
      <w:proofErr w:type="spellEnd"/>
      <w:r w:rsidR="000A7730">
        <w:t xml:space="preserve"> </w:t>
      </w:r>
      <w:proofErr w:type="spellStart"/>
      <w:r w:rsidR="000A7730">
        <w:t>work</w:t>
      </w:r>
      <w:proofErr w:type="spellEnd"/>
      <w:r w:rsidR="000A7730">
        <w:t xml:space="preserve"> in an Investment Bank, </w:t>
      </w:r>
      <w:proofErr w:type="spellStart"/>
      <w:r w:rsidR="000A7730">
        <w:t>as</w:t>
      </w:r>
      <w:proofErr w:type="spellEnd"/>
      <w:r w:rsidR="000A7730">
        <w:t xml:space="preserve"> </w:t>
      </w:r>
      <w:proofErr w:type="spellStart"/>
      <w:r w:rsidR="000A7730">
        <w:t>it</w:t>
      </w:r>
      <w:proofErr w:type="spellEnd"/>
      <w:r w:rsidR="000A7730">
        <w:t xml:space="preserve"> </w:t>
      </w:r>
      <w:proofErr w:type="spellStart"/>
      <w:r w:rsidR="000A7730">
        <w:t>gives</w:t>
      </w:r>
      <w:proofErr w:type="spellEnd"/>
      <w:r w:rsidR="000A7730">
        <w:t xml:space="preserve"> </w:t>
      </w:r>
      <w:proofErr w:type="spellStart"/>
      <w:r w:rsidR="000A7730">
        <w:t>me</w:t>
      </w:r>
      <w:proofErr w:type="spellEnd"/>
      <w:r w:rsidR="000A7730">
        <w:t xml:space="preserve"> </w:t>
      </w:r>
      <w:proofErr w:type="spellStart"/>
      <w:r w:rsidR="000A7730">
        <w:t>great</w:t>
      </w:r>
      <w:proofErr w:type="spellEnd"/>
      <w:r w:rsidR="000A7730">
        <w:t xml:space="preserve"> </w:t>
      </w:r>
      <w:proofErr w:type="spellStart"/>
      <w:r w:rsidR="000A7730">
        <w:t>pleasure</w:t>
      </w:r>
      <w:proofErr w:type="spellEnd"/>
      <w:r w:rsidR="000A7730">
        <w:t xml:space="preserve"> </w:t>
      </w:r>
      <w:proofErr w:type="spellStart"/>
      <w:r w:rsidR="000A7730">
        <w:t>to</w:t>
      </w:r>
      <w:proofErr w:type="spellEnd"/>
      <w:r w:rsidR="000A7730">
        <w:t xml:space="preserve"> </w:t>
      </w:r>
      <w:proofErr w:type="spellStart"/>
      <w:r w:rsidR="000A7730">
        <w:t>develop</w:t>
      </w:r>
      <w:proofErr w:type="spellEnd"/>
      <w:r w:rsidR="000A7730">
        <w:t xml:space="preserve"> and </w:t>
      </w:r>
      <w:proofErr w:type="spellStart"/>
      <w:r w:rsidR="000A7730">
        <w:t>realise</w:t>
      </w:r>
      <w:proofErr w:type="spellEnd"/>
      <w:r w:rsidR="000A7730">
        <w:t xml:space="preserve"> </w:t>
      </w:r>
      <w:proofErr w:type="spellStart"/>
      <w:r w:rsidR="000A7730">
        <w:t>projects</w:t>
      </w:r>
      <w:proofErr w:type="spellEnd"/>
      <w:r w:rsidR="000A7730">
        <w:t xml:space="preserve"> </w:t>
      </w:r>
      <w:proofErr w:type="spellStart"/>
      <w:r w:rsidR="000A7730">
        <w:t>together</w:t>
      </w:r>
      <w:proofErr w:type="spellEnd"/>
      <w:r w:rsidR="000A7730">
        <w:t xml:space="preserve"> in a </w:t>
      </w:r>
      <w:proofErr w:type="spellStart"/>
      <w:r w:rsidR="000A7730">
        <w:t>team</w:t>
      </w:r>
      <w:proofErr w:type="spellEnd"/>
      <w:r w:rsidR="000A7730">
        <w:t xml:space="preserve"> </w:t>
      </w:r>
      <w:proofErr w:type="spellStart"/>
      <w:r w:rsidR="000A7730">
        <w:t>with</w:t>
      </w:r>
      <w:proofErr w:type="spellEnd"/>
      <w:r w:rsidR="000A7730">
        <w:t xml:space="preserve"> </w:t>
      </w:r>
      <w:proofErr w:type="spellStart"/>
      <w:r w:rsidR="000A7730">
        <w:t>other</w:t>
      </w:r>
      <w:proofErr w:type="spellEnd"/>
      <w:r w:rsidR="000A7730">
        <w:t xml:space="preserve"> </w:t>
      </w:r>
      <w:proofErr w:type="spellStart"/>
      <w:r w:rsidR="000A7730">
        <w:t>motivated</w:t>
      </w:r>
      <w:proofErr w:type="spellEnd"/>
      <w:r w:rsidR="000A7730">
        <w:t xml:space="preserve"> and </w:t>
      </w:r>
      <w:proofErr w:type="spellStart"/>
      <w:r w:rsidR="000A7730">
        <w:t>ambitious</w:t>
      </w:r>
      <w:proofErr w:type="spellEnd"/>
      <w:r w:rsidR="000A7730">
        <w:t xml:space="preserve"> </w:t>
      </w:r>
      <w:proofErr w:type="spellStart"/>
      <w:r w:rsidR="000A7730">
        <w:t>colleagues</w:t>
      </w:r>
      <w:proofErr w:type="spellEnd"/>
      <w:r w:rsidR="000A7730">
        <w:t xml:space="preserve">. </w:t>
      </w:r>
      <w:proofErr w:type="spellStart"/>
      <w:r w:rsidR="000A7730">
        <w:t>What</w:t>
      </w:r>
      <w:proofErr w:type="spellEnd"/>
      <w:r w:rsidR="000A7730">
        <w:t xml:space="preserve"> I find </w:t>
      </w:r>
      <w:proofErr w:type="spellStart"/>
      <w:r w:rsidR="000A7730">
        <w:t>particularly</w:t>
      </w:r>
      <w:proofErr w:type="spellEnd"/>
      <w:r w:rsidR="000A7730">
        <w:t xml:space="preserve"> </w:t>
      </w:r>
      <w:proofErr w:type="spellStart"/>
      <w:r w:rsidR="000A7730">
        <w:t>fascinating</w:t>
      </w:r>
      <w:proofErr w:type="spellEnd"/>
      <w:r w:rsidR="000A7730">
        <w:t xml:space="preserve"> </w:t>
      </w:r>
      <w:proofErr w:type="spellStart"/>
      <w:r w:rsidR="000A7730">
        <w:t>as</w:t>
      </w:r>
      <w:proofErr w:type="spellEnd"/>
      <w:r w:rsidR="000A7730">
        <w:t xml:space="preserve"> an </w:t>
      </w:r>
      <w:proofErr w:type="spellStart"/>
      <w:r w:rsidR="000A7730">
        <w:t>investment</w:t>
      </w:r>
      <w:proofErr w:type="spellEnd"/>
      <w:r w:rsidR="000A7730">
        <w:t xml:space="preserve"> </w:t>
      </w:r>
      <w:proofErr w:type="spellStart"/>
      <w:r w:rsidR="000A7730">
        <w:t>banker</w:t>
      </w:r>
      <w:proofErr w:type="spellEnd"/>
      <w:r w:rsidR="000A7730">
        <w:t xml:space="preserve"> </w:t>
      </w:r>
      <w:proofErr w:type="spellStart"/>
      <w:r w:rsidR="000A7730">
        <w:t>is</w:t>
      </w:r>
      <w:proofErr w:type="spellEnd"/>
      <w:r w:rsidR="000A7730">
        <w:t xml:space="preserve"> </w:t>
      </w:r>
      <w:proofErr w:type="spellStart"/>
      <w:r w:rsidR="000A7730">
        <w:t>the</w:t>
      </w:r>
      <w:proofErr w:type="spellEnd"/>
      <w:r w:rsidR="000D68C6">
        <w:t xml:space="preserve"> </w:t>
      </w:r>
      <w:proofErr w:type="spellStart"/>
      <w:r w:rsidR="000D68C6">
        <w:t>chance</w:t>
      </w:r>
      <w:proofErr w:type="spellEnd"/>
      <w:r w:rsidR="000D68C6">
        <w:t xml:space="preserve"> </w:t>
      </w:r>
      <w:proofErr w:type="spellStart"/>
      <w:r w:rsidR="00C13F28">
        <w:t>to</w:t>
      </w:r>
      <w:proofErr w:type="spellEnd"/>
      <w:r w:rsidR="00C13F28">
        <w:t xml:space="preserve"> </w:t>
      </w:r>
      <w:proofErr w:type="spellStart"/>
      <w:r w:rsidR="00C13F28">
        <w:t>contribute</w:t>
      </w:r>
      <w:proofErr w:type="spellEnd"/>
      <w:r w:rsidR="000D68C6">
        <w:t xml:space="preserve"> </w:t>
      </w:r>
      <w:proofErr w:type="spellStart"/>
      <w:r w:rsidR="00C13F28">
        <w:t>to</w:t>
      </w:r>
      <w:proofErr w:type="spellEnd"/>
      <w:r w:rsidR="00C13F28">
        <w:t xml:space="preserve"> </w:t>
      </w:r>
      <w:proofErr w:type="spellStart"/>
      <w:r w:rsidR="00C13F28">
        <w:t>the</w:t>
      </w:r>
      <w:proofErr w:type="spellEnd"/>
      <w:r w:rsidR="00C13F28">
        <w:t xml:space="preserve"> </w:t>
      </w:r>
      <w:proofErr w:type="spellStart"/>
      <w:r w:rsidR="00C13F28">
        <w:t>development</w:t>
      </w:r>
      <w:proofErr w:type="spellEnd"/>
      <w:r w:rsidR="00C13F28">
        <w:t xml:space="preserve"> </w:t>
      </w:r>
      <w:proofErr w:type="spellStart"/>
      <w:r w:rsidR="00C13F28">
        <w:t>of</w:t>
      </w:r>
      <w:proofErr w:type="spellEnd"/>
      <w:r w:rsidR="00C13F28">
        <w:t xml:space="preserve"> </w:t>
      </w:r>
      <w:proofErr w:type="spellStart"/>
      <w:r w:rsidR="00C13F28">
        <w:t>companies</w:t>
      </w:r>
      <w:proofErr w:type="spellEnd"/>
      <w:r w:rsidR="000D68C6">
        <w:t xml:space="preserve"> and, </w:t>
      </w:r>
      <w:proofErr w:type="spellStart"/>
      <w:r w:rsidR="000D68C6">
        <w:t>thus</w:t>
      </w:r>
      <w:proofErr w:type="spellEnd"/>
      <w:r w:rsidR="000D68C6">
        <w:t xml:space="preserve">, </w:t>
      </w:r>
      <w:proofErr w:type="spellStart"/>
      <w:r w:rsidR="000D68C6">
        <w:t>the</w:t>
      </w:r>
      <w:proofErr w:type="spellEnd"/>
      <w:r w:rsidR="000D68C6">
        <w:t xml:space="preserve"> </w:t>
      </w:r>
      <w:proofErr w:type="spellStart"/>
      <w:r w:rsidR="000D68C6">
        <w:t>economy</w:t>
      </w:r>
      <w:proofErr w:type="spellEnd"/>
      <w:r w:rsidR="000D68C6">
        <w:t xml:space="preserve"> </w:t>
      </w:r>
      <w:proofErr w:type="spellStart"/>
      <w:r w:rsidR="000D68C6">
        <w:t>as</w:t>
      </w:r>
      <w:proofErr w:type="spellEnd"/>
      <w:r w:rsidR="000D68C6">
        <w:t xml:space="preserve"> a </w:t>
      </w:r>
      <w:proofErr w:type="spellStart"/>
      <w:r w:rsidR="000D68C6">
        <w:t>whole</w:t>
      </w:r>
      <w:proofErr w:type="spellEnd"/>
      <w:r w:rsidR="000D68C6">
        <w:t xml:space="preserve">. Not </w:t>
      </w:r>
      <w:proofErr w:type="spellStart"/>
      <w:r w:rsidR="000D68C6">
        <w:t>only</w:t>
      </w:r>
      <w:proofErr w:type="spellEnd"/>
      <w:r w:rsidR="000D68C6">
        <w:t xml:space="preserve"> </w:t>
      </w:r>
      <w:proofErr w:type="spellStart"/>
      <w:r w:rsidR="000D68C6">
        <w:t>becau</w:t>
      </w:r>
      <w:r w:rsidR="00C13F28">
        <w:t>se</w:t>
      </w:r>
      <w:proofErr w:type="spellEnd"/>
      <w:r w:rsidR="00C13F28">
        <w:t xml:space="preserve"> </w:t>
      </w:r>
      <w:proofErr w:type="spellStart"/>
      <w:r w:rsidR="00C13F28">
        <w:t>of</w:t>
      </w:r>
      <w:proofErr w:type="spellEnd"/>
      <w:r w:rsidR="00C13F28">
        <w:t xml:space="preserve"> </w:t>
      </w:r>
      <w:proofErr w:type="spellStart"/>
      <w:r w:rsidR="00C13F28">
        <w:t>this</w:t>
      </w:r>
      <w:proofErr w:type="spellEnd"/>
      <w:r w:rsidR="00C13F28">
        <w:t xml:space="preserve"> high </w:t>
      </w:r>
      <w:proofErr w:type="spellStart"/>
      <w:r w:rsidR="00C13F28">
        <w:t>impact</w:t>
      </w:r>
      <w:proofErr w:type="spellEnd"/>
      <w:r w:rsidR="00C13F28">
        <w:t xml:space="preserve"> but also</w:t>
      </w:r>
      <w:r w:rsidR="000D68C6">
        <w:t xml:space="preserve"> </w:t>
      </w:r>
      <w:proofErr w:type="spellStart"/>
      <w:r w:rsidR="000D68C6">
        <w:t>because</w:t>
      </w:r>
      <w:proofErr w:type="spellEnd"/>
      <w:r w:rsidR="000D68C6">
        <w:t xml:space="preserve"> </w:t>
      </w:r>
      <w:proofErr w:type="spellStart"/>
      <w:r w:rsidR="000D68C6">
        <w:t>of</w:t>
      </w:r>
      <w:proofErr w:type="spellEnd"/>
      <w:r w:rsidR="0094390A">
        <w:t xml:space="preserve"> </w:t>
      </w:r>
      <w:proofErr w:type="spellStart"/>
      <w:r w:rsidR="0094390A">
        <w:t>t</w:t>
      </w:r>
      <w:r w:rsidR="000D68C6">
        <w:t>he</w:t>
      </w:r>
      <w:proofErr w:type="spellEnd"/>
      <w:r w:rsidR="000D68C6">
        <w:t xml:space="preserve"> </w:t>
      </w:r>
      <w:proofErr w:type="spellStart"/>
      <w:r w:rsidR="000D68C6">
        <w:t>enormous</w:t>
      </w:r>
      <w:proofErr w:type="spellEnd"/>
      <w:r w:rsidR="000D68C6">
        <w:t xml:space="preserve"> </w:t>
      </w:r>
      <w:proofErr w:type="spellStart"/>
      <w:r w:rsidR="000D68C6">
        <w:t>learning</w:t>
      </w:r>
      <w:proofErr w:type="spellEnd"/>
      <w:r w:rsidR="000D68C6">
        <w:t xml:space="preserve"> potential </w:t>
      </w:r>
      <w:proofErr w:type="spellStart"/>
      <w:r w:rsidR="000D68C6">
        <w:t>that</w:t>
      </w:r>
      <w:proofErr w:type="spellEnd"/>
      <w:r w:rsidR="000D68C6">
        <w:t xml:space="preserve"> </w:t>
      </w:r>
      <w:proofErr w:type="spellStart"/>
      <w:r w:rsidR="000D68C6">
        <w:t>this</w:t>
      </w:r>
      <w:proofErr w:type="spellEnd"/>
      <w:r w:rsidR="000D68C6">
        <w:t xml:space="preserve"> </w:t>
      </w:r>
      <w:proofErr w:type="spellStart"/>
      <w:r w:rsidR="000D68C6">
        <w:t>varied</w:t>
      </w:r>
      <w:proofErr w:type="spellEnd"/>
      <w:r w:rsidR="000D68C6">
        <w:t xml:space="preserve"> and </w:t>
      </w:r>
      <w:proofErr w:type="spellStart"/>
      <w:r w:rsidR="000D68C6">
        <w:t>exciting</w:t>
      </w:r>
      <w:proofErr w:type="spellEnd"/>
      <w:r w:rsidR="000D68C6">
        <w:t xml:space="preserve"> </w:t>
      </w:r>
      <w:proofErr w:type="spellStart"/>
      <w:r w:rsidR="000D68C6">
        <w:t>work</w:t>
      </w:r>
      <w:proofErr w:type="spellEnd"/>
      <w:r w:rsidR="000D68C6">
        <w:t xml:space="preserve"> </w:t>
      </w:r>
      <w:proofErr w:type="spellStart"/>
      <w:r w:rsidR="000D68C6">
        <w:t>offers</w:t>
      </w:r>
      <w:proofErr w:type="spellEnd"/>
      <w:r w:rsidR="000D68C6">
        <w:t xml:space="preserve">, I </w:t>
      </w:r>
      <w:proofErr w:type="spellStart"/>
      <w:r w:rsidR="000D68C6">
        <w:t>can</w:t>
      </w:r>
      <w:proofErr w:type="spellEnd"/>
      <w:r w:rsidR="000D68C6">
        <w:t xml:space="preserve"> </w:t>
      </w:r>
      <w:proofErr w:type="spellStart"/>
      <w:r w:rsidR="000D68C6">
        <w:t>imag</w:t>
      </w:r>
      <w:r w:rsidR="00746378">
        <w:t>ine</w:t>
      </w:r>
      <w:proofErr w:type="spellEnd"/>
      <w:r w:rsidR="00746378">
        <w:t xml:space="preserve"> a </w:t>
      </w:r>
      <w:proofErr w:type="spellStart"/>
      <w:r w:rsidR="00746378">
        <w:t>career</w:t>
      </w:r>
      <w:proofErr w:type="spellEnd"/>
      <w:r w:rsidR="00746378">
        <w:t xml:space="preserve"> in </w:t>
      </w:r>
      <w:proofErr w:type="spellStart"/>
      <w:r w:rsidR="00746378">
        <w:t>this</w:t>
      </w:r>
      <w:proofErr w:type="spellEnd"/>
      <w:r w:rsidR="00746378">
        <w:t xml:space="preserve"> </w:t>
      </w:r>
      <w:proofErr w:type="spellStart"/>
      <w:r w:rsidR="00746378">
        <w:t>field</w:t>
      </w:r>
      <w:proofErr w:type="spellEnd"/>
      <w:r w:rsidR="00746378">
        <w:t xml:space="preserve">. </w:t>
      </w:r>
      <w:proofErr w:type="spellStart"/>
      <w:r w:rsidR="00746378">
        <w:t>For</w:t>
      </w:r>
      <w:proofErr w:type="spellEnd"/>
      <w:r w:rsidR="000D68C6">
        <w:t xml:space="preserve"> </w:t>
      </w:r>
      <w:proofErr w:type="spellStart"/>
      <w:r w:rsidR="00746378">
        <w:t>t</w:t>
      </w:r>
      <w:r w:rsidR="000D68C6">
        <w:t>hat</w:t>
      </w:r>
      <w:proofErr w:type="spellEnd"/>
      <w:r w:rsidR="000D68C6">
        <w:t xml:space="preserve"> </w:t>
      </w:r>
      <w:proofErr w:type="spellStart"/>
      <w:r w:rsidR="000D68C6">
        <w:t>reason</w:t>
      </w:r>
      <w:proofErr w:type="spellEnd"/>
      <w:r w:rsidR="00C13F28">
        <w:t>,</w:t>
      </w:r>
      <w:r w:rsidR="000D68C6">
        <w:t xml:space="preserve"> I </w:t>
      </w:r>
      <w:proofErr w:type="spellStart"/>
      <w:r w:rsidR="000D68C6">
        <w:t>felt</w:t>
      </w:r>
      <w:proofErr w:type="spellEnd"/>
      <w:r w:rsidR="000D68C6">
        <w:t xml:space="preserve"> </w:t>
      </w:r>
      <w:proofErr w:type="spellStart"/>
      <w:r w:rsidR="000D68C6">
        <w:t>highly</w:t>
      </w:r>
      <w:proofErr w:type="spellEnd"/>
      <w:r w:rsidR="000D68C6">
        <w:t xml:space="preserve"> </w:t>
      </w:r>
      <w:proofErr w:type="spellStart"/>
      <w:r w:rsidR="000D68C6">
        <w:t>motivated</w:t>
      </w:r>
      <w:proofErr w:type="spellEnd"/>
      <w:r w:rsidR="000D68C6">
        <w:t xml:space="preserve"> </w:t>
      </w:r>
      <w:proofErr w:type="spellStart"/>
      <w:r w:rsidR="000D68C6">
        <w:t>t</w:t>
      </w:r>
      <w:r w:rsidR="00C13F28">
        <w:t>o</w:t>
      </w:r>
      <w:proofErr w:type="spellEnd"/>
      <w:r w:rsidR="00C13F28">
        <w:t xml:space="preserve"> </w:t>
      </w:r>
      <w:proofErr w:type="spellStart"/>
      <w:r w:rsidR="00C13F28">
        <w:t>gain</w:t>
      </w:r>
      <w:proofErr w:type="spellEnd"/>
      <w:r w:rsidR="00C13F28">
        <w:t xml:space="preserve"> </w:t>
      </w:r>
      <w:proofErr w:type="spellStart"/>
      <w:r w:rsidR="00C13F28">
        <w:t>my</w:t>
      </w:r>
      <w:proofErr w:type="spellEnd"/>
      <w:r w:rsidR="00C13F28">
        <w:t xml:space="preserve"> </w:t>
      </w:r>
      <w:proofErr w:type="spellStart"/>
      <w:r w:rsidR="00C13F28">
        <w:t>first</w:t>
      </w:r>
      <w:proofErr w:type="spellEnd"/>
      <w:r w:rsidR="00C13F28">
        <w:t xml:space="preserve"> </w:t>
      </w:r>
      <w:proofErr w:type="spellStart"/>
      <w:r w:rsidR="00C13F28">
        <w:t>work</w:t>
      </w:r>
      <w:proofErr w:type="spellEnd"/>
      <w:r w:rsidR="00C13F28">
        <w:t xml:space="preserve"> </w:t>
      </w:r>
      <w:proofErr w:type="spellStart"/>
      <w:r w:rsidR="00C13F28">
        <w:t>experience</w:t>
      </w:r>
      <w:proofErr w:type="spellEnd"/>
      <w:r w:rsidR="000D68C6">
        <w:t xml:space="preserve"> </w:t>
      </w:r>
      <w:proofErr w:type="spellStart"/>
      <w:r w:rsidR="000D68C6">
        <w:t>to</w:t>
      </w:r>
      <w:proofErr w:type="spellEnd"/>
      <w:r w:rsidR="000D68C6">
        <w:t xml:space="preserve"> </w:t>
      </w:r>
      <w:proofErr w:type="spellStart"/>
      <w:r w:rsidR="000D68C6">
        <w:t>develop</w:t>
      </w:r>
      <w:proofErr w:type="spellEnd"/>
      <w:r w:rsidR="000D68C6">
        <w:t xml:space="preserve"> </w:t>
      </w:r>
      <w:proofErr w:type="spellStart"/>
      <w:r w:rsidR="000D68C6">
        <w:t>my</w:t>
      </w:r>
      <w:proofErr w:type="spellEnd"/>
      <w:r w:rsidR="000D68C6">
        <w:t xml:space="preserve"> </w:t>
      </w:r>
      <w:proofErr w:type="spellStart"/>
      <w:r w:rsidR="000D68C6">
        <w:t>practical</w:t>
      </w:r>
      <w:proofErr w:type="spellEnd"/>
      <w:r w:rsidR="000D68C6">
        <w:t xml:space="preserve"> </w:t>
      </w:r>
      <w:proofErr w:type="spellStart"/>
      <w:r w:rsidR="000D68C6">
        <w:t>skills</w:t>
      </w:r>
      <w:proofErr w:type="spellEnd"/>
      <w:r w:rsidR="000D68C6">
        <w:t xml:space="preserve"> and </w:t>
      </w:r>
      <w:proofErr w:type="spellStart"/>
      <w:r w:rsidR="000D68C6">
        <w:t>explore</w:t>
      </w:r>
      <w:proofErr w:type="spellEnd"/>
      <w:r w:rsidR="000D68C6">
        <w:t xml:space="preserve"> different </w:t>
      </w:r>
      <w:proofErr w:type="spellStart"/>
      <w:r w:rsidR="000D68C6">
        <w:t>organisation</w:t>
      </w:r>
      <w:r w:rsidR="00C13F28">
        <w:t>s</w:t>
      </w:r>
      <w:proofErr w:type="spellEnd"/>
      <w:r w:rsidR="00C13F28">
        <w:t xml:space="preserve"> </w:t>
      </w:r>
      <w:proofErr w:type="spellStart"/>
      <w:r w:rsidR="00C13F28">
        <w:t>to</w:t>
      </w:r>
      <w:proofErr w:type="spellEnd"/>
      <w:r w:rsidR="00C13F28">
        <w:t xml:space="preserve"> </w:t>
      </w:r>
      <w:proofErr w:type="spellStart"/>
      <w:r w:rsidR="00C13F28">
        <w:t>understand</w:t>
      </w:r>
      <w:proofErr w:type="spellEnd"/>
      <w:r w:rsidR="00C13F28">
        <w:t xml:space="preserve"> </w:t>
      </w:r>
      <w:proofErr w:type="spellStart"/>
      <w:r w:rsidR="00C13F28">
        <w:t>better</w:t>
      </w:r>
      <w:proofErr w:type="spellEnd"/>
      <w:r w:rsidR="00C13F28">
        <w:t xml:space="preserve"> </w:t>
      </w:r>
      <w:proofErr w:type="spellStart"/>
      <w:r w:rsidR="00C13F28">
        <w:t>which</w:t>
      </w:r>
      <w:proofErr w:type="spellEnd"/>
      <w:r w:rsidR="00C13F28">
        <w:t xml:space="preserve"> </w:t>
      </w:r>
      <w:proofErr w:type="spellStart"/>
      <w:r w:rsidR="00C13F28">
        <w:t>at</w:t>
      </w:r>
      <w:r w:rsidR="000D68C6">
        <w:t>mosp</w:t>
      </w:r>
      <w:r w:rsidR="00C13F28">
        <w:t>here</w:t>
      </w:r>
      <w:proofErr w:type="spellEnd"/>
      <w:r w:rsidR="00C13F28">
        <w:t xml:space="preserve"> </w:t>
      </w:r>
      <w:proofErr w:type="spellStart"/>
      <w:r w:rsidR="00C13F28">
        <w:t>fits</w:t>
      </w:r>
      <w:proofErr w:type="spellEnd"/>
      <w:r w:rsidR="00C13F28">
        <w:t xml:space="preserve"> </w:t>
      </w:r>
      <w:proofErr w:type="spellStart"/>
      <w:r w:rsidR="00C13F28">
        <w:t>me</w:t>
      </w:r>
      <w:proofErr w:type="spellEnd"/>
      <w:r w:rsidR="00C13F28">
        <w:t xml:space="preserve"> </w:t>
      </w:r>
      <w:proofErr w:type="spellStart"/>
      <w:r w:rsidR="00C13F28">
        <w:t>the</w:t>
      </w:r>
      <w:proofErr w:type="spellEnd"/>
      <w:r w:rsidR="00C13F28">
        <w:t xml:space="preserve"> </w:t>
      </w:r>
      <w:proofErr w:type="spellStart"/>
      <w:r w:rsidR="00C13F28">
        <w:t>most</w:t>
      </w:r>
      <w:proofErr w:type="spellEnd"/>
      <w:r w:rsidR="00C13F28">
        <w:t xml:space="preserve">. I </w:t>
      </w:r>
      <w:proofErr w:type="spellStart"/>
      <w:r w:rsidR="00C13F28">
        <w:t>gained</w:t>
      </w:r>
      <w:proofErr w:type="spellEnd"/>
      <w:r w:rsidR="000D68C6">
        <w:t xml:space="preserve"> </w:t>
      </w:r>
      <w:proofErr w:type="spellStart"/>
      <w:r w:rsidR="000D68C6">
        <w:t>first</w:t>
      </w:r>
      <w:proofErr w:type="spellEnd"/>
      <w:r w:rsidR="0094390A">
        <w:t xml:space="preserve"> </w:t>
      </w:r>
      <w:proofErr w:type="spellStart"/>
      <w:r w:rsidR="0094390A">
        <w:t>business</w:t>
      </w:r>
      <w:proofErr w:type="spellEnd"/>
      <w:r w:rsidR="0094390A">
        <w:t xml:space="preserve"> </w:t>
      </w:r>
      <w:proofErr w:type="spellStart"/>
      <w:r w:rsidR="0094390A">
        <w:t>insights</w:t>
      </w:r>
      <w:proofErr w:type="spellEnd"/>
      <w:r w:rsidR="0094390A">
        <w:t xml:space="preserve"> </w:t>
      </w:r>
      <w:proofErr w:type="spellStart"/>
      <w:r w:rsidR="0094390A">
        <w:t>from</w:t>
      </w:r>
      <w:proofErr w:type="spellEnd"/>
      <w:r w:rsidR="0094390A">
        <w:t xml:space="preserve"> </w:t>
      </w:r>
      <w:r w:rsidR="0094390A">
        <w:lastRenderedPageBreak/>
        <w:t xml:space="preserve">an </w:t>
      </w:r>
      <w:proofErr w:type="spellStart"/>
      <w:r w:rsidR="0094390A">
        <w:t>internship</w:t>
      </w:r>
      <w:proofErr w:type="spellEnd"/>
      <w:r w:rsidR="0094390A">
        <w:t xml:space="preserve"> at Deutsche</w:t>
      </w:r>
      <w:r w:rsidR="000D68C6">
        <w:t xml:space="preserve"> Bank AG, </w:t>
      </w:r>
      <w:proofErr w:type="spellStart"/>
      <w:r w:rsidR="000D68C6">
        <w:t>where</w:t>
      </w:r>
      <w:proofErr w:type="spellEnd"/>
      <w:r w:rsidR="000D68C6">
        <w:t xml:space="preserve"> I </w:t>
      </w:r>
      <w:proofErr w:type="spellStart"/>
      <w:r w:rsidR="000D68C6">
        <w:t>supported</w:t>
      </w:r>
      <w:proofErr w:type="spellEnd"/>
      <w:r w:rsidR="000D68C6">
        <w:t xml:space="preserve"> </w:t>
      </w:r>
      <w:proofErr w:type="spellStart"/>
      <w:r w:rsidR="000D68C6">
        <w:t>the</w:t>
      </w:r>
      <w:proofErr w:type="spellEnd"/>
      <w:r w:rsidR="000D68C6">
        <w:t xml:space="preserve"> </w:t>
      </w:r>
      <w:proofErr w:type="spellStart"/>
      <w:r w:rsidR="000D68C6">
        <w:t>corporate</w:t>
      </w:r>
      <w:proofErr w:type="spellEnd"/>
      <w:r w:rsidR="000D68C6">
        <w:t xml:space="preserve"> </w:t>
      </w:r>
      <w:proofErr w:type="spellStart"/>
      <w:r w:rsidR="000D68C6">
        <w:t>finance</w:t>
      </w:r>
      <w:proofErr w:type="spellEnd"/>
      <w:r w:rsidR="000D68C6">
        <w:t xml:space="preserve"> </w:t>
      </w:r>
      <w:proofErr w:type="spellStart"/>
      <w:r w:rsidR="000D68C6">
        <w:t>team</w:t>
      </w:r>
      <w:proofErr w:type="spellEnd"/>
      <w:r w:rsidR="00E370D9">
        <w:t xml:space="preserve"> in </w:t>
      </w:r>
      <w:proofErr w:type="spellStart"/>
      <w:r w:rsidR="00E370D9">
        <w:t>checking</w:t>
      </w:r>
      <w:proofErr w:type="spellEnd"/>
      <w:r w:rsidR="00E370D9">
        <w:t xml:space="preserve"> </w:t>
      </w:r>
      <w:proofErr w:type="spellStart"/>
      <w:r w:rsidR="00E370D9">
        <w:t>credit</w:t>
      </w:r>
      <w:proofErr w:type="spellEnd"/>
      <w:r w:rsidR="00E370D9">
        <w:t xml:space="preserve"> </w:t>
      </w:r>
      <w:proofErr w:type="spellStart"/>
      <w:r w:rsidR="00E370D9">
        <w:t>ratings</w:t>
      </w:r>
      <w:proofErr w:type="spellEnd"/>
      <w:r w:rsidR="00E370D9">
        <w:t xml:space="preserve"> </w:t>
      </w:r>
      <w:proofErr w:type="spellStart"/>
      <w:r w:rsidR="00E370D9">
        <w:t>of</w:t>
      </w:r>
      <w:proofErr w:type="spellEnd"/>
      <w:r w:rsidR="00E370D9">
        <w:t xml:space="preserve"> </w:t>
      </w:r>
      <w:proofErr w:type="spellStart"/>
      <w:r w:rsidR="00E370D9">
        <w:t>our</w:t>
      </w:r>
      <w:proofErr w:type="spellEnd"/>
      <w:r w:rsidR="00E370D9">
        <w:t xml:space="preserve"> </w:t>
      </w:r>
      <w:proofErr w:type="spellStart"/>
      <w:r w:rsidR="0094390A">
        <w:t>clients</w:t>
      </w:r>
      <w:proofErr w:type="spellEnd"/>
      <w:r w:rsidR="00E370D9">
        <w:t xml:space="preserve"> and </w:t>
      </w:r>
      <w:proofErr w:type="spellStart"/>
      <w:r w:rsidR="00E370D9">
        <w:t>preparing</w:t>
      </w:r>
      <w:proofErr w:type="spellEnd"/>
      <w:r w:rsidR="00E370D9">
        <w:t xml:space="preserve"> </w:t>
      </w:r>
      <w:proofErr w:type="spellStart"/>
      <w:r w:rsidR="00E370D9">
        <w:t>credit</w:t>
      </w:r>
      <w:proofErr w:type="spellEnd"/>
      <w:r w:rsidR="00E370D9">
        <w:t xml:space="preserve"> </w:t>
      </w:r>
      <w:proofErr w:type="spellStart"/>
      <w:r w:rsidR="00E370D9">
        <w:t>offers</w:t>
      </w:r>
      <w:proofErr w:type="spellEnd"/>
      <w:r w:rsidR="00E370D9">
        <w:t xml:space="preserve"> </w:t>
      </w:r>
      <w:proofErr w:type="spellStart"/>
      <w:r w:rsidR="00E370D9">
        <w:t>to</w:t>
      </w:r>
      <w:proofErr w:type="spellEnd"/>
      <w:r w:rsidR="00E370D9">
        <w:t xml:space="preserve"> </w:t>
      </w:r>
      <w:proofErr w:type="spellStart"/>
      <w:r w:rsidR="00E370D9">
        <w:t>help</w:t>
      </w:r>
      <w:proofErr w:type="spellEnd"/>
      <w:r w:rsidR="00E370D9">
        <w:t xml:space="preserve"> </w:t>
      </w:r>
      <w:proofErr w:type="spellStart"/>
      <w:r w:rsidR="0094390A">
        <w:t>them</w:t>
      </w:r>
      <w:proofErr w:type="spellEnd"/>
      <w:r w:rsidR="00E370D9">
        <w:t xml:space="preserve"> </w:t>
      </w:r>
      <w:proofErr w:type="spellStart"/>
      <w:r w:rsidR="00E370D9">
        <w:t>maintain</w:t>
      </w:r>
      <w:proofErr w:type="spellEnd"/>
      <w:r w:rsidR="00E370D9">
        <w:t xml:space="preserve"> </w:t>
      </w:r>
      <w:proofErr w:type="spellStart"/>
      <w:r w:rsidR="00E370D9">
        <w:t>their</w:t>
      </w:r>
      <w:proofErr w:type="spellEnd"/>
      <w:r w:rsidR="00E370D9">
        <w:t xml:space="preserve"> </w:t>
      </w:r>
      <w:proofErr w:type="spellStart"/>
      <w:r w:rsidR="00E370D9">
        <w:t>liquidity</w:t>
      </w:r>
      <w:proofErr w:type="spellEnd"/>
      <w:r w:rsidR="00E370D9">
        <w:t xml:space="preserve">. </w:t>
      </w:r>
      <w:proofErr w:type="spellStart"/>
      <w:r w:rsidR="00E370D9">
        <w:t>One</w:t>
      </w:r>
      <w:proofErr w:type="spellEnd"/>
      <w:r w:rsidR="00E370D9">
        <w:t xml:space="preserve"> </w:t>
      </w:r>
      <w:proofErr w:type="spellStart"/>
      <w:r w:rsidR="00E370D9">
        <w:t>of</w:t>
      </w:r>
      <w:proofErr w:type="spellEnd"/>
      <w:r w:rsidR="00C13F28">
        <w:t xml:space="preserve"> </w:t>
      </w:r>
      <w:proofErr w:type="spellStart"/>
      <w:r w:rsidR="00C13F28">
        <w:t>t</w:t>
      </w:r>
      <w:r w:rsidR="00E370D9">
        <w:t>he</w:t>
      </w:r>
      <w:proofErr w:type="spellEnd"/>
      <w:r w:rsidR="00E370D9">
        <w:t xml:space="preserve"> </w:t>
      </w:r>
      <w:proofErr w:type="spellStart"/>
      <w:r w:rsidR="00C13F28">
        <w:t>most</w:t>
      </w:r>
      <w:proofErr w:type="spellEnd"/>
      <w:r w:rsidR="00C13F28">
        <w:t xml:space="preserve"> </w:t>
      </w:r>
      <w:proofErr w:type="spellStart"/>
      <w:r w:rsidR="00C13F28">
        <w:t>insightful</w:t>
      </w:r>
      <w:proofErr w:type="spellEnd"/>
      <w:r w:rsidR="00C13F28">
        <w:t xml:space="preserve"> </w:t>
      </w:r>
      <w:proofErr w:type="spellStart"/>
      <w:r w:rsidR="00C13F28">
        <w:t>experiences</w:t>
      </w:r>
      <w:proofErr w:type="spellEnd"/>
      <w:r w:rsidR="00C13F28">
        <w:t xml:space="preserve"> was</w:t>
      </w:r>
      <w:r w:rsidR="00E370D9">
        <w:t xml:space="preserve"> </w:t>
      </w:r>
      <w:proofErr w:type="spellStart"/>
      <w:r w:rsidR="00E370D9">
        <w:t>th</w:t>
      </w:r>
      <w:r w:rsidR="00C13F28">
        <w:t>e</w:t>
      </w:r>
      <w:proofErr w:type="spellEnd"/>
      <w:r w:rsidR="00C13F28">
        <w:t xml:space="preserve"> </w:t>
      </w:r>
      <w:proofErr w:type="spellStart"/>
      <w:r w:rsidR="00C13F28">
        <w:t>management</w:t>
      </w:r>
      <w:proofErr w:type="spellEnd"/>
      <w:r w:rsidR="00C13F28">
        <w:t xml:space="preserve"> </w:t>
      </w:r>
      <w:proofErr w:type="spellStart"/>
      <w:r w:rsidR="00C13F28">
        <w:t>meeting</w:t>
      </w:r>
      <w:proofErr w:type="spellEnd"/>
      <w:r w:rsidR="00C13F28">
        <w:t xml:space="preserve"> I</w:t>
      </w:r>
      <w:r w:rsidR="00E370D9">
        <w:t xml:space="preserve"> </w:t>
      </w:r>
      <w:proofErr w:type="spellStart"/>
      <w:r w:rsidR="00E370D9">
        <w:t>could</w:t>
      </w:r>
      <w:proofErr w:type="spellEnd"/>
      <w:r w:rsidR="00E370D9">
        <w:t xml:space="preserve"> </w:t>
      </w:r>
      <w:proofErr w:type="spellStart"/>
      <w:r w:rsidR="00E370D9">
        <w:t>attend</w:t>
      </w:r>
      <w:proofErr w:type="spellEnd"/>
      <w:r w:rsidR="00E370D9">
        <w:t xml:space="preserve">, </w:t>
      </w:r>
      <w:proofErr w:type="spellStart"/>
      <w:r w:rsidR="00E370D9">
        <w:t>where</w:t>
      </w:r>
      <w:proofErr w:type="spellEnd"/>
      <w:r w:rsidR="00E370D9">
        <w:t xml:space="preserve"> I was </w:t>
      </w:r>
      <w:proofErr w:type="spellStart"/>
      <w:r w:rsidR="00E370D9">
        <w:t>involved</w:t>
      </w:r>
      <w:proofErr w:type="spellEnd"/>
      <w:r w:rsidR="00E370D9">
        <w:t xml:space="preserve"> in </w:t>
      </w:r>
      <w:proofErr w:type="spellStart"/>
      <w:r w:rsidR="00E370D9">
        <w:t>discussions</w:t>
      </w:r>
      <w:proofErr w:type="spellEnd"/>
      <w:r w:rsidR="00E370D9">
        <w:t xml:space="preserve"> </w:t>
      </w:r>
      <w:proofErr w:type="spellStart"/>
      <w:r w:rsidR="00E370D9">
        <w:t>about</w:t>
      </w:r>
      <w:proofErr w:type="spellEnd"/>
      <w:r w:rsidR="00E370D9">
        <w:t xml:space="preserve"> </w:t>
      </w:r>
      <w:proofErr w:type="spellStart"/>
      <w:r w:rsidR="00E370D9">
        <w:t>which</w:t>
      </w:r>
      <w:proofErr w:type="spellEnd"/>
      <w:r w:rsidR="00E370D9">
        <w:t xml:space="preserve"> </w:t>
      </w:r>
      <w:proofErr w:type="spellStart"/>
      <w:r w:rsidR="00E370D9">
        <w:t>clients</w:t>
      </w:r>
      <w:proofErr w:type="spellEnd"/>
      <w:r w:rsidR="00E370D9">
        <w:t xml:space="preserve"> </w:t>
      </w:r>
      <w:proofErr w:type="spellStart"/>
      <w:r w:rsidR="00E370D9">
        <w:t>the</w:t>
      </w:r>
      <w:proofErr w:type="spellEnd"/>
      <w:r w:rsidR="00E370D9">
        <w:t xml:space="preserve"> </w:t>
      </w:r>
      <w:proofErr w:type="spellStart"/>
      <w:r w:rsidR="00E370D9">
        <w:t>bank</w:t>
      </w:r>
      <w:proofErr w:type="spellEnd"/>
      <w:r w:rsidR="00E370D9">
        <w:t xml:space="preserve"> </w:t>
      </w:r>
      <w:proofErr w:type="spellStart"/>
      <w:r w:rsidR="00E370D9">
        <w:t>could</w:t>
      </w:r>
      <w:proofErr w:type="spellEnd"/>
      <w:r w:rsidR="00E370D9">
        <w:t xml:space="preserve"> </w:t>
      </w:r>
      <w:proofErr w:type="spellStart"/>
      <w:r w:rsidR="00E370D9">
        <w:t>afford</w:t>
      </w:r>
      <w:proofErr w:type="spellEnd"/>
      <w:r w:rsidR="00E370D9">
        <w:t xml:space="preserve"> </w:t>
      </w:r>
      <w:proofErr w:type="spellStart"/>
      <w:r w:rsidR="00E370D9">
        <w:t>to</w:t>
      </w:r>
      <w:proofErr w:type="spellEnd"/>
      <w:r w:rsidR="00E370D9">
        <w:t xml:space="preserve"> </w:t>
      </w:r>
      <w:proofErr w:type="spellStart"/>
      <w:r w:rsidR="00E370D9">
        <w:t>give</w:t>
      </w:r>
      <w:proofErr w:type="spellEnd"/>
      <w:r w:rsidR="00E370D9">
        <w:t xml:space="preserve"> </w:t>
      </w:r>
      <w:proofErr w:type="spellStart"/>
      <w:r w:rsidR="00E370D9">
        <w:t>credits</w:t>
      </w:r>
      <w:proofErr w:type="spellEnd"/>
      <w:r w:rsidR="00E370D9">
        <w:t xml:space="preserve"> </w:t>
      </w:r>
      <w:proofErr w:type="spellStart"/>
      <w:r w:rsidR="00E370D9">
        <w:t>to</w:t>
      </w:r>
      <w:proofErr w:type="spellEnd"/>
      <w:r w:rsidR="00E370D9">
        <w:t>. I</w:t>
      </w:r>
      <w:r w:rsidR="00C13F28">
        <w:t xml:space="preserve">n </w:t>
      </w:r>
      <w:proofErr w:type="spellStart"/>
      <w:r w:rsidR="00C13F28">
        <w:t>addition</w:t>
      </w:r>
      <w:proofErr w:type="spellEnd"/>
      <w:r w:rsidR="00C13F28">
        <w:t xml:space="preserve"> </w:t>
      </w:r>
      <w:proofErr w:type="spellStart"/>
      <w:r w:rsidR="00C13F28">
        <w:t>to</w:t>
      </w:r>
      <w:proofErr w:type="spellEnd"/>
      <w:r w:rsidR="00C13F28">
        <w:t xml:space="preserve"> </w:t>
      </w:r>
      <w:proofErr w:type="spellStart"/>
      <w:r w:rsidR="00C13F28">
        <w:t>this</w:t>
      </w:r>
      <w:proofErr w:type="spellEnd"/>
      <w:r w:rsidR="00C13F28">
        <w:t xml:space="preserve"> </w:t>
      </w:r>
      <w:proofErr w:type="spellStart"/>
      <w:r w:rsidR="00C13F28">
        <w:t>internship</w:t>
      </w:r>
      <w:proofErr w:type="spellEnd"/>
      <w:r w:rsidR="00C13F28">
        <w:t xml:space="preserve"> I </w:t>
      </w:r>
      <w:r w:rsidR="00E370D9">
        <w:t xml:space="preserve">am </w:t>
      </w:r>
      <w:proofErr w:type="spellStart"/>
      <w:r w:rsidR="00E370D9">
        <w:t>going</w:t>
      </w:r>
      <w:proofErr w:type="spellEnd"/>
      <w:r w:rsidR="00E370D9">
        <w:t xml:space="preserve"> </w:t>
      </w:r>
      <w:proofErr w:type="spellStart"/>
      <w:r w:rsidR="00E370D9">
        <w:t>to</w:t>
      </w:r>
      <w:proofErr w:type="spellEnd"/>
      <w:r w:rsidR="00E370D9">
        <w:t xml:space="preserve"> </w:t>
      </w:r>
      <w:proofErr w:type="spellStart"/>
      <w:r w:rsidR="00E370D9">
        <w:t>work</w:t>
      </w:r>
      <w:proofErr w:type="spellEnd"/>
      <w:r w:rsidR="00E370D9">
        <w:t xml:space="preserve"> </w:t>
      </w:r>
      <w:proofErr w:type="spellStart"/>
      <w:r w:rsidR="00E370D9">
        <w:t>for</w:t>
      </w:r>
      <w:proofErr w:type="spellEnd"/>
      <w:r w:rsidR="00E370D9">
        <w:t xml:space="preserve"> KPMG AG </w:t>
      </w:r>
      <w:proofErr w:type="spellStart"/>
      <w:r w:rsidR="00E370D9">
        <w:t>as</w:t>
      </w:r>
      <w:proofErr w:type="spellEnd"/>
      <w:r w:rsidR="00E370D9">
        <w:t xml:space="preserve"> an intern in </w:t>
      </w:r>
      <w:proofErr w:type="spellStart"/>
      <w:r w:rsidR="00E370D9">
        <w:t>their</w:t>
      </w:r>
      <w:proofErr w:type="spellEnd"/>
      <w:r w:rsidR="00E370D9">
        <w:t xml:space="preserve"> </w:t>
      </w:r>
      <w:proofErr w:type="spellStart"/>
      <w:r w:rsidR="008725DA">
        <w:t>audit</w:t>
      </w:r>
      <w:r w:rsidR="00512FD2">
        <w:t>ing</w:t>
      </w:r>
      <w:proofErr w:type="spellEnd"/>
      <w:r w:rsidR="00C13F28">
        <w:t xml:space="preserve"> </w:t>
      </w:r>
      <w:proofErr w:type="spellStart"/>
      <w:r w:rsidR="00C13F28">
        <w:t>department</w:t>
      </w:r>
      <w:proofErr w:type="spellEnd"/>
      <w:r w:rsidR="00C13F28">
        <w:t xml:space="preserve"> </w:t>
      </w:r>
      <w:proofErr w:type="spellStart"/>
      <w:r w:rsidR="00C13F28">
        <w:t>from</w:t>
      </w:r>
      <w:proofErr w:type="spellEnd"/>
      <w:r w:rsidR="00C13F28">
        <w:t xml:space="preserve"> </w:t>
      </w:r>
      <w:proofErr w:type="spellStart"/>
      <w:r w:rsidR="00C13F28">
        <w:t>O</w:t>
      </w:r>
      <w:r w:rsidR="008725DA">
        <w:t>ctober</w:t>
      </w:r>
      <w:proofErr w:type="spellEnd"/>
      <w:r w:rsidR="008725DA">
        <w:t xml:space="preserve"> </w:t>
      </w:r>
      <w:proofErr w:type="spellStart"/>
      <w:r w:rsidR="008725DA">
        <w:t>to</w:t>
      </w:r>
      <w:proofErr w:type="spellEnd"/>
      <w:r w:rsidR="008725DA">
        <w:t xml:space="preserve"> </w:t>
      </w:r>
      <w:r w:rsidR="00C13F28">
        <w:t>N</w:t>
      </w:r>
      <w:r w:rsidR="008725DA">
        <w:t xml:space="preserve">ovember 2023 </w:t>
      </w:r>
      <w:proofErr w:type="spellStart"/>
      <w:r w:rsidR="008725DA">
        <w:t>which</w:t>
      </w:r>
      <w:proofErr w:type="spellEnd"/>
      <w:r w:rsidR="008725DA">
        <w:t xml:space="preserve"> I am </w:t>
      </w:r>
      <w:proofErr w:type="spellStart"/>
      <w:r w:rsidR="008725DA">
        <w:t>really</w:t>
      </w:r>
      <w:proofErr w:type="spellEnd"/>
      <w:r w:rsidR="008725DA">
        <w:t xml:space="preserve"> </w:t>
      </w:r>
      <w:proofErr w:type="spellStart"/>
      <w:r w:rsidR="008725DA">
        <w:t>looking</w:t>
      </w:r>
      <w:proofErr w:type="spellEnd"/>
      <w:r w:rsidR="008725DA">
        <w:t xml:space="preserve"> </w:t>
      </w:r>
      <w:proofErr w:type="spellStart"/>
      <w:r w:rsidR="008725DA">
        <w:t>forward</w:t>
      </w:r>
      <w:proofErr w:type="spellEnd"/>
      <w:r w:rsidR="008725DA">
        <w:t xml:space="preserve"> </w:t>
      </w:r>
      <w:proofErr w:type="spellStart"/>
      <w:r w:rsidR="008725DA">
        <w:t>to</w:t>
      </w:r>
      <w:proofErr w:type="spellEnd"/>
      <w:r w:rsidR="008725DA">
        <w:t xml:space="preserve">, </w:t>
      </w:r>
      <w:proofErr w:type="spellStart"/>
      <w:r w:rsidR="008725DA">
        <w:t>as</w:t>
      </w:r>
      <w:proofErr w:type="spellEnd"/>
      <w:r w:rsidR="008725DA">
        <w:t xml:space="preserve"> I </w:t>
      </w:r>
      <w:proofErr w:type="spellStart"/>
      <w:r w:rsidR="008725DA">
        <w:t>can</w:t>
      </w:r>
      <w:proofErr w:type="spellEnd"/>
      <w:r w:rsidR="008725DA">
        <w:t xml:space="preserve"> </w:t>
      </w:r>
      <w:proofErr w:type="spellStart"/>
      <w:r w:rsidR="008725DA">
        <w:t>improve</w:t>
      </w:r>
      <w:proofErr w:type="spellEnd"/>
      <w:r w:rsidR="008725DA">
        <w:t xml:space="preserve"> </w:t>
      </w:r>
      <w:proofErr w:type="spellStart"/>
      <w:r w:rsidR="008725DA">
        <w:t>my</w:t>
      </w:r>
      <w:proofErr w:type="spellEnd"/>
      <w:r w:rsidR="008725DA">
        <w:t xml:space="preserve"> </w:t>
      </w:r>
      <w:proofErr w:type="spellStart"/>
      <w:r w:rsidR="0094390A">
        <w:t>technical</w:t>
      </w:r>
      <w:proofErr w:type="spellEnd"/>
      <w:r w:rsidR="0094390A">
        <w:t xml:space="preserve"> </w:t>
      </w:r>
      <w:proofErr w:type="spellStart"/>
      <w:r w:rsidR="0094390A">
        <w:t>skills</w:t>
      </w:r>
      <w:proofErr w:type="spellEnd"/>
      <w:r w:rsidR="008725DA">
        <w:t xml:space="preserve"> </w:t>
      </w:r>
      <w:proofErr w:type="spellStart"/>
      <w:r w:rsidR="008725DA">
        <w:t>as</w:t>
      </w:r>
      <w:proofErr w:type="spellEnd"/>
      <w:r w:rsidR="008725DA">
        <w:t xml:space="preserve"> </w:t>
      </w:r>
      <w:proofErr w:type="spellStart"/>
      <w:r w:rsidR="008725DA">
        <w:t>well</w:t>
      </w:r>
      <w:proofErr w:type="spellEnd"/>
      <w:r w:rsidR="008725DA">
        <w:t xml:space="preserve"> </w:t>
      </w:r>
      <w:proofErr w:type="spellStart"/>
      <w:r w:rsidR="008725DA">
        <w:t>as</w:t>
      </w:r>
      <w:proofErr w:type="spellEnd"/>
      <w:r w:rsidR="008725DA">
        <w:t xml:space="preserve"> </w:t>
      </w:r>
      <w:proofErr w:type="spellStart"/>
      <w:r w:rsidR="008725DA">
        <w:t>my</w:t>
      </w:r>
      <w:proofErr w:type="spellEnd"/>
      <w:r w:rsidR="008725DA">
        <w:t xml:space="preserve"> </w:t>
      </w:r>
      <w:proofErr w:type="spellStart"/>
      <w:r w:rsidR="008725DA">
        <w:t>communication</w:t>
      </w:r>
      <w:proofErr w:type="spellEnd"/>
      <w:r w:rsidR="008725DA">
        <w:t xml:space="preserve"> </w:t>
      </w:r>
      <w:proofErr w:type="spellStart"/>
      <w:r w:rsidR="008725DA">
        <w:t>skills</w:t>
      </w:r>
      <w:proofErr w:type="spellEnd"/>
      <w:r w:rsidR="008725DA">
        <w:t>.</w:t>
      </w:r>
    </w:p>
    <w:p w14:paraId="5E4E0AB7" w14:textId="77777777" w:rsidR="008725DA" w:rsidRDefault="008725DA" w:rsidP="00696C58">
      <w:pPr>
        <w:jc w:val="both"/>
      </w:pPr>
    </w:p>
    <w:p w14:paraId="72FE02D7" w14:textId="5907DBA8" w:rsidR="008725DA" w:rsidRDefault="008725DA" w:rsidP="00696C58">
      <w:pPr>
        <w:jc w:val="both"/>
      </w:pPr>
      <w:r>
        <w:t xml:space="preserve">After </w:t>
      </w:r>
      <w:proofErr w:type="spellStart"/>
      <w:r>
        <w:t>graduating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bachelor</w:t>
      </w:r>
      <w:r w:rsidR="00C13F28">
        <w:t>’s</w:t>
      </w:r>
      <w:proofErr w:type="spellEnd"/>
      <w:r w:rsidR="00C13F28">
        <w:t xml:space="preserve"> </w:t>
      </w:r>
      <w:proofErr w:type="spellStart"/>
      <w:r w:rsidR="00C13F28">
        <w:t>degree</w:t>
      </w:r>
      <w:proofErr w:type="spellEnd"/>
      <w:r>
        <w:t xml:space="preserve">, I </w:t>
      </w:r>
      <w:proofErr w:type="spellStart"/>
      <w:r>
        <w:t>would</w:t>
      </w:r>
      <w:proofErr w:type="spellEnd"/>
      <w:r>
        <w:t xml:space="preserve"> like </w:t>
      </w:r>
      <w:proofErr w:type="spellStart"/>
      <w:r>
        <w:t>to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a </w:t>
      </w:r>
      <w:proofErr w:type="spellStart"/>
      <w:r>
        <w:t>prestigious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boutique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on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large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. After </w:t>
      </w:r>
      <w:proofErr w:type="spellStart"/>
      <w:r>
        <w:t>gaining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and </w:t>
      </w:r>
      <w:proofErr w:type="spellStart"/>
      <w:r>
        <w:t>establishing</w:t>
      </w:r>
      <w:proofErr w:type="spellEnd"/>
      <w:r>
        <w:t xml:space="preserve"> a solid personal network, 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imagine</w:t>
      </w:r>
      <w:proofErr w:type="spellEnd"/>
      <w:r>
        <w:t xml:space="preserve"> </w:t>
      </w:r>
      <w:proofErr w:type="spellStart"/>
      <w:r w:rsidR="00754054">
        <w:t>working</w:t>
      </w:r>
      <w:proofErr w:type="spellEnd"/>
      <w:r w:rsidR="00754054">
        <w:t xml:space="preserve"> in a </w:t>
      </w:r>
      <w:proofErr w:type="spellStart"/>
      <w:r w:rsidR="00754054">
        <w:t>hedge</w:t>
      </w:r>
      <w:proofErr w:type="spellEnd"/>
      <w:r w:rsidR="00754054">
        <w:t xml:space="preserve"> </w:t>
      </w:r>
      <w:proofErr w:type="spellStart"/>
      <w:r w:rsidR="00754054">
        <w:t>fu</w:t>
      </w:r>
      <w:r w:rsidR="00C13F28">
        <w:t>nd</w:t>
      </w:r>
      <w:proofErr w:type="spellEnd"/>
      <w:del w:id="2" w:author="David Döbele" w:date="2023-10-03T20:02:00Z">
        <w:r w:rsidR="00754054" w:rsidDel="00656E54">
          <w:delText>s</w:delText>
        </w:r>
      </w:del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and </w:t>
      </w:r>
      <w:proofErr w:type="spellStart"/>
      <w:r>
        <w:t>ambition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positive </w:t>
      </w:r>
      <w:proofErr w:type="spellStart"/>
      <w:r>
        <w:t>impact</w:t>
      </w:r>
      <w:proofErr w:type="spellEnd"/>
      <w:r>
        <w:t xml:space="preserve"> on </w:t>
      </w:r>
      <w:proofErr w:type="spellStart"/>
      <w:r w:rsidR="003A7F6E">
        <w:t>our</w:t>
      </w:r>
      <w:proofErr w:type="spellEnd"/>
      <w:r w:rsidR="003A7F6E">
        <w:t xml:space="preserve"> </w:t>
      </w:r>
      <w:proofErr w:type="spellStart"/>
      <w:r w:rsidR="003A7F6E">
        <w:t>economy</w:t>
      </w:r>
      <w:proofErr w:type="spellEnd"/>
      <w:r w:rsidR="00754054">
        <w:t xml:space="preserve"> </w:t>
      </w:r>
      <w:proofErr w:type="spellStart"/>
      <w:r w:rsidR="003A7F6E">
        <w:t>as</w:t>
      </w:r>
      <w:proofErr w:type="spellEnd"/>
      <w:r w:rsidR="003A7F6E">
        <w:t xml:space="preserve"> </w:t>
      </w:r>
      <w:proofErr w:type="spellStart"/>
      <w:r w:rsidR="003A7F6E">
        <w:t>well</w:t>
      </w:r>
      <w:proofErr w:type="spellEnd"/>
      <w:r w:rsidR="003A7F6E">
        <w:t xml:space="preserve"> </w:t>
      </w:r>
      <w:proofErr w:type="spellStart"/>
      <w:r w:rsidR="003A7F6E">
        <w:t>as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 in a positive </w:t>
      </w:r>
      <w:proofErr w:type="spellStart"/>
      <w:r>
        <w:t>way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-term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 w:rsidR="00471C62">
        <w:t>is</w:t>
      </w:r>
      <w:proofErr w:type="spellEnd"/>
      <w:r w:rsidR="00436850">
        <w:t xml:space="preserve"> </w:t>
      </w:r>
      <w:proofErr w:type="spellStart"/>
      <w:r w:rsidR="00471C62">
        <w:t>t</w:t>
      </w:r>
      <w:r w:rsidR="00754054">
        <w:t>o</w:t>
      </w:r>
      <w:proofErr w:type="spellEnd"/>
      <w:r w:rsidR="00436850">
        <w:t xml:space="preserve"> </w:t>
      </w:r>
      <w:proofErr w:type="spellStart"/>
      <w:r w:rsidR="00436850">
        <w:t>obtain</w:t>
      </w:r>
      <w:proofErr w:type="spellEnd"/>
      <w:r w:rsidR="00436850">
        <w:t xml:space="preserve"> a </w:t>
      </w:r>
      <w:proofErr w:type="spellStart"/>
      <w:r w:rsidR="00436850">
        <w:t>leadership</w:t>
      </w:r>
      <w:proofErr w:type="spellEnd"/>
      <w:r w:rsidR="00436850">
        <w:t xml:space="preserve"> </w:t>
      </w:r>
      <w:proofErr w:type="spellStart"/>
      <w:r w:rsidR="00436850">
        <w:t>position</w:t>
      </w:r>
      <w:proofErr w:type="spellEnd"/>
      <w:r w:rsidR="00436850">
        <w:t xml:space="preserve"> in a </w:t>
      </w:r>
      <w:del w:id="3" w:author="David Döbele" w:date="2023-10-03T20:02:00Z">
        <w:r w:rsidR="00436850" w:rsidDel="00656E54">
          <w:delText xml:space="preserve">big </w:delText>
        </w:r>
      </w:del>
      <w:r w:rsidR="00436850">
        <w:t xml:space="preserve">international </w:t>
      </w:r>
      <w:del w:id="4" w:author="David Döbele" w:date="2023-10-03T20:02:00Z">
        <w:r w:rsidR="00436850" w:rsidDel="00656E54">
          <w:delText xml:space="preserve">company </w:delText>
        </w:r>
      </w:del>
      <w:proofErr w:type="spellStart"/>
      <w:ins w:id="5" w:author="David Döbele" w:date="2023-10-03T20:02:00Z">
        <w:r w:rsidR="00656E54">
          <w:t>corporation</w:t>
        </w:r>
        <w:proofErr w:type="spellEnd"/>
        <w:r w:rsidR="00656E54">
          <w:t xml:space="preserve"> </w:t>
        </w:r>
      </w:ins>
      <w:proofErr w:type="spellStart"/>
      <w:r w:rsidR="00436850">
        <w:t>or</w:t>
      </w:r>
      <w:proofErr w:type="spellEnd"/>
      <w:r w:rsidR="00436850">
        <w:t xml:space="preserve"> a </w:t>
      </w:r>
      <w:proofErr w:type="spellStart"/>
      <w:r w:rsidR="00436850">
        <w:t>football</w:t>
      </w:r>
      <w:proofErr w:type="spellEnd"/>
      <w:r w:rsidR="00436850">
        <w:t xml:space="preserve"> </w:t>
      </w:r>
      <w:proofErr w:type="spellStart"/>
      <w:r w:rsidR="00436850">
        <w:t>club</w:t>
      </w:r>
      <w:proofErr w:type="spellEnd"/>
      <w:r w:rsidR="00436850">
        <w:t xml:space="preserve"> </w:t>
      </w:r>
      <w:proofErr w:type="spellStart"/>
      <w:r w:rsidR="00436850">
        <w:t>to</w:t>
      </w:r>
      <w:proofErr w:type="spellEnd"/>
      <w:r w:rsidR="00436850">
        <w:t xml:space="preserve"> </w:t>
      </w:r>
      <w:proofErr w:type="spellStart"/>
      <w:r w:rsidR="00436850">
        <w:t>combine</w:t>
      </w:r>
      <w:proofErr w:type="spellEnd"/>
      <w:r w:rsidR="00436850">
        <w:t xml:space="preserve"> </w:t>
      </w:r>
      <w:proofErr w:type="spellStart"/>
      <w:r w:rsidR="00436850">
        <w:t>my</w:t>
      </w:r>
      <w:proofErr w:type="spellEnd"/>
      <w:r w:rsidR="00436850">
        <w:t xml:space="preserve"> </w:t>
      </w:r>
      <w:proofErr w:type="spellStart"/>
      <w:r w:rsidR="00436850">
        <w:t>football</w:t>
      </w:r>
      <w:proofErr w:type="spellEnd"/>
      <w:r w:rsidR="00436850">
        <w:t xml:space="preserve"> </w:t>
      </w:r>
      <w:proofErr w:type="spellStart"/>
      <w:r w:rsidR="00436850">
        <w:t>knowledge</w:t>
      </w:r>
      <w:proofErr w:type="spellEnd"/>
      <w:r w:rsidR="00436850">
        <w:t xml:space="preserve"> </w:t>
      </w:r>
      <w:proofErr w:type="spellStart"/>
      <w:r w:rsidR="00436850">
        <w:t>with</w:t>
      </w:r>
      <w:proofErr w:type="spellEnd"/>
      <w:r w:rsidR="00436850">
        <w:t xml:space="preserve"> </w:t>
      </w:r>
      <w:proofErr w:type="spellStart"/>
      <w:r w:rsidR="00436850">
        <w:t>my</w:t>
      </w:r>
      <w:proofErr w:type="spellEnd"/>
      <w:r w:rsidR="00436850">
        <w:t xml:space="preserve"> </w:t>
      </w:r>
      <w:proofErr w:type="spellStart"/>
      <w:r w:rsidR="00436850">
        <w:t>passion</w:t>
      </w:r>
      <w:proofErr w:type="spellEnd"/>
      <w:r w:rsidR="00436850">
        <w:t xml:space="preserve"> </w:t>
      </w:r>
      <w:proofErr w:type="spellStart"/>
      <w:r w:rsidR="00436850">
        <w:t>for</w:t>
      </w:r>
      <w:proofErr w:type="spellEnd"/>
      <w:r w:rsidR="00436850">
        <w:t xml:space="preserve"> </w:t>
      </w:r>
      <w:proofErr w:type="spellStart"/>
      <w:r w:rsidR="00436850">
        <w:t>finance</w:t>
      </w:r>
      <w:proofErr w:type="spellEnd"/>
      <w:r w:rsidR="00436850">
        <w:t>.</w:t>
      </w:r>
    </w:p>
    <w:p w14:paraId="15BFF5AF" w14:textId="77777777" w:rsidR="00436850" w:rsidRDefault="00436850" w:rsidP="00696C58">
      <w:pPr>
        <w:jc w:val="both"/>
      </w:pPr>
    </w:p>
    <w:p w14:paraId="0040EC8E" w14:textId="3C889B57" w:rsidR="00436850" w:rsidRDefault="00436850" w:rsidP="00696C58">
      <w:pPr>
        <w:jc w:val="both"/>
      </w:pPr>
      <w:r>
        <w:t xml:space="preserve">The </w:t>
      </w:r>
      <w:proofErr w:type="spellStart"/>
      <w:r>
        <w:t>BSc</w:t>
      </w:r>
      <w:proofErr w:type="spellEnd"/>
      <w:r>
        <w:t xml:space="preserve"> </w:t>
      </w:r>
      <w:r w:rsidR="003A7F6E">
        <w:t xml:space="preserve">Accounting &amp; </w:t>
      </w:r>
      <w:r>
        <w:t xml:space="preserve">Finance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prepar</w:t>
      </w:r>
      <w:r w:rsidR="00754054">
        <w:t>es</w:t>
      </w:r>
      <w:proofErr w:type="spellEnd"/>
      <w:r w:rsidR="00754054">
        <w:t xml:space="preserve"> </w:t>
      </w:r>
      <w:proofErr w:type="spellStart"/>
      <w:r w:rsidR="00754054">
        <w:t>me</w:t>
      </w:r>
      <w:proofErr w:type="spellEnd"/>
      <w:r w:rsidR="00754054">
        <w:t xml:space="preserve"> </w:t>
      </w:r>
      <w:proofErr w:type="spellStart"/>
      <w:r w:rsidR="00754054">
        <w:t>for</w:t>
      </w:r>
      <w:proofErr w:type="spellEnd"/>
      <w:r w:rsidR="00754054">
        <w:t xml:space="preserve"> </w:t>
      </w:r>
      <w:proofErr w:type="spellStart"/>
      <w:r w:rsidR="00754054">
        <w:t>my</w:t>
      </w:r>
      <w:proofErr w:type="spellEnd"/>
      <w:r w:rsidR="00754054">
        <w:t xml:space="preserve"> </w:t>
      </w:r>
      <w:proofErr w:type="spellStart"/>
      <w:r w:rsidR="00754054">
        <w:t>aspired</w:t>
      </w:r>
      <w:proofErr w:type="spellEnd"/>
      <w:r w:rsidR="00754054">
        <w:t xml:space="preserve"> </w:t>
      </w:r>
      <w:proofErr w:type="spellStart"/>
      <w:r w:rsidR="00754054">
        <w:t>career</w:t>
      </w:r>
      <w:proofErr w:type="spellEnd"/>
      <w:r w:rsidR="00754054">
        <w:t xml:space="preserve"> </w:t>
      </w:r>
      <w:proofErr w:type="spellStart"/>
      <w:r w:rsidR="00754054">
        <w:t>as</w:t>
      </w:r>
      <w:proofErr w:type="spellEnd"/>
      <w:r w:rsidR="00754054">
        <w:t xml:space="preserve"> I</w:t>
      </w:r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tailored</w:t>
      </w:r>
      <w:proofErr w:type="spellEnd"/>
      <w:r>
        <w:t xml:space="preserve"> </w:t>
      </w:r>
      <w:proofErr w:type="spellStart"/>
      <w:r>
        <w:t>knowledge</w:t>
      </w:r>
      <w:proofErr w:type="spellEnd"/>
      <w:r w:rsidR="003A7F6E">
        <w:t xml:space="preserve"> in </w:t>
      </w:r>
      <w:proofErr w:type="spellStart"/>
      <w:r w:rsidR="003A7F6E">
        <w:t>both</w:t>
      </w:r>
      <w:proofErr w:type="spellEnd"/>
      <w:r w:rsidR="003A7F6E">
        <w:t xml:space="preserve"> </w:t>
      </w:r>
      <w:proofErr w:type="spellStart"/>
      <w:r w:rsidR="003A7F6E">
        <w:t>subjects</w:t>
      </w:r>
      <w:proofErr w:type="spellEnd"/>
      <w:r>
        <w:t xml:space="preserve"> at </w:t>
      </w:r>
      <w:r w:rsidR="003A7F6E">
        <w:t>LSE</w:t>
      </w:r>
      <w:r>
        <w:t xml:space="preserve"> and 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international </w:t>
      </w:r>
      <w:proofErr w:type="spellStart"/>
      <w:r>
        <w:t>experiences</w:t>
      </w:r>
      <w:proofErr w:type="spellEnd"/>
      <w:r>
        <w:t xml:space="preserve">. I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ambitious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all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passion</w:t>
      </w:r>
      <w:proofErr w:type="spellEnd"/>
      <w:r>
        <w:t xml:space="preserve"> and </w:t>
      </w:r>
      <w:proofErr w:type="spellStart"/>
      <w:r>
        <w:t>my</w:t>
      </w:r>
      <w:proofErr w:type="spellEnd"/>
      <w:r>
        <w:t xml:space="preserve"> </w:t>
      </w:r>
      <w:proofErr w:type="spellStart"/>
      <w:r>
        <w:t>ambitious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, but i am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3447B4">
        <w:t>academic</w:t>
      </w:r>
      <w:proofErr w:type="spellEnd"/>
      <w:r w:rsidR="003447B4">
        <w:t xml:space="preserve"> </w:t>
      </w:r>
      <w:proofErr w:type="spellStart"/>
      <w:r w:rsidR="006E3151">
        <w:t>experiences</w:t>
      </w:r>
      <w:proofErr w:type="spellEnd"/>
      <w:r w:rsidR="006E3151">
        <w:t xml:space="preserve"> I will </w:t>
      </w:r>
      <w:proofErr w:type="spellStart"/>
      <w:r w:rsidR="006E3151">
        <w:t>gain</w:t>
      </w:r>
      <w:proofErr w:type="spellEnd"/>
      <w:r w:rsidR="006E3151">
        <w:t xml:space="preserve"> at a </w:t>
      </w:r>
      <w:proofErr w:type="spellStart"/>
      <w:r w:rsidR="006E3151">
        <w:t>centre</w:t>
      </w:r>
      <w:proofErr w:type="spellEnd"/>
      <w:r w:rsidR="006E3151">
        <w:t xml:space="preserve"> </w:t>
      </w:r>
      <w:proofErr w:type="spellStart"/>
      <w:r w:rsidR="006E3151">
        <w:t>of</w:t>
      </w:r>
      <w:proofErr w:type="spellEnd"/>
      <w:r w:rsidR="006E3151">
        <w:t xml:space="preserve"> </w:t>
      </w:r>
      <w:proofErr w:type="spellStart"/>
      <w:r w:rsidR="006E3151">
        <w:t>research</w:t>
      </w:r>
      <w:proofErr w:type="spellEnd"/>
      <w:r w:rsidR="006E3151">
        <w:t xml:space="preserve"> excellence on </w:t>
      </w:r>
      <w:proofErr w:type="spellStart"/>
      <w:r w:rsidR="006E3151">
        <w:t>the</w:t>
      </w:r>
      <w:proofErr w:type="spellEnd"/>
      <w:r w:rsidR="006E3151">
        <w:t xml:space="preserve"> </w:t>
      </w:r>
      <w:proofErr w:type="spellStart"/>
      <w:r w:rsidR="006E3151">
        <w:t>economic</w:t>
      </w:r>
      <w:proofErr w:type="spellEnd"/>
      <w:r w:rsidR="006E3151">
        <w:t xml:space="preserve"> and social </w:t>
      </w:r>
      <w:proofErr w:type="spellStart"/>
      <w:r w:rsidR="006E3151">
        <w:t>issues</w:t>
      </w:r>
      <w:proofErr w:type="spellEnd"/>
      <w:r w:rsidR="006E3151">
        <w:t xml:space="preserve"> </w:t>
      </w:r>
      <w:proofErr w:type="spellStart"/>
      <w:r w:rsidR="006E3151">
        <w:t>of</w:t>
      </w:r>
      <w:proofErr w:type="spellEnd"/>
      <w:r w:rsidR="006E3151">
        <w:t xml:space="preserve"> </w:t>
      </w:r>
      <w:proofErr w:type="spellStart"/>
      <w:r w:rsidR="006E3151">
        <w:t>the</w:t>
      </w:r>
      <w:proofErr w:type="spellEnd"/>
      <w:r w:rsidR="006E3151">
        <w:t xml:space="preserve"> London </w:t>
      </w:r>
      <w:proofErr w:type="spellStart"/>
      <w:r w:rsidR="006E3151">
        <w:t>region</w:t>
      </w:r>
      <w:proofErr w:type="spellEnd"/>
      <w:r w:rsidR="003447B4">
        <w:t xml:space="preserve">. The </w:t>
      </w:r>
      <w:proofErr w:type="spellStart"/>
      <w:r w:rsidR="003447B4">
        <w:t>multicultural</w:t>
      </w:r>
      <w:proofErr w:type="spellEnd"/>
      <w:r w:rsidR="003447B4">
        <w:t xml:space="preserve"> </w:t>
      </w:r>
      <w:proofErr w:type="spellStart"/>
      <w:r w:rsidR="003447B4">
        <w:t>environment</w:t>
      </w:r>
      <w:proofErr w:type="spellEnd"/>
      <w:r w:rsidR="003447B4">
        <w:t xml:space="preserve"> </w:t>
      </w:r>
      <w:proofErr w:type="spellStart"/>
      <w:r w:rsidR="003447B4">
        <w:t>would</w:t>
      </w:r>
      <w:proofErr w:type="spellEnd"/>
      <w:r w:rsidR="003447B4">
        <w:t xml:space="preserve"> </w:t>
      </w:r>
      <w:proofErr w:type="spellStart"/>
      <w:r w:rsidR="003447B4">
        <w:t>help</w:t>
      </w:r>
      <w:proofErr w:type="spellEnd"/>
      <w:r w:rsidR="003447B4">
        <w:t xml:space="preserve"> </w:t>
      </w:r>
      <w:proofErr w:type="spellStart"/>
      <w:r w:rsidR="003447B4">
        <w:t>me</w:t>
      </w:r>
      <w:proofErr w:type="spellEnd"/>
      <w:r w:rsidR="003447B4">
        <w:t xml:space="preserve"> </w:t>
      </w:r>
      <w:proofErr w:type="spellStart"/>
      <w:r w:rsidR="003447B4">
        <w:t>to</w:t>
      </w:r>
      <w:proofErr w:type="spellEnd"/>
      <w:r w:rsidR="003447B4">
        <w:t xml:space="preserve"> </w:t>
      </w:r>
      <w:proofErr w:type="spellStart"/>
      <w:r w:rsidR="003447B4">
        <w:t>create</w:t>
      </w:r>
      <w:proofErr w:type="spellEnd"/>
      <w:r w:rsidR="003447B4">
        <w:t xml:space="preserve"> an international network </w:t>
      </w:r>
      <w:proofErr w:type="spellStart"/>
      <w:r w:rsidR="003447B4">
        <w:t>from</w:t>
      </w:r>
      <w:proofErr w:type="spellEnd"/>
      <w:r w:rsidR="003447B4">
        <w:t xml:space="preserve"> </w:t>
      </w:r>
      <w:proofErr w:type="spellStart"/>
      <w:r w:rsidR="003447B4">
        <w:t>which</w:t>
      </w:r>
      <w:proofErr w:type="spellEnd"/>
      <w:r w:rsidR="003447B4">
        <w:t xml:space="preserve"> all </w:t>
      </w:r>
      <w:proofErr w:type="spellStart"/>
      <w:r w:rsidR="003447B4">
        <w:t>alumni</w:t>
      </w:r>
      <w:proofErr w:type="spellEnd"/>
      <w:r w:rsidR="003447B4">
        <w:t xml:space="preserve"> </w:t>
      </w:r>
      <w:proofErr w:type="spellStart"/>
      <w:r w:rsidR="003447B4">
        <w:t>can</w:t>
      </w:r>
      <w:proofErr w:type="spellEnd"/>
      <w:r w:rsidR="003447B4">
        <w:t xml:space="preserve"> </w:t>
      </w:r>
      <w:proofErr w:type="spellStart"/>
      <w:r w:rsidR="003447B4">
        <w:t>benefit</w:t>
      </w:r>
      <w:proofErr w:type="spellEnd"/>
      <w:r w:rsidR="003447B4">
        <w:t xml:space="preserve"> in </w:t>
      </w:r>
      <w:proofErr w:type="spellStart"/>
      <w:r w:rsidR="003447B4">
        <w:t>the</w:t>
      </w:r>
      <w:proofErr w:type="spellEnd"/>
      <w:r w:rsidR="003447B4">
        <w:t xml:space="preserve"> </w:t>
      </w:r>
      <w:proofErr w:type="spellStart"/>
      <w:r w:rsidR="003447B4">
        <w:t>future</w:t>
      </w:r>
      <w:proofErr w:type="spellEnd"/>
      <w:r w:rsidR="003447B4">
        <w:t xml:space="preserve">. I am </w:t>
      </w:r>
      <w:proofErr w:type="spellStart"/>
      <w:r w:rsidR="003447B4">
        <w:t>ready</w:t>
      </w:r>
      <w:proofErr w:type="spellEnd"/>
      <w:r w:rsidR="003447B4">
        <w:t xml:space="preserve"> </w:t>
      </w:r>
      <w:proofErr w:type="spellStart"/>
      <w:r w:rsidR="003447B4">
        <w:t>to</w:t>
      </w:r>
      <w:proofErr w:type="spellEnd"/>
      <w:r w:rsidR="003447B4">
        <w:t xml:space="preserve"> </w:t>
      </w:r>
      <w:proofErr w:type="spellStart"/>
      <w:r w:rsidR="003447B4">
        <w:t>get</w:t>
      </w:r>
      <w:proofErr w:type="spellEnd"/>
      <w:r w:rsidR="003447B4">
        <w:t xml:space="preserve"> </w:t>
      </w:r>
      <w:proofErr w:type="spellStart"/>
      <w:r w:rsidR="003447B4">
        <w:t>confronted</w:t>
      </w:r>
      <w:proofErr w:type="spellEnd"/>
      <w:r w:rsidR="003447B4">
        <w:t xml:space="preserve"> </w:t>
      </w:r>
      <w:proofErr w:type="spellStart"/>
      <w:r w:rsidR="003447B4">
        <w:t>with</w:t>
      </w:r>
      <w:proofErr w:type="spellEnd"/>
      <w:r w:rsidR="003447B4">
        <w:t xml:space="preserve"> </w:t>
      </w:r>
      <w:proofErr w:type="spellStart"/>
      <w:r w:rsidR="003447B4">
        <w:t>today’s</w:t>
      </w:r>
      <w:proofErr w:type="spellEnd"/>
      <w:r w:rsidR="003447B4">
        <w:t xml:space="preserve"> </w:t>
      </w:r>
      <w:proofErr w:type="spellStart"/>
      <w:r w:rsidR="003447B4">
        <w:t>challenges</w:t>
      </w:r>
      <w:proofErr w:type="spellEnd"/>
      <w:r w:rsidR="003447B4">
        <w:t xml:space="preserve"> </w:t>
      </w:r>
      <w:proofErr w:type="spellStart"/>
      <w:r w:rsidR="003447B4">
        <w:t>with</w:t>
      </w:r>
      <w:proofErr w:type="spellEnd"/>
      <w:r w:rsidR="003447B4">
        <w:t xml:space="preserve"> </w:t>
      </w:r>
      <w:proofErr w:type="spellStart"/>
      <w:r w:rsidR="003447B4">
        <w:t>the</w:t>
      </w:r>
      <w:proofErr w:type="spellEnd"/>
      <w:r w:rsidR="003447B4">
        <w:t xml:space="preserve"> </w:t>
      </w:r>
      <w:proofErr w:type="spellStart"/>
      <w:r w:rsidR="003447B4">
        <w:t>skills</w:t>
      </w:r>
      <w:proofErr w:type="spellEnd"/>
      <w:r w:rsidR="003447B4">
        <w:t xml:space="preserve"> and </w:t>
      </w:r>
      <w:proofErr w:type="spellStart"/>
      <w:r w:rsidR="003447B4">
        <w:t>values</w:t>
      </w:r>
      <w:proofErr w:type="spellEnd"/>
      <w:r w:rsidR="003447B4">
        <w:t xml:space="preserve"> </w:t>
      </w:r>
      <w:proofErr w:type="spellStart"/>
      <w:r w:rsidR="003447B4">
        <w:t>this</w:t>
      </w:r>
      <w:proofErr w:type="spellEnd"/>
      <w:r w:rsidR="003447B4">
        <w:t xml:space="preserve"> </w:t>
      </w:r>
      <w:proofErr w:type="spellStart"/>
      <w:r w:rsidR="003447B4">
        <w:t>program</w:t>
      </w:r>
      <w:r w:rsidR="00FE233B">
        <w:t>me</w:t>
      </w:r>
      <w:proofErr w:type="spellEnd"/>
      <w:r w:rsidR="003447B4">
        <w:t xml:space="preserve"> will </w:t>
      </w:r>
      <w:proofErr w:type="spellStart"/>
      <w:r w:rsidR="003447B4">
        <w:t>teach</w:t>
      </w:r>
      <w:proofErr w:type="spellEnd"/>
      <w:r w:rsidR="003447B4">
        <w:t xml:space="preserve"> me.</w:t>
      </w:r>
    </w:p>
    <w:p w14:paraId="55BFBCFB" w14:textId="77777777" w:rsidR="003447B4" w:rsidRDefault="003447B4" w:rsidP="00696C58">
      <w:pPr>
        <w:jc w:val="both"/>
      </w:pPr>
    </w:p>
    <w:p w14:paraId="37C1C845" w14:textId="53DE7967" w:rsidR="003447B4" w:rsidRDefault="003447B4" w:rsidP="00696C58">
      <w:pPr>
        <w:jc w:val="both"/>
      </w:pPr>
      <w:proofErr w:type="spellStart"/>
      <w:r>
        <w:t>What</w:t>
      </w:r>
      <w:proofErr w:type="spellEnd"/>
      <w:r>
        <w:t xml:space="preserve"> </w:t>
      </w:r>
      <w:proofErr w:type="spellStart"/>
      <w:r>
        <w:t>fa</w:t>
      </w:r>
      <w:r w:rsidR="00512FD2">
        <w:t>scinat</w:t>
      </w:r>
      <w:r w:rsidR="003A7F6E">
        <w:t>es</w:t>
      </w:r>
      <w:proofErr w:type="spellEnd"/>
      <w:r w:rsidR="003A7F6E">
        <w:t xml:space="preserve"> </w:t>
      </w:r>
      <w:proofErr w:type="spellStart"/>
      <w:r w:rsidR="003A7F6E">
        <w:t>me</w:t>
      </w:r>
      <w:proofErr w:type="spellEnd"/>
      <w:r w:rsidR="003A7F6E">
        <w:t xml:space="preserve"> </w:t>
      </w:r>
      <w:proofErr w:type="spellStart"/>
      <w:r w:rsidR="003A7F6E">
        <w:t>about</w:t>
      </w:r>
      <w:proofErr w:type="spellEnd"/>
      <w:r w:rsidR="003A7F6E">
        <w:t xml:space="preserve"> </w:t>
      </w:r>
      <w:proofErr w:type="spellStart"/>
      <w:r w:rsidR="003A7F6E">
        <w:t>the</w:t>
      </w:r>
      <w:proofErr w:type="spellEnd"/>
      <w:r w:rsidR="003A7F6E">
        <w:t xml:space="preserve"> </w:t>
      </w:r>
      <w:proofErr w:type="spellStart"/>
      <w:r w:rsidR="003A7F6E">
        <w:t>program</w:t>
      </w:r>
      <w:r w:rsidR="00FE233B">
        <w:t>me</w:t>
      </w:r>
      <w:proofErr w:type="spellEnd"/>
      <w:r w:rsidR="003A7F6E">
        <w:t xml:space="preserve"> </w:t>
      </w:r>
      <w:proofErr w:type="spellStart"/>
      <w:r w:rsidR="003A7F6E">
        <w:t>i</w:t>
      </w:r>
      <w:r w:rsidR="00754054">
        <w:t>s</w:t>
      </w:r>
      <w:proofErr w:type="spellEnd"/>
      <w:r w:rsidR="00754054">
        <w:t xml:space="preserve"> </w:t>
      </w:r>
      <w:proofErr w:type="spellStart"/>
      <w:r w:rsidR="00754054">
        <w:t>the</w:t>
      </w:r>
      <w:proofErr w:type="spellEnd"/>
      <w:r w:rsidR="00754054">
        <w:t xml:space="preserve"> </w:t>
      </w:r>
      <w:proofErr w:type="spellStart"/>
      <w:r w:rsidR="00754054">
        <w:t>variety</w:t>
      </w:r>
      <w:proofErr w:type="spellEnd"/>
      <w:r w:rsidR="00754054">
        <w:t xml:space="preserve"> </w:t>
      </w:r>
      <w:proofErr w:type="spellStart"/>
      <w:r w:rsidR="00754054">
        <w:t>of</w:t>
      </w:r>
      <w:proofErr w:type="spellEnd"/>
      <w:r w:rsidR="00754054">
        <w:t xml:space="preserve"> </w:t>
      </w:r>
      <w:proofErr w:type="spellStart"/>
      <w:r w:rsidR="00754054">
        <w:t>knowledge</w:t>
      </w:r>
      <w:proofErr w:type="spellEnd"/>
      <w:r w:rsidR="00754054">
        <w:t xml:space="preserve"> </w:t>
      </w:r>
      <w:proofErr w:type="spellStart"/>
      <w:r w:rsidR="00754054">
        <w:t>that</w:t>
      </w:r>
      <w:proofErr w:type="spellEnd"/>
      <w:r w:rsidR="003A7F6E">
        <w:t xml:space="preserve"> </w:t>
      </w:r>
      <w:proofErr w:type="spellStart"/>
      <w:r w:rsidR="0033145E">
        <w:t>this</w:t>
      </w:r>
      <w:proofErr w:type="spellEnd"/>
      <w:r w:rsidR="0033145E">
        <w:t xml:space="preserve"> </w:t>
      </w:r>
      <w:proofErr w:type="spellStart"/>
      <w:r w:rsidR="0033145E">
        <w:t>combined</w:t>
      </w:r>
      <w:proofErr w:type="spellEnd"/>
      <w:r w:rsidR="0033145E">
        <w:t xml:space="preserve"> </w:t>
      </w:r>
      <w:proofErr w:type="spellStart"/>
      <w:r w:rsidR="0033145E">
        <w:t>degree</w:t>
      </w:r>
      <w:proofErr w:type="spellEnd"/>
      <w:r w:rsidR="003A7F6E">
        <w:t xml:space="preserve"> </w:t>
      </w:r>
      <w:proofErr w:type="spellStart"/>
      <w:r w:rsidR="003A7F6E">
        <w:t>teaches</w:t>
      </w:r>
      <w:proofErr w:type="spellEnd"/>
      <w:r w:rsidR="003A7F6E">
        <w:t>,</w:t>
      </w:r>
      <w:r w:rsidR="0033145E">
        <w:t xml:space="preserve"> </w:t>
      </w:r>
      <w:proofErr w:type="spellStart"/>
      <w:r w:rsidR="0033145E">
        <w:t>as</w:t>
      </w:r>
      <w:proofErr w:type="spellEnd"/>
      <w:r w:rsidR="0033145E">
        <w:t xml:space="preserve"> </w:t>
      </w:r>
      <w:proofErr w:type="spellStart"/>
      <w:r w:rsidR="0033145E">
        <w:t>the</w:t>
      </w:r>
      <w:proofErr w:type="spellEnd"/>
      <w:r w:rsidR="0033145E">
        <w:t xml:space="preserve"> </w:t>
      </w:r>
      <w:proofErr w:type="spellStart"/>
      <w:r w:rsidR="0033145E">
        <w:t>finance</w:t>
      </w:r>
      <w:proofErr w:type="spellEnd"/>
      <w:r w:rsidR="0033145E">
        <w:t xml:space="preserve"> </w:t>
      </w:r>
      <w:proofErr w:type="spellStart"/>
      <w:r w:rsidR="00754054">
        <w:t>courses</w:t>
      </w:r>
      <w:proofErr w:type="spellEnd"/>
      <w:r w:rsidR="00754054">
        <w:t xml:space="preserve"> </w:t>
      </w:r>
      <w:proofErr w:type="spellStart"/>
      <w:r w:rsidR="00754054">
        <w:t>teach</w:t>
      </w:r>
      <w:proofErr w:type="spellEnd"/>
      <w:r w:rsidR="00754054">
        <w:t xml:space="preserve"> </w:t>
      </w:r>
      <w:proofErr w:type="spellStart"/>
      <w:r w:rsidR="00754054">
        <w:t>you</w:t>
      </w:r>
      <w:proofErr w:type="spellEnd"/>
      <w:r w:rsidR="00754054">
        <w:t xml:space="preserve"> </w:t>
      </w:r>
      <w:proofErr w:type="spellStart"/>
      <w:r w:rsidR="00754054">
        <w:t>the</w:t>
      </w:r>
      <w:proofErr w:type="spellEnd"/>
      <w:r w:rsidR="00754054">
        <w:t xml:space="preserve"> </w:t>
      </w:r>
      <w:proofErr w:type="spellStart"/>
      <w:r w:rsidR="00754054">
        <w:t>economic</w:t>
      </w:r>
      <w:proofErr w:type="spellEnd"/>
      <w:r w:rsidR="0033145E">
        <w:t xml:space="preserve"> </w:t>
      </w:r>
      <w:proofErr w:type="spellStart"/>
      <w:r w:rsidR="0033145E">
        <w:t>basics</w:t>
      </w:r>
      <w:proofErr w:type="spellEnd"/>
      <w:r w:rsidR="0033145E">
        <w:t xml:space="preserve">, </w:t>
      </w:r>
      <w:proofErr w:type="spellStart"/>
      <w:r w:rsidR="0033145E">
        <w:t>which</w:t>
      </w:r>
      <w:proofErr w:type="spellEnd"/>
      <w:r w:rsidR="0033145E">
        <w:t xml:space="preserve"> </w:t>
      </w:r>
      <w:proofErr w:type="spellStart"/>
      <w:r w:rsidR="0033145E">
        <w:t>are</w:t>
      </w:r>
      <w:proofErr w:type="spellEnd"/>
      <w:r w:rsidR="0033145E">
        <w:t xml:space="preserve"> </w:t>
      </w:r>
      <w:proofErr w:type="spellStart"/>
      <w:r w:rsidR="0033145E">
        <w:t>complemented</w:t>
      </w:r>
      <w:proofErr w:type="spellEnd"/>
      <w:r w:rsidR="0033145E">
        <w:t xml:space="preserve"> </w:t>
      </w:r>
      <w:proofErr w:type="spellStart"/>
      <w:r w:rsidR="0033145E">
        <w:t>by</w:t>
      </w:r>
      <w:proofErr w:type="spellEnd"/>
      <w:r w:rsidR="0033145E">
        <w:t xml:space="preserve"> </w:t>
      </w:r>
      <w:proofErr w:type="spellStart"/>
      <w:r w:rsidR="0033145E">
        <w:t>the</w:t>
      </w:r>
      <w:proofErr w:type="spellEnd"/>
      <w:r w:rsidR="0033145E">
        <w:t xml:space="preserve"> </w:t>
      </w:r>
      <w:proofErr w:type="spellStart"/>
      <w:r w:rsidR="0033145E">
        <w:t>ac</w:t>
      </w:r>
      <w:r w:rsidR="00754054">
        <w:t>c</w:t>
      </w:r>
      <w:r w:rsidR="0033145E">
        <w:t>ounting</w:t>
      </w:r>
      <w:proofErr w:type="spellEnd"/>
      <w:r w:rsidR="0033145E">
        <w:t xml:space="preserve"> </w:t>
      </w:r>
      <w:proofErr w:type="spellStart"/>
      <w:r w:rsidR="0033145E">
        <w:t>courses</w:t>
      </w:r>
      <w:proofErr w:type="spellEnd"/>
      <w:r w:rsidR="0033145E">
        <w:t xml:space="preserve"> </w:t>
      </w:r>
      <w:proofErr w:type="spellStart"/>
      <w:r w:rsidR="0033145E">
        <w:t>which</w:t>
      </w:r>
      <w:proofErr w:type="spellEnd"/>
      <w:r w:rsidR="0033145E">
        <w:t xml:space="preserve"> will </w:t>
      </w:r>
      <w:proofErr w:type="spellStart"/>
      <w:r w:rsidR="0033145E">
        <w:t>help</w:t>
      </w:r>
      <w:proofErr w:type="spellEnd"/>
      <w:r w:rsidR="0033145E">
        <w:t xml:space="preserve"> </w:t>
      </w:r>
      <w:proofErr w:type="spellStart"/>
      <w:r w:rsidR="0033145E">
        <w:t>me</w:t>
      </w:r>
      <w:proofErr w:type="spellEnd"/>
      <w:r w:rsidR="0033145E">
        <w:t xml:space="preserve"> </w:t>
      </w:r>
      <w:proofErr w:type="spellStart"/>
      <w:r w:rsidR="0033145E">
        <w:t>to</w:t>
      </w:r>
      <w:proofErr w:type="spellEnd"/>
      <w:r w:rsidR="0033145E">
        <w:t xml:space="preserve"> </w:t>
      </w:r>
      <w:proofErr w:type="spellStart"/>
      <w:r w:rsidR="00746378">
        <w:t>be</w:t>
      </w:r>
      <w:proofErr w:type="spellEnd"/>
      <w:r w:rsidR="00746378">
        <w:t xml:space="preserve"> a </w:t>
      </w:r>
      <w:proofErr w:type="spellStart"/>
      <w:r w:rsidR="00746378">
        <w:t>better</w:t>
      </w:r>
      <w:proofErr w:type="spellEnd"/>
      <w:r w:rsidR="00746378">
        <w:t xml:space="preserve"> </w:t>
      </w:r>
      <w:proofErr w:type="spellStart"/>
      <w:r w:rsidR="00746378">
        <w:t>investment</w:t>
      </w:r>
      <w:proofErr w:type="spellEnd"/>
      <w:r w:rsidR="00746378">
        <w:t xml:space="preserve"> </w:t>
      </w:r>
      <w:proofErr w:type="spellStart"/>
      <w:r w:rsidR="00746378">
        <w:t>banker</w:t>
      </w:r>
      <w:proofErr w:type="spellEnd"/>
      <w:r w:rsidR="0033145E">
        <w:t>.</w:t>
      </w:r>
      <w:r w:rsidR="003A7F6E">
        <w:t xml:space="preserve"> </w:t>
      </w:r>
      <w:proofErr w:type="spellStart"/>
      <w:r w:rsidR="0033145E">
        <w:t>Additional</w:t>
      </w:r>
      <w:r w:rsidR="00746378">
        <w:t>l</w:t>
      </w:r>
      <w:r w:rsidR="0033145E">
        <w:t>y</w:t>
      </w:r>
      <w:proofErr w:type="spellEnd"/>
      <w:r w:rsidR="0033145E">
        <w:t xml:space="preserve">, I am </w:t>
      </w:r>
      <w:proofErr w:type="spellStart"/>
      <w:r w:rsidR="0033145E">
        <w:t>fascinated</w:t>
      </w:r>
      <w:proofErr w:type="spellEnd"/>
      <w:r w:rsidR="0033145E">
        <w:t xml:space="preserve"> </w:t>
      </w:r>
      <w:proofErr w:type="spellStart"/>
      <w:r w:rsidR="0033145E">
        <w:t>by</w:t>
      </w:r>
      <w:proofErr w:type="spellEnd"/>
      <w:r w:rsidR="0033145E">
        <w:t xml:space="preserve"> </w:t>
      </w:r>
      <w:proofErr w:type="spellStart"/>
      <w:r w:rsidR="00754054">
        <w:t>the</w:t>
      </w:r>
      <w:proofErr w:type="spellEnd"/>
      <w:r w:rsidR="00754054">
        <w:t xml:space="preserve"> </w:t>
      </w:r>
      <w:proofErr w:type="spellStart"/>
      <w:r w:rsidR="00754054">
        <w:t>oppo</w:t>
      </w:r>
      <w:r w:rsidR="00512FD2">
        <w:t>rtunity</w:t>
      </w:r>
      <w:proofErr w:type="spellEnd"/>
      <w:r w:rsidR="00512FD2">
        <w:t xml:space="preserve"> </w:t>
      </w:r>
      <w:proofErr w:type="spellStart"/>
      <w:r w:rsidR="00512FD2">
        <w:t>to</w:t>
      </w:r>
      <w:proofErr w:type="spellEnd"/>
      <w:r w:rsidR="00512FD2">
        <w:t xml:space="preserve"> </w:t>
      </w:r>
      <w:proofErr w:type="spellStart"/>
      <w:r w:rsidR="00512FD2">
        <w:t>choose</w:t>
      </w:r>
      <w:proofErr w:type="spellEnd"/>
      <w:r w:rsidR="00512FD2">
        <w:t xml:space="preserve"> </w:t>
      </w:r>
      <w:proofErr w:type="spellStart"/>
      <w:r w:rsidR="00512FD2">
        <w:t>between</w:t>
      </w:r>
      <w:proofErr w:type="spellEnd"/>
      <w:r w:rsidR="00512FD2">
        <w:t xml:space="preserve"> </w:t>
      </w:r>
      <w:proofErr w:type="spellStart"/>
      <w:r w:rsidR="00512FD2">
        <w:t>two</w:t>
      </w:r>
      <w:proofErr w:type="spellEnd"/>
      <w:r w:rsidR="00512FD2">
        <w:t xml:space="preserve"> </w:t>
      </w:r>
      <w:proofErr w:type="spellStart"/>
      <w:r w:rsidR="00512FD2">
        <w:t>courses</w:t>
      </w:r>
      <w:proofErr w:type="spellEnd"/>
      <w:r w:rsidR="00512FD2">
        <w:t xml:space="preserve"> </w:t>
      </w:r>
      <w:proofErr w:type="spellStart"/>
      <w:r w:rsidR="00512FD2">
        <w:t>based</w:t>
      </w:r>
      <w:proofErr w:type="spellEnd"/>
      <w:r w:rsidR="00512FD2">
        <w:t xml:space="preserve"> on </w:t>
      </w:r>
      <w:proofErr w:type="spellStart"/>
      <w:r w:rsidR="00512FD2">
        <w:t>o</w:t>
      </w:r>
      <w:r w:rsidR="00754054">
        <w:t>ne’s</w:t>
      </w:r>
      <w:proofErr w:type="spellEnd"/>
      <w:r w:rsidR="00754054">
        <w:t xml:space="preserve"> </w:t>
      </w:r>
      <w:proofErr w:type="spellStart"/>
      <w:r w:rsidR="00754054">
        <w:t>interest</w:t>
      </w:r>
      <w:proofErr w:type="spellEnd"/>
      <w:r w:rsidR="00512FD2">
        <w:t xml:space="preserve">. </w:t>
      </w:r>
      <w:proofErr w:type="spellStart"/>
      <w:r w:rsidR="00512FD2">
        <w:t>Furthermore</w:t>
      </w:r>
      <w:proofErr w:type="spellEnd"/>
      <w:r w:rsidR="00754054">
        <w:t xml:space="preserve">, </w:t>
      </w:r>
      <w:proofErr w:type="spellStart"/>
      <w:r w:rsidR="00754054">
        <w:t>the</w:t>
      </w:r>
      <w:proofErr w:type="spellEnd"/>
      <w:r w:rsidR="00754054">
        <w:t xml:space="preserve"> </w:t>
      </w:r>
      <w:proofErr w:type="spellStart"/>
      <w:r w:rsidR="00754054">
        <w:t>oppo</w:t>
      </w:r>
      <w:r w:rsidR="00512FD2">
        <w:t>rtunity</w:t>
      </w:r>
      <w:proofErr w:type="spellEnd"/>
      <w:r w:rsidR="00512FD2">
        <w:t xml:space="preserve"> </w:t>
      </w:r>
      <w:proofErr w:type="spellStart"/>
      <w:r w:rsidR="00512FD2">
        <w:t>to</w:t>
      </w:r>
      <w:proofErr w:type="spellEnd"/>
      <w:r w:rsidR="00D55AAE">
        <w:t xml:space="preserve"> </w:t>
      </w:r>
      <w:proofErr w:type="spellStart"/>
      <w:r w:rsidR="00D55AAE">
        <w:t>attend</w:t>
      </w:r>
      <w:proofErr w:type="spellEnd"/>
      <w:r w:rsidR="00D55AAE">
        <w:t xml:space="preserve"> </w:t>
      </w:r>
      <w:proofErr w:type="spellStart"/>
      <w:r w:rsidR="00D55AAE">
        <w:t>sports</w:t>
      </w:r>
      <w:proofErr w:type="spellEnd"/>
      <w:r w:rsidR="00D55AAE">
        <w:t xml:space="preserve">, </w:t>
      </w:r>
      <w:proofErr w:type="spellStart"/>
      <w:r w:rsidR="00D55AAE">
        <w:t>volunteering</w:t>
      </w:r>
      <w:proofErr w:type="spellEnd"/>
      <w:r w:rsidR="00D55AAE">
        <w:t xml:space="preserve"> and </w:t>
      </w:r>
      <w:proofErr w:type="spellStart"/>
      <w:r w:rsidR="00D55AAE">
        <w:t>ot</w:t>
      </w:r>
      <w:r w:rsidR="00754054">
        <w:t>her</w:t>
      </w:r>
      <w:proofErr w:type="spellEnd"/>
      <w:r w:rsidR="00754054">
        <w:t xml:space="preserve"> extra-curricular </w:t>
      </w:r>
      <w:proofErr w:type="spellStart"/>
      <w:r w:rsidR="00754054">
        <w:t>events</w:t>
      </w:r>
      <w:proofErr w:type="spellEnd"/>
      <w:r w:rsidR="00754054">
        <w:t xml:space="preserve"> on </w:t>
      </w:r>
      <w:proofErr w:type="spellStart"/>
      <w:r w:rsidR="00754054">
        <w:t>W</w:t>
      </w:r>
      <w:r w:rsidR="00D55AAE">
        <w:t>ednesdays</w:t>
      </w:r>
      <w:proofErr w:type="spellEnd"/>
      <w:r w:rsidR="00D55AAE">
        <w:t xml:space="preserve"> </w:t>
      </w:r>
      <w:proofErr w:type="spellStart"/>
      <w:r w:rsidR="00D55AAE">
        <w:t>as</w:t>
      </w:r>
      <w:proofErr w:type="spellEnd"/>
      <w:r w:rsidR="00D55AAE">
        <w:t xml:space="preserve"> </w:t>
      </w:r>
      <w:proofErr w:type="spellStart"/>
      <w:r w:rsidR="00D55AAE">
        <w:t>teaching</w:t>
      </w:r>
      <w:proofErr w:type="spellEnd"/>
      <w:r w:rsidR="00D55AAE">
        <w:t xml:space="preserve"> will not </w:t>
      </w:r>
      <w:proofErr w:type="spellStart"/>
      <w:r w:rsidR="00D55AAE">
        <w:t>usually</w:t>
      </w:r>
      <w:proofErr w:type="spellEnd"/>
      <w:r w:rsidR="00D55AAE">
        <w:t xml:space="preserve"> </w:t>
      </w:r>
      <w:proofErr w:type="spellStart"/>
      <w:r w:rsidR="00D55AAE">
        <w:t>be</w:t>
      </w:r>
      <w:proofErr w:type="spellEnd"/>
      <w:r w:rsidR="00D55AAE">
        <w:t xml:space="preserve"> </w:t>
      </w:r>
      <w:proofErr w:type="spellStart"/>
      <w:r w:rsidR="00D55AAE">
        <w:t>scheduled</w:t>
      </w:r>
      <w:proofErr w:type="spellEnd"/>
      <w:r w:rsidR="00D55AAE">
        <w:t xml:space="preserve"> after 12:00 </w:t>
      </w:r>
      <w:proofErr w:type="spellStart"/>
      <w:r w:rsidR="00D55AAE">
        <w:t>allows</w:t>
      </w:r>
      <w:proofErr w:type="spellEnd"/>
      <w:r w:rsidR="00D55AAE">
        <w:t xml:space="preserve"> </w:t>
      </w:r>
      <w:proofErr w:type="spellStart"/>
      <w:r w:rsidR="00D55AAE">
        <w:t>me</w:t>
      </w:r>
      <w:proofErr w:type="spellEnd"/>
      <w:r w:rsidR="00D55AAE">
        <w:t xml:space="preserve"> </w:t>
      </w:r>
      <w:proofErr w:type="spellStart"/>
      <w:r w:rsidR="00D55AAE">
        <w:t>to</w:t>
      </w:r>
      <w:proofErr w:type="spellEnd"/>
      <w:r w:rsidR="00D55AAE">
        <w:t xml:space="preserve"> </w:t>
      </w:r>
      <w:proofErr w:type="spellStart"/>
      <w:r w:rsidR="00D55AAE">
        <w:t>realise</w:t>
      </w:r>
      <w:proofErr w:type="spellEnd"/>
      <w:r w:rsidR="00D55AAE">
        <w:t xml:space="preserve"> </w:t>
      </w:r>
      <w:proofErr w:type="spellStart"/>
      <w:r w:rsidR="00D55AAE">
        <w:t>my</w:t>
      </w:r>
      <w:proofErr w:type="spellEnd"/>
      <w:r w:rsidR="00D55AAE">
        <w:t xml:space="preserve"> </w:t>
      </w:r>
      <w:proofErr w:type="spellStart"/>
      <w:r w:rsidR="00D55AAE">
        <w:t>passion</w:t>
      </w:r>
      <w:proofErr w:type="spellEnd"/>
      <w:r w:rsidR="00D55AAE">
        <w:t xml:space="preserve"> </w:t>
      </w:r>
      <w:proofErr w:type="spellStart"/>
      <w:r w:rsidR="00D55AAE">
        <w:t>for</w:t>
      </w:r>
      <w:proofErr w:type="spellEnd"/>
      <w:r w:rsidR="00D55AAE">
        <w:t xml:space="preserve"> </w:t>
      </w:r>
      <w:proofErr w:type="spellStart"/>
      <w:r w:rsidR="00D55AAE">
        <w:t>sports</w:t>
      </w:r>
      <w:proofErr w:type="spellEnd"/>
      <w:r w:rsidR="00D55AAE">
        <w:t xml:space="preserve">. </w:t>
      </w:r>
      <w:del w:id="6" w:author="David Döbele" w:date="2023-10-03T20:03:00Z">
        <w:r w:rsidR="00D55AAE" w:rsidDel="00656E54">
          <w:delText>Obviously</w:delText>
        </w:r>
      </w:del>
      <w:proofErr w:type="spellStart"/>
      <w:ins w:id="7" w:author="David Döbele" w:date="2023-10-03T20:03:00Z">
        <w:r w:rsidR="00656E54">
          <w:t>Of</w:t>
        </w:r>
        <w:proofErr w:type="spellEnd"/>
        <w:r w:rsidR="00656E54">
          <w:t xml:space="preserve"> </w:t>
        </w:r>
        <w:proofErr w:type="spellStart"/>
        <w:r w:rsidR="00656E54">
          <w:t>course</w:t>
        </w:r>
      </w:ins>
      <w:proofErr w:type="spellEnd"/>
      <w:r w:rsidR="00D55AAE">
        <w:t xml:space="preserve">, I am also </w:t>
      </w:r>
      <w:del w:id="8" w:author="David Döbele" w:date="2023-10-03T20:03:00Z">
        <w:r w:rsidR="00D55AAE" w:rsidDel="00656E54">
          <w:delText>looking forward to</w:delText>
        </w:r>
      </w:del>
      <w:proofErr w:type="spellStart"/>
      <w:ins w:id="9" w:author="David Döbele" w:date="2023-10-03T20:03:00Z">
        <w:r w:rsidR="00656E54">
          <w:t>planning</w:t>
        </w:r>
        <w:proofErr w:type="spellEnd"/>
        <w:r w:rsidR="00656E54">
          <w:t xml:space="preserve"> on</w:t>
        </w:r>
      </w:ins>
      <w:r w:rsidR="00D55AAE">
        <w:t xml:space="preserve"> </w:t>
      </w:r>
      <w:proofErr w:type="spellStart"/>
      <w:r w:rsidR="00D55AAE">
        <w:t>using</w:t>
      </w:r>
      <w:proofErr w:type="spellEnd"/>
      <w:r w:rsidR="00D55AAE">
        <w:t xml:space="preserve"> all </w:t>
      </w:r>
      <w:proofErr w:type="spellStart"/>
      <w:r w:rsidR="00D55AAE">
        <w:t>the</w:t>
      </w:r>
      <w:proofErr w:type="spellEnd"/>
      <w:r w:rsidR="00D55AAE">
        <w:t xml:space="preserve"> different </w:t>
      </w:r>
      <w:proofErr w:type="spellStart"/>
      <w:r w:rsidR="00D55AAE">
        <w:t>offers</w:t>
      </w:r>
      <w:proofErr w:type="spellEnd"/>
      <w:r w:rsidR="00D55AAE">
        <w:t xml:space="preserve"> </w:t>
      </w:r>
      <w:proofErr w:type="spellStart"/>
      <w:r w:rsidR="00D55AAE">
        <w:t>of</w:t>
      </w:r>
      <w:proofErr w:type="spellEnd"/>
      <w:r w:rsidR="00D55AAE">
        <w:t xml:space="preserve"> </w:t>
      </w:r>
      <w:proofErr w:type="spellStart"/>
      <w:r w:rsidR="00D55AAE">
        <w:t>your</w:t>
      </w:r>
      <w:proofErr w:type="spellEnd"/>
      <w:r w:rsidR="00D55AAE">
        <w:t xml:space="preserve"> </w:t>
      </w:r>
      <w:proofErr w:type="spellStart"/>
      <w:r w:rsidR="00D55AAE">
        <w:t>student</w:t>
      </w:r>
      <w:proofErr w:type="spellEnd"/>
      <w:r w:rsidR="00D55AAE">
        <w:t xml:space="preserve"> support such </w:t>
      </w:r>
      <w:proofErr w:type="spellStart"/>
      <w:r w:rsidR="00D55AAE">
        <w:t>as</w:t>
      </w:r>
      <w:proofErr w:type="spellEnd"/>
      <w:r w:rsidR="00D55AAE">
        <w:t xml:space="preserve"> </w:t>
      </w:r>
      <w:proofErr w:type="spellStart"/>
      <w:r w:rsidR="00D55AAE">
        <w:t>the</w:t>
      </w:r>
      <w:proofErr w:type="spellEnd"/>
      <w:r w:rsidR="00D55AAE">
        <w:t xml:space="preserve"> </w:t>
      </w:r>
      <w:proofErr w:type="spellStart"/>
      <w:r w:rsidR="00D55AAE">
        <w:t>Accom</w:t>
      </w:r>
      <w:r w:rsidR="00754054">
        <w:t>m</w:t>
      </w:r>
      <w:r w:rsidR="00D55AAE">
        <w:t>odation</w:t>
      </w:r>
      <w:proofErr w:type="spellEnd"/>
      <w:r w:rsidR="00D55AAE">
        <w:t xml:space="preserve"> </w:t>
      </w:r>
      <w:proofErr w:type="spellStart"/>
      <w:r w:rsidR="00D55AAE">
        <w:t>service</w:t>
      </w:r>
      <w:proofErr w:type="spellEnd"/>
      <w:r w:rsidR="00D55AAE">
        <w:t xml:space="preserve"> </w:t>
      </w:r>
      <w:proofErr w:type="spellStart"/>
      <w:r w:rsidR="00D55AAE">
        <w:t>or</w:t>
      </w:r>
      <w:proofErr w:type="spellEnd"/>
      <w:r w:rsidR="00D55AAE">
        <w:t xml:space="preserve"> </w:t>
      </w:r>
      <w:proofErr w:type="spellStart"/>
      <w:r w:rsidR="00D55AAE">
        <w:t>the</w:t>
      </w:r>
      <w:proofErr w:type="spellEnd"/>
      <w:r w:rsidR="00D55AAE">
        <w:t xml:space="preserve"> Language </w:t>
      </w:r>
      <w:proofErr w:type="spellStart"/>
      <w:r w:rsidR="00D55AAE">
        <w:t>Centre</w:t>
      </w:r>
      <w:proofErr w:type="spellEnd"/>
      <w:r w:rsidR="00D55AAE">
        <w:t>.</w:t>
      </w:r>
      <w:r w:rsidR="00C6456A">
        <w:t xml:space="preserve"> </w:t>
      </w:r>
      <w:proofErr w:type="spellStart"/>
      <w:r w:rsidR="00C6456A">
        <w:t>Furthermore</w:t>
      </w:r>
      <w:proofErr w:type="spellEnd"/>
      <w:r w:rsidR="00C6456A">
        <w:t xml:space="preserve">, I am </w:t>
      </w:r>
      <w:proofErr w:type="spellStart"/>
      <w:r w:rsidR="00C6456A">
        <w:t>looking</w:t>
      </w:r>
      <w:proofErr w:type="spellEnd"/>
      <w:r w:rsidR="00C6456A">
        <w:t xml:space="preserve"> </w:t>
      </w:r>
      <w:proofErr w:type="spellStart"/>
      <w:r w:rsidR="00C6456A">
        <w:t>forward</w:t>
      </w:r>
      <w:proofErr w:type="spellEnd"/>
      <w:r w:rsidR="00C6456A">
        <w:t xml:space="preserve"> </w:t>
      </w:r>
      <w:proofErr w:type="spellStart"/>
      <w:r w:rsidR="00C6456A">
        <w:t>to</w:t>
      </w:r>
      <w:proofErr w:type="spellEnd"/>
      <w:r w:rsidR="00C6456A">
        <w:t xml:space="preserve"> </w:t>
      </w:r>
      <w:proofErr w:type="spellStart"/>
      <w:r w:rsidR="00C6456A">
        <w:t>joining</w:t>
      </w:r>
      <w:proofErr w:type="spellEnd"/>
      <w:r w:rsidR="00C6456A">
        <w:t xml:space="preserve"> </w:t>
      </w:r>
      <w:proofErr w:type="spellStart"/>
      <w:r w:rsidR="00C6456A">
        <w:t>one</w:t>
      </w:r>
      <w:proofErr w:type="spellEnd"/>
      <w:r w:rsidR="00C6456A">
        <w:t xml:space="preserve"> </w:t>
      </w:r>
      <w:proofErr w:type="spellStart"/>
      <w:r w:rsidR="00C6456A">
        <w:t>of</w:t>
      </w:r>
      <w:proofErr w:type="spellEnd"/>
      <w:r w:rsidR="00C6456A">
        <w:t xml:space="preserve"> </w:t>
      </w:r>
      <w:proofErr w:type="spellStart"/>
      <w:r w:rsidR="00C6456A">
        <w:t>your</w:t>
      </w:r>
      <w:proofErr w:type="spellEnd"/>
      <w:r w:rsidR="00C6456A">
        <w:t xml:space="preserve"> </w:t>
      </w:r>
      <w:proofErr w:type="spellStart"/>
      <w:r w:rsidR="00C6456A">
        <w:t>seven</w:t>
      </w:r>
      <w:proofErr w:type="spellEnd"/>
      <w:r w:rsidR="00C6456A">
        <w:t xml:space="preserve"> </w:t>
      </w:r>
      <w:proofErr w:type="spellStart"/>
      <w:r w:rsidR="00C6456A">
        <w:t>teams</w:t>
      </w:r>
      <w:proofErr w:type="spellEnd"/>
      <w:r w:rsidR="00C6456A">
        <w:t xml:space="preserve"> at LSE Football Club </w:t>
      </w:r>
      <w:proofErr w:type="spellStart"/>
      <w:r w:rsidR="00C6456A">
        <w:t>to</w:t>
      </w:r>
      <w:proofErr w:type="spellEnd"/>
      <w:r w:rsidR="00C6456A">
        <w:t xml:space="preserve"> </w:t>
      </w:r>
      <w:proofErr w:type="spellStart"/>
      <w:r w:rsidR="00C6456A">
        <w:t>share</w:t>
      </w:r>
      <w:proofErr w:type="spellEnd"/>
      <w:r w:rsidR="00754054">
        <w:t xml:space="preserve"> </w:t>
      </w:r>
      <w:proofErr w:type="spellStart"/>
      <w:r w:rsidR="00754054">
        <w:t>my</w:t>
      </w:r>
      <w:proofErr w:type="spellEnd"/>
      <w:r w:rsidR="00754054">
        <w:t xml:space="preserve"> </w:t>
      </w:r>
      <w:proofErr w:type="spellStart"/>
      <w:r w:rsidR="00754054">
        <w:t>passion</w:t>
      </w:r>
      <w:proofErr w:type="spellEnd"/>
      <w:r w:rsidR="00754054">
        <w:t xml:space="preserve"> </w:t>
      </w:r>
      <w:proofErr w:type="spellStart"/>
      <w:r w:rsidR="00754054">
        <w:t>for</w:t>
      </w:r>
      <w:proofErr w:type="spellEnd"/>
      <w:r w:rsidR="00754054">
        <w:t xml:space="preserve"> </w:t>
      </w:r>
      <w:proofErr w:type="spellStart"/>
      <w:r w:rsidR="00754054">
        <w:t>sports</w:t>
      </w:r>
      <w:proofErr w:type="spellEnd"/>
      <w:r w:rsidR="00754054">
        <w:t xml:space="preserve"> </w:t>
      </w:r>
      <w:proofErr w:type="spellStart"/>
      <w:r w:rsidR="00754054">
        <w:t>with</w:t>
      </w:r>
      <w:proofErr w:type="spellEnd"/>
      <w:r w:rsidR="00754054">
        <w:t xml:space="preserve"> </w:t>
      </w:r>
      <w:proofErr w:type="spellStart"/>
      <w:r w:rsidR="00754054">
        <w:t>the</w:t>
      </w:r>
      <w:proofErr w:type="spellEnd"/>
      <w:r w:rsidR="00C6456A">
        <w:t xml:space="preserve"> </w:t>
      </w:r>
      <w:proofErr w:type="spellStart"/>
      <w:r w:rsidR="00C6456A">
        <w:t>fellow</w:t>
      </w:r>
      <w:proofErr w:type="spellEnd"/>
      <w:r w:rsidR="00C6456A">
        <w:t xml:space="preserve"> </w:t>
      </w:r>
      <w:proofErr w:type="spellStart"/>
      <w:r w:rsidR="00C6456A">
        <w:t>students</w:t>
      </w:r>
      <w:proofErr w:type="spellEnd"/>
      <w:r w:rsidR="00C6456A">
        <w:t>.</w:t>
      </w:r>
    </w:p>
    <w:p w14:paraId="01A52148" w14:textId="77777777" w:rsidR="00D55AAE" w:rsidRDefault="00D55AAE" w:rsidP="00696C58">
      <w:pPr>
        <w:jc w:val="both"/>
      </w:pPr>
    </w:p>
    <w:p w14:paraId="26135BBC" w14:textId="494C6B3D" w:rsidR="00471C62" w:rsidRDefault="00D55AAE" w:rsidP="00696C58">
      <w:pPr>
        <w:jc w:val="both"/>
      </w:pPr>
      <w:proofErr w:type="spellStart"/>
      <w:r>
        <w:t>Why</w:t>
      </w:r>
      <w:proofErr w:type="spellEnd"/>
      <w:r>
        <w:t xml:space="preserve"> do I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 </w:t>
      </w:r>
      <w:proofErr w:type="spellStart"/>
      <w:r w:rsidR="00471C62">
        <w:t>to</w:t>
      </w:r>
      <w:proofErr w:type="spellEnd"/>
      <w:r w:rsidR="00471C62">
        <w:t xml:space="preserve"> </w:t>
      </w:r>
      <w:proofErr w:type="spellStart"/>
      <w:r w:rsidR="00471C62">
        <w:t>b</w:t>
      </w:r>
      <w:r>
        <w:t>e</w:t>
      </w:r>
      <w:proofErr w:type="spellEnd"/>
      <w:r>
        <w:t xml:space="preserve"> a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program</w:t>
      </w:r>
      <w:r w:rsidR="00FE233B">
        <w:t>me</w:t>
      </w:r>
      <w:proofErr w:type="spellEnd"/>
      <w:r>
        <w:t>?</w:t>
      </w:r>
      <w:r w:rsidR="0035487B">
        <w:t xml:space="preserve"> I </w:t>
      </w:r>
      <w:proofErr w:type="spellStart"/>
      <w:r w:rsidR="0035487B">
        <w:t>consider</w:t>
      </w:r>
      <w:proofErr w:type="spellEnd"/>
      <w:r w:rsidR="0035487B">
        <w:t xml:space="preserve"> </w:t>
      </w:r>
      <w:proofErr w:type="spellStart"/>
      <w:r w:rsidR="0035487B">
        <w:t>studying</w:t>
      </w:r>
      <w:proofErr w:type="spellEnd"/>
      <w:r w:rsidR="0035487B">
        <w:t xml:space="preserve"> at LSE </w:t>
      </w:r>
      <w:proofErr w:type="spellStart"/>
      <w:r w:rsidR="0035487B">
        <w:t>as</w:t>
      </w:r>
      <w:proofErr w:type="spellEnd"/>
      <w:r w:rsidR="0035487B">
        <w:t xml:space="preserve"> </w:t>
      </w:r>
      <w:proofErr w:type="spellStart"/>
      <w:r w:rsidR="0035487B">
        <w:t>the</w:t>
      </w:r>
      <w:proofErr w:type="spellEnd"/>
      <w:r w:rsidR="0035487B">
        <w:t xml:space="preserve"> </w:t>
      </w:r>
      <w:proofErr w:type="spellStart"/>
      <w:r w:rsidR="0035487B">
        <w:t>next</w:t>
      </w:r>
      <w:proofErr w:type="spellEnd"/>
      <w:r w:rsidR="0035487B">
        <w:t xml:space="preserve"> </w:t>
      </w:r>
      <w:proofErr w:type="spellStart"/>
      <w:r w:rsidR="0035487B">
        <w:t>logical</w:t>
      </w:r>
      <w:proofErr w:type="spellEnd"/>
      <w:r w:rsidR="0035487B">
        <w:t xml:space="preserve"> </w:t>
      </w:r>
      <w:proofErr w:type="spellStart"/>
      <w:r w:rsidR="0035487B">
        <w:t>step</w:t>
      </w:r>
      <w:proofErr w:type="spellEnd"/>
      <w:r w:rsidR="0035487B">
        <w:t xml:space="preserve"> </w:t>
      </w:r>
      <w:proofErr w:type="spellStart"/>
      <w:r w:rsidR="0035487B">
        <w:t>t</w:t>
      </w:r>
      <w:r w:rsidR="009F698A">
        <w:t>o</w:t>
      </w:r>
      <w:proofErr w:type="spellEnd"/>
      <w:r w:rsidR="009F698A">
        <w:t xml:space="preserve"> </w:t>
      </w:r>
      <w:proofErr w:type="spellStart"/>
      <w:r w:rsidR="009F698A">
        <w:t>realise</w:t>
      </w:r>
      <w:proofErr w:type="spellEnd"/>
      <w:r w:rsidR="009F698A">
        <w:t xml:space="preserve"> a </w:t>
      </w:r>
      <w:proofErr w:type="spellStart"/>
      <w:r w:rsidR="009F698A">
        <w:t>career</w:t>
      </w:r>
      <w:proofErr w:type="spellEnd"/>
      <w:r w:rsidR="009F698A">
        <w:t xml:space="preserve"> in </w:t>
      </w:r>
      <w:proofErr w:type="spellStart"/>
      <w:r w:rsidR="009F698A">
        <w:t>which</w:t>
      </w:r>
      <w:proofErr w:type="spellEnd"/>
      <w:r w:rsidR="009F698A">
        <w:t xml:space="preserve"> I will </w:t>
      </w:r>
      <w:proofErr w:type="spellStart"/>
      <w:r w:rsidR="009F698A">
        <w:t>be</w:t>
      </w:r>
      <w:proofErr w:type="spellEnd"/>
      <w:r w:rsidR="0035487B">
        <w:t xml:space="preserve"> </w:t>
      </w:r>
      <w:proofErr w:type="spellStart"/>
      <w:r w:rsidR="0035487B">
        <w:t>able</w:t>
      </w:r>
      <w:proofErr w:type="spellEnd"/>
      <w:r w:rsidR="0035487B">
        <w:t xml:space="preserve"> </w:t>
      </w:r>
      <w:proofErr w:type="spellStart"/>
      <w:r w:rsidR="0035487B">
        <w:t>to</w:t>
      </w:r>
      <w:proofErr w:type="spellEnd"/>
      <w:r w:rsidR="0035487B">
        <w:t xml:space="preserve"> </w:t>
      </w:r>
      <w:proofErr w:type="spellStart"/>
      <w:r w:rsidR="0035487B">
        <w:t>affect</w:t>
      </w:r>
      <w:proofErr w:type="spellEnd"/>
      <w:r w:rsidR="0035487B">
        <w:t xml:space="preserve"> </w:t>
      </w:r>
      <w:proofErr w:type="spellStart"/>
      <w:r w:rsidR="0035487B">
        <w:t>the</w:t>
      </w:r>
      <w:proofErr w:type="spellEnd"/>
      <w:r w:rsidR="0035487B">
        <w:t xml:space="preserve"> global </w:t>
      </w:r>
      <w:proofErr w:type="spellStart"/>
      <w:r w:rsidR="0035487B">
        <w:t>economy</w:t>
      </w:r>
      <w:proofErr w:type="spellEnd"/>
      <w:r w:rsidR="0035487B">
        <w:t xml:space="preserve"> </w:t>
      </w:r>
      <w:proofErr w:type="spellStart"/>
      <w:r w:rsidR="0035487B">
        <w:t>with</w:t>
      </w:r>
      <w:proofErr w:type="spellEnd"/>
      <w:r w:rsidR="0035487B">
        <w:t xml:space="preserve"> </w:t>
      </w:r>
      <w:proofErr w:type="spellStart"/>
      <w:r w:rsidR="0035487B">
        <w:t>my</w:t>
      </w:r>
      <w:proofErr w:type="spellEnd"/>
      <w:r w:rsidR="0035487B">
        <w:t xml:space="preserve"> </w:t>
      </w:r>
      <w:proofErr w:type="spellStart"/>
      <w:r w:rsidR="0035487B">
        <w:t>expertise</w:t>
      </w:r>
      <w:proofErr w:type="spellEnd"/>
      <w:r w:rsidR="0035487B">
        <w:t xml:space="preserve">. </w:t>
      </w:r>
      <w:proofErr w:type="spellStart"/>
      <w:r w:rsidR="0035487B">
        <w:t>My</w:t>
      </w:r>
      <w:proofErr w:type="spellEnd"/>
      <w:r w:rsidR="0035487B">
        <w:t xml:space="preserve"> </w:t>
      </w:r>
      <w:proofErr w:type="spellStart"/>
      <w:r w:rsidR="0035487B">
        <w:t>ambition</w:t>
      </w:r>
      <w:proofErr w:type="spellEnd"/>
      <w:r w:rsidR="0035487B">
        <w:t xml:space="preserve"> </w:t>
      </w:r>
      <w:proofErr w:type="spellStart"/>
      <w:r w:rsidR="0035487B">
        <w:t>to</w:t>
      </w:r>
      <w:proofErr w:type="spellEnd"/>
      <w:r w:rsidR="0035487B">
        <w:t xml:space="preserve"> </w:t>
      </w:r>
      <w:proofErr w:type="spellStart"/>
      <w:r w:rsidR="0035487B">
        <w:t>always</w:t>
      </w:r>
      <w:proofErr w:type="spellEnd"/>
      <w:r w:rsidR="0035487B">
        <w:t xml:space="preserve"> perform in </w:t>
      </w:r>
      <w:proofErr w:type="spellStart"/>
      <w:r w:rsidR="0035487B">
        <w:t>the</w:t>
      </w:r>
      <w:proofErr w:type="spellEnd"/>
      <w:r w:rsidR="0035487B">
        <w:t xml:space="preserve"> </w:t>
      </w:r>
      <w:proofErr w:type="spellStart"/>
      <w:r w:rsidR="0035487B">
        <w:t>best</w:t>
      </w:r>
      <w:proofErr w:type="spellEnd"/>
      <w:r w:rsidR="0035487B">
        <w:t xml:space="preserve"> </w:t>
      </w:r>
      <w:proofErr w:type="spellStart"/>
      <w:r w:rsidR="0035487B">
        <w:t>way</w:t>
      </w:r>
      <w:proofErr w:type="spellEnd"/>
      <w:r w:rsidR="0035487B">
        <w:t xml:space="preserve"> I </w:t>
      </w:r>
      <w:proofErr w:type="spellStart"/>
      <w:r w:rsidR="0035487B">
        <w:t>possibly</w:t>
      </w:r>
      <w:proofErr w:type="spellEnd"/>
      <w:r w:rsidR="0035487B">
        <w:t xml:space="preserve"> </w:t>
      </w:r>
      <w:proofErr w:type="spellStart"/>
      <w:r w:rsidR="0035487B">
        <w:t>can</w:t>
      </w:r>
      <w:proofErr w:type="spellEnd"/>
      <w:r w:rsidR="0035487B">
        <w:t xml:space="preserve"> </w:t>
      </w:r>
      <w:proofErr w:type="spellStart"/>
      <w:r w:rsidR="0035487B">
        <w:t>paired</w:t>
      </w:r>
      <w:proofErr w:type="spellEnd"/>
      <w:r w:rsidR="0035487B">
        <w:t xml:space="preserve"> </w:t>
      </w:r>
      <w:proofErr w:type="spellStart"/>
      <w:r w:rsidR="0035487B">
        <w:t>with</w:t>
      </w:r>
      <w:proofErr w:type="spellEnd"/>
      <w:r w:rsidR="0035487B">
        <w:t xml:space="preserve"> </w:t>
      </w:r>
      <w:proofErr w:type="spellStart"/>
      <w:r w:rsidR="0035487B">
        <w:t>my</w:t>
      </w:r>
      <w:proofErr w:type="spellEnd"/>
      <w:r w:rsidR="0035487B">
        <w:t xml:space="preserve"> </w:t>
      </w:r>
      <w:proofErr w:type="spellStart"/>
      <w:r w:rsidR="0035487B">
        <w:t>ability</w:t>
      </w:r>
      <w:proofErr w:type="spellEnd"/>
      <w:r w:rsidR="0035487B">
        <w:t xml:space="preserve"> </w:t>
      </w:r>
      <w:proofErr w:type="spellStart"/>
      <w:r w:rsidR="0035487B">
        <w:t>to</w:t>
      </w:r>
      <w:proofErr w:type="spellEnd"/>
      <w:r w:rsidR="0035487B">
        <w:t xml:space="preserve"> </w:t>
      </w:r>
      <w:proofErr w:type="spellStart"/>
      <w:r w:rsidR="0035487B">
        <w:t>think</w:t>
      </w:r>
      <w:proofErr w:type="spellEnd"/>
      <w:r w:rsidR="0035487B">
        <w:t xml:space="preserve"> and </w:t>
      </w:r>
      <w:r w:rsidR="00754054">
        <w:t xml:space="preserve">live </w:t>
      </w:r>
      <w:proofErr w:type="spellStart"/>
      <w:r w:rsidR="00754054">
        <w:t>independently</w:t>
      </w:r>
      <w:proofErr w:type="spellEnd"/>
      <w:r w:rsidR="00754054">
        <w:t xml:space="preserve"> </w:t>
      </w:r>
      <w:proofErr w:type="spellStart"/>
      <w:r w:rsidR="00754054">
        <w:t>which</w:t>
      </w:r>
      <w:proofErr w:type="spellEnd"/>
      <w:r w:rsidR="00754054">
        <w:t xml:space="preserve"> I </w:t>
      </w:r>
      <w:proofErr w:type="spellStart"/>
      <w:r w:rsidR="00754054">
        <w:t>prov</w:t>
      </w:r>
      <w:r w:rsidR="0035487B">
        <w:t>ed</w:t>
      </w:r>
      <w:proofErr w:type="spellEnd"/>
      <w:r w:rsidR="0035487B">
        <w:t xml:space="preserve"> </w:t>
      </w:r>
      <w:proofErr w:type="spellStart"/>
      <w:r w:rsidR="0035487B">
        <w:t>living</w:t>
      </w:r>
      <w:proofErr w:type="spellEnd"/>
      <w:r w:rsidR="0035487B">
        <w:t xml:space="preserve"> in </w:t>
      </w:r>
      <w:proofErr w:type="spellStart"/>
      <w:r w:rsidR="0035487B">
        <w:t>the</w:t>
      </w:r>
      <w:proofErr w:type="spellEnd"/>
      <w:r w:rsidR="0035487B">
        <w:t xml:space="preserve"> </w:t>
      </w:r>
      <w:proofErr w:type="spellStart"/>
      <w:r w:rsidR="0035487B">
        <w:t>boarding</w:t>
      </w:r>
      <w:proofErr w:type="spellEnd"/>
      <w:r w:rsidR="0035487B">
        <w:t xml:space="preserve"> </w:t>
      </w:r>
      <w:proofErr w:type="spellStart"/>
      <w:r w:rsidR="0035487B">
        <w:t>house</w:t>
      </w:r>
      <w:proofErr w:type="spellEnd"/>
      <w:r w:rsidR="0035487B">
        <w:t xml:space="preserve"> </w:t>
      </w:r>
      <w:proofErr w:type="spellStart"/>
      <w:r w:rsidR="0035487B">
        <w:t>of</w:t>
      </w:r>
      <w:proofErr w:type="spellEnd"/>
      <w:r w:rsidR="0035487B">
        <w:t xml:space="preserve"> a </w:t>
      </w:r>
      <w:proofErr w:type="spellStart"/>
      <w:r w:rsidR="0035487B">
        <w:t>sports</w:t>
      </w:r>
      <w:proofErr w:type="spellEnd"/>
      <w:r w:rsidR="0035487B">
        <w:t xml:space="preserve"> </w:t>
      </w:r>
      <w:proofErr w:type="spellStart"/>
      <w:r w:rsidR="0035487B">
        <w:t>school</w:t>
      </w:r>
      <w:proofErr w:type="spellEnd"/>
      <w:r w:rsidR="009F698A">
        <w:t xml:space="preserve"> </w:t>
      </w:r>
      <w:proofErr w:type="spellStart"/>
      <w:r w:rsidR="009F698A">
        <w:t>for</w:t>
      </w:r>
      <w:proofErr w:type="spellEnd"/>
      <w:r w:rsidR="009F698A">
        <w:t xml:space="preserve"> 6 </w:t>
      </w:r>
      <w:proofErr w:type="spellStart"/>
      <w:r w:rsidR="009F698A">
        <w:t>years</w:t>
      </w:r>
      <w:proofErr w:type="spellEnd"/>
      <w:r w:rsidR="009F698A">
        <w:t xml:space="preserve"> </w:t>
      </w:r>
      <w:proofErr w:type="spellStart"/>
      <w:r w:rsidR="009F698A">
        <w:t>made</w:t>
      </w:r>
      <w:proofErr w:type="spellEnd"/>
      <w:r w:rsidR="009F698A">
        <w:t xml:space="preserve"> </w:t>
      </w:r>
      <w:proofErr w:type="spellStart"/>
      <w:r w:rsidR="009F698A">
        <w:t>me</w:t>
      </w:r>
      <w:proofErr w:type="spellEnd"/>
      <w:r w:rsidR="009F698A">
        <w:t xml:space="preserve"> </w:t>
      </w:r>
      <w:proofErr w:type="spellStart"/>
      <w:r w:rsidR="009F698A">
        <w:t>apply</w:t>
      </w:r>
      <w:proofErr w:type="spellEnd"/>
      <w:r w:rsidR="009F698A">
        <w:t xml:space="preserve"> </w:t>
      </w:r>
      <w:proofErr w:type="spellStart"/>
      <w:r w:rsidR="009F698A">
        <w:t>f</w:t>
      </w:r>
      <w:r w:rsidR="00754054">
        <w:t>or</w:t>
      </w:r>
      <w:proofErr w:type="spellEnd"/>
      <w:r w:rsidR="00754054">
        <w:t xml:space="preserve"> </w:t>
      </w:r>
      <w:proofErr w:type="spellStart"/>
      <w:r w:rsidR="00754054">
        <w:t>the</w:t>
      </w:r>
      <w:proofErr w:type="spellEnd"/>
      <w:r w:rsidR="00754054">
        <w:t xml:space="preserve"> </w:t>
      </w:r>
      <w:proofErr w:type="gramStart"/>
      <w:r w:rsidR="00754054">
        <w:t>BSC Accounting</w:t>
      </w:r>
      <w:proofErr w:type="gramEnd"/>
      <w:r w:rsidR="00754054">
        <w:t xml:space="preserve"> &amp; Finance at </w:t>
      </w:r>
      <w:proofErr w:type="spellStart"/>
      <w:r w:rsidR="00754054">
        <w:t>one</w:t>
      </w:r>
      <w:proofErr w:type="spellEnd"/>
      <w:r w:rsidR="00754054">
        <w:t xml:space="preserve"> </w:t>
      </w:r>
      <w:proofErr w:type="spellStart"/>
      <w:r w:rsidR="00754054">
        <w:t>of</w:t>
      </w:r>
      <w:proofErr w:type="spellEnd"/>
      <w:r w:rsidR="00754054">
        <w:t xml:space="preserve"> </w:t>
      </w:r>
      <w:proofErr w:type="spellStart"/>
      <w:r w:rsidR="00754054">
        <w:t>E</w:t>
      </w:r>
      <w:r w:rsidR="0035487B">
        <w:t>urope’s</w:t>
      </w:r>
      <w:proofErr w:type="spellEnd"/>
      <w:r w:rsidR="0035487B">
        <w:t xml:space="preserve"> </w:t>
      </w:r>
      <w:proofErr w:type="spellStart"/>
      <w:r w:rsidR="0035487B">
        <w:t>greatest</w:t>
      </w:r>
      <w:proofErr w:type="spellEnd"/>
      <w:r w:rsidR="0035487B">
        <w:t xml:space="preserve"> </w:t>
      </w:r>
      <w:proofErr w:type="spellStart"/>
      <w:r w:rsidR="0035487B">
        <w:t>business</w:t>
      </w:r>
      <w:proofErr w:type="spellEnd"/>
      <w:r w:rsidR="0035487B">
        <w:t xml:space="preserve"> </w:t>
      </w:r>
      <w:proofErr w:type="spellStart"/>
      <w:r w:rsidR="0035487B">
        <w:t>schools</w:t>
      </w:r>
      <w:proofErr w:type="spellEnd"/>
      <w:r w:rsidR="0035487B">
        <w:t xml:space="preserve"> </w:t>
      </w:r>
      <w:proofErr w:type="spellStart"/>
      <w:r w:rsidR="0035487B">
        <w:t>with</w:t>
      </w:r>
      <w:proofErr w:type="spellEnd"/>
      <w:r w:rsidR="0035487B">
        <w:t xml:space="preserve"> a </w:t>
      </w:r>
      <w:proofErr w:type="spellStart"/>
      <w:r w:rsidR="0035487B">
        <w:t>fanta</w:t>
      </w:r>
      <w:r w:rsidR="00471C62">
        <w:t>stic</w:t>
      </w:r>
      <w:proofErr w:type="spellEnd"/>
      <w:r w:rsidR="00471C62">
        <w:t xml:space="preserve"> </w:t>
      </w:r>
      <w:proofErr w:type="spellStart"/>
      <w:r w:rsidR="00471C62">
        <w:t>reputation</w:t>
      </w:r>
      <w:proofErr w:type="spellEnd"/>
      <w:r w:rsidR="00471C62">
        <w:t xml:space="preserve">. </w:t>
      </w:r>
      <w:proofErr w:type="spellStart"/>
      <w:r w:rsidR="00471C62">
        <w:t>Furthermore</w:t>
      </w:r>
      <w:proofErr w:type="spellEnd"/>
      <w:r w:rsidR="00471C62">
        <w:t>, time-</w:t>
      </w:r>
      <w:proofErr w:type="spellStart"/>
      <w:r w:rsidR="00471C62">
        <w:t>critical</w:t>
      </w:r>
      <w:proofErr w:type="spellEnd"/>
      <w:r w:rsidR="00471C62">
        <w:t xml:space="preserve"> </w:t>
      </w:r>
      <w:proofErr w:type="spellStart"/>
      <w:r w:rsidR="00471C62">
        <w:t>working</w:t>
      </w:r>
      <w:proofErr w:type="spellEnd"/>
      <w:r w:rsidR="00471C62">
        <w:t xml:space="preserve"> </w:t>
      </w:r>
      <w:proofErr w:type="spellStart"/>
      <w:r w:rsidR="00471C62">
        <w:t>experiences</w:t>
      </w:r>
      <w:proofErr w:type="spellEnd"/>
      <w:r w:rsidR="00471C62">
        <w:t xml:space="preserve"> </w:t>
      </w:r>
      <w:proofErr w:type="spellStart"/>
      <w:r w:rsidR="00471C62">
        <w:t>have</w:t>
      </w:r>
      <w:proofErr w:type="spellEnd"/>
      <w:r w:rsidR="00471C62">
        <w:t xml:space="preserve"> </w:t>
      </w:r>
      <w:proofErr w:type="spellStart"/>
      <w:r w:rsidR="00471C62">
        <w:t>enabled</w:t>
      </w:r>
      <w:proofErr w:type="spellEnd"/>
      <w:r w:rsidR="00471C62">
        <w:t xml:space="preserve"> </w:t>
      </w:r>
      <w:proofErr w:type="spellStart"/>
      <w:r w:rsidR="00471C62">
        <w:t>me</w:t>
      </w:r>
      <w:proofErr w:type="spellEnd"/>
      <w:r w:rsidR="00471C62">
        <w:t xml:space="preserve"> </w:t>
      </w:r>
      <w:proofErr w:type="spellStart"/>
      <w:r w:rsidR="00471C62">
        <w:t>to</w:t>
      </w:r>
      <w:proofErr w:type="spellEnd"/>
      <w:r w:rsidR="00471C62">
        <w:t xml:space="preserve"> perform </w:t>
      </w:r>
      <w:proofErr w:type="spellStart"/>
      <w:r w:rsidR="00471C62">
        <w:t>great</w:t>
      </w:r>
      <w:proofErr w:type="spellEnd"/>
      <w:r w:rsidR="00471C62">
        <w:t xml:space="preserve"> </w:t>
      </w:r>
      <w:proofErr w:type="spellStart"/>
      <w:r w:rsidR="00471C62">
        <w:t>results</w:t>
      </w:r>
      <w:proofErr w:type="spellEnd"/>
      <w:r w:rsidR="00471C62">
        <w:t xml:space="preserve"> in </w:t>
      </w:r>
      <w:proofErr w:type="spellStart"/>
      <w:r w:rsidR="00471C62">
        <w:t>my</w:t>
      </w:r>
      <w:proofErr w:type="spellEnd"/>
      <w:r w:rsidR="00471C62">
        <w:t xml:space="preserve"> </w:t>
      </w:r>
      <w:proofErr w:type="spellStart"/>
      <w:r w:rsidR="00471C62">
        <w:t>inter</w:t>
      </w:r>
      <w:r w:rsidR="00754054">
        <w:t>nships</w:t>
      </w:r>
      <w:proofErr w:type="spellEnd"/>
      <w:r w:rsidR="00754054">
        <w:t xml:space="preserve"> </w:t>
      </w:r>
      <w:proofErr w:type="spellStart"/>
      <w:r w:rsidR="00754054">
        <w:t>as</w:t>
      </w:r>
      <w:proofErr w:type="spellEnd"/>
      <w:r w:rsidR="00754054">
        <w:t xml:space="preserve"> </w:t>
      </w:r>
      <w:proofErr w:type="spellStart"/>
      <w:r w:rsidR="00754054">
        <w:t>well</w:t>
      </w:r>
      <w:proofErr w:type="spellEnd"/>
      <w:r w:rsidR="00754054">
        <w:t xml:space="preserve"> </w:t>
      </w:r>
      <w:proofErr w:type="spellStart"/>
      <w:r w:rsidR="00754054">
        <w:t>as</w:t>
      </w:r>
      <w:proofErr w:type="spellEnd"/>
      <w:r w:rsidR="00754054">
        <w:t xml:space="preserve"> in </w:t>
      </w:r>
      <w:proofErr w:type="spellStart"/>
      <w:r w:rsidR="00754054">
        <w:t>school</w:t>
      </w:r>
      <w:proofErr w:type="spellEnd"/>
      <w:r w:rsidR="00471C62">
        <w:t xml:space="preserve"> in </w:t>
      </w:r>
      <w:proofErr w:type="spellStart"/>
      <w:r w:rsidR="00471C62">
        <w:t>stressful</w:t>
      </w:r>
      <w:proofErr w:type="spellEnd"/>
      <w:r w:rsidR="00471C62">
        <w:t xml:space="preserve"> </w:t>
      </w:r>
      <w:proofErr w:type="spellStart"/>
      <w:r w:rsidR="00471C62">
        <w:t>times</w:t>
      </w:r>
      <w:proofErr w:type="spellEnd"/>
      <w:r w:rsidR="00471C62">
        <w:t xml:space="preserve">, </w:t>
      </w:r>
      <w:proofErr w:type="spellStart"/>
      <w:r w:rsidR="00471C62">
        <w:t>which</w:t>
      </w:r>
      <w:proofErr w:type="spellEnd"/>
      <w:r w:rsidR="00471C62">
        <w:t xml:space="preserve"> </w:t>
      </w:r>
      <w:proofErr w:type="spellStart"/>
      <w:r w:rsidR="00471C62">
        <w:t>can</w:t>
      </w:r>
      <w:proofErr w:type="spellEnd"/>
      <w:r w:rsidR="00471C62">
        <w:t xml:space="preserve"> </w:t>
      </w:r>
      <w:proofErr w:type="spellStart"/>
      <w:r w:rsidR="00471C62">
        <w:t>be</w:t>
      </w:r>
      <w:proofErr w:type="spellEnd"/>
      <w:r w:rsidR="00471C62">
        <w:t xml:space="preserve"> </w:t>
      </w:r>
      <w:proofErr w:type="spellStart"/>
      <w:r w:rsidR="00471C62">
        <w:t>crucial</w:t>
      </w:r>
      <w:proofErr w:type="spellEnd"/>
      <w:r w:rsidR="00471C62">
        <w:t xml:space="preserve"> </w:t>
      </w:r>
      <w:proofErr w:type="spellStart"/>
      <w:r w:rsidR="00471C62">
        <w:t>during</w:t>
      </w:r>
      <w:proofErr w:type="spellEnd"/>
      <w:r w:rsidR="00471C62">
        <w:t xml:space="preserve"> </w:t>
      </w:r>
      <w:proofErr w:type="spellStart"/>
      <w:r w:rsidR="00471C62">
        <w:t>study</w:t>
      </w:r>
      <w:proofErr w:type="spellEnd"/>
      <w:r w:rsidR="00471C62">
        <w:t xml:space="preserve"> </w:t>
      </w:r>
      <w:proofErr w:type="spellStart"/>
      <w:r w:rsidR="00471C62">
        <w:t>times</w:t>
      </w:r>
      <w:proofErr w:type="spellEnd"/>
      <w:r w:rsidR="00471C62">
        <w:t xml:space="preserve"> </w:t>
      </w:r>
      <w:proofErr w:type="spellStart"/>
      <w:r w:rsidR="00471C62">
        <w:t>with</w:t>
      </w:r>
      <w:proofErr w:type="spellEnd"/>
      <w:r w:rsidR="00471C62">
        <w:t xml:space="preserve"> a large </w:t>
      </w:r>
      <w:proofErr w:type="spellStart"/>
      <w:r w:rsidR="00471C62">
        <w:t>workload</w:t>
      </w:r>
      <w:proofErr w:type="spellEnd"/>
      <w:r w:rsidR="00471C62">
        <w:t xml:space="preserve">. </w:t>
      </w:r>
      <w:proofErr w:type="spellStart"/>
      <w:r w:rsidR="00471C62">
        <w:t>However</w:t>
      </w:r>
      <w:proofErr w:type="spellEnd"/>
      <w:r w:rsidR="00471C62">
        <w:t xml:space="preserve">, </w:t>
      </w:r>
      <w:proofErr w:type="spellStart"/>
      <w:r w:rsidR="00471C62">
        <w:t>my</w:t>
      </w:r>
      <w:proofErr w:type="spellEnd"/>
      <w:r w:rsidR="00471C62">
        <w:t xml:space="preserve"> </w:t>
      </w:r>
      <w:proofErr w:type="spellStart"/>
      <w:r w:rsidR="00471C62">
        <w:t>excellent</w:t>
      </w:r>
      <w:proofErr w:type="spellEnd"/>
      <w:r w:rsidR="00471C62">
        <w:t xml:space="preserve"> </w:t>
      </w:r>
      <w:proofErr w:type="spellStart"/>
      <w:r w:rsidR="00471C62">
        <w:t>marks</w:t>
      </w:r>
      <w:proofErr w:type="spellEnd"/>
      <w:r w:rsidR="00471C62">
        <w:t xml:space="preserve"> in </w:t>
      </w:r>
      <w:proofErr w:type="spellStart"/>
      <w:r w:rsidR="00471C62">
        <w:t>school</w:t>
      </w:r>
      <w:proofErr w:type="spellEnd"/>
      <w:r w:rsidR="00471C62">
        <w:t xml:space="preserve"> </w:t>
      </w:r>
      <w:proofErr w:type="spellStart"/>
      <w:r w:rsidR="00471C62">
        <w:t>prove</w:t>
      </w:r>
      <w:proofErr w:type="spellEnd"/>
      <w:r w:rsidR="00471C62">
        <w:t xml:space="preserve"> </w:t>
      </w:r>
      <w:proofErr w:type="spellStart"/>
      <w:r w:rsidR="00471C62">
        <w:t>my</w:t>
      </w:r>
      <w:proofErr w:type="spellEnd"/>
      <w:r w:rsidR="00471C62">
        <w:t xml:space="preserve"> </w:t>
      </w:r>
      <w:proofErr w:type="spellStart"/>
      <w:r w:rsidR="00471C62">
        <w:t>ambition</w:t>
      </w:r>
      <w:proofErr w:type="spellEnd"/>
      <w:r w:rsidR="00471C62">
        <w:t xml:space="preserve">, </w:t>
      </w:r>
      <w:proofErr w:type="spellStart"/>
      <w:r w:rsidR="00471C62">
        <w:t>ability</w:t>
      </w:r>
      <w:proofErr w:type="spellEnd"/>
      <w:r w:rsidR="00471C62">
        <w:t xml:space="preserve"> </w:t>
      </w:r>
      <w:proofErr w:type="spellStart"/>
      <w:r w:rsidR="00471C62">
        <w:t>to</w:t>
      </w:r>
      <w:proofErr w:type="spellEnd"/>
      <w:r w:rsidR="00471C62">
        <w:t xml:space="preserve"> </w:t>
      </w:r>
      <w:proofErr w:type="spellStart"/>
      <w:r w:rsidR="00471C62">
        <w:t>learn</w:t>
      </w:r>
      <w:proofErr w:type="spellEnd"/>
      <w:r w:rsidR="00471C62">
        <w:t xml:space="preserve"> </w:t>
      </w:r>
      <w:proofErr w:type="spellStart"/>
      <w:r w:rsidR="00471C62">
        <w:t>quickly</w:t>
      </w:r>
      <w:proofErr w:type="spellEnd"/>
      <w:r w:rsidR="00471C62">
        <w:t xml:space="preserve">, and </w:t>
      </w:r>
      <w:proofErr w:type="spellStart"/>
      <w:r w:rsidR="00471C62">
        <w:t>willpower</w:t>
      </w:r>
      <w:proofErr w:type="spellEnd"/>
      <w:r w:rsidR="00471C62">
        <w:t xml:space="preserve"> </w:t>
      </w:r>
      <w:proofErr w:type="spellStart"/>
      <w:r w:rsidR="00471C62">
        <w:t>to</w:t>
      </w:r>
      <w:proofErr w:type="spellEnd"/>
      <w:r w:rsidR="00471C62">
        <w:t xml:space="preserve"> </w:t>
      </w:r>
      <w:proofErr w:type="spellStart"/>
      <w:r w:rsidR="00471C62">
        <w:t>go</w:t>
      </w:r>
      <w:proofErr w:type="spellEnd"/>
      <w:r w:rsidR="00471C62">
        <w:t xml:space="preserve"> </w:t>
      </w:r>
      <w:proofErr w:type="spellStart"/>
      <w:r w:rsidR="00471C62">
        <w:t>the</w:t>
      </w:r>
      <w:proofErr w:type="spellEnd"/>
      <w:r w:rsidR="00471C62">
        <w:t xml:space="preserve"> extra </w:t>
      </w:r>
      <w:proofErr w:type="spellStart"/>
      <w:r w:rsidR="00471C62">
        <w:t>mile</w:t>
      </w:r>
      <w:proofErr w:type="spellEnd"/>
      <w:r w:rsidR="00471C62">
        <w:t>.</w:t>
      </w:r>
    </w:p>
    <w:p w14:paraId="1C20FDA2" w14:textId="77777777" w:rsidR="00696C58" w:rsidRDefault="00696C58" w:rsidP="00696C58">
      <w:pPr>
        <w:jc w:val="both"/>
      </w:pPr>
    </w:p>
    <w:p w14:paraId="38AEFB9B" w14:textId="59CF744E" w:rsidR="00696C58" w:rsidRDefault="00754054" w:rsidP="00696C58">
      <w:pPr>
        <w:jc w:val="both"/>
      </w:pP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 w:rsidR="00696C58">
        <w:t xml:space="preserve"> time </w:t>
      </w:r>
      <w:proofErr w:type="spellStart"/>
      <w:r w:rsidR="00696C58">
        <w:t>to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and I </w:t>
      </w:r>
      <w:r w:rsidR="00696C58">
        <w:t xml:space="preserve">am </w:t>
      </w:r>
      <w:proofErr w:type="spellStart"/>
      <w:r w:rsidR="00696C58">
        <w:t>looking</w:t>
      </w:r>
      <w:proofErr w:type="spellEnd"/>
      <w:r w:rsidR="00696C58">
        <w:t xml:space="preserve"> </w:t>
      </w:r>
      <w:proofErr w:type="spellStart"/>
      <w:r w:rsidR="00696C58">
        <w:t>forward</w:t>
      </w:r>
      <w:proofErr w:type="spellEnd"/>
      <w:r w:rsidR="00696C58">
        <w:t xml:space="preserve"> </w:t>
      </w:r>
      <w:proofErr w:type="spellStart"/>
      <w:r w:rsidR="00696C58">
        <w:t>to</w:t>
      </w:r>
      <w:proofErr w:type="spellEnd"/>
      <w:r w:rsidR="00696C58">
        <w:t xml:space="preserve"> </w:t>
      </w:r>
      <w:proofErr w:type="spellStart"/>
      <w:r w:rsidR="00696C58">
        <w:t>hearing</w:t>
      </w:r>
      <w:proofErr w:type="spellEnd"/>
      <w:r w:rsidR="00696C58">
        <w:t xml:space="preserve"> </w:t>
      </w:r>
      <w:proofErr w:type="spellStart"/>
      <w:r w:rsidR="00696C58">
        <w:t>from</w:t>
      </w:r>
      <w:proofErr w:type="spellEnd"/>
      <w:r w:rsidR="00696C58">
        <w:t xml:space="preserve"> </w:t>
      </w:r>
      <w:proofErr w:type="spellStart"/>
      <w:r w:rsidR="00696C58">
        <w:t>you</w:t>
      </w:r>
      <w:proofErr w:type="spellEnd"/>
      <w:r w:rsidR="00696C58">
        <w:t>!</w:t>
      </w:r>
    </w:p>
    <w:p w14:paraId="1E82AD7F" w14:textId="77777777" w:rsidR="00696C58" w:rsidRDefault="00696C58" w:rsidP="00696C58">
      <w:pPr>
        <w:jc w:val="both"/>
      </w:pPr>
    </w:p>
    <w:p w14:paraId="2D9D72C0" w14:textId="4103EA48" w:rsidR="00696C58" w:rsidRDefault="00696C58" w:rsidP="00696C58">
      <w:pPr>
        <w:jc w:val="both"/>
      </w:pPr>
      <w:r>
        <w:t xml:space="preserve">Best </w:t>
      </w:r>
      <w:proofErr w:type="spellStart"/>
      <w:r>
        <w:t>Regards</w:t>
      </w:r>
      <w:proofErr w:type="spellEnd"/>
    </w:p>
    <w:p w14:paraId="57F2FB81" w14:textId="69FA71DF" w:rsidR="00893DA4" w:rsidRDefault="00696C58" w:rsidP="00696C58">
      <w:pPr>
        <w:jc w:val="both"/>
      </w:pPr>
      <w:r>
        <w:t xml:space="preserve">Daniel Albinus </w:t>
      </w:r>
    </w:p>
    <w:sectPr w:rsidR="00893DA4" w:rsidSect="009F698A">
      <w:pgSz w:w="11900" w:h="16840"/>
      <w:pgMar w:top="1077" w:right="1134" w:bottom="107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trackRevisions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3531"/>
    <w:rsid w:val="00054422"/>
    <w:rsid w:val="000A7730"/>
    <w:rsid w:val="000D68C6"/>
    <w:rsid w:val="001701EB"/>
    <w:rsid w:val="0033145E"/>
    <w:rsid w:val="003447B4"/>
    <w:rsid w:val="0035487B"/>
    <w:rsid w:val="003A7F6E"/>
    <w:rsid w:val="00423531"/>
    <w:rsid w:val="00436850"/>
    <w:rsid w:val="00471C62"/>
    <w:rsid w:val="00512FD2"/>
    <w:rsid w:val="00594424"/>
    <w:rsid w:val="00656E54"/>
    <w:rsid w:val="00696C58"/>
    <w:rsid w:val="006E3151"/>
    <w:rsid w:val="006F143C"/>
    <w:rsid w:val="00746378"/>
    <w:rsid w:val="00754054"/>
    <w:rsid w:val="00764F4D"/>
    <w:rsid w:val="008725DA"/>
    <w:rsid w:val="00874E91"/>
    <w:rsid w:val="00893DA4"/>
    <w:rsid w:val="008A375A"/>
    <w:rsid w:val="0094390A"/>
    <w:rsid w:val="009C67D6"/>
    <w:rsid w:val="009D163C"/>
    <w:rsid w:val="009F698A"/>
    <w:rsid w:val="00B632C9"/>
    <w:rsid w:val="00B6400E"/>
    <w:rsid w:val="00C13F28"/>
    <w:rsid w:val="00C6456A"/>
    <w:rsid w:val="00CA0938"/>
    <w:rsid w:val="00CC5BC0"/>
    <w:rsid w:val="00D07B37"/>
    <w:rsid w:val="00D55AAE"/>
    <w:rsid w:val="00DA5D86"/>
    <w:rsid w:val="00DD3E45"/>
    <w:rsid w:val="00E370D9"/>
    <w:rsid w:val="00EC0394"/>
    <w:rsid w:val="00FE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406054"/>
  <w14:defaultImageDpi w14:val="300"/>
  <w15:docId w15:val="{1901EEBC-DBDD-5E49-A136-BE48CF512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rarbeitung">
    <w:name w:val="Revision"/>
    <w:hidden/>
    <w:uiPriority w:val="99"/>
    <w:semiHidden/>
    <w:rsid w:val="00656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1088</Words>
  <Characters>6859</Characters>
  <Application>Microsoft Office Word</Application>
  <DocSecurity>0</DocSecurity>
  <Lines>57</Lines>
  <Paragraphs>15</Paragraphs>
  <ScaleCrop>false</ScaleCrop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 Albinus</dc:creator>
  <cp:keywords/>
  <dc:description/>
  <cp:lastModifiedBy>David Döbele</cp:lastModifiedBy>
  <cp:revision>5</cp:revision>
  <dcterms:created xsi:type="dcterms:W3CDTF">2023-09-08T11:59:00Z</dcterms:created>
  <dcterms:modified xsi:type="dcterms:W3CDTF">2023-10-03T18:04:00Z</dcterms:modified>
</cp:coreProperties>
</file>