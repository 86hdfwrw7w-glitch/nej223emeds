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D4162" w14:textId="77777777" w:rsidR="0055390A" w:rsidRDefault="005539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405"/>
        <w:gridCol w:w="240"/>
        <w:gridCol w:w="315"/>
        <w:gridCol w:w="540"/>
        <w:gridCol w:w="15"/>
        <w:gridCol w:w="285"/>
        <w:gridCol w:w="135"/>
        <w:gridCol w:w="2115"/>
        <w:tblGridChange w:id="0">
          <w:tblGrid>
            <w:gridCol w:w="1980"/>
            <w:gridCol w:w="3405"/>
            <w:gridCol w:w="240"/>
            <w:gridCol w:w="315"/>
            <w:gridCol w:w="540"/>
            <w:gridCol w:w="15"/>
            <w:gridCol w:w="285"/>
            <w:gridCol w:w="135"/>
            <w:gridCol w:w="2115"/>
          </w:tblGrid>
        </w:tblGridChange>
      </w:tblGrid>
      <w:tr w:rsidR="0055390A" w:rsidRPr="00BC00B5" w14:paraId="7A4D4165" w14:textId="77777777" w:rsidTr="008837C0">
        <w:trPr>
          <w:trHeight w:val="227"/>
        </w:trPr>
        <w:tc>
          <w:tcPr>
            <w:tcW w:w="9030" w:type="dxa"/>
            <w:gridSpan w:val="9"/>
          </w:tcPr>
          <w:p w14:paraId="7A4D4163" w14:textId="24ADDF2B" w:rsidR="0055390A" w:rsidRPr="00151F46" w:rsidRDefault="00913F11">
            <w:pPr>
              <w:spacing w:line="276" w:lineRule="auto"/>
              <w:jc w:val="center"/>
              <w:rPr>
                <w:rFonts w:ascii="Georgia" w:eastAsia="Georgia" w:hAnsi="Georgia" w:cs="Georgia"/>
                <w:b/>
                <w:smallCaps/>
                <w:sz w:val="48"/>
                <w:szCs w:val="48"/>
                <w:lang w:val="de-DE"/>
              </w:rPr>
            </w:pPr>
            <w:r w:rsidRPr="00151F46">
              <w:rPr>
                <w:rFonts w:ascii="Georgia" w:eastAsia="Georgia" w:hAnsi="Georgia" w:cs="Georgia"/>
                <w:b/>
                <w:smallCaps/>
                <w:sz w:val="48"/>
                <w:szCs w:val="48"/>
                <w:lang w:val="de-DE"/>
              </w:rPr>
              <w:t>Jan Erik Born</w:t>
            </w:r>
          </w:p>
          <w:p w14:paraId="3D573D87" w14:textId="34EB9956" w:rsidR="007B6118" w:rsidRPr="00EF4579" w:rsidRDefault="00EF4579">
            <w:pPr>
              <w:spacing w:line="276" w:lineRule="auto"/>
              <w:jc w:val="center"/>
              <w:rPr>
                <w:rFonts w:ascii="Georgia" w:eastAsia="Georgia" w:hAnsi="Georgia" w:cs="Georgia"/>
                <w:bCs/>
                <w:sz w:val="20"/>
                <w:szCs w:val="20"/>
                <w:lang w:val="de-DE"/>
              </w:rPr>
            </w:pPr>
            <w:r>
              <w:rPr>
                <w:rFonts w:ascii="Georgia" w:hAnsi="Georgia"/>
                <w:sz w:val="20"/>
              </w:rPr>
              <w:t>Bismarckallee 49, 48151 Münster</w:t>
            </w:r>
          </w:p>
          <w:p w14:paraId="7A4D4164" w14:textId="1DA5AB92" w:rsidR="0055390A" w:rsidRPr="00BC00B5" w:rsidRDefault="00670811">
            <w:pPr>
              <w:spacing w:line="276" w:lineRule="auto"/>
              <w:jc w:val="center"/>
              <w:rPr>
                <w:rFonts w:ascii="Georgia" w:eastAsia="Georgia" w:hAnsi="Georgia" w:cs="Georgia"/>
                <w:lang w:val="de-DE"/>
              </w:rPr>
            </w:pPr>
            <w:r w:rsidRPr="00BC00B5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+49 </w:t>
            </w:r>
            <w:r w:rsidRP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>17</w:t>
            </w:r>
            <w:r w:rsid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>9</w:t>
            </w:r>
            <w:r w:rsidRP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>9329645</w:t>
            </w:r>
            <w:r w:rsidRP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Pr="00BC00B5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| </w:t>
            </w:r>
            <w:r w:rsidR="00DF1D9D">
              <w:rPr>
                <w:rFonts w:ascii="Georgia" w:eastAsia="Georgia" w:hAnsi="Georgia" w:cs="Georgia"/>
                <w:sz w:val="20"/>
                <w:szCs w:val="20"/>
                <w:lang w:val="de-DE"/>
              </w:rPr>
              <w:t>jborn@uni-muenster.de</w:t>
            </w:r>
            <w:r w:rsidRPr="00BC00B5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</w:t>
            </w:r>
            <w:r w:rsidR="00BC00B5" w:rsidRP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>05</w:t>
            </w:r>
            <w:r w:rsidRP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>.</w:t>
            </w:r>
            <w:r w:rsidR="00BC00B5" w:rsidRP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>01</w:t>
            </w:r>
            <w:r w:rsidRP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>.2000</w:t>
            </w:r>
            <w:r w:rsidRPr="00BC00B5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in</w:t>
            </w:r>
            <w:r w:rsidRP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="00BC00B5" w:rsidRP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>Ber</w:t>
            </w:r>
            <w:r w:rsidR="00BC00B5">
              <w:rPr>
                <w:rFonts w:ascii="Georgia" w:eastAsia="Georgia" w:hAnsi="Georgia" w:cs="Georgia"/>
                <w:sz w:val="20"/>
                <w:szCs w:val="20"/>
                <w:lang w:val="de-DE"/>
              </w:rPr>
              <w:t>lin</w:t>
            </w:r>
          </w:p>
        </w:tc>
      </w:tr>
      <w:tr w:rsidR="0055390A" w14:paraId="7A4D4167" w14:textId="77777777" w:rsidTr="008837C0">
        <w:trPr>
          <w:trHeight w:val="510"/>
        </w:trPr>
        <w:tc>
          <w:tcPr>
            <w:tcW w:w="9030" w:type="dxa"/>
            <w:gridSpan w:val="9"/>
            <w:tcBorders>
              <w:bottom w:val="single" w:sz="4" w:space="0" w:color="000000"/>
            </w:tcBorders>
            <w:vAlign w:val="bottom"/>
          </w:tcPr>
          <w:p w14:paraId="7A4D4166" w14:textId="77777777" w:rsidR="0055390A" w:rsidRDefault="00670811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55390A" w14:paraId="7A4D416A" w14:textId="77777777" w:rsidTr="008837C0">
        <w:trPr>
          <w:trHeight w:val="340"/>
        </w:trPr>
        <w:tc>
          <w:tcPr>
            <w:tcW w:w="6780" w:type="dxa"/>
            <w:gridSpan w:val="7"/>
            <w:tcBorders>
              <w:top w:val="single" w:sz="4" w:space="0" w:color="000000"/>
            </w:tcBorders>
            <w:vAlign w:val="bottom"/>
          </w:tcPr>
          <w:p w14:paraId="7A4D4168" w14:textId="72367E7E" w:rsidR="0055390A" w:rsidRDefault="00EF4579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West</w:t>
            </w:r>
            <w:r w:rsidR="00B20FFF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fälische Wilhelms-Universität</w:t>
            </w:r>
            <w:r w:rsidR="0067081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250" w:type="dxa"/>
            <w:gridSpan w:val="2"/>
            <w:tcBorders>
              <w:top w:val="single" w:sz="4" w:space="0" w:color="000000"/>
            </w:tcBorders>
            <w:vAlign w:val="bottom"/>
          </w:tcPr>
          <w:p w14:paraId="7A4D4169" w14:textId="52BA11AD" w:rsidR="0055390A" w:rsidRDefault="00B20FFF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Münster</w:t>
            </w:r>
          </w:p>
        </w:tc>
      </w:tr>
      <w:tr w:rsidR="0055390A" w14:paraId="7A4D416D" w14:textId="77777777" w:rsidTr="008837C0">
        <w:tc>
          <w:tcPr>
            <w:tcW w:w="5940" w:type="dxa"/>
            <w:gridSpan w:val="4"/>
          </w:tcPr>
          <w:p w14:paraId="7A4D416B" w14:textId="29FC3688" w:rsidR="0055390A" w:rsidRDefault="00670811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B.Sc. in Betriebswirtschaftslehre (aktueller Schnitt: 2,</w:t>
            </w:r>
            <w:r w:rsidR="005F430F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090" w:type="dxa"/>
            <w:gridSpan w:val="5"/>
          </w:tcPr>
          <w:p w14:paraId="7A4D416C" w14:textId="76C2D973" w:rsidR="0055390A" w:rsidRDefault="0067081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</w:t>
            </w:r>
            <w:r w:rsidR="005F430F">
              <w:rPr>
                <w:rFonts w:ascii="Georgia" w:eastAsia="Georgia" w:hAnsi="Georgia" w:cs="Georgia"/>
                <w:sz w:val="18"/>
                <w:szCs w:val="18"/>
              </w:rPr>
              <w:t>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55390A" w14:paraId="7A4D4171" w14:textId="77777777" w:rsidTr="008837C0">
        <w:tc>
          <w:tcPr>
            <w:tcW w:w="9030" w:type="dxa"/>
            <w:gridSpan w:val="9"/>
          </w:tcPr>
          <w:p w14:paraId="7A4D416E" w14:textId="526C167D" w:rsidR="0055390A" w:rsidRDefault="005F430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Angestrebte </w:t>
            </w:r>
            <w:r w:rsidR="0067081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Vertiefung: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Finance &amp; Accounting</w:t>
            </w:r>
          </w:p>
          <w:p w14:paraId="7A4D4170" w14:textId="52BB8B53" w:rsidR="0055390A" w:rsidRPr="00F5102D" w:rsidRDefault="00670811" w:rsidP="00F5102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Relevante Module: </w:t>
            </w:r>
            <w:r w:rsidR="00CC14F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Mathematik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1,</w:t>
            </w:r>
            <w:r w:rsidR="00CC14F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B3122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Finanzmathematik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1,</w:t>
            </w:r>
            <w:r w:rsidR="00B3122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7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B3122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Buchführung und Abschluss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2,0) </w:t>
            </w:r>
          </w:p>
        </w:tc>
      </w:tr>
      <w:tr w:rsidR="0055390A" w14:paraId="7A4D4174" w14:textId="77777777" w:rsidTr="008837C0">
        <w:trPr>
          <w:trHeight w:val="340"/>
        </w:trPr>
        <w:tc>
          <w:tcPr>
            <w:tcW w:w="6915" w:type="dxa"/>
            <w:gridSpan w:val="8"/>
            <w:vAlign w:val="bottom"/>
          </w:tcPr>
          <w:p w14:paraId="7A4D4172" w14:textId="7121836C" w:rsidR="0055390A" w:rsidRPr="00913F11" w:rsidRDefault="00F36906">
            <w:pPr>
              <w:rPr>
                <w:rFonts w:ascii="Georgia" w:eastAsia="Georgia" w:hAnsi="Georgia" w:cs="Georgia"/>
                <w:sz w:val="23"/>
                <w:szCs w:val="23"/>
                <w:lang w:val="en-US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EC 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Englisch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 School</w:t>
            </w:r>
          </w:p>
        </w:tc>
        <w:tc>
          <w:tcPr>
            <w:tcW w:w="2115" w:type="dxa"/>
            <w:vAlign w:val="bottom"/>
          </w:tcPr>
          <w:p w14:paraId="7A4D4173" w14:textId="16391534" w:rsidR="0055390A" w:rsidRDefault="00F36906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St. </w:t>
            </w:r>
            <w:proofErr w:type="spellStart"/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Julian</w:t>
            </w:r>
            <w:r w:rsidR="00E07E2F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‘s</w:t>
            </w:r>
            <w:proofErr w:type="spellEnd"/>
            <w:r w:rsidR="00670811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, </w:t>
            </w:r>
            <w:r w:rsidR="00E07E2F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Malta</w:t>
            </w:r>
          </w:p>
        </w:tc>
      </w:tr>
      <w:tr w:rsidR="0055390A" w14:paraId="7A4D4177" w14:textId="77777777" w:rsidTr="008837C0">
        <w:tc>
          <w:tcPr>
            <w:tcW w:w="5385" w:type="dxa"/>
            <w:gridSpan w:val="2"/>
          </w:tcPr>
          <w:p w14:paraId="7A4D4175" w14:textId="3536A365" w:rsidR="0055390A" w:rsidRPr="00913F11" w:rsidRDefault="00F53B55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Teilnahme</w:t>
            </w:r>
            <w:proofErr w:type="spellEnd"/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an </w:t>
            </w:r>
            <w:proofErr w:type="spellStart"/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einem</w:t>
            </w:r>
            <w:proofErr w:type="spellEnd"/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Englischintensivkurs</w:t>
            </w:r>
            <w:proofErr w:type="spellEnd"/>
          </w:p>
        </w:tc>
        <w:tc>
          <w:tcPr>
            <w:tcW w:w="3645" w:type="dxa"/>
            <w:gridSpan w:val="7"/>
          </w:tcPr>
          <w:p w14:paraId="7A4D4176" w14:textId="30C9F4A6" w:rsidR="0055390A" w:rsidRDefault="0067081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E07E2F">
              <w:rPr>
                <w:rFonts w:ascii="Georgia" w:eastAsia="Georgia" w:hAnsi="Georgia" w:cs="Georgia"/>
                <w:sz w:val="18"/>
                <w:szCs w:val="18"/>
              </w:rPr>
              <w:t>9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E07E2F">
              <w:rPr>
                <w:rFonts w:ascii="Georgia" w:eastAsia="Georgia" w:hAnsi="Georgia" w:cs="Georgia"/>
                <w:sz w:val="18"/>
                <w:szCs w:val="18"/>
              </w:rPr>
              <w:t>19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E07E2F">
              <w:rPr>
                <w:rFonts w:ascii="Georgia" w:eastAsia="Georgia" w:hAnsi="Georgia" w:cs="Georgia"/>
                <w:sz w:val="18"/>
                <w:szCs w:val="18"/>
              </w:rPr>
              <w:t>10/2019</w:t>
            </w:r>
          </w:p>
        </w:tc>
      </w:tr>
      <w:tr w:rsidR="0055390A" w14:paraId="7A4D417D" w14:textId="77777777" w:rsidTr="008837C0">
        <w:trPr>
          <w:trHeight w:val="340"/>
        </w:trPr>
        <w:tc>
          <w:tcPr>
            <w:tcW w:w="5625" w:type="dxa"/>
            <w:gridSpan w:val="3"/>
            <w:vAlign w:val="bottom"/>
          </w:tcPr>
          <w:p w14:paraId="7A4D417B" w14:textId="2EC72866" w:rsidR="0055390A" w:rsidRDefault="00F53B5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Ostrom-Humboldt</w:t>
            </w:r>
            <w:r w:rsidR="00C84132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-Wirtschaftsgymnasium</w:t>
            </w:r>
          </w:p>
        </w:tc>
        <w:tc>
          <w:tcPr>
            <w:tcW w:w="3405" w:type="dxa"/>
            <w:gridSpan w:val="6"/>
            <w:vAlign w:val="bottom"/>
          </w:tcPr>
          <w:p w14:paraId="7A4D417C" w14:textId="5148462C" w:rsidR="0055390A" w:rsidRDefault="00C84132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55390A" w14:paraId="7A4D4180" w14:textId="77777777" w:rsidTr="008837C0">
        <w:tc>
          <w:tcPr>
            <w:tcW w:w="5625" w:type="dxa"/>
            <w:gridSpan w:val="3"/>
          </w:tcPr>
          <w:p w14:paraId="7A4D417E" w14:textId="77777777" w:rsidR="0055390A" w:rsidRDefault="00670811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Allgemeine Hochschulreife (Note: 1,5)</w:t>
            </w:r>
          </w:p>
        </w:tc>
        <w:tc>
          <w:tcPr>
            <w:tcW w:w="3405" w:type="dxa"/>
            <w:gridSpan w:val="6"/>
          </w:tcPr>
          <w:p w14:paraId="7A4D417F" w14:textId="3EBC50C3" w:rsidR="0055390A" w:rsidRDefault="0067081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C84132">
              <w:rPr>
                <w:rFonts w:ascii="Georgia" w:eastAsia="Georgia" w:hAnsi="Georgia" w:cs="Georgia"/>
                <w:sz w:val="18"/>
                <w:szCs w:val="18"/>
              </w:rPr>
              <w:t>16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C84132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/201</w:t>
            </w:r>
            <w:r w:rsidR="00C84132">
              <w:rPr>
                <w:rFonts w:ascii="Georgia" w:eastAsia="Georgia" w:hAnsi="Georgia" w:cs="Georgia"/>
                <w:sz w:val="18"/>
                <w:szCs w:val="18"/>
              </w:rPr>
              <w:t>9</w:t>
            </w:r>
          </w:p>
        </w:tc>
      </w:tr>
      <w:tr w:rsidR="0055390A" w14:paraId="7A4D4183" w14:textId="77777777" w:rsidTr="008837C0">
        <w:trPr>
          <w:trHeight w:val="680"/>
        </w:trPr>
        <w:tc>
          <w:tcPr>
            <w:tcW w:w="9030" w:type="dxa"/>
            <w:gridSpan w:val="9"/>
            <w:vAlign w:val="bottom"/>
          </w:tcPr>
          <w:p w14:paraId="7A4D4181" w14:textId="6A18653C" w:rsidR="0055390A" w:rsidRPr="005B2B70" w:rsidRDefault="00670811" w:rsidP="00D31A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Schwerpunktfächer: </w:t>
            </w:r>
            <w:r w:rsidRPr="005B2B70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Wirtschaft </w:t>
            </w:r>
            <w:r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475C36" w:rsidRPr="005B2B70">
              <w:rPr>
                <w:rFonts w:ascii="Georgia" w:hAnsi="Georgia" w:cs="Arial"/>
                <w:i/>
                <w:color w:val="202124"/>
                <w:sz w:val="18"/>
                <w:szCs w:val="18"/>
                <w:shd w:val="clear" w:color="auto" w:fill="FFFFFF"/>
                <w:rPrChange w:id="1" w:author="David Döbele" w:date="2021-11-16T19:45:00Z">
                  <w:rPr>
                    <w:rFonts w:ascii="Georgia" w:hAnsi="Georgia" w:cs="Arial"/>
                    <w:iCs/>
                    <w:color w:val="202124"/>
                    <w:sz w:val="18"/>
                    <w:szCs w:val="18"/>
                    <w:shd w:val="clear" w:color="auto" w:fill="FFFFFF"/>
                  </w:rPr>
                </w:rPrChange>
              </w:rPr>
              <w:t>Ø</w:t>
            </w:r>
            <w:r w:rsidR="00475C36"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</w:t>
            </w:r>
            <w:r w:rsidR="00083968" w:rsidRPr="005B2B70">
              <w:rPr>
                <w:rFonts w:ascii="Georgia" w:eastAsia="Georgia" w:hAnsi="Georgia" w:cs="Georgia"/>
                <w:i/>
                <w:sz w:val="18"/>
                <w:szCs w:val="18"/>
              </w:rPr>
              <w:t>5</w:t>
            </w:r>
            <w:r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Punkte), </w:t>
            </w:r>
            <w:r w:rsidR="00475C36"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Mathematik</w:t>
            </w:r>
            <w:r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</w:t>
            </w:r>
            <w:r w:rsidR="002B3DA6" w:rsidRPr="005B2B70">
              <w:rPr>
                <w:rFonts w:ascii="Georgia" w:hAnsi="Georgia" w:cs="Arial"/>
                <w:i/>
                <w:color w:val="202124"/>
                <w:sz w:val="18"/>
                <w:szCs w:val="18"/>
                <w:shd w:val="clear" w:color="auto" w:fill="FFFFFF"/>
                <w:rPrChange w:id="2" w:author="David Döbele" w:date="2021-11-16T19:45:00Z">
                  <w:rPr>
                    <w:rFonts w:ascii="Georgia" w:hAnsi="Georgia" w:cs="Arial"/>
                    <w:iCs/>
                    <w:color w:val="202124"/>
                    <w:sz w:val="18"/>
                    <w:szCs w:val="18"/>
                    <w:shd w:val="clear" w:color="auto" w:fill="FFFFFF"/>
                  </w:rPr>
                </w:rPrChange>
              </w:rPr>
              <w:t>Ø 13,5 Punkte</w:t>
            </w:r>
            <w:r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BE3BE7"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Rechnungswesen</w:t>
            </w:r>
            <w:r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</w:t>
            </w:r>
            <w:r w:rsidR="00BE3BE7" w:rsidRPr="005B2B70">
              <w:rPr>
                <w:rFonts w:ascii="Georgia" w:hAnsi="Georgia" w:cs="Arial"/>
                <w:i/>
                <w:color w:val="202124"/>
                <w:sz w:val="18"/>
                <w:szCs w:val="18"/>
                <w:shd w:val="clear" w:color="auto" w:fill="FFFFFF"/>
                <w:rPrChange w:id="3" w:author="David Döbele" w:date="2021-11-16T19:45:00Z">
                  <w:rPr>
                    <w:rFonts w:ascii="Georgia" w:hAnsi="Georgia" w:cs="Arial"/>
                    <w:iCs/>
                    <w:color w:val="202124"/>
                    <w:sz w:val="18"/>
                    <w:szCs w:val="18"/>
                    <w:shd w:val="clear" w:color="auto" w:fill="FFFFFF"/>
                  </w:rPr>
                </w:rPrChange>
              </w:rPr>
              <w:t>Ø 14 Punkte</w:t>
            </w:r>
            <w:r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 w:rsidR="00BE3BE7" w:rsidRPr="005B2B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 Wirtschaftsinformatik (</w:t>
            </w:r>
            <w:r w:rsidR="00BE3BE7" w:rsidRPr="005B2B70">
              <w:rPr>
                <w:rFonts w:ascii="Georgia" w:hAnsi="Georgia" w:cs="Arial"/>
                <w:i/>
                <w:color w:val="202124"/>
                <w:sz w:val="18"/>
                <w:szCs w:val="18"/>
                <w:shd w:val="clear" w:color="auto" w:fill="FFFFFF"/>
                <w:rPrChange w:id="4" w:author="David Döbele" w:date="2021-11-16T19:45:00Z">
                  <w:rPr>
                    <w:rFonts w:ascii="Georgia" w:hAnsi="Georgia" w:cs="Arial"/>
                    <w:iCs/>
                    <w:color w:val="202124"/>
                    <w:sz w:val="18"/>
                    <w:szCs w:val="18"/>
                    <w:shd w:val="clear" w:color="auto" w:fill="FFFFFF"/>
                  </w:rPr>
                </w:rPrChange>
              </w:rPr>
              <w:t>Ø 14 Punkte)</w:t>
            </w:r>
          </w:p>
          <w:p w14:paraId="7A4D4182" w14:textId="188CFA8A" w:rsidR="0055390A" w:rsidRPr="005B2B70" w:rsidRDefault="00D31AE5" w:rsidP="00451F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B2B70">
              <w:rPr>
                <w:rFonts w:ascii="Georgia" w:hAnsi="Georgia" w:cs="Georgia"/>
                <w:i/>
                <w:color w:val="000000"/>
                <w:sz w:val="18"/>
                <w:szCs w:val="18"/>
              </w:rPr>
              <w:t xml:space="preserve">Erreichung des ersten </w:t>
            </w:r>
            <w:r w:rsidR="00652A13" w:rsidRPr="005B2B70">
              <w:rPr>
                <w:rFonts w:ascii="Georgia" w:hAnsi="Georgia" w:cs="Georgia"/>
                <w:i/>
                <w:color w:val="000000"/>
                <w:sz w:val="18"/>
                <w:szCs w:val="18"/>
              </w:rPr>
              <w:t>Platz</w:t>
            </w:r>
            <w:r w:rsidRPr="005B2B70">
              <w:rPr>
                <w:rFonts w:ascii="Georgia" w:hAnsi="Georgia" w:cs="Georgia"/>
                <w:i/>
                <w:color w:val="000000"/>
                <w:sz w:val="18"/>
                <w:szCs w:val="18"/>
              </w:rPr>
              <w:t>es in einem</w:t>
            </w:r>
            <w:r w:rsidR="00652A13" w:rsidRPr="005B2B70">
              <w:rPr>
                <w:rFonts w:ascii="Georgia" w:hAnsi="Georgia" w:cs="Georgia"/>
                <w:i/>
                <w:color w:val="000000"/>
                <w:sz w:val="18"/>
                <w:szCs w:val="18"/>
              </w:rPr>
              <w:t xml:space="preserve"> Business Development Planspielwettbewerb von </w:t>
            </w:r>
            <w:r w:rsidRPr="005B2B70">
              <w:rPr>
                <w:rFonts w:ascii="Georgia" w:hAnsi="Georgia" w:cs="Georgia"/>
                <w:i/>
                <w:color w:val="000000"/>
                <w:sz w:val="18"/>
                <w:szCs w:val="18"/>
              </w:rPr>
              <w:t>sieben</w:t>
            </w:r>
            <w:r w:rsidR="00652A13" w:rsidRPr="005B2B70">
              <w:rPr>
                <w:rFonts w:ascii="Georgia" w:hAnsi="Georgia" w:cs="Georgia"/>
                <w:i/>
                <w:color w:val="000000"/>
                <w:sz w:val="18"/>
                <w:szCs w:val="18"/>
              </w:rPr>
              <w:t xml:space="preserve"> Berliner Wirtschaftsgymnasien</w:t>
            </w:r>
          </w:p>
        </w:tc>
      </w:tr>
      <w:tr w:rsidR="0055390A" w14:paraId="7A4D4185" w14:textId="77777777" w:rsidTr="008837C0">
        <w:trPr>
          <w:trHeight w:val="510"/>
        </w:trPr>
        <w:tc>
          <w:tcPr>
            <w:tcW w:w="9030" w:type="dxa"/>
            <w:gridSpan w:val="9"/>
            <w:tcBorders>
              <w:bottom w:val="single" w:sz="4" w:space="0" w:color="000000"/>
            </w:tcBorders>
            <w:vAlign w:val="bottom"/>
          </w:tcPr>
          <w:p w14:paraId="7A4D4184" w14:textId="77777777" w:rsidR="0055390A" w:rsidRDefault="00670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55390A" w14:paraId="7A4D4188" w14:textId="77777777" w:rsidTr="008837C0">
        <w:trPr>
          <w:trHeight w:val="340"/>
        </w:trPr>
        <w:tc>
          <w:tcPr>
            <w:tcW w:w="6495" w:type="dxa"/>
            <w:gridSpan w:val="6"/>
            <w:tcBorders>
              <w:top w:val="single" w:sz="4" w:space="0" w:color="000000"/>
            </w:tcBorders>
            <w:vAlign w:val="bottom"/>
          </w:tcPr>
          <w:p w14:paraId="7A4D4186" w14:textId="60EF4B32" w:rsidR="0055390A" w:rsidRDefault="00151F46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Gorillas Technologies GmbH</w:t>
            </w:r>
          </w:p>
        </w:tc>
        <w:tc>
          <w:tcPr>
            <w:tcW w:w="2535" w:type="dxa"/>
            <w:gridSpan w:val="3"/>
            <w:tcBorders>
              <w:top w:val="single" w:sz="4" w:space="0" w:color="000000"/>
            </w:tcBorders>
            <w:vAlign w:val="bottom"/>
          </w:tcPr>
          <w:p w14:paraId="7A4D4187" w14:textId="488DCDBF" w:rsidR="0055390A" w:rsidRDefault="00151F46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55390A" w14:paraId="7A4D418B" w14:textId="77777777" w:rsidTr="008837C0">
        <w:tc>
          <w:tcPr>
            <w:tcW w:w="5940" w:type="dxa"/>
            <w:gridSpan w:val="4"/>
          </w:tcPr>
          <w:p w14:paraId="7A4D4189" w14:textId="7374503A" w:rsidR="0055390A" w:rsidRDefault="00151F46">
            <w:pPr>
              <w:rPr>
                <w:rFonts w:ascii="Georgia" w:eastAsia="Georgia" w:hAnsi="Georgia" w:cs="Georgia"/>
                <w:sz w:val="18"/>
                <w:szCs w:val="18"/>
              </w:rPr>
            </w:pPr>
            <w:commentRangeStart w:id="5"/>
            <w:r>
              <w:rPr>
                <w:rFonts w:ascii="Georgia" w:eastAsia="Georgia" w:hAnsi="Georgia" w:cs="Georgia"/>
                <w:sz w:val="18"/>
                <w:szCs w:val="18"/>
              </w:rPr>
              <w:t>Büroassistent</w:t>
            </w:r>
            <w:r w:rsidR="004E55F8">
              <w:rPr>
                <w:rFonts w:ascii="Georgia" w:eastAsia="Georgia" w:hAnsi="Georgia" w:cs="Georgia"/>
                <w:sz w:val="18"/>
                <w:szCs w:val="18"/>
              </w:rPr>
              <w:t xml:space="preserve"> im HR, </w:t>
            </w:r>
            <w:r w:rsidR="00D31AE5">
              <w:rPr>
                <w:rFonts w:ascii="Georgia" w:eastAsia="Georgia" w:hAnsi="Georgia" w:cs="Georgia"/>
                <w:sz w:val="18"/>
                <w:szCs w:val="18"/>
              </w:rPr>
              <w:t>in T</w:t>
            </w:r>
            <w:r w:rsidR="004E55F8">
              <w:rPr>
                <w:rFonts w:ascii="Georgia" w:eastAsia="Georgia" w:hAnsi="Georgia" w:cs="Georgia"/>
                <w:sz w:val="18"/>
                <w:szCs w:val="18"/>
              </w:rPr>
              <w:t>eilzeit</w:t>
            </w:r>
            <w:commentRangeEnd w:id="5"/>
            <w:r w:rsidR="00BE6A4A">
              <w:rPr>
                <w:rStyle w:val="Kommentarzeichen"/>
              </w:rPr>
              <w:commentReference w:id="5"/>
            </w:r>
          </w:p>
        </w:tc>
        <w:tc>
          <w:tcPr>
            <w:tcW w:w="3090" w:type="dxa"/>
            <w:gridSpan w:val="5"/>
          </w:tcPr>
          <w:p w14:paraId="7A4D418A" w14:textId="573C482D" w:rsidR="0055390A" w:rsidRDefault="00151F46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03</w:t>
            </w:r>
            <w:r w:rsidR="00670811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21</w:t>
            </w:r>
            <w:r w:rsidR="00670811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04</w:t>
            </w:r>
            <w:r w:rsidR="00670811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21</w:t>
            </w:r>
          </w:p>
        </w:tc>
      </w:tr>
      <w:tr w:rsidR="0055390A" w14:paraId="7A4D4190" w14:textId="77777777" w:rsidTr="008837C0">
        <w:tc>
          <w:tcPr>
            <w:tcW w:w="9030" w:type="dxa"/>
            <w:gridSpan w:val="9"/>
          </w:tcPr>
          <w:p w14:paraId="7A4D418F" w14:textId="5B906D84" w:rsidR="000D7611" w:rsidRPr="002A346A" w:rsidRDefault="00E143EC" w:rsidP="000D761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E143EC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Sicherstellung korrekter Lohnzahlungen durch Überarbeitung und Erstellung </w:t>
            </w:r>
            <w:ins w:id="6" w:author="David Döbele" w:date="2021-11-16T19:46:00Z">
              <w:r w:rsidR="005B2B70">
                <w:rPr>
                  <w:rFonts w:ascii="Georgia" w:hAnsi="Georgia" w:cs="Georgia"/>
                  <w:i/>
                  <w:iCs/>
                  <w:color w:val="000000"/>
                  <w:sz w:val="18"/>
                  <w:szCs w:val="18"/>
                </w:rPr>
                <w:br/>
              </w:r>
            </w:ins>
            <w:r w:rsidRPr="00E143EC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von Personaltabellen in Microsoft-Excel </w:t>
            </w:r>
          </w:p>
        </w:tc>
      </w:tr>
      <w:tr w:rsidR="000D7611" w14:paraId="3CFA64B9" w14:textId="77777777" w:rsidTr="008837C0">
        <w:trPr>
          <w:trHeight w:val="346"/>
        </w:trPr>
        <w:tc>
          <w:tcPr>
            <w:tcW w:w="6480" w:type="dxa"/>
            <w:gridSpan w:val="5"/>
            <w:vAlign w:val="bottom"/>
          </w:tcPr>
          <w:p w14:paraId="27BBE952" w14:textId="16C7D895" w:rsidR="000D7611" w:rsidRPr="00E143EC" w:rsidRDefault="00DD0FCB" w:rsidP="000D7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Flaschenpost SE</w:t>
            </w:r>
          </w:p>
        </w:tc>
        <w:tc>
          <w:tcPr>
            <w:tcW w:w="2550" w:type="dxa"/>
            <w:gridSpan w:val="4"/>
            <w:vAlign w:val="bottom"/>
          </w:tcPr>
          <w:p w14:paraId="49723224" w14:textId="15DB1991" w:rsidR="000D7611" w:rsidRPr="00E143EC" w:rsidRDefault="000D7611" w:rsidP="000D7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0D7611" w14:paraId="5E4F4414" w14:textId="77777777" w:rsidTr="008837C0">
        <w:tc>
          <w:tcPr>
            <w:tcW w:w="5940" w:type="dxa"/>
            <w:gridSpan w:val="4"/>
          </w:tcPr>
          <w:p w14:paraId="574B3676" w14:textId="5036C7F1" w:rsidR="000D7611" w:rsidRPr="00E143EC" w:rsidRDefault="00774FCC" w:rsidP="000D7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Nebenjob als </w:t>
            </w:r>
            <w:r w:rsidR="00DD0FCB">
              <w:rPr>
                <w:rFonts w:ascii="Georgia" w:eastAsia="Georgia" w:hAnsi="Georgia" w:cs="Georgia"/>
                <w:sz w:val="18"/>
                <w:szCs w:val="18"/>
              </w:rPr>
              <w:t>Auslieferungs</w:t>
            </w:r>
            <w:r w:rsidR="0056587E">
              <w:rPr>
                <w:rFonts w:ascii="Georgia" w:eastAsia="Georgia" w:hAnsi="Georgia" w:cs="Georgia"/>
                <w:sz w:val="18"/>
                <w:szCs w:val="18"/>
              </w:rPr>
              <w:t>fahrer</w:t>
            </w:r>
            <w:r w:rsidR="000D7611">
              <w:rPr>
                <w:rFonts w:ascii="Georgia" w:eastAsia="Georgia" w:hAnsi="Georgia" w:cs="Georgia"/>
                <w:sz w:val="18"/>
                <w:szCs w:val="18"/>
              </w:rPr>
              <w:t xml:space="preserve">, </w:t>
            </w:r>
            <w:r w:rsidR="00D31AE5">
              <w:rPr>
                <w:rFonts w:ascii="Georgia" w:eastAsia="Georgia" w:hAnsi="Georgia" w:cs="Georgia"/>
                <w:sz w:val="18"/>
                <w:szCs w:val="18"/>
              </w:rPr>
              <w:t>in T</w:t>
            </w:r>
            <w:r w:rsidR="000D7611">
              <w:rPr>
                <w:rFonts w:ascii="Georgia" w:eastAsia="Georgia" w:hAnsi="Georgia" w:cs="Georgia"/>
                <w:sz w:val="18"/>
                <w:szCs w:val="18"/>
              </w:rPr>
              <w:t>eilzeit</w:t>
            </w:r>
          </w:p>
        </w:tc>
        <w:tc>
          <w:tcPr>
            <w:tcW w:w="3090" w:type="dxa"/>
            <w:gridSpan w:val="5"/>
          </w:tcPr>
          <w:p w14:paraId="35D24289" w14:textId="726C858B" w:rsidR="000D7611" w:rsidRPr="00E143EC" w:rsidRDefault="000D7611" w:rsidP="000D7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0B075F">
              <w:rPr>
                <w:rFonts w:ascii="Georgia" w:eastAsia="Georgia" w:hAnsi="Georgia" w:cs="Georgia"/>
                <w:sz w:val="18"/>
                <w:szCs w:val="18"/>
              </w:rPr>
              <w:t>8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56587E">
              <w:rPr>
                <w:rFonts w:ascii="Georgia" w:eastAsia="Georgia" w:hAnsi="Georgia" w:cs="Georgia"/>
                <w:sz w:val="18"/>
                <w:szCs w:val="18"/>
              </w:rPr>
              <w:t>19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56587E">
              <w:rPr>
                <w:rFonts w:ascii="Georgia" w:eastAsia="Georgia" w:hAnsi="Georgia" w:cs="Georgia"/>
                <w:sz w:val="18"/>
                <w:szCs w:val="18"/>
              </w:rPr>
              <w:t>9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56587E">
              <w:rPr>
                <w:rFonts w:ascii="Georgia" w:eastAsia="Georgia" w:hAnsi="Georgia" w:cs="Georgia"/>
                <w:sz w:val="18"/>
                <w:szCs w:val="18"/>
              </w:rPr>
              <w:t>0</w:t>
            </w:r>
          </w:p>
        </w:tc>
      </w:tr>
      <w:tr w:rsidR="000D7611" w14:paraId="7A4D4192" w14:textId="77777777" w:rsidTr="008837C0">
        <w:trPr>
          <w:trHeight w:val="510"/>
        </w:trPr>
        <w:tc>
          <w:tcPr>
            <w:tcW w:w="9030" w:type="dxa"/>
            <w:gridSpan w:val="9"/>
            <w:tcBorders>
              <w:bottom w:val="single" w:sz="4" w:space="0" w:color="000000"/>
            </w:tcBorders>
            <w:vAlign w:val="bottom"/>
          </w:tcPr>
          <w:p w14:paraId="7A4D4191" w14:textId="28DB2488" w:rsidR="000D7611" w:rsidRDefault="000D7611" w:rsidP="000D7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</w:t>
            </w:r>
            <w:r w:rsidR="00797354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ss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eruniversitäres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0D7611" w14:paraId="7A4D4195" w14:textId="77777777" w:rsidTr="008837C0">
        <w:trPr>
          <w:trHeight w:val="340"/>
        </w:trPr>
        <w:tc>
          <w:tcPr>
            <w:tcW w:w="5940" w:type="dxa"/>
            <w:gridSpan w:val="4"/>
            <w:tcBorders>
              <w:top w:val="single" w:sz="4" w:space="0" w:color="000000"/>
            </w:tcBorders>
            <w:vAlign w:val="bottom"/>
          </w:tcPr>
          <w:p w14:paraId="7A4D4193" w14:textId="49EC0821" w:rsidR="000D7611" w:rsidRPr="001D12B1" w:rsidRDefault="001D12B1" w:rsidP="000D7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</w:pPr>
            <w:proofErr w:type="spellStart"/>
            <w:r w:rsidRPr="001D12B1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Aiesec</w:t>
            </w:r>
            <w:proofErr w:type="spellEnd"/>
            <w:r w:rsidRPr="001D12B1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D12B1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e.V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.</w:t>
            </w:r>
          </w:p>
        </w:tc>
        <w:tc>
          <w:tcPr>
            <w:tcW w:w="3090" w:type="dxa"/>
            <w:gridSpan w:val="5"/>
            <w:tcBorders>
              <w:top w:val="single" w:sz="4" w:space="0" w:color="000000"/>
            </w:tcBorders>
            <w:vAlign w:val="bottom"/>
          </w:tcPr>
          <w:p w14:paraId="7A4D4194" w14:textId="5066F2D8" w:rsidR="000D7611" w:rsidRDefault="00797354" w:rsidP="000D7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Münster</w:t>
            </w:r>
          </w:p>
        </w:tc>
      </w:tr>
      <w:tr w:rsidR="000D7611" w14:paraId="7A4D4198" w14:textId="77777777" w:rsidTr="008837C0">
        <w:trPr>
          <w:trHeight w:val="193"/>
        </w:trPr>
        <w:tc>
          <w:tcPr>
            <w:tcW w:w="6780" w:type="dxa"/>
            <w:gridSpan w:val="7"/>
          </w:tcPr>
          <w:p w14:paraId="7A4D4196" w14:textId="27FE4A1C" w:rsidR="000D7611" w:rsidRPr="00C11B70" w:rsidRDefault="002A6631" w:rsidP="000D7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C11B70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Manager des Finance &amp; Audit Teams</w:t>
            </w:r>
            <w:r w:rsidR="008B12E8" w:rsidRPr="00C11B70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und angehe</w:t>
            </w:r>
            <w:r w:rsidR="008B12E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nder Finanzvorstand</w:t>
            </w:r>
            <w:r w:rsidR="00C11B70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</w:p>
        </w:tc>
        <w:tc>
          <w:tcPr>
            <w:tcW w:w="2250" w:type="dxa"/>
            <w:gridSpan w:val="2"/>
          </w:tcPr>
          <w:p w14:paraId="7A4D4197" w14:textId="44335AF9" w:rsidR="000D7611" w:rsidRDefault="000D7611" w:rsidP="000D7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</w:t>
            </w:r>
            <w:r w:rsidR="00960FA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heute</w:t>
            </w:r>
          </w:p>
        </w:tc>
      </w:tr>
      <w:tr w:rsidR="000D7611" w14:paraId="7A4D419B" w14:textId="77777777" w:rsidTr="008837C0">
        <w:trPr>
          <w:trHeight w:val="193"/>
        </w:trPr>
        <w:tc>
          <w:tcPr>
            <w:tcW w:w="9030" w:type="dxa"/>
            <w:gridSpan w:val="9"/>
          </w:tcPr>
          <w:p w14:paraId="7A4D4199" w14:textId="251A23E0" w:rsidR="000D7611" w:rsidRDefault="00A30C43" w:rsidP="000D76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Erledigung der doppelten Buchführung</w:t>
            </w:r>
            <w:ins w:id="7" w:author="David Döbele" w:date="2021-11-16T19:47:00Z">
              <w:r w:rsidR="005B2B70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 xml:space="preserve"> für alle anfallenden Buchungen</w:t>
              </w:r>
            </w:ins>
          </w:p>
          <w:p w14:paraId="2FE8DBED" w14:textId="77777777" w:rsidR="000D7611" w:rsidRPr="00A30C43" w:rsidRDefault="00A30C43" w:rsidP="000D76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Vorbereitung der internen Revision</w:t>
            </w:r>
          </w:p>
          <w:p w14:paraId="7A4D419A" w14:textId="06077696" w:rsidR="00A30C43" w:rsidRDefault="00435030" w:rsidP="000D76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Planung des jährlichen Budgets </w:t>
            </w:r>
            <w:r w:rsidR="00B4325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 Höhe von 8</w:t>
            </w:r>
            <w:ins w:id="8" w:author="David Döbele" w:date="2021-11-16T19:47:00Z">
              <w:r w:rsidR="005B2B70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>.</w:t>
              </w:r>
            </w:ins>
            <w:r w:rsidR="00B4325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000€</w:t>
            </w:r>
            <w:r w:rsidR="00D2080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</w:t>
            </w:r>
            <w:r w:rsidR="000F280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32</w:t>
            </w:r>
            <w:ins w:id="9" w:author="David Döbele" w:date="2021-11-16T19:47:00Z">
              <w:r w:rsidR="005B2B70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>.</w:t>
              </w:r>
            </w:ins>
            <w:r w:rsidR="000F280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000</w:t>
            </w:r>
            <w:r w:rsidR="00D2080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€ vor </w:t>
            </w:r>
            <w:r w:rsidR="0005195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Covid-19</w:t>
            </w:r>
            <w:ins w:id="10" w:author="David Döbele" w:date="2021-11-16T19:47:00Z">
              <w:r w:rsidR="005B2B70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>, daher voraussichtliche Erhöhung im nächsten Jahr</w:t>
              </w:r>
            </w:ins>
            <w:r w:rsidR="00D2080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 w:rsidR="00B4325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und Berechnung der Gesamtrendite</w:t>
            </w:r>
          </w:p>
        </w:tc>
      </w:tr>
      <w:tr w:rsidR="00797354" w:rsidDel="005B2B70" w14:paraId="7A4D419E" w14:textId="696CACAA" w:rsidTr="008837C0">
        <w:trPr>
          <w:trHeight w:val="346"/>
          <w:del w:id="11" w:author="David Döbele" w:date="2021-11-16T19:48:00Z"/>
        </w:trPr>
        <w:tc>
          <w:tcPr>
            <w:tcW w:w="5940" w:type="dxa"/>
            <w:gridSpan w:val="4"/>
            <w:vAlign w:val="bottom"/>
          </w:tcPr>
          <w:p w14:paraId="7A4D419C" w14:textId="2C919CC4" w:rsidR="00797354" w:rsidDel="005B2B70" w:rsidRDefault="00797354" w:rsidP="007973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12" w:author="David Döbele" w:date="2021-11-16T19:48:00Z"/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del w:id="13" w:author="David Döbele" w:date="2021-11-16T19:48:00Z">
              <w:r w:rsidRPr="001D12B1" w:rsidDel="005B2B70">
                <w:rPr>
                  <w:rFonts w:ascii="Georgia" w:eastAsia="Georgia" w:hAnsi="Georgia" w:cs="Georgia"/>
                  <w:b/>
                  <w:smallCaps/>
                  <w:color w:val="000000"/>
                  <w:sz w:val="23"/>
                  <w:szCs w:val="23"/>
                  <w:lang w:val="en-US"/>
                </w:rPr>
                <w:delText>Aiesec e.V</w:delText>
              </w:r>
              <w:r w:rsidDel="005B2B70">
                <w:rPr>
                  <w:rFonts w:ascii="Georgia" w:eastAsia="Georgia" w:hAnsi="Georgia" w:cs="Georgia"/>
                  <w:b/>
                  <w:smallCaps/>
                  <w:color w:val="000000"/>
                  <w:sz w:val="23"/>
                  <w:szCs w:val="23"/>
                  <w:lang w:val="en-US"/>
                </w:rPr>
                <w:delText>.</w:delText>
              </w:r>
            </w:del>
          </w:p>
        </w:tc>
        <w:tc>
          <w:tcPr>
            <w:tcW w:w="3090" w:type="dxa"/>
            <w:gridSpan w:val="5"/>
            <w:vAlign w:val="bottom"/>
          </w:tcPr>
          <w:p w14:paraId="7A4D419D" w14:textId="1BB77E15" w:rsidR="00797354" w:rsidDel="005B2B70" w:rsidRDefault="00797354" w:rsidP="007973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del w:id="14" w:author="David Döbele" w:date="2021-11-16T19:48:00Z"/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del w:id="15" w:author="David Döbele" w:date="2021-11-16T19:48:00Z">
              <w:r w:rsidDel="005B2B70">
                <w:rPr>
                  <w:rFonts w:ascii="Georgia" w:eastAsia="Georgia" w:hAnsi="Georgia" w:cs="Georgia"/>
                  <w:i/>
                  <w:smallCaps/>
                  <w:color w:val="000000"/>
                  <w:sz w:val="23"/>
                  <w:szCs w:val="23"/>
                </w:rPr>
                <w:delText>Münster</w:delText>
              </w:r>
            </w:del>
          </w:p>
        </w:tc>
      </w:tr>
      <w:tr w:rsidR="000D7611" w14:paraId="7A4D41A1" w14:textId="77777777" w:rsidTr="005B2B70">
        <w:tblPrEx>
          <w:tblW w:w="903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16" w:author="David Döbele" w:date="2021-11-16T19:48:00Z">
            <w:tblPrEx>
              <w:tblW w:w="90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283"/>
          <w:trPrChange w:id="17" w:author="David Döbele" w:date="2021-11-16T19:48:00Z">
            <w:trPr>
              <w:trHeight w:val="193"/>
            </w:trPr>
          </w:trPrChange>
        </w:trPr>
        <w:tc>
          <w:tcPr>
            <w:tcW w:w="5940" w:type="dxa"/>
            <w:gridSpan w:val="4"/>
            <w:vAlign w:val="bottom"/>
            <w:tcPrChange w:id="18" w:author="David Döbele" w:date="2021-11-16T19:48:00Z">
              <w:tcPr>
                <w:tcW w:w="5940" w:type="dxa"/>
                <w:gridSpan w:val="4"/>
              </w:tcPr>
            </w:tcPrChange>
          </w:tcPr>
          <w:p w14:paraId="7A4D419F" w14:textId="6B64111A" w:rsidR="000D7611" w:rsidRDefault="0091369E" w:rsidP="005B2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Member im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Sales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Team</w:t>
            </w:r>
          </w:p>
        </w:tc>
        <w:tc>
          <w:tcPr>
            <w:tcW w:w="3090" w:type="dxa"/>
            <w:gridSpan w:val="5"/>
            <w:vAlign w:val="bottom"/>
            <w:tcPrChange w:id="19" w:author="David Döbele" w:date="2021-11-16T19:48:00Z">
              <w:tcPr>
                <w:tcW w:w="3090" w:type="dxa"/>
                <w:gridSpan w:val="5"/>
              </w:tcPr>
            </w:tcPrChange>
          </w:tcPr>
          <w:p w14:paraId="7A4D41A0" w14:textId="11EFA64C" w:rsidR="000D7611" w:rsidRDefault="000D7611" w:rsidP="005B2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960FA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960FA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 w:rsidR="00960FA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9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960FA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</w:p>
        </w:tc>
      </w:tr>
      <w:tr w:rsidR="000D7611" w14:paraId="7A4D41A4" w14:textId="77777777" w:rsidTr="008837C0">
        <w:trPr>
          <w:trHeight w:val="193"/>
        </w:trPr>
        <w:tc>
          <w:tcPr>
            <w:tcW w:w="9030" w:type="dxa"/>
            <w:gridSpan w:val="9"/>
          </w:tcPr>
          <w:p w14:paraId="773DC01D" w14:textId="66F2EA0F" w:rsidR="001151F0" w:rsidRDefault="00073320" w:rsidP="001151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Etablierung von Partnerschaften mit Unternehmen in NRW</w:t>
            </w:r>
          </w:p>
          <w:p w14:paraId="100A2DF3" w14:textId="447BC33A" w:rsidR="001151F0" w:rsidRDefault="001151F0" w:rsidP="001151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u.a. verantwortlich für die Partnerschaft mit Claas KGaA mbH</w:t>
            </w:r>
          </w:p>
          <w:p w14:paraId="7A4D41A3" w14:textId="176696AE" w:rsidR="0081063C" w:rsidRPr="005F70F4" w:rsidRDefault="001151F0" w:rsidP="005F70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151F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Suche und Vorauswahl von qualifizierten Praktikanten</w:t>
            </w:r>
          </w:p>
        </w:tc>
      </w:tr>
      <w:tr w:rsidR="009E0FB7" w14:paraId="5D12BB58" w14:textId="77777777" w:rsidTr="008837C0">
        <w:trPr>
          <w:trHeight w:val="346"/>
        </w:trPr>
        <w:tc>
          <w:tcPr>
            <w:tcW w:w="5940" w:type="dxa"/>
            <w:gridSpan w:val="4"/>
            <w:vAlign w:val="bottom"/>
          </w:tcPr>
          <w:p w14:paraId="1B5BCC24" w14:textId="6D7FB0C8" w:rsidR="009E0FB7" w:rsidRDefault="005F70F4" w:rsidP="009E0F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Junge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Liberale</w:t>
            </w:r>
            <w:proofErr w:type="spellEnd"/>
          </w:p>
        </w:tc>
        <w:tc>
          <w:tcPr>
            <w:tcW w:w="3090" w:type="dxa"/>
            <w:gridSpan w:val="5"/>
            <w:vAlign w:val="bottom"/>
          </w:tcPr>
          <w:p w14:paraId="5DA6A4F2" w14:textId="0DE96CAC" w:rsidR="009E0FB7" w:rsidRDefault="00F6703A" w:rsidP="00C52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Berlin</w:t>
            </w:r>
          </w:p>
        </w:tc>
      </w:tr>
      <w:tr w:rsidR="009E0FB7" w14:paraId="76A49652" w14:textId="77777777" w:rsidTr="005B2B70">
        <w:tblPrEx>
          <w:tblW w:w="903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20" w:author="David Döbele" w:date="2021-11-16T19:48:00Z">
            <w:tblPrEx>
              <w:tblW w:w="90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193"/>
          <w:trPrChange w:id="21" w:author="David Döbele" w:date="2021-11-16T19:48:00Z">
            <w:trPr>
              <w:trHeight w:val="193"/>
            </w:trPr>
          </w:trPrChange>
        </w:trPr>
        <w:tc>
          <w:tcPr>
            <w:tcW w:w="5940" w:type="dxa"/>
            <w:gridSpan w:val="4"/>
            <w:vAlign w:val="bottom"/>
            <w:tcPrChange w:id="22" w:author="David Döbele" w:date="2021-11-16T19:48:00Z">
              <w:tcPr>
                <w:tcW w:w="5940" w:type="dxa"/>
                <w:gridSpan w:val="4"/>
              </w:tcPr>
            </w:tcPrChange>
          </w:tcPr>
          <w:p w14:paraId="2AA3ABF8" w14:textId="4DE0A4D4" w:rsidR="009E0FB7" w:rsidRPr="005B2B70" w:rsidRDefault="005F70F4" w:rsidP="005B2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  <w:rPrChange w:id="23" w:author="David Döbele" w:date="2021-11-16T19:50:00Z">
                  <w:rPr>
                    <w:rFonts w:ascii="Georgia" w:eastAsia="Georgia" w:hAnsi="Georgia" w:cs="Georgia"/>
                    <w:i/>
                    <w:color w:val="000000"/>
                    <w:sz w:val="18"/>
                    <w:szCs w:val="18"/>
                    <w:lang w:val="de-DE"/>
                  </w:rPr>
                </w:rPrChange>
              </w:rPr>
            </w:pPr>
            <w:r w:rsidRPr="005B2B70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  <w:rPrChange w:id="24" w:author="David Döbele" w:date="2021-11-16T19:50:00Z">
                  <w:rPr>
                    <w:rFonts w:ascii="Georgia" w:eastAsia="Georgia" w:hAnsi="Georgia" w:cs="Georgia"/>
                    <w:i/>
                    <w:color w:val="000000"/>
                    <w:sz w:val="18"/>
                    <w:szCs w:val="18"/>
                    <w:lang w:val="de-DE"/>
                  </w:rPr>
                </w:rPrChange>
              </w:rPr>
              <w:t xml:space="preserve">Aktives Mitglied und Engagement als </w:t>
            </w:r>
            <w:commentRangeStart w:id="25"/>
            <w:r w:rsidRPr="005B2B70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  <w:rPrChange w:id="26" w:author="David Döbele" w:date="2021-11-16T19:50:00Z">
                  <w:rPr>
                    <w:rFonts w:ascii="Georgia" w:eastAsia="Georgia" w:hAnsi="Georgia" w:cs="Georgia"/>
                    <w:i/>
                    <w:color w:val="000000"/>
                    <w:sz w:val="18"/>
                    <w:szCs w:val="18"/>
                    <w:lang w:val="de-DE"/>
                  </w:rPr>
                </w:rPrChange>
              </w:rPr>
              <w:t>Wahlhelfer</w:t>
            </w:r>
            <w:commentRangeEnd w:id="25"/>
            <w:r w:rsidR="006C0AEB" w:rsidRPr="005B2B70">
              <w:rPr>
                <w:rStyle w:val="Kommentarzeichen"/>
                <w:iCs/>
              </w:rPr>
              <w:commentReference w:id="25"/>
            </w:r>
          </w:p>
        </w:tc>
        <w:tc>
          <w:tcPr>
            <w:tcW w:w="3090" w:type="dxa"/>
            <w:gridSpan w:val="5"/>
            <w:tcPrChange w:id="27" w:author="David Döbele" w:date="2021-11-16T19:48:00Z">
              <w:tcPr>
                <w:tcW w:w="3090" w:type="dxa"/>
                <w:gridSpan w:val="5"/>
              </w:tcPr>
            </w:tcPrChange>
          </w:tcPr>
          <w:p w14:paraId="3DF18C6A" w14:textId="324721BC" w:rsidR="009E0FB7" w:rsidRDefault="00960FA2" w:rsidP="00960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</w:t>
            </w:r>
            <w:r w:rsidR="009E0F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</w:t>
            </w:r>
            <w:r w:rsidR="009E0F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heute</w:t>
            </w:r>
          </w:p>
        </w:tc>
      </w:tr>
      <w:tr w:rsidR="009E0FB7" w14:paraId="7A4D41A6" w14:textId="77777777" w:rsidTr="008837C0">
        <w:trPr>
          <w:trHeight w:val="510"/>
        </w:trPr>
        <w:tc>
          <w:tcPr>
            <w:tcW w:w="9030" w:type="dxa"/>
            <w:gridSpan w:val="9"/>
            <w:tcBorders>
              <w:bottom w:val="single" w:sz="4" w:space="0" w:color="000000"/>
            </w:tcBorders>
            <w:vAlign w:val="bottom"/>
          </w:tcPr>
          <w:p w14:paraId="7A4D41A5" w14:textId="77777777" w:rsidR="009E0FB7" w:rsidRDefault="009E0FB7" w:rsidP="009E0FB7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9E0FB7" w14:paraId="7A4D41A9" w14:textId="77777777" w:rsidTr="008837C0">
        <w:trPr>
          <w:trHeight w:val="340"/>
        </w:trPr>
        <w:tc>
          <w:tcPr>
            <w:tcW w:w="1980" w:type="dxa"/>
            <w:tcBorders>
              <w:top w:val="single" w:sz="4" w:space="0" w:color="000000"/>
            </w:tcBorders>
            <w:vAlign w:val="bottom"/>
          </w:tcPr>
          <w:p w14:paraId="7A4D41A7" w14:textId="77777777" w:rsidR="009E0FB7" w:rsidRDefault="009E0FB7" w:rsidP="009E0FB7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50" w:type="dxa"/>
            <w:gridSpan w:val="8"/>
            <w:tcBorders>
              <w:top w:val="single" w:sz="4" w:space="0" w:color="000000"/>
            </w:tcBorders>
            <w:vAlign w:val="bottom"/>
          </w:tcPr>
          <w:p w14:paraId="7A4D41A8" w14:textId="2D5A80ED" w:rsidR="009E0FB7" w:rsidRDefault="009E0FB7" w:rsidP="009E0FB7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AD327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fließend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AD327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Spanisch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BB1B1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Level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</w:t>
            </w:r>
            <w:r w:rsidR="00AD327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9E0FB7" w:rsidRPr="005B2B70" w14:paraId="7A4D41AC" w14:textId="77777777" w:rsidTr="008837C0">
        <w:trPr>
          <w:trHeight w:val="340"/>
        </w:trPr>
        <w:tc>
          <w:tcPr>
            <w:tcW w:w="1980" w:type="dxa"/>
            <w:vAlign w:val="bottom"/>
          </w:tcPr>
          <w:p w14:paraId="7A4D41AA" w14:textId="77777777" w:rsidR="009E0FB7" w:rsidRDefault="009E0FB7" w:rsidP="009E0FB7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50" w:type="dxa"/>
            <w:gridSpan w:val="8"/>
            <w:vAlign w:val="bottom"/>
          </w:tcPr>
          <w:p w14:paraId="7A4D41AB" w14:textId="27CBE92A" w:rsidR="009E0FB7" w:rsidRPr="00913F11" w:rsidRDefault="009E0FB7" w:rsidP="009E0FB7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913F11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913F11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</w:t>
            </w:r>
            <w:r w:rsidR="00EE2CD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Word, Excel, PowerPoint, Access</w:t>
            </w:r>
            <w:r w:rsidRPr="00913F11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9E0FB7" w14:paraId="7A4D41AF" w14:textId="77777777" w:rsidTr="00C8075B">
        <w:trPr>
          <w:trHeight w:val="737"/>
        </w:trPr>
        <w:tc>
          <w:tcPr>
            <w:tcW w:w="1980" w:type="dxa"/>
            <w:vAlign w:val="bottom"/>
          </w:tcPr>
          <w:p w14:paraId="582BDA6A" w14:textId="77777777" w:rsidR="009E0FB7" w:rsidRDefault="009E0FB7" w:rsidP="00C8075B">
            <w:pPr>
              <w:spacing w:before="120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</w:p>
          <w:p w14:paraId="7A4D41AD" w14:textId="25670A5F" w:rsidR="00D31AE5" w:rsidRDefault="00D31AE5" w:rsidP="00C8075B">
            <w:pPr>
              <w:spacing w:before="240"/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050" w:type="dxa"/>
            <w:gridSpan w:val="8"/>
          </w:tcPr>
          <w:p w14:paraId="7A4D41AE" w14:textId="574FF050" w:rsidR="009E0FB7" w:rsidRDefault="0063656D" w:rsidP="00C8075B">
            <w:pPr>
              <w:spacing w:before="12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Laufen</w:t>
            </w:r>
            <w:r w:rsidR="00F9485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F94857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</w:t>
            </w:r>
            <w:r w:rsidR="00D31AE5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sechs M</w:t>
            </w:r>
            <w:r w:rsidR="00F94857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al pro Woche </w:t>
            </w:r>
            <w:r w:rsidR="00D31AE5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zur</w:t>
            </w:r>
            <w:r w:rsidR="00947FEC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D31AE5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Vorbereitung auf</w:t>
            </w:r>
            <w:r w:rsidR="00F94857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5F6DF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den </w:t>
            </w:r>
            <w:r w:rsidR="00F94857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nächsten Berlinmaratho</w:t>
            </w:r>
            <w:r w:rsidR="002F1303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n</w:t>
            </w:r>
            <w:r w:rsidR="00CC1B7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und Hochschulsport</w:t>
            </w:r>
            <w:r w:rsidR="00F94857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)</w:t>
            </w:r>
            <w:r w:rsidR="002F1303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,</w:t>
            </w:r>
            <w:r w:rsidR="002F130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Kraftsport, Basketball</w:t>
            </w:r>
            <w:r w:rsidR="008D07C9" w:rsidRPr="008837C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,</w:t>
            </w:r>
            <w:r w:rsidR="00CC1B7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Reisen</w:t>
            </w:r>
            <w:r w:rsidR="001F538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1267D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Bücher</w:t>
            </w:r>
          </w:p>
        </w:tc>
      </w:tr>
      <w:tr w:rsidR="009E0FB7" w14:paraId="7A4D41B2" w14:textId="77777777" w:rsidTr="008837C0">
        <w:trPr>
          <w:trHeight w:val="1020"/>
        </w:trPr>
        <w:tc>
          <w:tcPr>
            <w:tcW w:w="1980" w:type="dxa"/>
            <w:vAlign w:val="bottom"/>
          </w:tcPr>
          <w:p w14:paraId="7A4D41B0" w14:textId="63B3270A" w:rsidR="009E0FB7" w:rsidRDefault="003D2F2E" w:rsidP="009E0FB7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hAnsi="Georgia"/>
                <w:noProof/>
              </w:rPr>
              <w:drawing>
                <wp:anchor distT="0" distB="0" distL="114300" distR="114300" simplePos="0" relativeHeight="251658752" behindDoc="0" locked="0" layoutInCell="1" allowOverlap="1" wp14:anchorId="1DDB8011" wp14:editId="0790AC92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-396240</wp:posOffset>
                  </wp:positionV>
                  <wp:extent cx="1023620" cy="312420"/>
                  <wp:effectExtent l="0" t="0" r="5080" b="0"/>
                  <wp:wrapNone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fik 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62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60FA2">
              <w:rPr>
                <w:rFonts w:ascii="Georgia" w:eastAsia="Georgia" w:hAnsi="Georgia" w:cs="Georgia"/>
                <w:sz w:val="18"/>
                <w:szCs w:val="18"/>
              </w:rPr>
              <w:t>Münster</w:t>
            </w:r>
            <w:r w:rsidR="009E0FB7">
              <w:rPr>
                <w:rFonts w:ascii="Georgia" w:eastAsia="Georgia" w:hAnsi="Georgia" w:cs="Georgia"/>
                <w:sz w:val="18"/>
                <w:szCs w:val="18"/>
              </w:rPr>
              <w:t xml:space="preserve">, </w:t>
            </w:r>
            <w:r w:rsidR="001267D7">
              <w:rPr>
                <w:rFonts w:ascii="Georgia" w:eastAsia="Georgia" w:hAnsi="Georgia" w:cs="Georgia"/>
                <w:sz w:val="18"/>
                <w:szCs w:val="18"/>
              </w:rPr>
              <w:t>16</w:t>
            </w:r>
            <w:r w:rsidR="009E0FB7">
              <w:rPr>
                <w:rFonts w:ascii="Georgia" w:eastAsia="Georgia" w:hAnsi="Georgia" w:cs="Georgia"/>
                <w:sz w:val="18"/>
                <w:szCs w:val="18"/>
              </w:rPr>
              <w:t>.1</w:t>
            </w:r>
            <w:r w:rsidR="001267D7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="009E0FB7">
              <w:rPr>
                <w:rFonts w:ascii="Georgia" w:eastAsia="Georgia" w:hAnsi="Georgia" w:cs="Georgia"/>
                <w:sz w:val="18"/>
                <w:szCs w:val="18"/>
              </w:rPr>
              <w:t>.20</w:t>
            </w:r>
            <w:r w:rsidR="002465FC">
              <w:rPr>
                <w:rFonts w:ascii="Georgia" w:eastAsia="Georgia" w:hAnsi="Georgia" w:cs="Georgia"/>
                <w:sz w:val="18"/>
                <w:szCs w:val="18"/>
              </w:rPr>
              <w:t>21</w:t>
            </w:r>
          </w:p>
        </w:tc>
        <w:tc>
          <w:tcPr>
            <w:tcW w:w="7050" w:type="dxa"/>
            <w:gridSpan w:val="8"/>
            <w:vAlign w:val="bottom"/>
          </w:tcPr>
          <w:p w14:paraId="7A4D41B1" w14:textId="77777777" w:rsidR="009E0FB7" w:rsidRDefault="009E0FB7" w:rsidP="009E0FB7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7A4D41B3" w14:textId="77777777" w:rsidR="0055390A" w:rsidRDefault="0055390A">
      <w:pPr>
        <w:rPr>
          <w:sz w:val="18"/>
          <w:szCs w:val="18"/>
        </w:rPr>
      </w:pPr>
    </w:p>
    <w:sectPr w:rsidR="0055390A">
      <w:footerReference w:type="even" r:id="rId14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Jan Erik Born" w:date="2021-11-16T18:26:00Z" w:initials="JEB">
    <w:p w14:paraId="5494B91E" w14:textId="67C34BC6" w:rsidR="009551B0" w:rsidRDefault="00BE6A4A">
      <w:pPr>
        <w:pStyle w:val="Kommentartext"/>
      </w:pPr>
      <w:r>
        <w:rPr>
          <w:rStyle w:val="Kommentarzeichen"/>
        </w:rPr>
        <w:annotationRef/>
      </w:r>
      <w:r>
        <w:t>In dem Zeitraum 6x8 Std.</w:t>
      </w:r>
      <w:r w:rsidR="009551B0">
        <w:t>und kein Zeugnis</w:t>
      </w:r>
    </w:p>
  </w:comment>
  <w:comment w:id="25" w:author="Jan Erik Born" w:date="2021-11-16T18:25:00Z" w:initials="JEB">
    <w:p w14:paraId="21D5FB0E" w14:textId="391969A8" w:rsidR="006C0AEB" w:rsidRDefault="006C0AEB">
      <w:pPr>
        <w:pStyle w:val="Kommentartext"/>
      </w:pPr>
      <w:r>
        <w:rPr>
          <w:rStyle w:val="Kommentarzeichen"/>
        </w:rPr>
        <w:annotationRef/>
      </w:r>
      <w:r>
        <w:t xml:space="preserve">Wahlhelfer bei den Wahlen und nicht bei den </w:t>
      </w:r>
      <w:r>
        <w:t>JuLis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494B91E" w15:done="0"/>
  <w15:commentEx w15:paraId="21D5FB0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3E7661" w16cex:dateUtc="2021-11-16T17:26:00Z"/>
  <w16cex:commentExtensible w16cex:durableId="253E7605" w16cex:dateUtc="2021-11-16T17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494B91E" w16cid:durableId="253E7661"/>
  <w16cid:commentId w16cid:paraId="21D5FB0E" w16cid:durableId="253E76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41AE2" w14:textId="77777777" w:rsidR="007A6801" w:rsidRDefault="007A6801">
      <w:pPr>
        <w:spacing w:after="0" w:line="240" w:lineRule="auto"/>
      </w:pPr>
      <w:r>
        <w:separator/>
      </w:r>
    </w:p>
  </w:endnote>
  <w:endnote w:type="continuationSeparator" w:id="0">
    <w:p w14:paraId="3C83C9E1" w14:textId="77777777" w:rsidR="007A6801" w:rsidRDefault="007A6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D41B4" w14:textId="77777777" w:rsidR="0055390A" w:rsidRDefault="0067081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7A6801">
      <w:rPr>
        <w:color w:val="000000"/>
      </w:rPr>
      <w:fldChar w:fldCharType="separate"/>
    </w:r>
    <w:r>
      <w:rPr>
        <w:color w:val="000000"/>
      </w:rPr>
      <w:fldChar w:fldCharType="end"/>
    </w:r>
  </w:p>
  <w:p w14:paraId="7A4D41B5" w14:textId="77777777" w:rsidR="0055390A" w:rsidRDefault="0055390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09E0E" w14:textId="77777777" w:rsidR="007A6801" w:rsidRDefault="007A6801">
      <w:pPr>
        <w:spacing w:after="0" w:line="240" w:lineRule="auto"/>
      </w:pPr>
      <w:r>
        <w:separator/>
      </w:r>
    </w:p>
  </w:footnote>
  <w:footnote w:type="continuationSeparator" w:id="0">
    <w:p w14:paraId="0FDAD27C" w14:textId="77777777" w:rsidR="007A6801" w:rsidRDefault="007A6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1E26"/>
    <w:multiLevelType w:val="multilevel"/>
    <w:tmpl w:val="B89A7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BD2F8E"/>
    <w:multiLevelType w:val="multilevel"/>
    <w:tmpl w:val="311C7C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B782D55"/>
    <w:multiLevelType w:val="hybridMultilevel"/>
    <w:tmpl w:val="A470F2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91207"/>
    <w:multiLevelType w:val="multilevel"/>
    <w:tmpl w:val="A5F0758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256304"/>
    <w:multiLevelType w:val="hybridMultilevel"/>
    <w:tmpl w:val="ADD408B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  <w15:person w15:author="Jan Erik Born">
    <w15:presenceInfo w15:providerId="Windows Live" w15:userId="4f0de99cc595fe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90A"/>
    <w:rsid w:val="00051952"/>
    <w:rsid w:val="00073320"/>
    <w:rsid w:val="00083968"/>
    <w:rsid w:val="000B075F"/>
    <w:rsid w:val="000D7611"/>
    <w:rsid w:val="000F2808"/>
    <w:rsid w:val="001151F0"/>
    <w:rsid w:val="001267D7"/>
    <w:rsid w:val="001458CA"/>
    <w:rsid w:val="0014755B"/>
    <w:rsid w:val="00151F46"/>
    <w:rsid w:val="00161942"/>
    <w:rsid w:val="001C06C5"/>
    <w:rsid w:val="001D12B1"/>
    <w:rsid w:val="001F538D"/>
    <w:rsid w:val="00237B79"/>
    <w:rsid w:val="002465FC"/>
    <w:rsid w:val="002835E1"/>
    <w:rsid w:val="00286FCF"/>
    <w:rsid w:val="002A346A"/>
    <w:rsid w:val="002A6631"/>
    <w:rsid w:val="002B3DA6"/>
    <w:rsid w:val="002C718D"/>
    <w:rsid w:val="002F1303"/>
    <w:rsid w:val="00315D5D"/>
    <w:rsid w:val="003475F1"/>
    <w:rsid w:val="00364C55"/>
    <w:rsid w:val="0037266C"/>
    <w:rsid w:val="003A425B"/>
    <w:rsid w:val="003C1074"/>
    <w:rsid w:val="003C12BA"/>
    <w:rsid w:val="003D2F2E"/>
    <w:rsid w:val="003E0E3E"/>
    <w:rsid w:val="00435030"/>
    <w:rsid w:val="00451FDF"/>
    <w:rsid w:val="004648F1"/>
    <w:rsid w:val="00475C36"/>
    <w:rsid w:val="004819CD"/>
    <w:rsid w:val="004E55F8"/>
    <w:rsid w:val="0055390A"/>
    <w:rsid w:val="0056587E"/>
    <w:rsid w:val="005B2B70"/>
    <w:rsid w:val="005F430F"/>
    <w:rsid w:val="005F6DFB"/>
    <w:rsid w:val="005F70F4"/>
    <w:rsid w:val="0063656D"/>
    <w:rsid w:val="006429C4"/>
    <w:rsid w:val="00652A13"/>
    <w:rsid w:val="00670811"/>
    <w:rsid w:val="00677B29"/>
    <w:rsid w:val="006C0AEB"/>
    <w:rsid w:val="006F3AE8"/>
    <w:rsid w:val="00702C64"/>
    <w:rsid w:val="00713F28"/>
    <w:rsid w:val="00734165"/>
    <w:rsid w:val="00774FCC"/>
    <w:rsid w:val="00783D0B"/>
    <w:rsid w:val="00797354"/>
    <w:rsid w:val="007A6801"/>
    <w:rsid w:val="007B6118"/>
    <w:rsid w:val="007B6391"/>
    <w:rsid w:val="007C5E5C"/>
    <w:rsid w:val="008033E2"/>
    <w:rsid w:val="0081063C"/>
    <w:rsid w:val="00837649"/>
    <w:rsid w:val="008722D7"/>
    <w:rsid w:val="008837C0"/>
    <w:rsid w:val="008B12E8"/>
    <w:rsid w:val="008C7B4B"/>
    <w:rsid w:val="008D07C9"/>
    <w:rsid w:val="008F26EB"/>
    <w:rsid w:val="00912F38"/>
    <w:rsid w:val="0091369E"/>
    <w:rsid w:val="00913F11"/>
    <w:rsid w:val="00947FEC"/>
    <w:rsid w:val="009551B0"/>
    <w:rsid w:val="00960FA2"/>
    <w:rsid w:val="00991067"/>
    <w:rsid w:val="009C0F5C"/>
    <w:rsid w:val="009C110D"/>
    <w:rsid w:val="009E0FB7"/>
    <w:rsid w:val="00A30C43"/>
    <w:rsid w:val="00A438BD"/>
    <w:rsid w:val="00AC174D"/>
    <w:rsid w:val="00AD327F"/>
    <w:rsid w:val="00AE40E5"/>
    <w:rsid w:val="00B1536B"/>
    <w:rsid w:val="00B20FFF"/>
    <w:rsid w:val="00B3122D"/>
    <w:rsid w:val="00B43252"/>
    <w:rsid w:val="00B96169"/>
    <w:rsid w:val="00BB1B16"/>
    <w:rsid w:val="00BC00B5"/>
    <w:rsid w:val="00BD1274"/>
    <w:rsid w:val="00BE3BE7"/>
    <w:rsid w:val="00BE6A4A"/>
    <w:rsid w:val="00C11B70"/>
    <w:rsid w:val="00C1476B"/>
    <w:rsid w:val="00C30D35"/>
    <w:rsid w:val="00C529B3"/>
    <w:rsid w:val="00C8075B"/>
    <w:rsid w:val="00C84132"/>
    <w:rsid w:val="00C91D67"/>
    <w:rsid w:val="00CC14FB"/>
    <w:rsid w:val="00CC1B75"/>
    <w:rsid w:val="00CD2FA3"/>
    <w:rsid w:val="00CE7831"/>
    <w:rsid w:val="00D126DD"/>
    <w:rsid w:val="00D20804"/>
    <w:rsid w:val="00D266B5"/>
    <w:rsid w:val="00D31AE5"/>
    <w:rsid w:val="00D64139"/>
    <w:rsid w:val="00D70768"/>
    <w:rsid w:val="00D73F35"/>
    <w:rsid w:val="00D86066"/>
    <w:rsid w:val="00D94E51"/>
    <w:rsid w:val="00DA3312"/>
    <w:rsid w:val="00DC4BF2"/>
    <w:rsid w:val="00DD0FCB"/>
    <w:rsid w:val="00DD3046"/>
    <w:rsid w:val="00DD3F02"/>
    <w:rsid w:val="00DE39EE"/>
    <w:rsid w:val="00DF1D9D"/>
    <w:rsid w:val="00E07E2F"/>
    <w:rsid w:val="00E143EC"/>
    <w:rsid w:val="00EA24B6"/>
    <w:rsid w:val="00EE2CD2"/>
    <w:rsid w:val="00EF4579"/>
    <w:rsid w:val="00F36906"/>
    <w:rsid w:val="00F45013"/>
    <w:rsid w:val="00F5102D"/>
    <w:rsid w:val="00F53B55"/>
    <w:rsid w:val="00F6703A"/>
    <w:rsid w:val="00F94857"/>
    <w:rsid w:val="00FE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D4162"/>
  <w15:docId w15:val="{EDD0348A-327F-4EF8-8408-55FCCDB4B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286FC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86FC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86FC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86FC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86FCF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D266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5D53A57-1E25-4CBF-ABAA-D93932A56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43</cp:revision>
  <cp:lastPrinted>2021-10-14T06:47:00Z</cp:lastPrinted>
  <dcterms:created xsi:type="dcterms:W3CDTF">2021-10-07T13:56:00Z</dcterms:created>
  <dcterms:modified xsi:type="dcterms:W3CDTF">2021-11-16T18:50:00Z</dcterms:modified>
</cp:coreProperties>
</file>