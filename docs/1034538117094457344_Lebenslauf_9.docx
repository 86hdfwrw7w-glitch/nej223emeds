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80" w:rightFromText="180" w:vertAnchor="text" w:tblpY="1"/>
        <w:tblOverlap w:val="never"/>
        <w:tblW w:w="10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2-10-25T20:44:00Z">
          <w:tblPr>
            <w:tblStyle w:val="Tabellenraster"/>
            <w:tblpPr w:leftFromText="180" w:rightFromText="180" w:vertAnchor="text" w:tblpY="1"/>
            <w:tblOverlap w:val="never"/>
            <w:tblW w:w="1091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312"/>
        <w:gridCol w:w="2986"/>
        <w:gridCol w:w="984"/>
        <w:gridCol w:w="158"/>
        <w:gridCol w:w="503"/>
        <w:gridCol w:w="661"/>
        <w:gridCol w:w="331"/>
        <w:gridCol w:w="165"/>
        <w:gridCol w:w="755"/>
        <w:gridCol w:w="1648"/>
        <w:tblGridChange w:id="1">
          <w:tblGrid>
            <w:gridCol w:w="2312"/>
            <w:gridCol w:w="2986"/>
            <w:gridCol w:w="984"/>
            <w:gridCol w:w="158"/>
            <w:gridCol w:w="503"/>
            <w:gridCol w:w="661"/>
            <w:gridCol w:w="331"/>
            <w:gridCol w:w="165"/>
            <w:gridCol w:w="755"/>
            <w:gridCol w:w="2060"/>
          </w:tblGrid>
        </w:tblGridChange>
      </w:tblGrid>
      <w:tr w:rsidR="001B080A" w:rsidRPr="00EE38DD" w14:paraId="487AC9CE" w14:textId="77777777" w:rsidTr="007309D2">
        <w:trPr>
          <w:trHeight w:val="280"/>
          <w:trPrChange w:id="2" w:author="David Döbele" w:date="2022-10-25T20:44:00Z">
            <w:trPr>
              <w:trHeight w:val="280"/>
            </w:trPr>
          </w:trPrChange>
        </w:trPr>
        <w:tc>
          <w:tcPr>
            <w:tcW w:w="10503" w:type="dxa"/>
            <w:gridSpan w:val="10"/>
            <w:vAlign w:val="bottom"/>
            <w:tcPrChange w:id="3" w:author="David Döbele" w:date="2022-10-25T20:44:00Z">
              <w:tcPr>
                <w:tcW w:w="10915" w:type="dxa"/>
                <w:gridSpan w:val="10"/>
                <w:vAlign w:val="bottom"/>
              </w:tcPr>
            </w:tcPrChange>
          </w:tcPr>
          <w:p w14:paraId="135895E2" w14:textId="7732CB5D" w:rsidR="00E55D90" w:rsidRPr="004B27A2" w:rsidRDefault="00835563" w:rsidP="007309D2">
            <w:pPr>
              <w:jc w:val="center"/>
              <w:rPr>
                <w:rFonts w:ascii="Optima" w:hAnsi="Optima" w:cs="Times New Roman (Body CS)"/>
                <w:b/>
                <w:sz w:val="30"/>
                <w:szCs w:val="30"/>
              </w:rPr>
            </w:pPr>
            <w:r w:rsidRPr="004B27A2">
              <w:rPr>
                <w:rFonts w:ascii="Optima" w:hAnsi="Optima" w:cs="Times New Roman (Body CS)"/>
                <w:b/>
                <w:sz w:val="32"/>
                <w:szCs w:val="32"/>
              </w:rPr>
              <w:t>Joel Lennox Herrmann</w:t>
            </w:r>
          </w:p>
        </w:tc>
      </w:tr>
      <w:tr w:rsidR="001B080A" w:rsidRPr="00EE38DD" w14:paraId="034602FF" w14:textId="77777777" w:rsidTr="007309D2">
        <w:trPr>
          <w:trHeight w:val="280"/>
          <w:trPrChange w:id="4" w:author="David Döbele" w:date="2022-10-25T20:44:00Z">
            <w:trPr>
              <w:trHeight w:val="280"/>
            </w:trPr>
          </w:trPrChange>
        </w:trPr>
        <w:tc>
          <w:tcPr>
            <w:tcW w:w="10503" w:type="dxa"/>
            <w:gridSpan w:val="10"/>
            <w:vAlign w:val="bottom"/>
            <w:tcPrChange w:id="5" w:author="David Döbele" w:date="2022-10-25T20:44:00Z">
              <w:tcPr>
                <w:tcW w:w="10915" w:type="dxa"/>
                <w:gridSpan w:val="10"/>
                <w:vAlign w:val="bottom"/>
              </w:tcPr>
            </w:tcPrChange>
          </w:tcPr>
          <w:p w14:paraId="45E1D21A" w14:textId="43E6EEE6" w:rsidR="00E55D90" w:rsidRPr="004B27A2" w:rsidRDefault="00520AA4" w:rsidP="007309D2">
            <w:pPr>
              <w:jc w:val="center"/>
              <w:rPr>
                <w:rFonts w:ascii="Optima" w:hAnsi="Optima" w:cs="Times New Roman (Body CS)"/>
                <w:bCs/>
                <w:sz w:val="18"/>
                <w:szCs w:val="20"/>
              </w:rPr>
            </w:pPr>
            <w:proofErr w:type="spellStart"/>
            <w:r>
              <w:rPr>
                <w:rFonts w:ascii="Optima" w:hAnsi="Optima" w:cs="Times New Roman (Body CS)"/>
                <w:bCs/>
                <w:sz w:val="18"/>
                <w:szCs w:val="20"/>
              </w:rPr>
              <w:t>Stüttgerhofweg</w:t>
            </w:r>
            <w:proofErr w:type="spellEnd"/>
            <w:r w:rsidR="00475BD1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11</w:t>
            </w:r>
            <w:r w:rsidR="005665BC" w:rsidRPr="004B27A2">
              <w:rPr>
                <w:rFonts w:ascii="Optima" w:hAnsi="Optima" w:cs="Times New Roman (Body CS)"/>
                <w:bCs/>
                <w:sz w:val="18"/>
                <w:szCs w:val="20"/>
              </w:rPr>
              <w:t>,</w:t>
            </w:r>
            <w:r w:rsidR="00E55D90" w:rsidRPr="004B27A2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</w:t>
            </w:r>
            <w:r>
              <w:rPr>
                <w:rFonts w:ascii="Optima" w:hAnsi="Optima" w:cs="Times New Roman (Body CS)"/>
                <w:bCs/>
                <w:sz w:val="18"/>
                <w:szCs w:val="20"/>
              </w:rPr>
              <w:t>50858</w:t>
            </w:r>
            <w:r w:rsidRPr="004B27A2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</w:t>
            </w:r>
            <w:r>
              <w:rPr>
                <w:rFonts w:ascii="Optima" w:hAnsi="Optima" w:cs="Times New Roman (Body CS)"/>
                <w:bCs/>
                <w:sz w:val="18"/>
                <w:szCs w:val="20"/>
              </w:rPr>
              <w:t>Köln</w:t>
            </w:r>
            <w:r w:rsidRPr="004B27A2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</w:t>
            </w:r>
            <w:r w:rsidR="00E55D90" w:rsidRPr="004B27A2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• </w:t>
            </w:r>
            <w:r w:rsidR="00835563" w:rsidRPr="004B27A2">
              <w:rPr>
                <w:rFonts w:ascii="Optima" w:hAnsi="Optima" w:cs="Times New Roman (Body CS)"/>
                <w:bCs/>
                <w:sz w:val="18"/>
                <w:szCs w:val="20"/>
              </w:rPr>
              <w:t>joelherrmann2004@gmail.com</w:t>
            </w:r>
            <w:r w:rsidR="00E55D90" w:rsidRPr="004B27A2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• +49(0)1</w:t>
            </w:r>
            <w:r w:rsidR="00835563" w:rsidRPr="004B27A2">
              <w:rPr>
                <w:rFonts w:ascii="Optima" w:hAnsi="Optima" w:cs="Times New Roman (Body CS)"/>
                <w:bCs/>
                <w:sz w:val="18"/>
                <w:szCs w:val="20"/>
              </w:rPr>
              <w:t>79 47</w:t>
            </w:r>
            <w:r w:rsidR="00E55D90" w:rsidRPr="004B27A2">
              <w:rPr>
                <w:rFonts w:ascii="Optima" w:hAnsi="Optima" w:cs="Times New Roman (Body CS)"/>
                <w:bCs/>
                <w:sz w:val="18"/>
                <w:szCs w:val="20"/>
              </w:rPr>
              <w:t>2</w:t>
            </w:r>
            <w:r w:rsidR="00835563" w:rsidRPr="004B27A2">
              <w:rPr>
                <w:rFonts w:ascii="Optima" w:hAnsi="Optima" w:cs="Times New Roman (Body CS)"/>
                <w:bCs/>
                <w:sz w:val="18"/>
                <w:szCs w:val="20"/>
              </w:rPr>
              <w:t>7401</w:t>
            </w:r>
          </w:p>
        </w:tc>
      </w:tr>
      <w:tr w:rsidR="001B080A" w:rsidRPr="00EE38DD" w14:paraId="0FCADE56" w14:textId="77777777" w:rsidTr="007309D2">
        <w:trPr>
          <w:trHeight w:val="481"/>
          <w:trPrChange w:id="6" w:author="David Döbele" w:date="2022-10-25T20:44:00Z">
            <w:trPr>
              <w:trHeight w:val="481"/>
            </w:trPr>
          </w:trPrChange>
        </w:trPr>
        <w:tc>
          <w:tcPr>
            <w:tcW w:w="10503" w:type="dxa"/>
            <w:gridSpan w:val="10"/>
            <w:tcBorders>
              <w:bottom w:val="single" w:sz="4" w:space="0" w:color="auto"/>
            </w:tcBorders>
            <w:vAlign w:val="bottom"/>
            <w:tcPrChange w:id="7" w:author="David Döbele" w:date="2022-10-25T20:44:00Z">
              <w:tcPr>
                <w:tcW w:w="10915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FB2D" w:rsidR="002508C2" w:rsidRPr="00B81112" w:rsidRDefault="006E2C9C" w:rsidP="007309D2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B81112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1B080A" w:rsidRPr="00EE38DD" w14:paraId="7D1DEBF7" w14:textId="77777777" w:rsidTr="007309D2">
        <w:trPr>
          <w:trHeight w:val="320"/>
          <w:trPrChange w:id="8" w:author="David Döbele" w:date="2022-10-25T20:44:00Z">
            <w:trPr>
              <w:trHeight w:val="320"/>
            </w:trPr>
          </w:trPrChange>
        </w:trPr>
        <w:tc>
          <w:tcPr>
            <w:tcW w:w="7935" w:type="dxa"/>
            <w:gridSpan w:val="7"/>
            <w:tcBorders>
              <w:top w:val="single" w:sz="4" w:space="0" w:color="auto"/>
            </w:tcBorders>
            <w:vAlign w:val="bottom"/>
            <w:tcPrChange w:id="9" w:author="David Döbele" w:date="2022-10-25T20:44:00Z">
              <w:tcPr>
                <w:tcW w:w="7935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3CC496CF" w:rsidR="00D1492F" w:rsidRPr="00B81112" w:rsidRDefault="00772302" w:rsidP="007309D2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 xml:space="preserve">Universität </w:t>
            </w:r>
            <w:r w:rsidR="00BF4A4E">
              <w:rPr>
                <w:rFonts w:ascii="Optima" w:hAnsi="Optima"/>
                <w:b/>
                <w:smallCaps/>
                <w:sz w:val="23"/>
                <w:szCs w:val="23"/>
              </w:rPr>
              <w:t>zu Köln</w:t>
            </w:r>
          </w:p>
        </w:tc>
        <w:tc>
          <w:tcPr>
            <w:tcW w:w="2568" w:type="dxa"/>
            <w:gridSpan w:val="3"/>
            <w:tcBorders>
              <w:top w:val="single" w:sz="4" w:space="0" w:color="auto"/>
            </w:tcBorders>
            <w:vAlign w:val="bottom"/>
            <w:tcPrChange w:id="10" w:author="David Döbele" w:date="2022-10-25T20:44:00Z">
              <w:tcPr>
                <w:tcW w:w="2980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227F2583" w:rsidR="00D1492F" w:rsidRPr="00B81112" w:rsidRDefault="00772302" w:rsidP="007309D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Köln</w:t>
            </w:r>
          </w:p>
        </w:tc>
      </w:tr>
      <w:tr w:rsidR="001B080A" w:rsidRPr="00EE38DD" w14:paraId="61E5D482" w14:textId="77777777" w:rsidTr="007309D2">
        <w:trPr>
          <w:trHeight w:val="18"/>
          <w:trPrChange w:id="11" w:author="David Döbele" w:date="2022-10-25T20:44:00Z">
            <w:trPr>
              <w:trHeight w:val="18"/>
            </w:trPr>
          </w:trPrChange>
        </w:trPr>
        <w:tc>
          <w:tcPr>
            <w:tcW w:w="6440" w:type="dxa"/>
            <w:gridSpan w:val="4"/>
            <w:vAlign w:val="bottom"/>
            <w:tcPrChange w:id="12" w:author="David Döbele" w:date="2022-10-25T20:44:00Z">
              <w:tcPr>
                <w:tcW w:w="6440" w:type="dxa"/>
                <w:gridSpan w:val="4"/>
                <w:vAlign w:val="bottom"/>
              </w:tcPr>
            </w:tcPrChange>
          </w:tcPr>
          <w:p w14:paraId="11CB9A0F" w14:textId="6A797C1C" w:rsidR="00D1492F" w:rsidRPr="00B81112" w:rsidRDefault="00D1492F" w:rsidP="007309D2">
            <w:pPr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 xml:space="preserve">B.Sc. in </w:t>
            </w:r>
            <w:r w:rsidR="00B30B5A" w:rsidRPr="00B81112">
              <w:rPr>
                <w:rFonts w:ascii="Optima" w:hAnsi="Optima"/>
                <w:sz w:val="18"/>
              </w:rPr>
              <w:t>Betriebswirtschaftslehre</w:t>
            </w:r>
            <w:r w:rsidR="00B17D95" w:rsidRPr="00B81112">
              <w:rPr>
                <w:rFonts w:ascii="Optima" w:hAnsi="Optima"/>
                <w:sz w:val="18"/>
              </w:rPr>
              <w:t xml:space="preserve"> </w:t>
            </w:r>
          </w:p>
        </w:tc>
        <w:tc>
          <w:tcPr>
            <w:tcW w:w="4063" w:type="dxa"/>
            <w:gridSpan w:val="6"/>
            <w:vAlign w:val="bottom"/>
            <w:tcPrChange w:id="13" w:author="David Döbele" w:date="2022-10-25T20:44:00Z">
              <w:tcPr>
                <w:tcW w:w="4475" w:type="dxa"/>
                <w:gridSpan w:val="6"/>
                <w:vAlign w:val="bottom"/>
              </w:tcPr>
            </w:tcPrChange>
          </w:tcPr>
          <w:p w14:paraId="419A9228" w14:textId="5BFEBC61" w:rsidR="00D1492F" w:rsidRPr="00B81112" w:rsidRDefault="00FF59C5" w:rsidP="007309D2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  <w:lang w:val="en-US"/>
              </w:rPr>
              <w:t>10</w:t>
            </w:r>
            <w:r w:rsidRPr="00B81112">
              <w:rPr>
                <w:rFonts w:ascii="Optima" w:hAnsi="Optima"/>
                <w:sz w:val="18"/>
                <w:lang w:val="en-US"/>
              </w:rPr>
              <w:t xml:space="preserve">/2022 – </w:t>
            </w: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1B080A" w:rsidRPr="00EE38DD" w14:paraId="013361E1" w14:textId="77777777" w:rsidTr="007309D2">
        <w:trPr>
          <w:trHeight w:val="320"/>
          <w:trPrChange w:id="14" w:author="David Döbele" w:date="2022-10-25T20:44:00Z">
            <w:trPr>
              <w:trHeight w:val="320"/>
            </w:trPr>
          </w:trPrChange>
        </w:trPr>
        <w:tc>
          <w:tcPr>
            <w:tcW w:w="8100" w:type="dxa"/>
            <w:gridSpan w:val="8"/>
            <w:vAlign w:val="bottom"/>
            <w:tcPrChange w:id="15" w:author="David Döbele" w:date="2022-10-25T20:44:00Z">
              <w:tcPr>
                <w:tcW w:w="8100" w:type="dxa"/>
                <w:gridSpan w:val="8"/>
                <w:vAlign w:val="bottom"/>
              </w:tcPr>
            </w:tcPrChange>
          </w:tcPr>
          <w:p w14:paraId="197620E3" w14:textId="70386627" w:rsidR="00D1492F" w:rsidRPr="00B81112" w:rsidRDefault="00B30B5A" w:rsidP="007309D2">
            <w:pPr>
              <w:rPr>
                <w:rFonts w:ascii="Optima" w:hAnsi="Optima"/>
                <w:sz w:val="23"/>
                <w:szCs w:val="23"/>
              </w:rPr>
            </w:pPr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 xml:space="preserve">Gymnasium </w:t>
            </w:r>
            <w:proofErr w:type="spellStart"/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>Wellingdorf</w:t>
            </w:r>
            <w:proofErr w:type="spellEnd"/>
          </w:p>
        </w:tc>
        <w:tc>
          <w:tcPr>
            <w:tcW w:w="2403" w:type="dxa"/>
            <w:gridSpan w:val="2"/>
            <w:vAlign w:val="bottom"/>
            <w:tcPrChange w:id="16" w:author="David Döbele" w:date="2022-10-25T20:44:00Z">
              <w:tcPr>
                <w:tcW w:w="2815" w:type="dxa"/>
                <w:gridSpan w:val="2"/>
                <w:vAlign w:val="bottom"/>
              </w:tcPr>
            </w:tcPrChange>
          </w:tcPr>
          <w:p w14:paraId="63D86F51" w14:textId="65D34313" w:rsidR="00D1492F" w:rsidRPr="00B81112" w:rsidRDefault="00B30B5A" w:rsidP="007309D2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Kiel</w:t>
            </w:r>
          </w:p>
        </w:tc>
      </w:tr>
      <w:tr w:rsidR="001B080A" w:rsidRPr="00EE38DD" w14:paraId="62632213" w14:textId="77777777" w:rsidTr="007309D2">
        <w:trPr>
          <w:trHeight w:val="18"/>
          <w:trPrChange w:id="17" w:author="David Döbele" w:date="2022-10-25T20:44:00Z">
            <w:trPr>
              <w:trHeight w:val="18"/>
            </w:trPr>
          </w:trPrChange>
        </w:trPr>
        <w:tc>
          <w:tcPr>
            <w:tcW w:w="6282" w:type="dxa"/>
            <w:gridSpan w:val="3"/>
            <w:vAlign w:val="bottom"/>
            <w:tcPrChange w:id="18" w:author="David Döbele" w:date="2022-10-25T20:44:00Z">
              <w:tcPr>
                <w:tcW w:w="6282" w:type="dxa"/>
                <w:gridSpan w:val="3"/>
                <w:vAlign w:val="bottom"/>
              </w:tcPr>
            </w:tcPrChange>
          </w:tcPr>
          <w:p w14:paraId="5F71027E" w14:textId="52B54CD8" w:rsidR="00D1492F" w:rsidRPr="00B81112" w:rsidRDefault="00B30B5A" w:rsidP="007309D2">
            <w:p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sz w:val="18"/>
                <w:lang w:val="de-AT"/>
              </w:rPr>
              <w:t>Allgemeine Hochschulreife</w:t>
            </w:r>
          </w:p>
        </w:tc>
        <w:tc>
          <w:tcPr>
            <w:tcW w:w="4221" w:type="dxa"/>
            <w:gridSpan w:val="7"/>
            <w:vAlign w:val="bottom"/>
            <w:tcPrChange w:id="19" w:author="David Döbele" w:date="2022-10-25T20:44:00Z">
              <w:tcPr>
                <w:tcW w:w="4633" w:type="dxa"/>
                <w:gridSpan w:val="7"/>
                <w:vAlign w:val="bottom"/>
              </w:tcPr>
            </w:tcPrChange>
          </w:tcPr>
          <w:p w14:paraId="51FC9814" w14:textId="7CEC4A04" w:rsidR="00D1492F" w:rsidRPr="00B81112" w:rsidRDefault="00426D7E" w:rsidP="007309D2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</w:rPr>
              <w:t>0</w:t>
            </w:r>
            <w:r w:rsidR="00B30B5A" w:rsidRPr="00B81112">
              <w:rPr>
                <w:rFonts w:ascii="Optima" w:hAnsi="Optima"/>
                <w:sz w:val="18"/>
              </w:rPr>
              <w:t>8</w:t>
            </w:r>
            <w:r w:rsidRPr="00B81112">
              <w:rPr>
                <w:rFonts w:ascii="Optima" w:hAnsi="Optima"/>
                <w:sz w:val="18"/>
              </w:rPr>
              <w:t>/20</w:t>
            </w:r>
            <w:r w:rsidR="0091331D" w:rsidRPr="00B81112">
              <w:rPr>
                <w:rFonts w:ascii="Optima" w:hAnsi="Optima"/>
                <w:sz w:val="18"/>
              </w:rPr>
              <w:t>1</w:t>
            </w:r>
            <w:r w:rsidR="00B30B5A" w:rsidRPr="00B81112">
              <w:rPr>
                <w:rFonts w:ascii="Optima" w:hAnsi="Optima"/>
                <w:sz w:val="18"/>
              </w:rPr>
              <w:t>4</w:t>
            </w:r>
            <w:r w:rsidRPr="00B81112">
              <w:rPr>
                <w:rFonts w:ascii="Optima" w:hAnsi="Optima"/>
                <w:sz w:val="18"/>
              </w:rPr>
              <w:t xml:space="preserve"> – </w:t>
            </w:r>
            <w:r w:rsidR="0091331D" w:rsidRPr="00B81112">
              <w:rPr>
                <w:rFonts w:ascii="Optima" w:hAnsi="Optima"/>
                <w:sz w:val="18"/>
              </w:rPr>
              <w:t>0</w:t>
            </w:r>
            <w:r w:rsidR="00B30B5A" w:rsidRPr="00B81112">
              <w:rPr>
                <w:rFonts w:ascii="Optima" w:hAnsi="Optima"/>
                <w:sz w:val="18"/>
              </w:rPr>
              <w:t>6</w:t>
            </w:r>
            <w:r w:rsidRPr="00B81112">
              <w:rPr>
                <w:rFonts w:ascii="Optima" w:hAnsi="Optima"/>
                <w:sz w:val="18"/>
              </w:rPr>
              <w:t>/20</w:t>
            </w:r>
            <w:r w:rsidR="00B30B5A" w:rsidRPr="00B81112">
              <w:rPr>
                <w:rFonts w:ascii="Optima" w:hAnsi="Optima"/>
                <w:sz w:val="18"/>
              </w:rPr>
              <w:t>22</w:t>
            </w:r>
          </w:p>
        </w:tc>
      </w:tr>
      <w:tr w:rsidR="001B080A" w:rsidRPr="00EE38DD" w14:paraId="4D68BFE7" w14:textId="77777777" w:rsidTr="007309D2">
        <w:trPr>
          <w:trHeight w:val="18"/>
          <w:trPrChange w:id="20" w:author="David Döbele" w:date="2022-10-25T20:44:00Z">
            <w:trPr>
              <w:trHeight w:val="18"/>
            </w:trPr>
          </w:trPrChange>
        </w:trPr>
        <w:tc>
          <w:tcPr>
            <w:tcW w:w="10503" w:type="dxa"/>
            <w:gridSpan w:val="10"/>
            <w:vAlign w:val="bottom"/>
            <w:tcPrChange w:id="21" w:author="David Döbele" w:date="2022-10-25T20:44:00Z">
              <w:tcPr>
                <w:tcW w:w="10915" w:type="dxa"/>
                <w:gridSpan w:val="10"/>
                <w:vAlign w:val="bottom"/>
              </w:tcPr>
            </w:tcPrChange>
          </w:tcPr>
          <w:p w14:paraId="77C1B29B" w14:textId="07D7E302" w:rsidR="00A74924" w:rsidRPr="00B81112" w:rsidRDefault="00A74924" w:rsidP="007309D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iCs/>
                <w:sz w:val="18"/>
                <w:lang w:val="de-AT"/>
              </w:rPr>
              <w:t>Note: 1,</w:t>
            </w:r>
            <w:r w:rsidR="00B77683" w:rsidRPr="00B81112">
              <w:rPr>
                <w:rFonts w:ascii="Optima" w:hAnsi="Optima"/>
                <w:i/>
                <w:iCs/>
                <w:sz w:val="18"/>
                <w:lang w:val="de-AT"/>
              </w:rPr>
              <w:t>3</w:t>
            </w:r>
          </w:p>
          <w:p w14:paraId="5A1AD320" w14:textId="1051E266" w:rsidR="00426D7E" w:rsidRPr="00B81112" w:rsidRDefault="00B30B5A" w:rsidP="007309D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iCs/>
                <w:sz w:val="18"/>
              </w:rPr>
              <w:t>Schwerpunktfächer: Englisch (13 Punkte), Mathematik (13 Punkte)</w:t>
            </w:r>
            <w:r w:rsidR="00DF68EC" w:rsidRPr="00B81112">
              <w:rPr>
                <w:rFonts w:ascii="Optima" w:hAnsi="Optima"/>
                <w:i/>
                <w:iCs/>
                <w:sz w:val="18"/>
              </w:rPr>
              <w:t>,</w:t>
            </w:r>
            <w:r w:rsidRPr="00B81112">
              <w:rPr>
                <w:rFonts w:ascii="Optima" w:hAnsi="Optima"/>
                <w:i/>
                <w:iCs/>
                <w:sz w:val="18"/>
              </w:rPr>
              <w:t xml:space="preserve"> Wirtschaft &amp; Politik (15 Punkte)</w:t>
            </w:r>
          </w:p>
          <w:p w14:paraId="54BF63E9" w14:textId="3067140F" w:rsidR="0091331D" w:rsidRPr="00B81112" w:rsidRDefault="00B30B5A" w:rsidP="007309D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iCs/>
                <w:sz w:val="18"/>
              </w:rPr>
              <w:t xml:space="preserve">Klassensprecher seit der </w:t>
            </w:r>
            <w:r w:rsidR="00A74924" w:rsidRPr="00B81112">
              <w:rPr>
                <w:rFonts w:ascii="Optima" w:hAnsi="Optima"/>
                <w:i/>
                <w:iCs/>
                <w:sz w:val="18"/>
              </w:rPr>
              <w:t>neunten Klasse</w:t>
            </w:r>
          </w:p>
        </w:tc>
      </w:tr>
      <w:tr w:rsidR="001B080A" w:rsidRPr="00EE38DD" w14:paraId="3A2665B3" w14:textId="77777777" w:rsidTr="007309D2">
        <w:trPr>
          <w:trHeight w:val="481"/>
          <w:trPrChange w:id="22" w:author="David Döbele" w:date="2022-10-25T20:44:00Z">
            <w:trPr>
              <w:trHeight w:val="481"/>
            </w:trPr>
          </w:trPrChange>
        </w:trPr>
        <w:tc>
          <w:tcPr>
            <w:tcW w:w="10503" w:type="dxa"/>
            <w:gridSpan w:val="10"/>
            <w:tcBorders>
              <w:bottom w:val="single" w:sz="4" w:space="0" w:color="auto"/>
            </w:tcBorders>
            <w:vAlign w:val="bottom"/>
            <w:tcPrChange w:id="23" w:author="David Döbele" w:date="2022-10-25T20:44:00Z">
              <w:tcPr>
                <w:tcW w:w="10915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0BE865E9" w:rsidR="00E55D90" w:rsidRPr="00B81112" w:rsidRDefault="00E55D90" w:rsidP="007309D2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 w:rsidRPr="00B81112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FF59C5" w:rsidRPr="00FF59C5" w14:paraId="2716FB80" w14:textId="77777777" w:rsidTr="007309D2">
        <w:trPr>
          <w:trHeight w:val="340"/>
          <w:trPrChange w:id="24" w:author="David Döbele" w:date="2022-10-25T20:44:00Z">
            <w:trPr>
              <w:trHeight w:val="340"/>
            </w:trPr>
          </w:trPrChange>
        </w:trPr>
        <w:tc>
          <w:tcPr>
            <w:tcW w:w="7604" w:type="dxa"/>
            <w:gridSpan w:val="6"/>
            <w:vAlign w:val="bottom"/>
            <w:tcPrChange w:id="25" w:author="David Döbele" w:date="2022-10-25T20:44:00Z">
              <w:tcPr>
                <w:tcW w:w="7604" w:type="dxa"/>
                <w:gridSpan w:val="6"/>
                <w:vAlign w:val="bottom"/>
              </w:tcPr>
            </w:tcPrChange>
          </w:tcPr>
          <w:p w14:paraId="432199B9" w14:textId="5EDF5F07" w:rsidR="00FF59C5" w:rsidRPr="0088485C" w:rsidRDefault="00FF59C5" w:rsidP="007309D2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Ebner Stolz Management Consultants</w:t>
            </w:r>
            <w:r w:rsidR="00520AA4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2899" w:type="dxa"/>
            <w:gridSpan w:val="4"/>
            <w:vAlign w:val="bottom"/>
            <w:tcPrChange w:id="26" w:author="David Döbele" w:date="2022-10-25T20:44:00Z">
              <w:tcPr>
                <w:tcW w:w="3311" w:type="dxa"/>
                <w:gridSpan w:val="4"/>
                <w:vAlign w:val="bottom"/>
              </w:tcPr>
            </w:tcPrChange>
          </w:tcPr>
          <w:p w14:paraId="7B131B9B" w14:textId="06711C33" w:rsidR="00FF59C5" w:rsidRDefault="00FF59C5" w:rsidP="007309D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Köln</w:t>
            </w:r>
          </w:p>
        </w:tc>
      </w:tr>
      <w:tr w:rsidR="00FF59C5" w:rsidRPr="00EE38DD" w14:paraId="282A9AB6" w14:textId="77777777" w:rsidTr="007309D2">
        <w:trPr>
          <w:trHeight w:val="23"/>
          <w:trPrChange w:id="27" w:author="David Döbele" w:date="2022-10-25T20:44:00Z">
            <w:trPr>
              <w:trHeight w:val="23"/>
            </w:trPr>
          </w:trPrChange>
        </w:trPr>
        <w:tc>
          <w:tcPr>
            <w:tcW w:w="7604" w:type="dxa"/>
            <w:gridSpan w:val="6"/>
            <w:vAlign w:val="bottom"/>
            <w:tcPrChange w:id="28" w:author="David Döbele" w:date="2022-10-25T20:44:00Z">
              <w:tcPr>
                <w:tcW w:w="7604" w:type="dxa"/>
                <w:gridSpan w:val="6"/>
                <w:vAlign w:val="bottom"/>
              </w:tcPr>
            </w:tcPrChange>
          </w:tcPr>
          <w:p w14:paraId="6FAAC730" w14:textId="2D1B821A" w:rsidR="00FF59C5" w:rsidRPr="00FF59C5" w:rsidRDefault="00FF59C5" w:rsidP="007309D2">
            <w:pPr>
              <w:rPr>
                <w:rFonts w:ascii="Optima" w:hAnsi="Optima"/>
                <w:b/>
                <w:i/>
                <w:iCs/>
                <w:sz w:val="23"/>
                <w:szCs w:val="23"/>
              </w:rPr>
            </w:pPr>
            <w:r>
              <w:rPr>
                <w:rFonts w:ascii="Optima" w:hAnsi="Optima"/>
                <w:sz w:val="18"/>
              </w:rPr>
              <w:t xml:space="preserve">Praktikant im </w:t>
            </w:r>
            <w:r w:rsidRPr="00FF59C5">
              <w:rPr>
                <w:rFonts w:ascii="Optima" w:hAnsi="Optima"/>
                <w:sz w:val="18"/>
              </w:rPr>
              <w:t>Management Consulting (geplant)</w:t>
            </w:r>
          </w:p>
        </w:tc>
        <w:tc>
          <w:tcPr>
            <w:tcW w:w="2899" w:type="dxa"/>
            <w:gridSpan w:val="4"/>
            <w:vAlign w:val="bottom"/>
            <w:tcPrChange w:id="29" w:author="David Döbele" w:date="2022-10-25T20:44:00Z">
              <w:tcPr>
                <w:tcW w:w="3311" w:type="dxa"/>
                <w:gridSpan w:val="4"/>
                <w:vAlign w:val="bottom"/>
              </w:tcPr>
            </w:tcPrChange>
          </w:tcPr>
          <w:p w14:paraId="05A864AB" w14:textId="4B396A2D" w:rsidR="00FF59C5" w:rsidRPr="00FF59C5" w:rsidRDefault="00FF59C5" w:rsidP="007309D2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FF59C5">
              <w:rPr>
                <w:rFonts w:ascii="Optima" w:hAnsi="Optima"/>
                <w:sz w:val="18"/>
                <w:lang w:val="en-US"/>
              </w:rPr>
              <w:t>02/2023</w:t>
            </w:r>
            <w:ins w:id="30" w:author="David Döbele" w:date="2022-10-25T20:43:00Z">
              <w:r w:rsidR="00FC2618">
                <w:rPr>
                  <w:rFonts w:ascii="Optima" w:hAnsi="Optima"/>
                  <w:sz w:val="18"/>
                  <w:lang w:val="en-US"/>
                </w:rPr>
                <w:t xml:space="preserve"> – 05/2023</w:t>
              </w:r>
            </w:ins>
          </w:p>
        </w:tc>
      </w:tr>
      <w:tr w:rsidR="001B080A" w:rsidRPr="00EE38DD" w14:paraId="69C47778" w14:textId="77777777" w:rsidTr="007309D2">
        <w:trPr>
          <w:trHeight w:val="340"/>
          <w:trPrChange w:id="31" w:author="David Döbele" w:date="2022-10-25T20:44:00Z">
            <w:trPr>
              <w:trHeight w:val="340"/>
            </w:trPr>
          </w:trPrChange>
        </w:trPr>
        <w:tc>
          <w:tcPr>
            <w:tcW w:w="7604" w:type="dxa"/>
            <w:gridSpan w:val="6"/>
            <w:vAlign w:val="bottom"/>
            <w:tcPrChange w:id="32" w:author="David Döbele" w:date="2022-10-25T20:44:00Z">
              <w:tcPr>
                <w:tcW w:w="7604" w:type="dxa"/>
                <w:gridSpan w:val="6"/>
                <w:vAlign w:val="bottom"/>
              </w:tcPr>
            </w:tcPrChange>
          </w:tcPr>
          <w:p w14:paraId="2589D199" w14:textId="2AE21BB2" w:rsidR="004C6CBB" w:rsidRPr="004C6CBB" w:rsidRDefault="004C6CBB" w:rsidP="007309D2">
            <w:pPr>
              <w:pStyle w:val="Ort"/>
              <w:jc w:val="left"/>
              <w:rPr>
                <w:rFonts w:ascii="Optima" w:hAnsi="Optima"/>
                <w:b/>
                <w:smallCaps w:val="0"/>
                <w:sz w:val="23"/>
                <w:szCs w:val="23"/>
              </w:rPr>
            </w:pPr>
            <w:r w:rsidRPr="0088485C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ROCKVIEW GmbH</w:t>
            </w:r>
            <w:r w:rsidRPr="00B839A6">
              <w:rPr>
                <w:rFonts w:ascii="Optima" w:hAnsi="Optima"/>
                <w:b/>
                <w:smallCaps w:val="0"/>
                <w:sz w:val="23"/>
                <w:szCs w:val="23"/>
              </w:rPr>
              <w:t xml:space="preserve"> </w:t>
            </w:r>
          </w:p>
        </w:tc>
        <w:tc>
          <w:tcPr>
            <w:tcW w:w="2899" w:type="dxa"/>
            <w:gridSpan w:val="4"/>
            <w:vAlign w:val="bottom"/>
            <w:tcPrChange w:id="33" w:author="David Döbele" w:date="2022-10-25T20:44:00Z">
              <w:tcPr>
                <w:tcW w:w="3311" w:type="dxa"/>
                <w:gridSpan w:val="4"/>
                <w:vAlign w:val="bottom"/>
              </w:tcPr>
            </w:tcPrChange>
          </w:tcPr>
          <w:p w14:paraId="333A9720" w14:textId="6663DB92" w:rsidR="004C6CBB" w:rsidRPr="00B81112" w:rsidRDefault="00004E25" w:rsidP="007309D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Remote / Hamburg</w:t>
            </w:r>
          </w:p>
        </w:tc>
      </w:tr>
      <w:tr w:rsidR="001B080A" w:rsidRPr="00EE38DD" w14:paraId="3582B836" w14:textId="77777777" w:rsidTr="007309D2">
        <w:trPr>
          <w:trHeight w:val="20"/>
          <w:trPrChange w:id="34" w:author="David Döbele" w:date="2022-10-25T20:44:00Z">
            <w:trPr>
              <w:trHeight w:val="20"/>
            </w:trPr>
          </w:trPrChange>
        </w:trPr>
        <w:tc>
          <w:tcPr>
            <w:tcW w:w="7604" w:type="dxa"/>
            <w:gridSpan w:val="6"/>
            <w:vAlign w:val="bottom"/>
            <w:tcPrChange w:id="35" w:author="David Döbele" w:date="2022-10-25T20:44:00Z">
              <w:tcPr>
                <w:tcW w:w="7604" w:type="dxa"/>
                <w:gridSpan w:val="6"/>
                <w:vAlign w:val="bottom"/>
              </w:tcPr>
            </w:tcPrChange>
          </w:tcPr>
          <w:p w14:paraId="7EE76B17" w14:textId="21F4FF2E" w:rsidR="004C6CBB" w:rsidRPr="00276ACB" w:rsidRDefault="004C6CBB" w:rsidP="007309D2">
            <w:pPr>
              <w:rPr>
                <w:rFonts w:ascii="Optima" w:hAnsi="Optima"/>
                <w:sz w:val="18"/>
              </w:rPr>
            </w:pPr>
            <w:r w:rsidRPr="00B839A6">
              <w:rPr>
                <w:rFonts w:ascii="Optima" w:hAnsi="Optima"/>
                <w:sz w:val="18"/>
              </w:rPr>
              <w:t xml:space="preserve">Werkstudent für Analystenaufgaben in der Strategieberatung </w:t>
            </w:r>
          </w:p>
        </w:tc>
        <w:tc>
          <w:tcPr>
            <w:tcW w:w="2899" w:type="dxa"/>
            <w:gridSpan w:val="4"/>
            <w:vAlign w:val="bottom"/>
            <w:tcPrChange w:id="36" w:author="David Döbele" w:date="2022-10-25T20:44:00Z">
              <w:tcPr>
                <w:tcW w:w="3311" w:type="dxa"/>
                <w:gridSpan w:val="4"/>
                <w:vAlign w:val="bottom"/>
              </w:tcPr>
            </w:tcPrChange>
          </w:tcPr>
          <w:p w14:paraId="0F045D7A" w14:textId="1C1B6C10" w:rsidR="004C6CBB" w:rsidRPr="00B81112" w:rsidRDefault="00FF59C5" w:rsidP="007309D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sz w:val="18"/>
                <w:lang w:val="en-US"/>
              </w:rPr>
              <w:t>10</w:t>
            </w:r>
            <w:r w:rsidRPr="00B81112">
              <w:rPr>
                <w:rFonts w:ascii="Optima" w:hAnsi="Optima"/>
                <w:sz w:val="18"/>
                <w:lang w:val="en-US"/>
              </w:rPr>
              <w:t xml:space="preserve">/2022 – </w:t>
            </w: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1B080A" w:rsidRPr="00EE38DD" w14:paraId="323912C7" w14:textId="77777777" w:rsidTr="007309D2">
        <w:trPr>
          <w:trHeight w:val="267"/>
          <w:trPrChange w:id="37" w:author="David Döbele" w:date="2022-10-25T20:44:00Z">
            <w:trPr>
              <w:trHeight w:val="267"/>
            </w:trPr>
          </w:trPrChange>
        </w:trPr>
        <w:tc>
          <w:tcPr>
            <w:tcW w:w="7604" w:type="dxa"/>
            <w:gridSpan w:val="6"/>
            <w:vAlign w:val="bottom"/>
            <w:tcPrChange w:id="38" w:author="David Döbele" w:date="2022-10-25T20:44:00Z">
              <w:tcPr>
                <w:tcW w:w="7604" w:type="dxa"/>
                <w:gridSpan w:val="6"/>
                <w:vAlign w:val="bottom"/>
              </w:tcPr>
            </w:tcPrChange>
          </w:tcPr>
          <w:p w14:paraId="31FC5B78" w14:textId="77777777" w:rsidR="004C6CBB" w:rsidRPr="00B839A6" w:rsidRDefault="004C6CBB" w:rsidP="007309D2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 xml:space="preserve">Erarbeitung von </w:t>
            </w:r>
            <w:r w:rsidRPr="00B839A6">
              <w:rPr>
                <w:rFonts w:ascii="Optima" w:hAnsi="Optima"/>
                <w:sz w:val="18"/>
                <w:szCs w:val="18"/>
              </w:rPr>
              <w:t>Marktan</w:t>
            </w:r>
            <w:r>
              <w:rPr>
                <w:rFonts w:ascii="Optima" w:hAnsi="Optima"/>
                <w:sz w:val="18"/>
                <w:szCs w:val="18"/>
              </w:rPr>
              <w:t>alysen und Statistiken im Banken- und Finanzbereich</w:t>
            </w:r>
          </w:p>
          <w:p w14:paraId="3E786D30" w14:textId="1D5695B9" w:rsidR="004C6CBB" w:rsidRPr="00276ACB" w:rsidRDefault="004C6CBB" w:rsidP="007309D2">
            <w:pPr>
              <w:pStyle w:val="Bullets"/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>Erstellung von Recherchen und datenbasierten Auswertungen</w:t>
            </w:r>
          </w:p>
        </w:tc>
        <w:tc>
          <w:tcPr>
            <w:tcW w:w="2899" w:type="dxa"/>
            <w:gridSpan w:val="4"/>
            <w:vAlign w:val="bottom"/>
            <w:tcPrChange w:id="39" w:author="David Döbele" w:date="2022-10-25T20:44:00Z">
              <w:tcPr>
                <w:tcW w:w="3311" w:type="dxa"/>
                <w:gridSpan w:val="4"/>
                <w:vAlign w:val="bottom"/>
              </w:tcPr>
            </w:tcPrChange>
          </w:tcPr>
          <w:p w14:paraId="2D019EE2" w14:textId="77777777" w:rsidR="004C6CBB" w:rsidRPr="00B81112" w:rsidRDefault="004C6CBB" w:rsidP="007309D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</w:p>
        </w:tc>
      </w:tr>
      <w:tr w:rsidR="001B080A" w:rsidRPr="00EE38DD" w14:paraId="127C64E2" w14:textId="77777777" w:rsidTr="007309D2">
        <w:trPr>
          <w:trHeight w:val="340"/>
          <w:trPrChange w:id="40" w:author="David Döbele" w:date="2022-10-25T20:44:00Z">
            <w:trPr>
              <w:trHeight w:val="340"/>
            </w:trPr>
          </w:trPrChange>
        </w:trPr>
        <w:tc>
          <w:tcPr>
            <w:tcW w:w="7604" w:type="dxa"/>
            <w:gridSpan w:val="6"/>
            <w:vAlign w:val="bottom"/>
            <w:tcPrChange w:id="41" w:author="David Döbele" w:date="2022-10-25T20:44:00Z">
              <w:tcPr>
                <w:tcW w:w="7604" w:type="dxa"/>
                <w:gridSpan w:val="6"/>
                <w:vAlign w:val="bottom"/>
              </w:tcPr>
            </w:tcPrChange>
          </w:tcPr>
          <w:p w14:paraId="38F27285" w14:textId="3A2DB2CA" w:rsidR="00E55D90" w:rsidRPr="00276ACB" w:rsidRDefault="00B30B5A" w:rsidP="007309D2">
            <w:pPr>
              <w:rPr>
                <w:rFonts w:ascii="Optima" w:hAnsi="Optima"/>
                <w:sz w:val="23"/>
                <w:szCs w:val="23"/>
                <w:lang w:val="en-US"/>
              </w:rPr>
            </w:pPr>
            <w:proofErr w:type="spellStart"/>
            <w:r w:rsidRPr="00276ACB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Consileon</w:t>
            </w:r>
            <w:proofErr w:type="spellEnd"/>
            <w:r w:rsidRPr="00276ACB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Business Consultancy</w:t>
            </w:r>
            <w:r w:rsidR="00DD5C3C" w:rsidRPr="00276ACB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2899" w:type="dxa"/>
            <w:gridSpan w:val="4"/>
            <w:vAlign w:val="bottom"/>
            <w:tcPrChange w:id="42" w:author="David Döbele" w:date="2022-10-25T20:44:00Z">
              <w:tcPr>
                <w:tcW w:w="3311" w:type="dxa"/>
                <w:gridSpan w:val="4"/>
                <w:vAlign w:val="bottom"/>
              </w:tcPr>
            </w:tcPrChange>
          </w:tcPr>
          <w:p w14:paraId="4820196E" w14:textId="7A8FF6D4" w:rsidR="00E55D90" w:rsidRPr="00B81112" w:rsidRDefault="00B30B5A" w:rsidP="007309D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Remote</w:t>
            </w:r>
            <w:r w:rsidR="00004E25">
              <w:rPr>
                <w:rFonts w:ascii="Optima" w:hAnsi="Optima"/>
                <w:i/>
                <w:smallCaps/>
                <w:sz w:val="23"/>
                <w:szCs w:val="23"/>
              </w:rPr>
              <w:t xml:space="preserve"> / Frankfurt a. M.</w:t>
            </w:r>
          </w:p>
        </w:tc>
      </w:tr>
      <w:tr w:rsidR="001B080A" w:rsidRPr="00EE38DD" w14:paraId="335D84E9" w14:textId="77777777" w:rsidTr="007309D2">
        <w:trPr>
          <w:trHeight w:val="18"/>
          <w:trPrChange w:id="43" w:author="David Döbele" w:date="2022-10-25T20:44:00Z">
            <w:trPr>
              <w:trHeight w:val="18"/>
            </w:trPr>
          </w:trPrChange>
        </w:trPr>
        <w:tc>
          <w:tcPr>
            <w:tcW w:w="8855" w:type="dxa"/>
            <w:gridSpan w:val="9"/>
            <w:vAlign w:val="bottom"/>
            <w:tcPrChange w:id="44" w:author="David Döbele" w:date="2022-10-25T20:44:00Z">
              <w:tcPr>
                <w:tcW w:w="8855" w:type="dxa"/>
                <w:gridSpan w:val="9"/>
                <w:vAlign w:val="bottom"/>
              </w:tcPr>
            </w:tcPrChange>
          </w:tcPr>
          <w:p w14:paraId="20B1570F" w14:textId="3C598C21" w:rsidR="00835563" w:rsidRPr="00B81112" w:rsidRDefault="00E55D90" w:rsidP="007309D2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Praktikant</w:t>
            </w:r>
            <w:proofErr w:type="spellEnd"/>
            <w:r w:rsidRPr="00B81112"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im</w:t>
            </w:r>
            <w:proofErr w:type="spellEnd"/>
            <w:r w:rsidRPr="00B81112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B30B5A" w:rsidRPr="00B81112">
              <w:rPr>
                <w:rFonts w:ascii="Optima" w:hAnsi="Optima"/>
                <w:sz w:val="18"/>
                <w:lang w:val="en-US"/>
              </w:rPr>
              <w:t>Healthcare Business Consulting</w:t>
            </w:r>
            <w:r w:rsidR="00835563" w:rsidRPr="00B81112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0F3987" w:rsidRPr="00B81112">
              <w:rPr>
                <w:rFonts w:ascii="Optima" w:hAnsi="Optima"/>
                <w:sz w:val="18"/>
                <w:lang w:val="en-US"/>
              </w:rPr>
              <w:t>und Business Development</w:t>
            </w:r>
          </w:p>
        </w:tc>
        <w:tc>
          <w:tcPr>
            <w:tcW w:w="1648" w:type="dxa"/>
            <w:vAlign w:val="bottom"/>
            <w:tcPrChange w:id="45" w:author="David Döbele" w:date="2022-10-25T20:44:00Z">
              <w:tcPr>
                <w:tcW w:w="2060" w:type="dxa"/>
                <w:vAlign w:val="bottom"/>
              </w:tcPr>
            </w:tcPrChange>
          </w:tcPr>
          <w:p w14:paraId="0475B997" w14:textId="583E6101" w:rsidR="00E55D90" w:rsidRPr="00B81112" w:rsidRDefault="00B30B5A" w:rsidP="007309D2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  <w:lang w:val="en-US"/>
              </w:rPr>
              <w:t>06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>/20</w:t>
            </w:r>
            <w:r w:rsidRPr="00B81112">
              <w:rPr>
                <w:rFonts w:ascii="Optima" w:hAnsi="Optima"/>
                <w:sz w:val="18"/>
                <w:lang w:val="en-US"/>
              </w:rPr>
              <w:t>22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Pr="00B81112">
              <w:rPr>
                <w:rFonts w:ascii="Optima" w:hAnsi="Optima"/>
                <w:sz w:val="18"/>
                <w:lang w:val="en-US"/>
              </w:rPr>
              <w:t>09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>/20</w:t>
            </w:r>
            <w:r w:rsidRPr="00B81112">
              <w:rPr>
                <w:rFonts w:ascii="Optima" w:hAnsi="Optima"/>
                <w:sz w:val="18"/>
                <w:lang w:val="en-US"/>
              </w:rPr>
              <w:t>22</w:t>
            </w:r>
          </w:p>
        </w:tc>
      </w:tr>
      <w:tr w:rsidR="001B080A" w:rsidRPr="00EE38DD" w14:paraId="54C3D64C" w14:textId="77777777" w:rsidTr="007309D2">
        <w:trPr>
          <w:trHeight w:val="18"/>
          <w:trPrChange w:id="46" w:author="David Döbele" w:date="2022-10-25T20:44:00Z">
            <w:trPr>
              <w:trHeight w:val="18"/>
            </w:trPr>
          </w:trPrChange>
        </w:trPr>
        <w:tc>
          <w:tcPr>
            <w:tcW w:w="10503" w:type="dxa"/>
            <w:gridSpan w:val="10"/>
            <w:vAlign w:val="bottom"/>
            <w:tcPrChange w:id="47" w:author="David Döbele" w:date="2022-10-25T20:44:00Z">
              <w:tcPr>
                <w:tcW w:w="10915" w:type="dxa"/>
                <w:gridSpan w:val="10"/>
                <w:vAlign w:val="bottom"/>
              </w:tcPr>
            </w:tcPrChange>
          </w:tcPr>
          <w:p w14:paraId="5366412B" w14:textId="702CAB49" w:rsidR="00B30B5A" w:rsidRPr="00956E26" w:rsidRDefault="00B30B5A" w:rsidP="007309D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956E26">
              <w:rPr>
                <w:rFonts w:ascii="Optima" w:hAnsi="Optima"/>
                <w:i/>
                <w:sz w:val="18"/>
                <w:lang w:val="de-AT"/>
              </w:rPr>
              <w:t>Erstellung</w:t>
            </w:r>
            <w:r w:rsidR="00956E26" w:rsidRPr="00956E26">
              <w:rPr>
                <w:rFonts w:ascii="Optima" w:hAnsi="Optima"/>
                <w:i/>
                <w:sz w:val="18"/>
                <w:lang w:val="de-AT"/>
              </w:rPr>
              <w:t xml:space="preserve"> von acht verschiedenen </w:t>
            </w:r>
            <w:r w:rsidR="00297919" w:rsidRPr="00956E26">
              <w:rPr>
                <w:rFonts w:ascii="Optima" w:hAnsi="Optima"/>
                <w:i/>
                <w:sz w:val="18"/>
                <w:lang w:val="de-AT"/>
              </w:rPr>
              <w:t>Publikationen</w:t>
            </w:r>
            <w:r w:rsidR="00956E26" w:rsidRPr="00956E26">
              <w:rPr>
                <w:rFonts w:ascii="Optima" w:hAnsi="Optima"/>
                <w:i/>
                <w:sz w:val="18"/>
                <w:lang w:val="de-AT"/>
              </w:rPr>
              <w:t xml:space="preserve"> und Recherchen</w:t>
            </w:r>
            <w:r w:rsidR="00A17A52" w:rsidRPr="00956E26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r w:rsidR="00591BFF" w:rsidRPr="00956E26">
              <w:rPr>
                <w:rFonts w:ascii="Optima" w:hAnsi="Optima"/>
                <w:i/>
                <w:sz w:val="18"/>
                <w:lang w:val="de-AT"/>
              </w:rPr>
              <w:t>mit de</w:t>
            </w:r>
            <w:r w:rsidR="000F3987" w:rsidRPr="00956E26">
              <w:rPr>
                <w:rFonts w:ascii="Optima" w:hAnsi="Optima"/>
                <w:i/>
                <w:sz w:val="18"/>
                <w:lang w:val="de-AT"/>
              </w:rPr>
              <w:t>m</w:t>
            </w:r>
            <w:r w:rsidR="00591BFF" w:rsidRPr="00956E26">
              <w:rPr>
                <w:rFonts w:ascii="Optima" w:hAnsi="Optima"/>
                <w:i/>
                <w:sz w:val="18"/>
                <w:lang w:val="de-AT"/>
              </w:rPr>
              <w:t xml:space="preserve"> Themenbereich </w:t>
            </w:r>
            <w:proofErr w:type="spellStart"/>
            <w:r w:rsidR="00591BFF" w:rsidRPr="00956E26">
              <w:rPr>
                <w:rFonts w:ascii="Optima" w:hAnsi="Optima"/>
                <w:i/>
                <w:sz w:val="18"/>
                <w:lang w:val="de-AT"/>
              </w:rPr>
              <w:t>Healthcare</w:t>
            </w:r>
            <w:proofErr w:type="spellEnd"/>
          </w:p>
          <w:p w14:paraId="7CB3F21F" w14:textId="0AE1D9AD" w:rsidR="00956E26" w:rsidRPr="00956E26" w:rsidRDefault="00956E26" w:rsidP="007309D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956E26">
              <w:rPr>
                <w:rFonts w:ascii="Optima" w:hAnsi="Optima"/>
                <w:i/>
                <w:sz w:val="18"/>
                <w:lang w:val="de-AT"/>
              </w:rPr>
              <w:t>Unterstützung beim Gewinnen neuer Kundenprojekte per Ausschreibungen</w:t>
            </w:r>
          </w:p>
          <w:p w14:paraId="4C4C3A2F" w14:textId="4D92B81E" w:rsidR="004E7516" w:rsidRDefault="000F3987" w:rsidP="007309D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956E26">
              <w:rPr>
                <w:rFonts w:ascii="Optima" w:hAnsi="Optima"/>
                <w:i/>
                <w:sz w:val="18"/>
                <w:lang w:val="de-AT"/>
              </w:rPr>
              <w:t xml:space="preserve">Erstellung </w:t>
            </w:r>
            <w:r w:rsidR="00956E26" w:rsidRPr="00956E26">
              <w:rPr>
                <w:rFonts w:ascii="Optima" w:hAnsi="Optima"/>
                <w:i/>
                <w:sz w:val="18"/>
                <w:lang w:val="de-AT"/>
              </w:rPr>
              <w:t xml:space="preserve">von drei </w:t>
            </w:r>
            <w:r w:rsidRPr="00956E26">
              <w:rPr>
                <w:rFonts w:ascii="Optima" w:hAnsi="Optima"/>
                <w:i/>
                <w:sz w:val="18"/>
                <w:lang w:val="de-AT"/>
              </w:rPr>
              <w:t>Präsentation</w:t>
            </w:r>
            <w:r w:rsidR="00956E26" w:rsidRPr="00956E26">
              <w:rPr>
                <w:rFonts w:ascii="Optima" w:hAnsi="Optima"/>
                <w:i/>
                <w:sz w:val="18"/>
                <w:lang w:val="de-AT"/>
              </w:rPr>
              <w:t>en</w:t>
            </w:r>
            <w:r w:rsidRPr="00956E26">
              <w:rPr>
                <w:rFonts w:ascii="Optima" w:hAnsi="Optima"/>
                <w:i/>
                <w:sz w:val="18"/>
                <w:lang w:val="de-AT"/>
              </w:rPr>
              <w:t xml:space="preserve"> zur Vorstellung </w:t>
            </w:r>
            <w:r w:rsidR="00956E26" w:rsidRPr="00956E26">
              <w:rPr>
                <w:rFonts w:ascii="Optima" w:hAnsi="Optima"/>
                <w:i/>
                <w:sz w:val="18"/>
                <w:lang w:val="de-AT"/>
              </w:rPr>
              <w:t xml:space="preserve">von </w:t>
            </w:r>
            <w:r w:rsidRPr="00956E26">
              <w:rPr>
                <w:rFonts w:ascii="Optima" w:hAnsi="Optima"/>
                <w:i/>
                <w:sz w:val="18"/>
                <w:lang w:val="de-AT"/>
              </w:rPr>
              <w:t>poten</w:t>
            </w:r>
            <w:r w:rsidR="003019F4" w:rsidRPr="00956E26">
              <w:rPr>
                <w:rFonts w:ascii="Optima" w:hAnsi="Optima"/>
                <w:i/>
                <w:sz w:val="18"/>
                <w:lang w:val="de-AT"/>
              </w:rPr>
              <w:t>z</w:t>
            </w:r>
            <w:r w:rsidRPr="00956E26">
              <w:rPr>
                <w:rFonts w:ascii="Optima" w:hAnsi="Optima"/>
                <w:i/>
                <w:sz w:val="18"/>
                <w:lang w:val="de-AT"/>
              </w:rPr>
              <w:t>iellen Kunden</w:t>
            </w:r>
            <w:r w:rsidR="00966142" w:rsidRPr="00956E26">
              <w:rPr>
                <w:rFonts w:ascii="Optima" w:hAnsi="Optima"/>
                <w:i/>
                <w:sz w:val="18"/>
                <w:lang w:val="de-AT"/>
              </w:rPr>
              <w:t xml:space="preserve"> für interne Managementpräsentation</w:t>
            </w:r>
            <w:r w:rsidR="00956E26" w:rsidRPr="00956E26">
              <w:rPr>
                <w:rFonts w:ascii="Optima" w:hAnsi="Optima"/>
                <w:i/>
                <w:sz w:val="18"/>
                <w:lang w:val="de-AT"/>
              </w:rPr>
              <w:t>en</w:t>
            </w:r>
          </w:p>
          <w:p w14:paraId="10AE31CA" w14:textId="52FC2570" w:rsidR="00956E26" w:rsidRPr="00956E26" w:rsidRDefault="00956E26" w:rsidP="007309D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Automatisierung, Aktualisierung und Wartung einer Excel-Datei zur Arbeitszeiterfassung </w:t>
            </w:r>
          </w:p>
          <w:p w14:paraId="6DD9BA0F" w14:textId="70A33DCB" w:rsidR="00722809" w:rsidRPr="00B81112" w:rsidRDefault="00956E26" w:rsidP="007309D2">
            <w:pPr>
              <w:pStyle w:val="Beschreibung"/>
              <w:numPr>
                <w:ilvl w:val="0"/>
                <w:numId w:val="24"/>
              </w:numPr>
              <w:rPr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Entwicklung</w:t>
            </w:r>
            <w:r w:rsidRPr="00956E26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r w:rsidR="000F3987" w:rsidRPr="00956E26">
              <w:rPr>
                <w:rFonts w:ascii="Optima" w:hAnsi="Optima"/>
                <w:i/>
                <w:sz w:val="18"/>
                <w:lang w:val="de-AT"/>
              </w:rPr>
              <w:t xml:space="preserve">eines Excel-templates zur </w:t>
            </w:r>
            <w:r w:rsidR="00966142" w:rsidRPr="00956E26">
              <w:rPr>
                <w:rFonts w:ascii="Optima" w:hAnsi="Optima"/>
                <w:i/>
                <w:sz w:val="18"/>
                <w:lang w:val="de-AT"/>
              </w:rPr>
              <w:t xml:space="preserve">Optimierung des </w:t>
            </w:r>
            <w:r w:rsidR="000F3987" w:rsidRPr="00956E26">
              <w:rPr>
                <w:rFonts w:ascii="Optima" w:hAnsi="Optima"/>
                <w:i/>
                <w:sz w:val="18"/>
                <w:lang w:val="de-AT"/>
              </w:rPr>
              <w:t>Digital Due Diligence</w:t>
            </w:r>
            <w:r w:rsidR="00966142" w:rsidRPr="00956E26">
              <w:rPr>
                <w:rFonts w:ascii="Optima" w:hAnsi="Optima"/>
                <w:i/>
                <w:sz w:val="18"/>
                <w:lang w:val="de-AT"/>
              </w:rPr>
              <w:t xml:space="preserve"> Ansatzes</w:t>
            </w:r>
          </w:p>
        </w:tc>
      </w:tr>
      <w:tr w:rsidR="001B080A" w:rsidRPr="00EE38DD" w14:paraId="414B4085" w14:textId="77777777" w:rsidTr="007309D2">
        <w:trPr>
          <w:trHeight w:val="481"/>
          <w:trPrChange w:id="48" w:author="David Döbele" w:date="2022-10-25T20:44:00Z">
            <w:trPr>
              <w:trHeight w:val="481"/>
            </w:trPr>
          </w:trPrChange>
        </w:trPr>
        <w:tc>
          <w:tcPr>
            <w:tcW w:w="10503" w:type="dxa"/>
            <w:gridSpan w:val="10"/>
            <w:tcBorders>
              <w:bottom w:val="single" w:sz="4" w:space="0" w:color="auto"/>
            </w:tcBorders>
            <w:vAlign w:val="bottom"/>
            <w:tcPrChange w:id="49" w:author="David Döbele" w:date="2022-10-25T20:44:00Z">
              <w:tcPr>
                <w:tcW w:w="10915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7C5A3844" w:rsidR="00E55D90" w:rsidRPr="00B81112" w:rsidRDefault="00E55D90" w:rsidP="007309D2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 w:rsidRPr="00B81112">
              <w:rPr>
                <w:rFonts w:ascii="Optima" w:hAnsi="Optima"/>
                <w:sz w:val="28"/>
              </w:rPr>
              <w:t>Au</w:t>
            </w:r>
            <w:r w:rsidR="00520AA4">
              <w:rPr>
                <w:rFonts w:ascii="Optima" w:hAnsi="Optima"/>
                <w:sz w:val="28"/>
              </w:rPr>
              <w:t>ß</w:t>
            </w:r>
            <w:r w:rsidRPr="00B81112">
              <w:rPr>
                <w:rFonts w:ascii="Optima" w:hAnsi="Optima"/>
                <w:sz w:val="28"/>
              </w:rPr>
              <w:t>eruniversitäres Engagement</w:t>
            </w:r>
          </w:p>
        </w:tc>
      </w:tr>
      <w:tr w:rsidR="001B080A" w:rsidRPr="00EE38DD" w14:paraId="74251178" w14:textId="77777777" w:rsidTr="007309D2">
        <w:trPr>
          <w:trHeight w:val="320"/>
          <w:trPrChange w:id="50" w:author="David Döbele" w:date="2022-10-25T20:44:00Z">
            <w:trPr>
              <w:trHeight w:val="320"/>
            </w:trPr>
          </w:trPrChange>
        </w:trPr>
        <w:tc>
          <w:tcPr>
            <w:tcW w:w="6440" w:type="dxa"/>
            <w:gridSpan w:val="4"/>
            <w:tcBorders>
              <w:top w:val="single" w:sz="4" w:space="0" w:color="auto"/>
            </w:tcBorders>
            <w:vAlign w:val="bottom"/>
            <w:tcPrChange w:id="51" w:author="David Döbele" w:date="2022-10-25T20:44:00Z">
              <w:tcPr>
                <w:tcW w:w="6440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09E71ABA" w:rsidR="00E55D90" w:rsidRPr="00B81112" w:rsidRDefault="00F005AC" w:rsidP="007309D2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180 Degree</w:t>
            </w:r>
            <w:r w:rsidR="00E31A9D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s</w:t>
            </w:r>
            <w:r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Consulting</w:t>
            </w:r>
            <w:r w:rsidR="00E55D90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 w:rsidR="004E7516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Hamburg</w:t>
            </w:r>
            <w:r w:rsidR="00520AA4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520AA4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4063" w:type="dxa"/>
            <w:gridSpan w:val="6"/>
            <w:tcBorders>
              <w:top w:val="single" w:sz="4" w:space="0" w:color="auto"/>
            </w:tcBorders>
            <w:vAlign w:val="bottom"/>
            <w:tcPrChange w:id="52" w:author="David Döbele" w:date="2022-10-25T20:44:00Z">
              <w:tcPr>
                <w:tcW w:w="4475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1AEFA932" w:rsidR="00E55D90" w:rsidRPr="00004E25" w:rsidRDefault="00004E25" w:rsidP="007309D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Remote / Hamburg</w:t>
            </w:r>
          </w:p>
        </w:tc>
      </w:tr>
      <w:tr w:rsidR="001B080A" w:rsidRPr="00EE38DD" w14:paraId="4F59C612" w14:textId="77777777" w:rsidTr="007309D2">
        <w:trPr>
          <w:trHeight w:val="18"/>
          <w:trPrChange w:id="53" w:author="David Döbele" w:date="2022-10-25T20:44:00Z">
            <w:trPr>
              <w:trHeight w:val="18"/>
            </w:trPr>
          </w:trPrChange>
        </w:trPr>
        <w:tc>
          <w:tcPr>
            <w:tcW w:w="7935" w:type="dxa"/>
            <w:gridSpan w:val="7"/>
            <w:vAlign w:val="bottom"/>
            <w:tcPrChange w:id="54" w:author="David Döbele" w:date="2022-10-25T20:44:00Z">
              <w:tcPr>
                <w:tcW w:w="7935" w:type="dxa"/>
                <w:gridSpan w:val="7"/>
                <w:vAlign w:val="bottom"/>
              </w:tcPr>
            </w:tcPrChange>
          </w:tcPr>
          <w:p w14:paraId="32F07601" w14:textId="31699A0C" w:rsidR="00E55D90" w:rsidRPr="00B81112" w:rsidRDefault="00E55D90" w:rsidP="007309D2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sz w:val="18"/>
                <w:lang w:val="de-AT"/>
              </w:rPr>
              <w:t xml:space="preserve">Aktives Mitglied der </w:t>
            </w:r>
            <w:r w:rsidR="00F005AC" w:rsidRPr="00B81112">
              <w:rPr>
                <w:rFonts w:ascii="Optima" w:hAnsi="Optima"/>
                <w:sz w:val="18"/>
                <w:lang w:val="de-AT"/>
              </w:rPr>
              <w:t xml:space="preserve">größten </w:t>
            </w:r>
            <w:r w:rsidRPr="00B81112">
              <w:rPr>
                <w:rFonts w:ascii="Optima" w:hAnsi="Optima"/>
                <w:sz w:val="18"/>
                <w:lang w:val="de-AT"/>
              </w:rPr>
              <w:t xml:space="preserve">studentischen Unternehmensberatung </w:t>
            </w:r>
            <w:r w:rsidR="00F005AC" w:rsidRPr="00B81112">
              <w:rPr>
                <w:rFonts w:ascii="Optima" w:hAnsi="Optima"/>
                <w:sz w:val="18"/>
                <w:lang w:val="de-AT"/>
              </w:rPr>
              <w:t>weltweit</w:t>
            </w:r>
          </w:p>
        </w:tc>
        <w:tc>
          <w:tcPr>
            <w:tcW w:w="2568" w:type="dxa"/>
            <w:gridSpan w:val="3"/>
            <w:vAlign w:val="bottom"/>
            <w:tcPrChange w:id="55" w:author="David Döbele" w:date="2022-10-25T20:44:00Z">
              <w:tcPr>
                <w:tcW w:w="2980" w:type="dxa"/>
                <w:gridSpan w:val="3"/>
                <w:vAlign w:val="bottom"/>
              </w:tcPr>
            </w:tcPrChange>
          </w:tcPr>
          <w:p w14:paraId="45DD2178" w14:textId="44098BC4" w:rsidR="00E55D90" w:rsidRPr="00B81112" w:rsidRDefault="00E55D90" w:rsidP="007309D2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  <w:lang w:val="en-US"/>
              </w:rPr>
              <w:t>0</w:t>
            </w:r>
            <w:r w:rsidR="00F005AC" w:rsidRPr="00B81112">
              <w:rPr>
                <w:rFonts w:ascii="Optima" w:hAnsi="Optima"/>
                <w:sz w:val="18"/>
                <w:lang w:val="en-US"/>
              </w:rPr>
              <w:t>5</w:t>
            </w:r>
            <w:r w:rsidRPr="00B81112">
              <w:rPr>
                <w:rFonts w:ascii="Optima" w:hAnsi="Optima"/>
                <w:sz w:val="18"/>
                <w:lang w:val="en-US"/>
              </w:rPr>
              <w:t>/20</w:t>
            </w:r>
            <w:r w:rsidR="00F005AC" w:rsidRPr="00B81112">
              <w:rPr>
                <w:rFonts w:ascii="Optima" w:hAnsi="Optima"/>
                <w:sz w:val="18"/>
                <w:lang w:val="en-US"/>
              </w:rPr>
              <w:t>22</w:t>
            </w:r>
            <w:r w:rsidRPr="00B81112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1B080A" w:rsidRPr="00EE38DD" w14:paraId="02437711" w14:textId="77777777" w:rsidTr="007309D2">
        <w:trPr>
          <w:trHeight w:val="18"/>
          <w:trPrChange w:id="56" w:author="David Döbele" w:date="2022-10-25T20:44:00Z">
            <w:trPr>
              <w:trHeight w:val="18"/>
            </w:trPr>
          </w:trPrChange>
        </w:trPr>
        <w:tc>
          <w:tcPr>
            <w:tcW w:w="10503" w:type="dxa"/>
            <w:gridSpan w:val="10"/>
            <w:vAlign w:val="bottom"/>
            <w:tcPrChange w:id="57" w:author="David Döbele" w:date="2022-10-25T20:44:00Z">
              <w:tcPr>
                <w:tcW w:w="10915" w:type="dxa"/>
                <w:gridSpan w:val="10"/>
                <w:vAlign w:val="bottom"/>
              </w:tcPr>
            </w:tcPrChange>
          </w:tcPr>
          <w:p w14:paraId="622FD08F" w14:textId="77777777" w:rsidR="00B81112" w:rsidRPr="00B81112" w:rsidRDefault="004E7516" w:rsidP="007309D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Unternehmensberatung für </w:t>
            </w:r>
            <w:proofErr w:type="spellStart"/>
            <w:r w:rsidRPr="00B81112">
              <w:rPr>
                <w:rFonts w:ascii="Optima" w:hAnsi="Optima"/>
                <w:i/>
                <w:sz w:val="18"/>
                <w:lang w:val="de-AT"/>
              </w:rPr>
              <w:t>Planted</w:t>
            </w:r>
            <w:proofErr w:type="spellEnd"/>
            <w:r w:rsidRPr="00B81112">
              <w:rPr>
                <w:rFonts w:ascii="Optima" w:hAnsi="Optima"/>
                <w:i/>
                <w:sz w:val="18"/>
                <w:lang w:val="de-AT"/>
              </w:rPr>
              <w:t>:</w:t>
            </w:r>
            <w:r w:rsidR="00A74924" w:rsidRPr="00B81112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proofErr w:type="spellStart"/>
            <w:r w:rsidRPr="00B81112">
              <w:rPr>
                <w:rFonts w:ascii="Optima" w:hAnsi="Optima"/>
                <w:i/>
                <w:sz w:val="18"/>
                <w:lang w:val="de-AT"/>
              </w:rPr>
              <w:t>Pla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>nted</w:t>
            </w:r>
            <w:proofErr w:type="spellEnd"/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 ist eine deutsche </w:t>
            </w:r>
            <w:r w:rsidR="006A5B90" w:rsidRPr="00B81112">
              <w:rPr>
                <w:rFonts w:ascii="Optima" w:hAnsi="Optima"/>
                <w:i/>
                <w:sz w:val="18"/>
                <w:lang w:val="de-AT"/>
              </w:rPr>
              <w:t>Non-profit-Organisation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 mit dem Ziel, </w:t>
            </w:r>
          </w:p>
          <w:p w14:paraId="7CA4D9D0" w14:textId="55D55995" w:rsidR="00E55D90" w:rsidRPr="00B81112" w:rsidRDefault="00D36A05" w:rsidP="007309D2">
            <w:pPr>
              <w:pStyle w:val="Beschreibung"/>
              <w:ind w:left="720"/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Einzelpersonen und Unternehmen dabei zu </w:t>
            </w:r>
            <w:r w:rsidR="006A5B90" w:rsidRPr="00B81112">
              <w:rPr>
                <w:rFonts w:ascii="Optima" w:hAnsi="Optima"/>
                <w:i/>
                <w:sz w:val="18"/>
                <w:lang w:val="de-AT"/>
              </w:rPr>
              <w:t>helfen,</w:t>
            </w: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 ihren Co2- Fußabdruck auszugleichen</w:t>
            </w:r>
          </w:p>
          <w:p w14:paraId="30FABD7D" w14:textId="44184937" w:rsidR="00E55D90" w:rsidRPr="00B81112" w:rsidRDefault="00E55D90" w:rsidP="007309D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Erstellung von Projektplänen &amp; Management Präsentationen, Ansprache von 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potenziellen </w:t>
            </w:r>
            <w:r w:rsidRPr="00B81112">
              <w:rPr>
                <w:rFonts w:ascii="Optima" w:hAnsi="Optima"/>
                <w:i/>
                <w:sz w:val="18"/>
                <w:lang w:val="de-AT"/>
              </w:rPr>
              <w:t>Partnern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</w:p>
          <w:p w14:paraId="6DF12492" w14:textId="0E767540" w:rsidR="00D36A05" w:rsidRPr="00B81112" w:rsidRDefault="00D36A05" w:rsidP="007309D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Entwicklung eines </w:t>
            </w:r>
            <w:r w:rsidR="00D0228D" w:rsidRPr="00B81112">
              <w:rPr>
                <w:rFonts w:ascii="Optima" w:hAnsi="Optima"/>
                <w:i/>
                <w:sz w:val="18"/>
                <w:lang w:val="de-AT"/>
              </w:rPr>
              <w:t>Bewertungssystems</w:t>
            </w: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 für C02-Zertifikate </w:t>
            </w:r>
          </w:p>
          <w:p w14:paraId="68CFAD97" w14:textId="670FFD77" w:rsidR="00D36A05" w:rsidRPr="00B81112" w:rsidRDefault="00D36A05" w:rsidP="007309D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>Aufbau einer Datenbank mit Projekten aus verschiedenen Regionen, Projekttypen</w:t>
            </w:r>
            <w:r w:rsidR="00835563" w:rsidRPr="00B81112">
              <w:rPr>
                <w:rFonts w:ascii="Optima" w:hAnsi="Optima"/>
                <w:i/>
                <w:sz w:val="18"/>
                <w:lang w:val="de-AT"/>
              </w:rPr>
              <w:t xml:space="preserve"> und Standards</w:t>
            </w:r>
          </w:p>
        </w:tc>
      </w:tr>
      <w:tr w:rsidR="001B080A" w:rsidRPr="00EE38DD" w14:paraId="4AF19DD1" w14:textId="77777777" w:rsidTr="007309D2">
        <w:trPr>
          <w:trHeight w:val="320"/>
          <w:trPrChange w:id="58" w:author="David Döbele" w:date="2022-10-25T20:44:00Z">
            <w:trPr>
              <w:trHeight w:val="320"/>
            </w:trPr>
          </w:trPrChange>
        </w:trPr>
        <w:tc>
          <w:tcPr>
            <w:tcW w:w="6943" w:type="dxa"/>
            <w:gridSpan w:val="5"/>
            <w:vAlign w:val="bottom"/>
            <w:tcPrChange w:id="59" w:author="David Döbele" w:date="2022-10-25T20:44:00Z">
              <w:tcPr>
                <w:tcW w:w="6943" w:type="dxa"/>
                <w:gridSpan w:val="5"/>
                <w:vAlign w:val="bottom"/>
              </w:tcPr>
            </w:tcPrChange>
          </w:tcPr>
          <w:p w14:paraId="7756FD9A" w14:textId="5AF0476E" w:rsidR="00E55D90" w:rsidRPr="00B81112" w:rsidRDefault="00722809" w:rsidP="007309D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B811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Junge Liberale Kiel</w:t>
            </w:r>
          </w:p>
        </w:tc>
        <w:tc>
          <w:tcPr>
            <w:tcW w:w="3560" w:type="dxa"/>
            <w:gridSpan w:val="5"/>
            <w:vAlign w:val="bottom"/>
            <w:tcPrChange w:id="60" w:author="David Döbele" w:date="2022-10-25T20:44:00Z">
              <w:tcPr>
                <w:tcW w:w="3972" w:type="dxa"/>
                <w:gridSpan w:val="5"/>
                <w:vAlign w:val="bottom"/>
              </w:tcPr>
            </w:tcPrChange>
          </w:tcPr>
          <w:p w14:paraId="30626CB8" w14:textId="0BE614C0" w:rsidR="00E55D90" w:rsidRPr="00B81112" w:rsidRDefault="00F005AC" w:rsidP="007309D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smallCaps/>
                <w:sz w:val="23"/>
                <w:szCs w:val="23"/>
              </w:rPr>
              <w:t>Kiel</w:t>
            </w:r>
          </w:p>
        </w:tc>
      </w:tr>
      <w:tr w:rsidR="001B080A" w:rsidRPr="00EE38DD" w14:paraId="0FE15743" w14:textId="77777777" w:rsidTr="007309D2">
        <w:trPr>
          <w:trHeight w:val="113"/>
          <w:trPrChange w:id="61" w:author="David Döbele" w:date="2022-10-25T20:44:00Z">
            <w:trPr>
              <w:trHeight w:val="113"/>
            </w:trPr>
          </w:trPrChange>
        </w:trPr>
        <w:tc>
          <w:tcPr>
            <w:tcW w:w="6943" w:type="dxa"/>
            <w:gridSpan w:val="5"/>
            <w:vAlign w:val="bottom"/>
            <w:tcPrChange w:id="62" w:author="David Döbele" w:date="2022-10-25T20:44:00Z">
              <w:tcPr>
                <w:tcW w:w="6943" w:type="dxa"/>
                <w:gridSpan w:val="5"/>
                <w:vAlign w:val="bottom"/>
              </w:tcPr>
            </w:tcPrChange>
          </w:tcPr>
          <w:p w14:paraId="2EFDAA7E" w14:textId="31D63312" w:rsidR="001B080A" w:rsidRPr="00B81112" w:rsidRDefault="001B080A" w:rsidP="007309D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>Aktives Mitglied der Jungen Liberalen Kiel</w:t>
            </w:r>
          </w:p>
        </w:tc>
        <w:tc>
          <w:tcPr>
            <w:tcW w:w="3560" w:type="dxa"/>
            <w:gridSpan w:val="5"/>
            <w:vAlign w:val="bottom"/>
            <w:tcPrChange w:id="63" w:author="David Döbele" w:date="2022-10-25T20:44:00Z">
              <w:tcPr>
                <w:tcW w:w="3972" w:type="dxa"/>
                <w:gridSpan w:val="5"/>
                <w:vAlign w:val="bottom"/>
              </w:tcPr>
            </w:tcPrChange>
          </w:tcPr>
          <w:p w14:paraId="5482621D" w14:textId="1D2B2BB1" w:rsidR="001B080A" w:rsidRPr="00104FA4" w:rsidRDefault="001B080A" w:rsidP="007309D2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104FA4">
              <w:rPr>
                <w:rFonts w:ascii="Optima" w:hAnsi="Optima"/>
                <w:sz w:val="18"/>
                <w:lang w:val="en-US"/>
              </w:rPr>
              <w:t>04/2022 – heute</w:t>
            </w:r>
          </w:p>
        </w:tc>
      </w:tr>
      <w:tr w:rsidR="001B080A" w:rsidRPr="00EE38DD" w14:paraId="56372BDE" w14:textId="77777777" w:rsidTr="007309D2">
        <w:trPr>
          <w:trHeight w:val="18"/>
          <w:trPrChange w:id="64" w:author="David Döbele" w:date="2022-10-25T20:44:00Z">
            <w:trPr>
              <w:trHeight w:val="18"/>
            </w:trPr>
          </w:trPrChange>
        </w:trPr>
        <w:tc>
          <w:tcPr>
            <w:tcW w:w="10503" w:type="dxa"/>
            <w:gridSpan w:val="10"/>
            <w:vAlign w:val="bottom"/>
            <w:tcPrChange w:id="65" w:author="David Döbele" w:date="2022-10-25T20:44:00Z">
              <w:tcPr>
                <w:tcW w:w="10915" w:type="dxa"/>
                <w:gridSpan w:val="10"/>
                <w:vAlign w:val="bottom"/>
              </w:tcPr>
            </w:tcPrChange>
          </w:tcPr>
          <w:p w14:paraId="3C87D247" w14:textId="53EE1D60" w:rsidR="0054434B" w:rsidRPr="007309D2" w:rsidRDefault="0054434B" w:rsidP="007309D2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  <w:rPrChange w:id="66" w:author="David Döbele" w:date="2022-10-25T20:44:00Z">
                  <w:rPr>
                    <w:rFonts w:ascii="Optima" w:hAnsi="Optima"/>
                    <w:i w:val="0"/>
                    <w:iCs w:val="0"/>
                    <w:sz w:val="18"/>
                    <w:lang w:val="de-AT"/>
                  </w:rPr>
                </w:rPrChange>
              </w:rPr>
            </w:pPr>
            <w:r w:rsidRPr="007309D2">
              <w:rPr>
                <w:rFonts w:ascii="Optima" w:hAnsi="Optima"/>
                <w:sz w:val="18"/>
                <w:lang w:val="de-AT"/>
                <w:rPrChange w:id="67" w:author="David Döbele" w:date="2022-10-25T20:44:00Z">
                  <w:rPr>
                    <w:rFonts w:ascii="Optima" w:hAnsi="Optima"/>
                    <w:i w:val="0"/>
                    <w:iCs w:val="0"/>
                    <w:sz w:val="18"/>
                    <w:lang w:val="de-AT"/>
                  </w:rPr>
                </w:rPrChange>
              </w:rPr>
              <w:t>Erstellung eines Grundsatzprogramms mit Schwerpunkt Wirtschaft, Finanzen und Haushalt für die Kommunalwahlen 2023</w:t>
            </w:r>
          </w:p>
        </w:tc>
      </w:tr>
      <w:tr w:rsidR="001B080A" w:rsidRPr="00EE38DD" w14:paraId="5E5E7BFC" w14:textId="77777777" w:rsidTr="007309D2">
        <w:trPr>
          <w:trHeight w:val="320"/>
          <w:trPrChange w:id="68" w:author="David Döbele" w:date="2022-10-25T20:44:00Z">
            <w:trPr>
              <w:trHeight w:val="320"/>
            </w:trPr>
          </w:trPrChange>
        </w:trPr>
        <w:tc>
          <w:tcPr>
            <w:tcW w:w="6943" w:type="dxa"/>
            <w:gridSpan w:val="5"/>
            <w:vAlign w:val="bottom"/>
            <w:tcPrChange w:id="69" w:author="David Döbele" w:date="2022-10-25T20:44:00Z">
              <w:tcPr>
                <w:tcW w:w="6943" w:type="dxa"/>
                <w:gridSpan w:val="5"/>
                <w:vAlign w:val="bottom"/>
              </w:tcPr>
            </w:tcPrChange>
          </w:tcPr>
          <w:p w14:paraId="5DE93E94" w14:textId="3F9545DC" w:rsidR="00722809" w:rsidRPr="00B81112" w:rsidRDefault="00722809" w:rsidP="007309D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B811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Sportverein TSV Kronshagen</w:t>
            </w:r>
            <w:r w:rsidR="00520AA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e.V.</w:t>
            </w:r>
          </w:p>
        </w:tc>
        <w:tc>
          <w:tcPr>
            <w:tcW w:w="3560" w:type="dxa"/>
            <w:gridSpan w:val="5"/>
            <w:vAlign w:val="bottom"/>
            <w:tcPrChange w:id="70" w:author="David Döbele" w:date="2022-10-25T20:44:00Z">
              <w:tcPr>
                <w:tcW w:w="3972" w:type="dxa"/>
                <w:gridSpan w:val="5"/>
                <w:vAlign w:val="bottom"/>
              </w:tcPr>
            </w:tcPrChange>
          </w:tcPr>
          <w:p w14:paraId="5812A55B" w14:textId="77777777" w:rsidR="00722809" w:rsidRPr="00B81112" w:rsidRDefault="00722809" w:rsidP="007309D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smallCaps/>
                <w:sz w:val="23"/>
                <w:szCs w:val="23"/>
              </w:rPr>
              <w:t>Kiel</w:t>
            </w:r>
          </w:p>
        </w:tc>
      </w:tr>
      <w:tr w:rsidR="001B080A" w:rsidRPr="00EE38DD" w14:paraId="3C7DF737" w14:textId="77777777" w:rsidTr="007309D2">
        <w:trPr>
          <w:trHeight w:val="20"/>
          <w:trPrChange w:id="71" w:author="David Döbele" w:date="2022-10-25T20:44:00Z">
            <w:trPr>
              <w:trHeight w:val="20"/>
            </w:trPr>
          </w:trPrChange>
        </w:trPr>
        <w:tc>
          <w:tcPr>
            <w:tcW w:w="5298" w:type="dxa"/>
            <w:gridSpan w:val="2"/>
            <w:vAlign w:val="bottom"/>
            <w:tcPrChange w:id="72" w:author="David Döbele" w:date="2022-10-25T20:44:00Z">
              <w:tcPr>
                <w:tcW w:w="5298" w:type="dxa"/>
                <w:gridSpan w:val="2"/>
                <w:vAlign w:val="bottom"/>
              </w:tcPr>
            </w:tcPrChange>
          </w:tcPr>
          <w:p w14:paraId="113B0391" w14:textId="57B86810" w:rsidR="001B080A" w:rsidRPr="00B81112" w:rsidRDefault="001B080A" w:rsidP="007309D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>Aktives Mitglied im Leistungssport</w:t>
            </w:r>
          </w:p>
        </w:tc>
        <w:tc>
          <w:tcPr>
            <w:tcW w:w="5205" w:type="dxa"/>
            <w:gridSpan w:val="8"/>
            <w:vAlign w:val="bottom"/>
            <w:tcPrChange w:id="73" w:author="David Döbele" w:date="2022-10-25T20:44:00Z">
              <w:tcPr>
                <w:tcW w:w="5617" w:type="dxa"/>
                <w:gridSpan w:val="8"/>
                <w:vAlign w:val="bottom"/>
              </w:tcPr>
            </w:tcPrChange>
          </w:tcPr>
          <w:p w14:paraId="1D6B67E8" w14:textId="6A6AAC06" w:rsidR="001B080A" w:rsidRPr="00EE38DD" w:rsidRDefault="001B080A" w:rsidP="007309D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>10/2014 – heute</w:t>
            </w:r>
          </w:p>
        </w:tc>
      </w:tr>
      <w:tr w:rsidR="001B080A" w:rsidRPr="00EE38DD" w14:paraId="7ECB507F" w14:textId="77777777" w:rsidTr="007309D2">
        <w:trPr>
          <w:trHeight w:val="18"/>
          <w:trPrChange w:id="74" w:author="David Döbele" w:date="2022-10-25T20:44:00Z">
            <w:trPr>
              <w:trHeight w:val="18"/>
            </w:trPr>
          </w:trPrChange>
        </w:trPr>
        <w:tc>
          <w:tcPr>
            <w:tcW w:w="10503" w:type="dxa"/>
            <w:gridSpan w:val="10"/>
            <w:vAlign w:val="bottom"/>
            <w:tcPrChange w:id="75" w:author="David Döbele" w:date="2022-10-25T20:44:00Z">
              <w:tcPr>
                <w:tcW w:w="10915" w:type="dxa"/>
                <w:gridSpan w:val="10"/>
                <w:vAlign w:val="bottom"/>
              </w:tcPr>
            </w:tcPrChange>
          </w:tcPr>
          <w:p w14:paraId="1A6A237B" w14:textId="78E8FACD" w:rsidR="00E55D90" w:rsidRPr="00B81112" w:rsidRDefault="00F005AC" w:rsidP="007309D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Kämpfer in der zweiten </w:t>
            </w:r>
            <w:r w:rsidR="00104FA4">
              <w:rPr>
                <w:rFonts w:ascii="Optima" w:hAnsi="Optima"/>
                <w:i/>
                <w:sz w:val="18"/>
                <w:lang w:val="de-AT"/>
              </w:rPr>
              <w:t>Judo-</w:t>
            </w:r>
            <w:r w:rsidRPr="00B81112">
              <w:rPr>
                <w:rFonts w:ascii="Optima" w:hAnsi="Optima"/>
                <w:i/>
                <w:sz w:val="18"/>
                <w:lang w:val="de-AT"/>
              </w:rPr>
              <w:t>Bundesliga</w:t>
            </w:r>
          </w:p>
          <w:p w14:paraId="29E634AE" w14:textId="3D642CC4" w:rsidR="00F005AC" w:rsidRPr="00B81112" w:rsidRDefault="004D3155" w:rsidP="007309D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Mitglied im </w:t>
            </w:r>
            <w:r w:rsidR="00F005AC" w:rsidRPr="00B81112">
              <w:rPr>
                <w:rFonts w:ascii="Optima" w:hAnsi="Optima"/>
                <w:i/>
                <w:sz w:val="18"/>
                <w:lang w:val="de-AT"/>
              </w:rPr>
              <w:t>Landeskader Schleswig-Holstein</w:t>
            </w:r>
          </w:p>
          <w:p w14:paraId="2CC438FF" w14:textId="08CC424B" w:rsidR="00722809" w:rsidRPr="00B81112" w:rsidRDefault="00F005AC" w:rsidP="007309D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>Teilnahme an über 100 nationalen und internationalen Turnieren</w:t>
            </w:r>
          </w:p>
        </w:tc>
      </w:tr>
      <w:tr w:rsidR="00C33F6C" w:rsidRPr="00EE38DD" w14:paraId="482569A2" w14:textId="77777777" w:rsidTr="007309D2">
        <w:trPr>
          <w:trHeight w:val="481"/>
          <w:trPrChange w:id="76" w:author="David Döbele" w:date="2022-10-25T20:44:00Z">
            <w:trPr>
              <w:trHeight w:val="481"/>
            </w:trPr>
          </w:trPrChange>
        </w:trPr>
        <w:tc>
          <w:tcPr>
            <w:tcW w:w="10503" w:type="dxa"/>
            <w:gridSpan w:val="10"/>
            <w:tcBorders>
              <w:bottom w:val="single" w:sz="4" w:space="0" w:color="auto"/>
            </w:tcBorders>
            <w:vAlign w:val="bottom"/>
            <w:tcPrChange w:id="77" w:author="David Döbele" w:date="2022-10-25T20:44:00Z">
              <w:tcPr>
                <w:tcW w:w="10915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78D7F049" w:rsidR="00E55D90" w:rsidRPr="00B81112" w:rsidRDefault="00E55D90" w:rsidP="007309D2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B81112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33F6C" w:rsidRPr="00EE38DD" w14:paraId="2B257790" w14:textId="77777777" w:rsidTr="007309D2">
        <w:trPr>
          <w:trHeight w:val="510"/>
          <w:trPrChange w:id="78" w:author="David Döbele" w:date="2022-10-25T20:44:00Z">
            <w:trPr>
              <w:trHeight w:val="340"/>
            </w:trPr>
          </w:trPrChange>
        </w:trPr>
        <w:tc>
          <w:tcPr>
            <w:tcW w:w="2312" w:type="dxa"/>
            <w:tcBorders>
              <w:top w:val="single" w:sz="4" w:space="0" w:color="auto"/>
            </w:tcBorders>
            <w:vAlign w:val="bottom"/>
            <w:tcPrChange w:id="79" w:author="David Döbele" w:date="2022-10-25T20:44:00Z">
              <w:tcPr>
                <w:tcW w:w="2312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426A93D7" w:rsidR="00E55D90" w:rsidRPr="00B81112" w:rsidRDefault="00E55D90" w:rsidP="007309D2">
            <w:pPr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>Sprachen:</w:t>
            </w:r>
            <w:ins w:id="80" w:author="David Döbele" w:date="2022-10-25T20:43:00Z">
              <w:r w:rsidR="00FC2618">
                <w:rPr>
                  <w:rFonts w:ascii="Optima" w:hAnsi="Optima"/>
                  <w:sz w:val="18"/>
                </w:rPr>
                <w:br/>
              </w:r>
            </w:ins>
          </w:p>
        </w:tc>
        <w:tc>
          <w:tcPr>
            <w:tcW w:w="8191" w:type="dxa"/>
            <w:gridSpan w:val="9"/>
            <w:tcBorders>
              <w:top w:val="single" w:sz="4" w:space="0" w:color="auto"/>
            </w:tcBorders>
            <w:vAlign w:val="bottom"/>
            <w:tcPrChange w:id="81" w:author="David Döbele" w:date="2022-10-25T20:44:00Z">
              <w:tcPr>
                <w:tcW w:w="8603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497D6C6D" w:rsidR="00E55D90" w:rsidRPr="00B81112" w:rsidRDefault="00E55D90" w:rsidP="007309D2">
            <w:p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A74924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erhandlungssicher)</w:t>
            </w: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 w:rsidR="00835563"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>Latein</w:t>
            </w: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E81ADF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g</w:t>
            </w:r>
            <w:r w:rsidR="00835563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roßes Latinum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835563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,</w:t>
            </w:r>
            <w:r w:rsidR="00835563"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ins w:id="82" w:author="David Döbele" w:date="2022-10-25T20:43:00Z">
              <w:r w:rsidR="00FC2618">
                <w:rPr>
                  <w:rFonts w:ascii="Optima" w:hAnsi="Optima" w:cs="Georgia"/>
                  <w:color w:val="000000"/>
                  <w:sz w:val="18"/>
                  <w:lang w:val="de-AT"/>
                </w:rPr>
                <w:br/>
              </w:r>
            </w:ins>
            <w:r w:rsidR="00835563"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>Spanisch</w:t>
            </w:r>
            <w:r w:rsidR="00835563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 (Grundkenntnisse)</w:t>
            </w:r>
          </w:p>
        </w:tc>
      </w:tr>
      <w:tr w:rsidR="00C33F6C" w:rsidRPr="00E725B2" w14:paraId="45706C3F" w14:textId="77777777" w:rsidTr="007309D2">
        <w:trPr>
          <w:trHeight w:val="283"/>
          <w:trPrChange w:id="83" w:author="David Döbele" w:date="2022-10-25T20:44:00Z">
            <w:trPr>
              <w:trHeight w:val="283"/>
            </w:trPr>
          </w:trPrChange>
        </w:trPr>
        <w:tc>
          <w:tcPr>
            <w:tcW w:w="2312" w:type="dxa"/>
            <w:vAlign w:val="bottom"/>
            <w:tcPrChange w:id="84" w:author="David Döbele" w:date="2022-10-25T20:44:00Z">
              <w:tcPr>
                <w:tcW w:w="2312" w:type="dxa"/>
                <w:vAlign w:val="bottom"/>
              </w:tcPr>
            </w:tcPrChange>
          </w:tcPr>
          <w:p w14:paraId="57688BDA" w14:textId="350496FE" w:rsidR="00E55D90" w:rsidRPr="00B81112" w:rsidRDefault="00E55D90" w:rsidP="007309D2">
            <w:pPr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8191" w:type="dxa"/>
            <w:gridSpan w:val="9"/>
            <w:vAlign w:val="bottom"/>
            <w:tcPrChange w:id="85" w:author="David Döbele" w:date="2022-10-25T20:44:00Z">
              <w:tcPr>
                <w:tcW w:w="8603" w:type="dxa"/>
                <w:gridSpan w:val="9"/>
                <w:vAlign w:val="bottom"/>
              </w:tcPr>
            </w:tcPrChange>
          </w:tcPr>
          <w:p w14:paraId="60CA2168" w14:textId="28CBA1B1" w:rsidR="000057AF" w:rsidRPr="00E725B2" w:rsidRDefault="00E55D90" w:rsidP="007309D2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B8111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835563" w:rsidRPr="00B8111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C33F6C" w:rsidRPr="00FC2618" w14:paraId="4412B205" w14:textId="77777777" w:rsidTr="007309D2">
        <w:trPr>
          <w:trHeight w:val="283"/>
          <w:trPrChange w:id="86" w:author="David Döbele" w:date="2022-10-25T20:44:00Z">
            <w:trPr>
              <w:trHeight w:val="283"/>
            </w:trPr>
          </w:trPrChange>
        </w:trPr>
        <w:tc>
          <w:tcPr>
            <w:tcW w:w="2312" w:type="dxa"/>
            <w:vAlign w:val="bottom"/>
            <w:tcPrChange w:id="87" w:author="David Döbele" w:date="2022-10-25T20:44:00Z">
              <w:tcPr>
                <w:tcW w:w="2312" w:type="dxa"/>
                <w:vAlign w:val="bottom"/>
              </w:tcPr>
            </w:tcPrChange>
          </w:tcPr>
          <w:p w14:paraId="2AEE0965" w14:textId="3D36CB7C" w:rsidR="00AF6690" w:rsidRPr="00E725B2" w:rsidRDefault="00AF6690" w:rsidP="007309D2">
            <w:pPr>
              <w:rPr>
                <w:rFonts w:ascii="Optima" w:hAnsi="Optima"/>
                <w:sz w:val="18"/>
                <w:lang w:val="en-US"/>
              </w:rPr>
            </w:pPr>
            <w:r w:rsidRPr="00AF6690">
              <w:rPr>
                <w:rFonts w:ascii="Optima" w:hAnsi="Optima"/>
                <w:sz w:val="18"/>
              </w:rPr>
              <w:t>Zertifikate</w:t>
            </w:r>
            <w:r>
              <w:rPr>
                <w:rFonts w:ascii="Optima" w:hAnsi="Optima"/>
                <w:sz w:val="18"/>
                <w:lang w:val="en-US"/>
              </w:rPr>
              <w:t>:</w:t>
            </w:r>
          </w:p>
        </w:tc>
        <w:tc>
          <w:tcPr>
            <w:tcW w:w="8191" w:type="dxa"/>
            <w:gridSpan w:val="9"/>
            <w:vAlign w:val="bottom"/>
            <w:tcPrChange w:id="88" w:author="David Döbele" w:date="2022-10-25T20:44:00Z">
              <w:tcPr>
                <w:tcW w:w="8603" w:type="dxa"/>
                <w:gridSpan w:val="9"/>
                <w:vAlign w:val="bottom"/>
              </w:tcPr>
            </w:tcPrChange>
          </w:tcPr>
          <w:p w14:paraId="08EB4069" w14:textId="49A166D9" w:rsidR="00AF6690" w:rsidRPr="00E725B2" w:rsidDel="004B155B" w:rsidRDefault="00AF6690" w:rsidP="007309D2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E725B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Introduction to Corporate Finance </w:t>
            </w:r>
            <w:r w:rsidRPr="00104FA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(Wharton Business School)</w:t>
            </w:r>
          </w:p>
        </w:tc>
      </w:tr>
      <w:tr w:rsidR="00C33F6C" w:rsidRPr="00EE38DD" w14:paraId="6A2F0B83" w14:textId="77777777" w:rsidTr="007309D2">
        <w:trPr>
          <w:trHeight w:val="510"/>
          <w:trPrChange w:id="89" w:author="David Döbele" w:date="2022-10-25T20:44:00Z">
            <w:trPr>
              <w:trHeight w:val="283"/>
            </w:trPr>
          </w:trPrChange>
        </w:trPr>
        <w:tc>
          <w:tcPr>
            <w:tcW w:w="2312" w:type="dxa"/>
            <w:vAlign w:val="bottom"/>
            <w:tcPrChange w:id="90" w:author="David Döbele" w:date="2022-10-25T20:44:00Z">
              <w:tcPr>
                <w:tcW w:w="2312" w:type="dxa"/>
                <w:vAlign w:val="bottom"/>
              </w:tcPr>
            </w:tcPrChange>
          </w:tcPr>
          <w:p w14:paraId="7274A04C" w14:textId="222F1268" w:rsidR="00AF6690" w:rsidRPr="00E725B2" w:rsidRDefault="00AF6690" w:rsidP="007309D2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sz w:val="18"/>
                <w:lang w:val="en-US"/>
              </w:rPr>
              <w:t>Interessen</w:t>
            </w:r>
            <w:proofErr w:type="spellEnd"/>
            <w:r>
              <w:rPr>
                <w:rFonts w:ascii="Optima" w:hAnsi="Optima"/>
                <w:sz w:val="18"/>
                <w:lang w:val="en-US"/>
              </w:rPr>
              <w:t>:</w:t>
            </w:r>
            <w:ins w:id="91" w:author="David Döbele" w:date="2022-10-25T20:43:00Z">
              <w:r w:rsidR="00FC2618">
                <w:rPr>
                  <w:rFonts w:ascii="Optima" w:hAnsi="Optima"/>
                  <w:sz w:val="18"/>
                  <w:lang w:val="en-US"/>
                </w:rPr>
                <w:br/>
              </w:r>
            </w:ins>
          </w:p>
        </w:tc>
        <w:tc>
          <w:tcPr>
            <w:tcW w:w="8191" w:type="dxa"/>
            <w:gridSpan w:val="9"/>
            <w:vAlign w:val="bottom"/>
            <w:tcPrChange w:id="92" w:author="David Döbele" w:date="2022-10-25T20:44:00Z">
              <w:tcPr>
                <w:tcW w:w="8603" w:type="dxa"/>
                <w:gridSpan w:val="9"/>
                <w:vAlign w:val="bottom"/>
              </w:tcPr>
            </w:tcPrChange>
          </w:tcPr>
          <w:p w14:paraId="7F3688E7" w14:textId="59D264CE" w:rsidR="00AF6690" w:rsidRPr="00AF6690" w:rsidDel="004B155B" w:rsidRDefault="00AF6690" w:rsidP="007309D2">
            <w:pPr>
              <w:rPr>
                <w:rFonts w:ascii="Optima" w:hAnsi="Optima" w:cs="Georgia"/>
                <w:color w:val="000000"/>
                <w:sz w:val="18"/>
              </w:rPr>
            </w:pP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>Judo, Lokal- und Bundespolitik, Schach, Bücher über Kapitalmarkt und volkswirtschaftliche Gesamtrechnung</w:t>
            </w:r>
          </w:p>
        </w:tc>
      </w:tr>
      <w:tr w:rsidR="00C33F6C" w:rsidRPr="00EE38DD" w14:paraId="2776639E" w14:textId="77777777" w:rsidTr="007309D2">
        <w:trPr>
          <w:trHeight w:val="850"/>
          <w:trPrChange w:id="93" w:author="David Döbele" w:date="2022-10-25T20:44:00Z">
            <w:trPr>
              <w:trHeight w:val="850"/>
            </w:trPr>
          </w:trPrChange>
        </w:trPr>
        <w:tc>
          <w:tcPr>
            <w:tcW w:w="2312" w:type="dxa"/>
            <w:vAlign w:val="bottom"/>
            <w:tcPrChange w:id="94" w:author="David Döbele" w:date="2022-10-25T20:44:00Z">
              <w:tcPr>
                <w:tcW w:w="2312" w:type="dxa"/>
                <w:vAlign w:val="bottom"/>
              </w:tcPr>
            </w:tcPrChange>
          </w:tcPr>
          <w:p w14:paraId="7EF7B48D" w14:textId="33745645" w:rsidR="001B080A" w:rsidRDefault="00FF59C5" w:rsidP="007309D2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Köln</w:t>
            </w:r>
            <w:r w:rsidR="001B080A">
              <w:rPr>
                <w:rFonts w:ascii="Optima" w:hAnsi="Optima"/>
                <w:sz w:val="18"/>
                <w:lang w:val="en-US"/>
              </w:rPr>
              <w:t>,</w:t>
            </w:r>
            <w:r w:rsidR="007E268D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C15A49">
              <w:rPr>
                <w:rFonts w:ascii="Optima" w:hAnsi="Optima"/>
                <w:sz w:val="18"/>
                <w:lang w:val="en-US"/>
              </w:rPr>
              <w:t>2</w:t>
            </w:r>
            <w:r w:rsidR="00440688">
              <w:rPr>
                <w:rFonts w:ascii="Optima" w:hAnsi="Optima"/>
                <w:sz w:val="18"/>
                <w:lang w:val="en-US"/>
              </w:rPr>
              <w:t>4</w:t>
            </w:r>
            <w:r w:rsidR="007E268D">
              <w:rPr>
                <w:rFonts w:ascii="Optima" w:hAnsi="Optima"/>
                <w:sz w:val="18"/>
                <w:lang w:val="en-US"/>
              </w:rPr>
              <w:t>.</w:t>
            </w:r>
            <w:r>
              <w:rPr>
                <w:rFonts w:ascii="Optima" w:hAnsi="Optima"/>
                <w:sz w:val="18"/>
                <w:lang w:val="en-US"/>
              </w:rPr>
              <w:t>10</w:t>
            </w:r>
            <w:r w:rsidR="007E268D">
              <w:rPr>
                <w:rFonts w:ascii="Optima" w:hAnsi="Optima"/>
                <w:sz w:val="18"/>
                <w:lang w:val="en-US"/>
              </w:rPr>
              <w:t>.2022</w:t>
            </w:r>
          </w:p>
        </w:tc>
        <w:tc>
          <w:tcPr>
            <w:tcW w:w="8191" w:type="dxa"/>
            <w:gridSpan w:val="9"/>
            <w:vAlign w:val="bottom"/>
            <w:tcPrChange w:id="95" w:author="David Döbele" w:date="2022-10-25T20:44:00Z">
              <w:tcPr>
                <w:tcW w:w="8603" w:type="dxa"/>
                <w:gridSpan w:val="9"/>
                <w:vAlign w:val="bottom"/>
              </w:tcPr>
            </w:tcPrChange>
          </w:tcPr>
          <w:p w14:paraId="7FD688F1" w14:textId="77777777" w:rsidR="001B080A" w:rsidRPr="00B81112" w:rsidRDefault="001B080A" w:rsidP="007309D2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47F1A08" w14:textId="73E845A3" w:rsidR="00793E47" w:rsidRPr="00793E47" w:rsidRDefault="00793E47" w:rsidP="000F3987">
      <w:pPr>
        <w:rPr>
          <w:rFonts w:ascii="Optima" w:hAnsi="Optima"/>
          <w:sz w:val="18"/>
        </w:rPr>
      </w:pPr>
    </w:p>
    <w:sectPr w:rsidR="00793E47" w:rsidRPr="00793E47" w:rsidSect="00591BFF">
      <w:footerReference w:type="even" r:id="rId8"/>
      <w:pgSz w:w="11906" w:h="16838"/>
      <w:pgMar w:top="1247" w:right="737" w:bottom="816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F4ADF" w14:textId="77777777" w:rsidR="009723C9" w:rsidRDefault="009723C9" w:rsidP="00BE053D">
      <w:pPr>
        <w:spacing w:after="0" w:line="240" w:lineRule="auto"/>
      </w:pPr>
      <w:r>
        <w:separator/>
      </w:r>
    </w:p>
  </w:endnote>
  <w:endnote w:type="continuationSeparator" w:id="0">
    <w:p w14:paraId="3B136C17" w14:textId="77777777" w:rsidR="009723C9" w:rsidRDefault="009723C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E6E01" w14:textId="77777777" w:rsidR="009723C9" w:rsidRDefault="009723C9" w:rsidP="00BE053D">
      <w:pPr>
        <w:spacing w:after="0" w:line="240" w:lineRule="auto"/>
      </w:pPr>
      <w:r>
        <w:separator/>
      </w:r>
    </w:p>
  </w:footnote>
  <w:footnote w:type="continuationSeparator" w:id="0">
    <w:p w14:paraId="47550C0A" w14:textId="77777777" w:rsidR="009723C9" w:rsidRDefault="009723C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8A3CCC"/>
    <w:multiLevelType w:val="hybridMultilevel"/>
    <w:tmpl w:val="29EA6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C20B7E"/>
    <w:multiLevelType w:val="hybridMultilevel"/>
    <w:tmpl w:val="283A94B4"/>
    <w:lvl w:ilvl="0" w:tplc="5AD07926">
      <w:start w:val="18"/>
      <w:numFmt w:val="bullet"/>
      <w:lvlText w:val="-"/>
      <w:lvlJc w:val="left"/>
      <w:pPr>
        <w:ind w:left="720" w:hanging="360"/>
      </w:pPr>
      <w:rPr>
        <w:rFonts w:ascii="Optima" w:eastAsiaTheme="minorHAnsi" w:hAnsi="Optim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7C6F78"/>
    <w:multiLevelType w:val="hybridMultilevel"/>
    <w:tmpl w:val="76669BD8"/>
    <w:lvl w:ilvl="0" w:tplc="F9F00D66">
      <w:start w:val="1980"/>
      <w:numFmt w:val="bullet"/>
      <w:lvlText w:val="-"/>
      <w:lvlJc w:val="left"/>
      <w:pPr>
        <w:ind w:left="720" w:hanging="360"/>
      </w:pPr>
      <w:rPr>
        <w:rFonts w:ascii="Optima" w:eastAsiaTheme="minorHAnsi" w:hAnsi="Optima" w:cs="Georgia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50899"/>
    <w:multiLevelType w:val="multilevel"/>
    <w:tmpl w:val="2EF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BBA5475"/>
    <w:multiLevelType w:val="hybridMultilevel"/>
    <w:tmpl w:val="7CECEC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30604">
    <w:abstractNumId w:val="15"/>
  </w:num>
  <w:num w:numId="2" w16cid:durableId="1092555994">
    <w:abstractNumId w:val="19"/>
  </w:num>
  <w:num w:numId="3" w16cid:durableId="1350713138">
    <w:abstractNumId w:val="21"/>
  </w:num>
  <w:num w:numId="4" w16cid:durableId="1733770832">
    <w:abstractNumId w:val="0"/>
  </w:num>
  <w:num w:numId="5" w16cid:durableId="1581407905">
    <w:abstractNumId w:val="1"/>
  </w:num>
  <w:num w:numId="6" w16cid:durableId="1954748330">
    <w:abstractNumId w:val="2"/>
  </w:num>
  <w:num w:numId="7" w16cid:durableId="2076394116">
    <w:abstractNumId w:val="14"/>
  </w:num>
  <w:num w:numId="8" w16cid:durableId="628125520">
    <w:abstractNumId w:val="24"/>
  </w:num>
  <w:num w:numId="9" w16cid:durableId="1953784211">
    <w:abstractNumId w:val="13"/>
  </w:num>
  <w:num w:numId="10" w16cid:durableId="1937443086">
    <w:abstractNumId w:val="27"/>
  </w:num>
  <w:num w:numId="11" w16cid:durableId="1260990314">
    <w:abstractNumId w:val="5"/>
  </w:num>
  <w:num w:numId="12" w16cid:durableId="305858709">
    <w:abstractNumId w:val="7"/>
  </w:num>
  <w:num w:numId="13" w16cid:durableId="1506214750">
    <w:abstractNumId w:val="9"/>
  </w:num>
  <w:num w:numId="14" w16cid:durableId="1556507885">
    <w:abstractNumId w:val="10"/>
  </w:num>
  <w:num w:numId="15" w16cid:durableId="2118480621">
    <w:abstractNumId w:val="23"/>
  </w:num>
  <w:num w:numId="16" w16cid:durableId="1284729551">
    <w:abstractNumId w:val="4"/>
  </w:num>
  <w:num w:numId="17" w16cid:durableId="1076518837">
    <w:abstractNumId w:val="17"/>
  </w:num>
  <w:num w:numId="18" w16cid:durableId="902956265">
    <w:abstractNumId w:val="3"/>
  </w:num>
  <w:num w:numId="19" w16cid:durableId="288514359">
    <w:abstractNumId w:val="20"/>
  </w:num>
  <w:num w:numId="20" w16cid:durableId="2050180726">
    <w:abstractNumId w:val="11"/>
  </w:num>
  <w:num w:numId="21" w16cid:durableId="1537310303">
    <w:abstractNumId w:val="12"/>
  </w:num>
  <w:num w:numId="22" w16cid:durableId="1489399538">
    <w:abstractNumId w:val="16"/>
  </w:num>
  <w:num w:numId="23" w16cid:durableId="1719040656">
    <w:abstractNumId w:val="8"/>
  </w:num>
  <w:num w:numId="24" w16cid:durableId="1537235624">
    <w:abstractNumId w:val="22"/>
  </w:num>
  <w:num w:numId="25" w16cid:durableId="412625287">
    <w:abstractNumId w:val="26"/>
  </w:num>
  <w:num w:numId="26" w16cid:durableId="420374725">
    <w:abstractNumId w:val="6"/>
  </w:num>
  <w:num w:numId="27" w16cid:durableId="1508792683">
    <w:abstractNumId w:val="18"/>
  </w:num>
  <w:num w:numId="28" w16cid:durableId="1636057838">
    <w:abstractNumId w:val="28"/>
  </w:num>
  <w:num w:numId="29" w16cid:durableId="45613562">
    <w:abstractNumId w:val="21"/>
  </w:num>
  <w:num w:numId="30" w16cid:durableId="1444227476">
    <w:abstractNumId w:val="21"/>
  </w:num>
  <w:num w:numId="31" w16cid:durableId="1149782890">
    <w:abstractNumId w:val="21"/>
  </w:num>
  <w:num w:numId="32" w16cid:durableId="1566143205">
    <w:abstractNumId w:val="25"/>
  </w:num>
  <w:num w:numId="33" w16cid:durableId="981927915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E25"/>
    <w:rsid w:val="000057AF"/>
    <w:rsid w:val="00022691"/>
    <w:rsid w:val="000512E7"/>
    <w:rsid w:val="00061D33"/>
    <w:rsid w:val="00064643"/>
    <w:rsid w:val="00087747"/>
    <w:rsid w:val="000A161A"/>
    <w:rsid w:val="000A1FDA"/>
    <w:rsid w:val="000B3FC9"/>
    <w:rsid w:val="000B63E2"/>
    <w:rsid w:val="000B6548"/>
    <w:rsid w:val="000D671A"/>
    <w:rsid w:val="000F3987"/>
    <w:rsid w:val="00103EC5"/>
    <w:rsid w:val="00104FA4"/>
    <w:rsid w:val="00111344"/>
    <w:rsid w:val="0011434F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080A"/>
    <w:rsid w:val="001B62CA"/>
    <w:rsid w:val="001D4DCD"/>
    <w:rsid w:val="001F0E50"/>
    <w:rsid w:val="001F4175"/>
    <w:rsid w:val="001F43F5"/>
    <w:rsid w:val="00223A4D"/>
    <w:rsid w:val="00232CB5"/>
    <w:rsid w:val="00234A7E"/>
    <w:rsid w:val="0024373D"/>
    <w:rsid w:val="002508C2"/>
    <w:rsid w:val="002639A7"/>
    <w:rsid w:val="00267252"/>
    <w:rsid w:val="002704F1"/>
    <w:rsid w:val="00276ACB"/>
    <w:rsid w:val="00282DB0"/>
    <w:rsid w:val="00297919"/>
    <w:rsid w:val="002B2091"/>
    <w:rsid w:val="002C6972"/>
    <w:rsid w:val="002D2B32"/>
    <w:rsid w:val="002D4516"/>
    <w:rsid w:val="002F2476"/>
    <w:rsid w:val="002F41F7"/>
    <w:rsid w:val="002F46AD"/>
    <w:rsid w:val="002F4A62"/>
    <w:rsid w:val="003019F4"/>
    <w:rsid w:val="003101F0"/>
    <w:rsid w:val="00313225"/>
    <w:rsid w:val="00314B7A"/>
    <w:rsid w:val="00322935"/>
    <w:rsid w:val="00324BC5"/>
    <w:rsid w:val="00340BAB"/>
    <w:rsid w:val="003418E0"/>
    <w:rsid w:val="00347F8D"/>
    <w:rsid w:val="00372F7B"/>
    <w:rsid w:val="003733E5"/>
    <w:rsid w:val="00390EA6"/>
    <w:rsid w:val="003A48C1"/>
    <w:rsid w:val="003B1EBC"/>
    <w:rsid w:val="003E27C3"/>
    <w:rsid w:val="003F3E3F"/>
    <w:rsid w:val="004067B8"/>
    <w:rsid w:val="004154BE"/>
    <w:rsid w:val="0042013D"/>
    <w:rsid w:val="00422F83"/>
    <w:rsid w:val="00426D7E"/>
    <w:rsid w:val="00433278"/>
    <w:rsid w:val="0043430C"/>
    <w:rsid w:val="00435E6D"/>
    <w:rsid w:val="00440688"/>
    <w:rsid w:val="00442BB1"/>
    <w:rsid w:val="00443668"/>
    <w:rsid w:val="00456B0D"/>
    <w:rsid w:val="00456D28"/>
    <w:rsid w:val="004622C2"/>
    <w:rsid w:val="00466E5D"/>
    <w:rsid w:val="00475BD1"/>
    <w:rsid w:val="00476AF8"/>
    <w:rsid w:val="00484FD7"/>
    <w:rsid w:val="004929FB"/>
    <w:rsid w:val="004A54BA"/>
    <w:rsid w:val="004A74A3"/>
    <w:rsid w:val="004B155B"/>
    <w:rsid w:val="004B27A2"/>
    <w:rsid w:val="004B6A5E"/>
    <w:rsid w:val="004C6CBB"/>
    <w:rsid w:val="004D3155"/>
    <w:rsid w:val="004E0818"/>
    <w:rsid w:val="004E10EC"/>
    <w:rsid w:val="004E7516"/>
    <w:rsid w:val="00507EA7"/>
    <w:rsid w:val="00520AA4"/>
    <w:rsid w:val="00526089"/>
    <w:rsid w:val="00527A28"/>
    <w:rsid w:val="00527DCA"/>
    <w:rsid w:val="0054434B"/>
    <w:rsid w:val="005665BC"/>
    <w:rsid w:val="005716D4"/>
    <w:rsid w:val="00571B60"/>
    <w:rsid w:val="0057422C"/>
    <w:rsid w:val="00585A4D"/>
    <w:rsid w:val="00591BFF"/>
    <w:rsid w:val="005B29B6"/>
    <w:rsid w:val="005D6329"/>
    <w:rsid w:val="005E57F6"/>
    <w:rsid w:val="005F2220"/>
    <w:rsid w:val="006058D8"/>
    <w:rsid w:val="00610200"/>
    <w:rsid w:val="00616283"/>
    <w:rsid w:val="00623699"/>
    <w:rsid w:val="006264CD"/>
    <w:rsid w:val="00632D5A"/>
    <w:rsid w:val="00635515"/>
    <w:rsid w:val="006546FD"/>
    <w:rsid w:val="00665BF3"/>
    <w:rsid w:val="006732D6"/>
    <w:rsid w:val="00693E09"/>
    <w:rsid w:val="006A2DE9"/>
    <w:rsid w:val="006A5B90"/>
    <w:rsid w:val="006A7230"/>
    <w:rsid w:val="006B0524"/>
    <w:rsid w:val="006B4E32"/>
    <w:rsid w:val="006B72C7"/>
    <w:rsid w:val="006B7F78"/>
    <w:rsid w:val="006C2252"/>
    <w:rsid w:val="006D4DD8"/>
    <w:rsid w:val="006D72DD"/>
    <w:rsid w:val="006D7F7F"/>
    <w:rsid w:val="006E2C9C"/>
    <w:rsid w:val="006E40EF"/>
    <w:rsid w:val="006F0039"/>
    <w:rsid w:val="007059EA"/>
    <w:rsid w:val="00711CEF"/>
    <w:rsid w:val="00720320"/>
    <w:rsid w:val="00722809"/>
    <w:rsid w:val="00723643"/>
    <w:rsid w:val="00725D3C"/>
    <w:rsid w:val="007309D2"/>
    <w:rsid w:val="00733DA1"/>
    <w:rsid w:val="00734D10"/>
    <w:rsid w:val="00737822"/>
    <w:rsid w:val="0074111D"/>
    <w:rsid w:val="00753D4A"/>
    <w:rsid w:val="00756912"/>
    <w:rsid w:val="00761609"/>
    <w:rsid w:val="007632EF"/>
    <w:rsid w:val="00763DCE"/>
    <w:rsid w:val="00772302"/>
    <w:rsid w:val="00776C46"/>
    <w:rsid w:val="0078260B"/>
    <w:rsid w:val="007838D1"/>
    <w:rsid w:val="00785254"/>
    <w:rsid w:val="00785853"/>
    <w:rsid w:val="007915E5"/>
    <w:rsid w:val="00793E47"/>
    <w:rsid w:val="007966F0"/>
    <w:rsid w:val="00797BFC"/>
    <w:rsid w:val="007A720F"/>
    <w:rsid w:val="007C6A3C"/>
    <w:rsid w:val="007D4BEE"/>
    <w:rsid w:val="007D5BE9"/>
    <w:rsid w:val="007E268D"/>
    <w:rsid w:val="008050E4"/>
    <w:rsid w:val="00806D82"/>
    <w:rsid w:val="0082257D"/>
    <w:rsid w:val="00835563"/>
    <w:rsid w:val="00853438"/>
    <w:rsid w:val="00866846"/>
    <w:rsid w:val="00875DA9"/>
    <w:rsid w:val="0088485C"/>
    <w:rsid w:val="00895E38"/>
    <w:rsid w:val="008A4E50"/>
    <w:rsid w:val="008A782B"/>
    <w:rsid w:val="008B0FC0"/>
    <w:rsid w:val="008C2F3F"/>
    <w:rsid w:val="008C344B"/>
    <w:rsid w:val="008C429A"/>
    <w:rsid w:val="008D6603"/>
    <w:rsid w:val="008E1F3D"/>
    <w:rsid w:val="009053D7"/>
    <w:rsid w:val="0091331D"/>
    <w:rsid w:val="0093223C"/>
    <w:rsid w:val="0093224B"/>
    <w:rsid w:val="00941A87"/>
    <w:rsid w:val="009429E4"/>
    <w:rsid w:val="00945FC7"/>
    <w:rsid w:val="009501C2"/>
    <w:rsid w:val="00956E26"/>
    <w:rsid w:val="00962619"/>
    <w:rsid w:val="00963131"/>
    <w:rsid w:val="009640D4"/>
    <w:rsid w:val="00966142"/>
    <w:rsid w:val="009668B9"/>
    <w:rsid w:val="009723C9"/>
    <w:rsid w:val="00976577"/>
    <w:rsid w:val="0099453C"/>
    <w:rsid w:val="00996356"/>
    <w:rsid w:val="00997D9A"/>
    <w:rsid w:val="009A0F90"/>
    <w:rsid w:val="009B4F16"/>
    <w:rsid w:val="009C4A58"/>
    <w:rsid w:val="009D7C49"/>
    <w:rsid w:val="009E7297"/>
    <w:rsid w:val="00A0257D"/>
    <w:rsid w:val="00A12EDC"/>
    <w:rsid w:val="00A17A52"/>
    <w:rsid w:val="00A24649"/>
    <w:rsid w:val="00A24AE9"/>
    <w:rsid w:val="00A26D0D"/>
    <w:rsid w:val="00A33BDE"/>
    <w:rsid w:val="00A34885"/>
    <w:rsid w:val="00A43BC1"/>
    <w:rsid w:val="00A70A66"/>
    <w:rsid w:val="00A74225"/>
    <w:rsid w:val="00A74924"/>
    <w:rsid w:val="00A77C7C"/>
    <w:rsid w:val="00A936D5"/>
    <w:rsid w:val="00AA1EB0"/>
    <w:rsid w:val="00AA2DA3"/>
    <w:rsid w:val="00AA5A9C"/>
    <w:rsid w:val="00AB016A"/>
    <w:rsid w:val="00AB1F5E"/>
    <w:rsid w:val="00AB2A5A"/>
    <w:rsid w:val="00AC04DE"/>
    <w:rsid w:val="00AC6D9B"/>
    <w:rsid w:val="00AD28F8"/>
    <w:rsid w:val="00AF1D43"/>
    <w:rsid w:val="00AF6690"/>
    <w:rsid w:val="00AF7961"/>
    <w:rsid w:val="00B0230B"/>
    <w:rsid w:val="00B17D95"/>
    <w:rsid w:val="00B23509"/>
    <w:rsid w:val="00B30B5A"/>
    <w:rsid w:val="00B359DB"/>
    <w:rsid w:val="00B3632B"/>
    <w:rsid w:val="00B409D8"/>
    <w:rsid w:val="00B5178D"/>
    <w:rsid w:val="00B67F1F"/>
    <w:rsid w:val="00B701D7"/>
    <w:rsid w:val="00B77683"/>
    <w:rsid w:val="00B81112"/>
    <w:rsid w:val="00B90595"/>
    <w:rsid w:val="00BA215A"/>
    <w:rsid w:val="00BB5F09"/>
    <w:rsid w:val="00BC0D9F"/>
    <w:rsid w:val="00BC5A31"/>
    <w:rsid w:val="00BD159F"/>
    <w:rsid w:val="00BE053D"/>
    <w:rsid w:val="00BE0EE5"/>
    <w:rsid w:val="00BF1A7A"/>
    <w:rsid w:val="00BF1FA3"/>
    <w:rsid w:val="00BF4A4E"/>
    <w:rsid w:val="00C00974"/>
    <w:rsid w:val="00C018E4"/>
    <w:rsid w:val="00C066FA"/>
    <w:rsid w:val="00C15A49"/>
    <w:rsid w:val="00C25387"/>
    <w:rsid w:val="00C33F6C"/>
    <w:rsid w:val="00C423BB"/>
    <w:rsid w:val="00C54BE3"/>
    <w:rsid w:val="00C57F80"/>
    <w:rsid w:val="00C671D7"/>
    <w:rsid w:val="00C72498"/>
    <w:rsid w:val="00C768ED"/>
    <w:rsid w:val="00C82A8F"/>
    <w:rsid w:val="00C916C2"/>
    <w:rsid w:val="00C921C8"/>
    <w:rsid w:val="00CB0FAF"/>
    <w:rsid w:val="00CC7F56"/>
    <w:rsid w:val="00CD1B12"/>
    <w:rsid w:val="00CD55DC"/>
    <w:rsid w:val="00CE11F3"/>
    <w:rsid w:val="00CE1BBC"/>
    <w:rsid w:val="00CE2595"/>
    <w:rsid w:val="00CE28CC"/>
    <w:rsid w:val="00CE72FC"/>
    <w:rsid w:val="00CF31EE"/>
    <w:rsid w:val="00D0228D"/>
    <w:rsid w:val="00D1492F"/>
    <w:rsid w:val="00D17B69"/>
    <w:rsid w:val="00D3003C"/>
    <w:rsid w:val="00D331F4"/>
    <w:rsid w:val="00D36A05"/>
    <w:rsid w:val="00D470E4"/>
    <w:rsid w:val="00D52142"/>
    <w:rsid w:val="00D5280E"/>
    <w:rsid w:val="00D61F14"/>
    <w:rsid w:val="00D80D6B"/>
    <w:rsid w:val="00D90950"/>
    <w:rsid w:val="00D95CA9"/>
    <w:rsid w:val="00DA69DF"/>
    <w:rsid w:val="00DB33F8"/>
    <w:rsid w:val="00DC52FB"/>
    <w:rsid w:val="00DD1E12"/>
    <w:rsid w:val="00DD346C"/>
    <w:rsid w:val="00DD38E2"/>
    <w:rsid w:val="00DD3C3B"/>
    <w:rsid w:val="00DD5C3C"/>
    <w:rsid w:val="00DF68EC"/>
    <w:rsid w:val="00E13110"/>
    <w:rsid w:val="00E24DF1"/>
    <w:rsid w:val="00E31A9D"/>
    <w:rsid w:val="00E37300"/>
    <w:rsid w:val="00E3738F"/>
    <w:rsid w:val="00E40B9A"/>
    <w:rsid w:val="00E431ED"/>
    <w:rsid w:val="00E55D90"/>
    <w:rsid w:val="00E64FF5"/>
    <w:rsid w:val="00E725B2"/>
    <w:rsid w:val="00E81ADF"/>
    <w:rsid w:val="00E907EC"/>
    <w:rsid w:val="00EA5421"/>
    <w:rsid w:val="00EB34FC"/>
    <w:rsid w:val="00EB5816"/>
    <w:rsid w:val="00EB764D"/>
    <w:rsid w:val="00ED0EA9"/>
    <w:rsid w:val="00EE38DD"/>
    <w:rsid w:val="00EF77DF"/>
    <w:rsid w:val="00F005AC"/>
    <w:rsid w:val="00F11BEF"/>
    <w:rsid w:val="00F13A90"/>
    <w:rsid w:val="00F1708D"/>
    <w:rsid w:val="00F258E7"/>
    <w:rsid w:val="00F315C6"/>
    <w:rsid w:val="00F31B84"/>
    <w:rsid w:val="00F53DF1"/>
    <w:rsid w:val="00F57BA5"/>
    <w:rsid w:val="00F61EE2"/>
    <w:rsid w:val="00F631EC"/>
    <w:rsid w:val="00F64C22"/>
    <w:rsid w:val="00F64FA7"/>
    <w:rsid w:val="00F74D19"/>
    <w:rsid w:val="00F80053"/>
    <w:rsid w:val="00F903FD"/>
    <w:rsid w:val="00F92EEE"/>
    <w:rsid w:val="00F95FFB"/>
    <w:rsid w:val="00FA02C7"/>
    <w:rsid w:val="00FA4186"/>
    <w:rsid w:val="00FC0531"/>
    <w:rsid w:val="00FC13F0"/>
    <w:rsid w:val="00FC2618"/>
    <w:rsid w:val="00FD0FB7"/>
    <w:rsid w:val="00FD2794"/>
    <w:rsid w:val="00FE79A2"/>
    <w:rsid w:val="00FF1FE8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665B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7249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7249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7249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7249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724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A5A121-EF2B-454C-96D3-8B4B838BEB7B}">
  <we:reference id="wa104381727" version="1.0.0.9" store="de-DE" storeType="OMEX"/>
  <we:alternateReferences>
    <we:reference id="WA104381727" version="1.0.0.9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</Words>
  <Characters>2456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2022-10-24T19:30:00Z</cp:lastPrinted>
  <dcterms:created xsi:type="dcterms:W3CDTF">2022-10-24T19:30:00Z</dcterms:created>
  <dcterms:modified xsi:type="dcterms:W3CDTF">2022-10-25T18:44:00Z</dcterms:modified>
</cp:coreProperties>
</file>