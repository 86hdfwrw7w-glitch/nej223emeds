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EF0E16E" w:rsidR="006D2592" w:rsidRPr="00730614" w:rsidRDefault="00325BB9" w:rsidP="00221E88">
      <w:pPr>
        <w:spacing w:after="0" w:line="240" w:lineRule="auto"/>
        <w:jc w:val="right"/>
        <w:rPr>
          <w:rFonts w:ascii="Times New Roman" w:hAnsi="Times New Roman" w:cs="Times New Roman"/>
          <w:sz w:val="21"/>
          <w:szCs w:val="21"/>
        </w:rPr>
      </w:pPr>
      <w:r w:rsidRPr="00730614">
        <w:rPr>
          <w:rFonts w:ascii="Times New Roman" w:hAnsi="Times New Roman" w:cs="Times New Roman"/>
          <w:sz w:val="21"/>
          <w:szCs w:val="21"/>
        </w:rPr>
        <w:t>Andreas</w:t>
      </w:r>
      <w:r w:rsidR="003D5D1E" w:rsidRPr="00730614">
        <w:rPr>
          <w:rFonts w:ascii="Times New Roman" w:hAnsi="Times New Roman" w:cs="Times New Roman"/>
          <w:sz w:val="21"/>
          <w:szCs w:val="21"/>
        </w:rPr>
        <w:t xml:space="preserve"> </w:t>
      </w:r>
      <w:r w:rsidRPr="00730614">
        <w:rPr>
          <w:rFonts w:ascii="Times New Roman" w:hAnsi="Times New Roman" w:cs="Times New Roman"/>
          <w:sz w:val="21"/>
          <w:szCs w:val="21"/>
        </w:rPr>
        <w:t>Cali</w:t>
      </w:r>
    </w:p>
    <w:p w14:paraId="2458A2A0" w14:textId="4B31CECA" w:rsidR="00857C6F" w:rsidRPr="00730614" w:rsidRDefault="00325BB9" w:rsidP="00221E88">
      <w:pPr>
        <w:spacing w:after="0" w:line="240" w:lineRule="auto"/>
        <w:jc w:val="right"/>
        <w:rPr>
          <w:rFonts w:ascii="Times New Roman" w:hAnsi="Times New Roman" w:cs="Times New Roman"/>
          <w:sz w:val="21"/>
          <w:szCs w:val="21"/>
        </w:rPr>
      </w:pPr>
      <w:r w:rsidRPr="00730614">
        <w:rPr>
          <w:rFonts w:ascii="Times New Roman" w:hAnsi="Times New Roman" w:cs="Times New Roman"/>
          <w:sz w:val="21"/>
          <w:szCs w:val="21"/>
        </w:rPr>
        <w:t>Hanauer Landstraße 41</w:t>
      </w:r>
    </w:p>
    <w:p w14:paraId="451AEE20" w14:textId="27A60142" w:rsidR="00857C6F" w:rsidRPr="00730614" w:rsidRDefault="00325BB9" w:rsidP="00221E88">
      <w:pPr>
        <w:spacing w:after="0" w:line="240" w:lineRule="auto"/>
        <w:jc w:val="right"/>
        <w:rPr>
          <w:rFonts w:ascii="Times New Roman" w:hAnsi="Times New Roman" w:cs="Times New Roman"/>
          <w:sz w:val="21"/>
          <w:szCs w:val="21"/>
        </w:rPr>
      </w:pPr>
      <w:r w:rsidRPr="00730614">
        <w:rPr>
          <w:rFonts w:ascii="Times New Roman" w:hAnsi="Times New Roman" w:cs="Times New Roman"/>
          <w:sz w:val="21"/>
          <w:szCs w:val="21"/>
        </w:rPr>
        <w:t>60314 Frankfurt</w:t>
      </w:r>
      <w:r w:rsidR="00331910" w:rsidRPr="00730614">
        <w:rPr>
          <w:rFonts w:ascii="Times New Roman" w:hAnsi="Times New Roman" w:cs="Times New Roman"/>
          <w:sz w:val="21"/>
          <w:szCs w:val="21"/>
        </w:rPr>
        <w:t xml:space="preserve"> am Main</w:t>
      </w:r>
    </w:p>
    <w:p w14:paraId="12BA391A" w14:textId="7ED92C3B" w:rsidR="006A7895" w:rsidRPr="00730614" w:rsidRDefault="00325BB9" w:rsidP="00221E88">
      <w:pPr>
        <w:spacing w:after="0" w:line="240" w:lineRule="auto"/>
        <w:jc w:val="right"/>
        <w:rPr>
          <w:rFonts w:ascii="Times New Roman" w:hAnsi="Times New Roman" w:cs="Times New Roman"/>
          <w:sz w:val="21"/>
          <w:szCs w:val="21"/>
          <w:lang w:val="en-GB"/>
        </w:rPr>
      </w:pPr>
      <w:r w:rsidRPr="00730614">
        <w:rPr>
          <w:rFonts w:ascii="Times New Roman" w:hAnsi="Times New Roman" w:cs="Times New Roman"/>
          <w:color w:val="000000"/>
          <w:sz w:val="21"/>
          <w:szCs w:val="21"/>
          <w:lang w:val="en-GB"/>
        </w:rPr>
        <w:t>andreas.cali@icloud.com</w:t>
      </w:r>
    </w:p>
    <w:p w14:paraId="2E7278C7" w14:textId="4E63736D" w:rsidR="00F74175" w:rsidRPr="00221E88" w:rsidDel="00221E88" w:rsidRDefault="006D2592" w:rsidP="00730614">
      <w:pPr>
        <w:spacing w:after="0" w:line="240" w:lineRule="auto"/>
        <w:jc w:val="right"/>
        <w:rPr>
          <w:del w:id="0" w:author="Sarah Bergmann" w:date="2025-10-21T20:00:00Z" w16du:dateUtc="2025-10-21T18:00:00Z"/>
          <w:rFonts w:ascii="Times New Roman" w:hAnsi="Times New Roman" w:cs="Times New Roman"/>
          <w:color w:val="000000"/>
          <w:sz w:val="21"/>
          <w:szCs w:val="21"/>
          <w:lang w:val="en-GB"/>
        </w:rPr>
      </w:pPr>
      <w:r w:rsidRPr="00221E88">
        <w:rPr>
          <w:rFonts w:ascii="Times New Roman" w:hAnsi="Times New Roman" w:cs="Times New Roman"/>
          <w:color w:val="000000"/>
          <w:sz w:val="21"/>
          <w:szCs w:val="21"/>
          <w:lang w:val="en-GB"/>
        </w:rPr>
        <w:t>+</w:t>
      </w:r>
      <w:r w:rsidR="00857C6F" w:rsidRPr="00221E88">
        <w:rPr>
          <w:rFonts w:ascii="Times New Roman" w:hAnsi="Times New Roman" w:cs="Times New Roman"/>
          <w:color w:val="000000"/>
          <w:sz w:val="21"/>
          <w:szCs w:val="21"/>
          <w:lang w:val="en-GB"/>
        </w:rPr>
        <w:t xml:space="preserve">49 </w:t>
      </w:r>
      <w:r w:rsidR="00325BB9" w:rsidRPr="00221E88">
        <w:rPr>
          <w:rFonts w:ascii="Times New Roman" w:hAnsi="Times New Roman" w:cs="Times New Roman"/>
          <w:color w:val="000000"/>
          <w:sz w:val="21"/>
          <w:szCs w:val="21"/>
          <w:lang w:val="en-GB"/>
        </w:rPr>
        <w:t>151 537 46339</w:t>
      </w:r>
    </w:p>
    <w:p w14:paraId="170FE07D" w14:textId="77777777" w:rsidR="00F270C0" w:rsidRPr="00221E88" w:rsidRDefault="00F270C0" w:rsidP="00730614">
      <w:pPr>
        <w:spacing w:after="0" w:line="240" w:lineRule="auto"/>
        <w:jc w:val="right"/>
        <w:rPr>
          <w:rFonts w:ascii="Times New Roman" w:hAnsi="Times New Roman" w:cs="Times New Roman"/>
          <w:color w:val="000000"/>
          <w:sz w:val="21"/>
          <w:szCs w:val="21"/>
          <w:lang w:val="en-GB"/>
        </w:rPr>
      </w:pPr>
    </w:p>
    <w:p w14:paraId="0B40DFCD" w14:textId="52D6650F" w:rsidR="00331416" w:rsidRPr="00221E88" w:rsidRDefault="000D1B50" w:rsidP="00730614">
      <w:pPr>
        <w:spacing w:after="0" w:line="240" w:lineRule="auto"/>
        <w:rPr>
          <w:rFonts w:ascii="Times New Roman" w:hAnsi="Times New Roman" w:cs="Times New Roman"/>
          <w:color w:val="000000"/>
          <w:sz w:val="21"/>
          <w:szCs w:val="21"/>
          <w:lang w:val="en-GB"/>
        </w:rPr>
      </w:pPr>
      <w:proofErr w:type="spellStart"/>
      <w:r w:rsidRPr="00221E88">
        <w:rPr>
          <w:rFonts w:ascii="Times New Roman" w:hAnsi="Times New Roman" w:cs="Times New Roman"/>
          <w:color w:val="000000"/>
          <w:sz w:val="21"/>
          <w:szCs w:val="21"/>
          <w:lang w:val="en-GB"/>
        </w:rPr>
        <w:t>Insignion</w:t>
      </w:r>
      <w:proofErr w:type="spellEnd"/>
      <w:r w:rsidRPr="00221E88">
        <w:rPr>
          <w:rFonts w:ascii="Times New Roman" w:hAnsi="Times New Roman" w:cs="Times New Roman"/>
          <w:color w:val="000000"/>
          <w:sz w:val="21"/>
          <w:szCs w:val="21"/>
          <w:lang w:val="en-GB"/>
        </w:rPr>
        <w:t xml:space="preserve"> Management Consulting GmbH</w:t>
      </w:r>
    </w:p>
    <w:p w14:paraId="5A197719" w14:textId="1CAB704D" w:rsidR="00331416" w:rsidRPr="00730614" w:rsidRDefault="00331416" w:rsidP="00730614">
      <w:pPr>
        <w:spacing w:after="0" w:line="240" w:lineRule="auto"/>
        <w:rPr>
          <w:rFonts w:ascii="Times New Roman" w:hAnsi="Times New Roman" w:cs="Times New Roman"/>
          <w:color w:val="000000"/>
          <w:sz w:val="21"/>
          <w:szCs w:val="21"/>
          <w:lang w:val="en-GB"/>
        </w:rPr>
      </w:pPr>
      <w:r w:rsidRPr="00730614">
        <w:rPr>
          <w:rFonts w:ascii="Times New Roman" w:hAnsi="Times New Roman" w:cs="Times New Roman"/>
          <w:color w:val="000000"/>
          <w:sz w:val="21"/>
          <w:szCs w:val="21"/>
          <w:lang w:val="en-GB"/>
        </w:rPr>
        <w:t xml:space="preserve">Herrn Gunter </w:t>
      </w:r>
      <w:proofErr w:type="spellStart"/>
      <w:r w:rsidRPr="00730614">
        <w:rPr>
          <w:rFonts w:ascii="Times New Roman" w:hAnsi="Times New Roman" w:cs="Times New Roman"/>
          <w:color w:val="000000"/>
          <w:sz w:val="21"/>
          <w:szCs w:val="21"/>
          <w:lang w:val="en-GB"/>
        </w:rPr>
        <w:t>Barghorn</w:t>
      </w:r>
      <w:proofErr w:type="spellEnd"/>
    </w:p>
    <w:p w14:paraId="6A013FD1" w14:textId="04322EE8" w:rsidR="00F74175" w:rsidRPr="00221E88" w:rsidDel="00221E88" w:rsidRDefault="000D1B50" w:rsidP="00730614">
      <w:pPr>
        <w:spacing w:after="0" w:line="240" w:lineRule="auto"/>
        <w:rPr>
          <w:del w:id="1" w:author="Sarah Bergmann" w:date="2025-10-21T20:00:00Z" w16du:dateUtc="2025-10-21T18:00:00Z"/>
          <w:rFonts w:ascii="Times New Roman" w:hAnsi="Times New Roman" w:cs="Times New Roman"/>
          <w:sz w:val="21"/>
          <w:szCs w:val="21"/>
        </w:rPr>
      </w:pPr>
      <w:r w:rsidRPr="00221E88">
        <w:rPr>
          <w:rFonts w:ascii="Times New Roman" w:hAnsi="Times New Roman" w:cs="Times New Roman"/>
          <w:sz w:val="21"/>
          <w:szCs w:val="21"/>
        </w:rPr>
        <w:t>Lyoner Straße 34</w:t>
      </w:r>
      <w:r w:rsidR="00F74175" w:rsidRPr="00221E88">
        <w:rPr>
          <w:rFonts w:ascii="Times New Roman" w:hAnsi="Times New Roman" w:cs="Times New Roman"/>
          <w:sz w:val="21"/>
          <w:szCs w:val="21"/>
        </w:rPr>
        <w:br/>
      </w:r>
      <w:r w:rsidRPr="00221E88">
        <w:rPr>
          <w:rFonts w:ascii="Times New Roman" w:hAnsi="Times New Roman" w:cs="Times New Roman"/>
          <w:sz w:val="21"/>
          <w:szCs w:val="21"/>
        </w:rPr>
        <w:t>60528 Frankfurt am Main</w:t>
      </w:r>
      <w:r w:rsidR="00F74175" w:rsidRPr="00221E88">
        <w:rPr>
          <w:rFonts w:ascii="Times New Roman" w:hAnsi="Times New Roman" w:cs="Times New Roman"/>
          <w:sz w:val="21"/>
          <w:szCs w:val="21"/>
        </w:rPr>
        <w:t xml:space="preserve"> </w:t>
      </w:r>
    </w:p>
    <w:p w14:paraId="096C8AF5" w14:textId="77777777" w:rsidR="00647413" w:rsidRPr="00221E88" w:rsidRDefault="00647413" w:rsidP="00730614">
      <w:pPr>
        <w:spacing w:after="0" w:line="240" w:lineRule="auto"/>
        <w:rPr>
          <w:rFonts w:ascii="Times New Roman" w:hAnsi="Times New Roman" w:cs="Times New Roman"/>
          <w:color w:val="000000"/>
          <w:sz w:val="21"/>
          <w:szCs w:val="21"/>
        </w:rPr>
      </w:pPr>
    </w:p>
    <w:p w14:paraId="155B6E2E" w14:textId="2878D5D7" w:rsidR="006A7895" w:rsidRPr="00221E88" w:rsidRDefault="00325BB9" w:rsidP="00730614">
      <w:pPr>
        <w:spacing w:after="0" w:line="240" w:lineRule="auto"/>
        <w:jc w:val="right"/>
        <w:rPr>
          <w:rFonts w:ascii="Times New Roman" w:hAnsi="Times New Roman" w:cs="Times New Roman"/>
          <w:sz w:val="21"/>
          <w:szCs w:val="21"/>
        </w:rPr>
      </w:pPr>
      <w:r w:rsidRPr="00221E88">
        <w:rPr>
          <w:rFonts w:ascii="Times New Roman" w:hAnsi="Times New Roman" w:cs="Times New Roman"/>
          <w:sz w:val="21"/>
          <w:szCs w:val="21"/>
        </w:rPr>
        <w:t>Frankfurt am Main</w:t>
      </w:r>
      <w:r w:rsidR="002D594E" w:rsidRPr="00221E88">
        <w:rPr>
          <w:rFonts w:ascii="Times New Roman" w:hAnsi="Times New Roman" w:cs="Times New Roman"/>
          <w:sz w:val="21"/>
          <w:szCs w:val="21"/>
        </w:rPr>
        <w:t xml:space="preserve">, </w:t>
      </w:r>
      <w:r w:rsidRPr="00221E88">
        <w:rPr>
          <w:rFonts w:ascii="Times New Roman" w:hAnsi="Times New Roman" w:cs="Times New Roman"/>
          <w:sz w:val="21"/>
          <w:szCs w:val="21"/>
        </w:rPr>
        <w:t>1</w:t>
      </w:r>
      <w:r w:rsidR="00842EF2" w:rsidRPr="00221E88">
        <w:rPr>
          <w:rFonts w:ascii="Times New Roman" w:hAnsi="Times New Roman" w:cs="Times New Roman"/>
          <w:sz w:val="21"/>
          <w:szCs w:val="21"/>
        </w:rPr>
        <w:t>9</w:t>
      </w:r>
      <w:r w:rsidR="002D594E" w:rsidRPr="00221E88">
        <w:rPr>
          <w:rFonts w:ascii="Times New Roman" w:hAnsi="Times New Roman" w:cs="Times New Roman"/>
          <w:sz w:val="21"/>
          <w:szCs w:val="21"/>
        </w:rPr>
        <w:t>.</w:t>
      </w:r>
      <w:r w:rsidR="003D5D1E" w:rsidRPr="00221E88">
        <w:rPr>
          <w:rFonts w:ascii="Times New Roman" w:hAnsi="Times New Roman" w:cs="Times New Roman"/>
          <w:sz w:val="21"/>
          <w:szCs w:val="21"/>
        </w:rPr>
        <w:t>1</w:t>
      </w:r>
      <w:r w:rsidRPr="00221E88">
        <w:rPr>
          <w:rFonts w:ascii="Times New Roman" w:hAnsi="Times New Roman" w:cs="Times New Roman"/>
          <w:sz w:val="21"/>
          <w:szCs w:val="21"/>
        </w:rPr>
        <w:t>0</w:t>
      </w:r>
      <w:r w:rsidR="006A7895" w:rsidRPr="00221E88">
        <w:rPr>
          <w:rFonts w:ascii="Times New Roman" w:hAnsi="Times New Roman" w:cs="Times New Roman"/>
          <w:sz w:val="21"/>
          <w:szCs w:val="21"/>
        </w:rPr>
        <w:t>.</w:t>
      </w:r>
      <w:r w:rsidR="003D5D1E" w:rsidRPr="00221E88">
        <w:rPr>
          <w:rFonts w:ascii="Times New Roman" w:hAnsi="Times New Roman" w:cs="Times New Roman"/>
          <w:sz w:val="21"/>
          <w:szCs w:val="21"/>
        </w:rPr>
        <w:t>20</w:t>
      </w:r>
      <w:r w:rsidRPr="00221E88">
        <w:rPr>
          <w:rFonts w:ascii="Times New Roman" w:hAnsi="Times New Roman" w:cs="Times New Roman"/>
          <w:sz w:val="21"/>
          <w:szCs w:val="21"/>
        </w:rPr>
        <w:t>25</w:t>
      </w:r>
    </w:p>
    <w:p w14:paraId="0731715D" w14:textId="77777777" w:rsidR="001E0088" w:rsidRPr="00221E88" w:rsidRDefault="001E0088" w:rsidP="00730614">
      <w:pPr>
        <w:spacing w:after="0" w:line="240" w:lineRule="auto"/>
        <w:jc w:val="right"/>
        <w:rPr>
          <w:rFonts w:ascii="Times New Roman" w:hAnsi="Times New Roman" w:cs="Times New Roman"/>
          <w:sz w:val="21"/>
          <w:szCs w:val="21"/>
        </w:rPr>
      </w:pPr>
      <w:commentRangeStart w:id="2"/>
    </w:p>
    <w:p w14:paraId="0098600D" w14:textId="5422F189" w:rsidR="000A5AB8" w:rsidRPr="00221E88" w:rsidRDefault="0099776A" w:rsidP="00730614">
      <w:pPr>
        <w:spacing w:after="0" w:line="240" w:lineRule="auto"/>
        <w:rPr>
          <w:rFonts w:ascii="Times New Roman" w:hAnsi="Times New Roman" w:cs="Times New Roman"/>
          <w:b/>
          <w:sz w:val="21"/>
          <w:szCs w:val="21"/>
        </w:rPr>
      </w:pPr>
      <w:r w:rsidRPr="00221E88">
        <w:rPr>
          <w:rFonts w:ascii="Times New Roman" w:hAnsi="Times New Roman" w:cs="Times New Roman"/>
          <w:b/>
          <w:sz w:val="21"/>
          <w:szCs w:val="21"/>
        </w:rPr>
        <w:t xml:space="preserve">Bewerbung um ein Praktikum im </w:t>
      </w:r>
      <w:commentRangeEnd w:id="2"/>
      <w:r w:rsidR="00221E88" w:rsidRPr="00730614">
        <w:rPr>
          <w:rStyle w:val="Kommentarzeichen"/>
          <w:rFonts w:ascii="Times New Roman" w:hAnsi="Times New Roman" w:cs="Times New Roman"/>
          <w:sz w:val="21"/>
          <w:szCs w:val="21"/>
        </w:rPr>
        <w:commentReference w:id="2"/>
      </w:r>
      <w:r w:rsidR="000D1B50" w:rsidRPr="00221E88">
        <w:rPr>
          <w:rFonts w:ascii="Times New Roman" w:hAnsi="Times New Roman" w:cs="Times New Roman"/>
          <w:b/>
          <w:sz w:val="21"/>
          <w:szCs w:val="21"/>
        </w:rPr>
        <w:t>Consulting</w:t>
      </w:r>
    </w:p>
    <w:p w14:paraId="70A974D0" w14:textId="3277D60F" w:rsidR="000A5AB8" w:rsidRPr="00221E88" w:rsidRDefault="000A5AB8" w:rsidP="00730614">
      <w:pPr>
        <w:spacing w:after="0" w:line="240" w:lineRule="auto"/>
        <w:rPr>
          <w:rFonts w:ascii="Times New Roman" w:hAnsi="Times New Roman" w:cs="Times New Roman"/>
          <w:b/>
          <w:sz w:val="21"/>
          <w:szCs w:val="21"/>
        </w:rPr>
      </w:pPr>
    </w:p>
    <w:p w14:paraId="3A5BDDA8" w14:textId="77777777" w:rsidR="004A615C" w:rsidRPr="00221E88" w:rsidDel="00221E88" w:rsidRDefault="004A615C" w:rsidP="00730614">
      <w:pPr>
        <w:spacing w:after="0" w:line="240" w:lineRule="auto"/>
        <w:rPr>
          <w:del w:id="3" w:author="Sarah Bergmann" w:date="2025-10-21T20:01:00Z" w16du:dateUtc="2025-10-21T18:01:00Z"/>
          <w:rFonts w:ascii="Times New Roman" w:hAnsi="Times New Roman" w:cs="Times New Roman"/>
          <w:b/>
          <w:sz w:val="21"/>
          <w:szCs w:val="21"/>
        </w:rPr>
      </w:pPr>
    </w:p>
    <w:p w14:paraId="61CDE0AD" w14:textId="06B9D85E" w:rsidR="00034B68" w:rsidRPr="00221E88" w:rsidRDefault="0099776A" w:rsidP="00730614">
      <w:pPr>
        <w:spacing w:after="0" w:line="240" w:lineRule="auto"/>
        <w:jc w:val="both"/>
        <w:rPr>
          <w:rFonts w:ascii="Times New Roman" w:hAnsi="Times New Roman" w:cs="Times New Roman"/>
          <w:sz w:val="21"/>
          <w:szCs w:val="21"/>
        </w:rPr>
      </w:pPr>
      <w:r w:rsidRPr="00221E88">
        <w:rPr>
          <w:rFonts w:ascii="Times New Roman" w:hAnsi="Times New Roman" w:cs="Times New Roman"/>
          <w:sz w:val="21"/>
          <w:szCs w:val="21"/>
        </w:rPr>
        <w:t>Sehr geehrte</w:t>
      </w:r>
      <w:r w:rsidR="00706C15" w:rsidRPr="00221E88">
        <w:rPr>
          <w:rFonts w:ascii="Times New Roman" w:hAnsi="Times New Roman" w:cs="Times New Roman"/>
          <w:sz w:val="21"/>
          <w:szCs w:val="21"/>
        </w:rPr>
        <w:t>r</w:t>
      </w:r>
      <w:r w:rsidRPr="00221E88">
        <w:rPr>
          <w:rFonts w:ascii="Times New Roman" w:hAnsi="Times New Roman" w:cs="Times New Roman"/>
          <w:sz w:val="21"/>
          <w:szCs w:val="21"/>
        </w:rPr>
        <w:t xml:space="preserve"> </w:t>
      </w:r>
      <w:r w:rsidR="00706C15" w:rsidRPr="00221E88">
        <w:rPr>
          <w:rFonts w:ascii="Times New Roman" w:hAnsi="Times New Roman" w:cs="Times New Roman"/>
          <w:sz w:val="21"/>
          <w:szCs w:val="21"/>
        </w:rPr>
        <w:t xml:space="preserve">Herr </w:t>
      </w:r>
      <w:proofErr w:type="spellStart"/>
      <w:r w:rsidR="00706C15" w:rsidRPr="00221E88">
        <w:rPr>
          <w:rFonts w:ascii="Times New Roman" w:hAnsi="Times New Roman" w:cs="Times New Roman"/>
          <w:sz w:val="21"/>
          <w:szCs w:val="21"/>
        </w:rPr>
        <w:t>Barghorn</w:t>
      </w:r>
      <w:proofErr w:type="spellEnd"/>
      <w:r w:rsidR="00E65B09" w:rsidRPr="00221E88">
        <w:rPr>
          <w:rFonts w:ascii="Times New Roman" w:hAnsi="Times New Roman" w:cs="Times New Roman"/>
          <w:sz w:val="21"/>
          <w:szCs w:val="21"/>
        </w:rPr>
        <w:t xml:space="preserve">, </w:t>
      </w:r>
    </w:p>
    <w:p w14:paraId="433CF1AE" w14:textId="14106765" w:rsidR="00E65B09" w:rsidRPr="00221E88" w:rsidRDefault="00E65B09" w:rsidP="00730614">
      <w:pPr>
        <w:spacing w:after="0" w:line="240" w:lineRule="auto"/>
        <w:jc w:val="both"/>
        <w:rPr>
          <w:rFonts w:ascii="Times New Roman" w:hAnsi="Times New Roman" w:cs="Times New Roman"/>
          <w:sz w:val="21"/>
          <w:szCs w:val="21"/>
        </w:rPr>
      </w:pPr>
    </w:p>
    <w:p w14:paraId="0D8115AD" w14:textId="6A64BB05" w:rsidR="00331910" w:rsidRPr="00221E88" w:rsidRDefault="00331910" w:rsidP="00730614">
      <w:pPr>
        <w:spacing w:after="0" w:line="240" w:lineRule="auto"/>
        <w:jc w:val="both"/>
        <w:rPr>
          <w:rFonts w:ascii="Times New Roman" w:hAnsi="Times New Roman" w:cs="Times New Roman"/>
          <w:sz w:val="21"/>
          <w:szCs w:val="21"/>
        </w:rPr>
      </w:pPr>
      <w:r w:rsidRPr="00221E88">
        <w:rPr>
          <w:rFonts w:ascii="Times New Roman" w:hAnsi="Times New Roman" w:cs="Times New Roman"/>
          <w:sz w:val="21"/>
          <w:szCs w:val="21"/>
        </w:rPr>
        <w:t>seit meiner Zeit als Leistungssportler im Fußball weiß ich, wie entscheidend Teamgeist, Strategie, Disziplin und Durchhaltevermögen für den Erfolg sind. Diese Prinzipien begleiten mich bis heute – ob während meines Studiums der Betriebswirtschaftslehre, meines Auslandssemesters in Japan oder meiner jetzigen Tätigkeit im Business Development bei meinem derzeitigen Arbeitgeber. Besonders fasziniert mich, wie sich im Consulting dieselben Werte wiederfinden: gemeinsame Ziele, analytisches Denken und die Disziplin, Herausforderungen strukturiert zu lösen. Um durch meine Arbeit eines Tages ebenfalls zu solch einem Erfolgsfaktor zu werden, möchte ich bei Ihnen ab März 2026 ein zwölfwöchiges Praktikum im Consulting absolvieren</w:t>
      </w:r>
      <w:ins w:id="4" w:author="David Döbele" w:date="2025-10-22T19:24:00Z" w16du:dateUtc="2025-10-22T17:24:00Z">
        <w:r w:rsidR="00AE6690">
          <w:rPr>
            <w:rFonts w:ascii="Times New Roman" w:hAnsi="Times New Roman" w:cs="Times New Roman"/>
            <w:sz w:val="21"/>
            <w:szCs w:val="21"/>
          </w:rPr>
          <w:t>, bevor ich im Herbst 2026 meinen Management Master an der Uni Mannheim beginnen werde</w:t>
        </w:r>
      </w:ins>
      <w:r w:rsidRPr="00221E88">
        <w:rPr>
          <w:rFonts w:ascii="Times New Roman" w:hAnsi="Times New Roman" w:cs="Times New Roman"/>
          <w:sz w:val="21"/>
          <w:szCs w:val="21"/>
        </w:rPr>
        <w:t>.</w:t>
      </w:r>
    </w:p>
    <w:p w14:paraId="2C294BBD" w14:textId="77777777" w:rsidR="00331910" w:rsidRPr="00221E88" w:rsidRDefault="00331910" w:rsidP="00730614">
      <w:pPr>
        <w:spacing w:after="0" w:line="240" w:lineRule="auto"/>
        <w:jc w:val="both"/>
        <w:rPr>
          <w:rFonts w:ascii="Times New Roman" w:hAnsi="Times New Roman" w:cs="Times New Roman"/>
          <w:sz w:val="21"/>
          <w:szCs w:val="21"/>
        </w:rPr>
      </w:pPr>
    </w:p>
    <w:p w14:paraId="474B6CD9" w14:textId="77777777" w:rsidR="00331910" w:rsidRPr="00221E88" w:rsidRDefault="00331910" w:rsidP="00730614">
      <w:pPr>
        <w:spacing w:after="0" w:line="240" w:lineRule="auto"/>
        <w:jc w:val="both"/>
        <w:rPr>
          <w:rFonts w:ascii="Times New Roman" w:hAnsi="Times New Roman" w:cs="Times New Roman"/>
          <w:sz w:val="21"/>
          <w:szCs w:val="21"/>
        </w:rPr>
      </w:pPr>
      <w:r w:rsidRPr="00221E88">
        <w:rPr>
          <w:rFonts w:ascii="Times New Roman" w:hAnsi="Times New Roman" w:cs="Times New Roman"/>
          <w:sz w:val="21"/>
          <w:szCs w:val="21"/>
        </w:rPr>
        <w:t xml:space="preserve">Nach meiner Zeit als Leistungssportler begann ich ein Studium der Betriebswirtschaftslehre an der Hochschule für Technik Stuttgart. Dieser Schritt war für mich perfekt – bereits im ersten Semester konnte ich mir eine Werkstudententätigkeit bei der Daimler AG sichern und mir dadurch ein Netzwerk ambitionierter Kommilitonen aufbauen. Während meines Auslandssemesters an der </w:t>
      </w:r>
      <w:proofErr w:type="spellStart"/>
      <w:r w:rsidRPr="00221E88">
        <w:rPr>
          <w:rFonts w:ascii="Times New Roman" w:hAnsi="Times New Roman" w:cs="Times New Roman"/>
          <w:sz w:val="21"/>
          <w:szCs w:val="21"/>
        </w:rPr>
        <w:t>Hosei</w:t>
      </w:r>
      <w:proofErr w:type="spellEnd"/>
      <w:r w:rsidRPr="00221E88">
        <w:rPr>
          <w:rFonts w:ascii="Times New Roman" w:hAnsi="Times New Roman" w:cs="Times New Roman"/>
          <w:sz w:val="21"/>
          <w:szCs w:val="21"/>
        </w:rPr>
        <w:t>-Universität in Tokio belegte ich den Kurs Entrepreneurship, in dem wir mit der Plattform der Harvard Business School ein eigenes Unternehmenskonzept entwickelten und mit Studierenden aus Japan, China und den USA zusammenarbeiteten. Besonders stolz bin ich darauf, dass unser Team die Bestleistung erzielte und ich dafür die Bestnote erhielt. Diese internationalen Erfahrungen sowie meine aktuelle Tätigkeit im Business Development bei der Pax8 GmbH haben mein Interesse an strategischen Zusammenhängen und effizienten Geschäftsprozessen weiter gestärkt. Dabei wurde mir von Vorgesetzten regelmäßig zurückgemeldet, dass ich fokussiert, analytisch und diszipliniert arbeite – Eigenschaften, die ich nun gezielt bei Ihnen einsetzen möchte.</w:t>
      </w:r>
    </w:p>
    <w:p w14:paraId="339B9CD8" w14:textId="77777777" w:rsidR="00331910" w:rsidRPr="00221E88" w:rsidRDefault="00331910" w:rsidP="00730614">
      <w:pPr>
        <w:spacing w:after="0" w:line="240" w:lineRule="auto"/>
        <w:jc w:val="both"/>
        <w:rPr>
          <w:rFonts w:ascii="Times New Roman" w:hAnsi="Times New Roman" w:cs="Times New Roman"/>
          <w:sz w:val="21"/>
          <w:szCs w:val="21"/>
        </w:rPr>
      </w:pPr>
    </w:p>
    <w:p w14:paraId="73DCE667" w14:textId="77777777" w:rsidR="00331910" w:rsidRPr="00221E88" w:rsidRDefault="00331910" w:rsidP="00730614">
      <w:pPr>
        <w:spacing w:after="0" w:line="240" w:lineRule="auto"/>
        <w:jc w:val="both"/>
        <w:rPr>
          <w:rFonts w:ascii="Times New Roman" w:hAnsi="Times New Roman" w:cs="Times New Roman"/>
          <w:sz w:val="21"/>
          <w:szCs w:val="21"/>
        </w:rPr>
      </w:pPr>
      <w:bookmarkStart w:id="5" w:name="_Hlk212049754"/>
      <w:proofErr w:type="spellStart"/>
      <w:r w:rsidRPr="00221E88">
        <w:rPr>
          <w:rFonts w:ascii="Times New Roman" w:hAnsi="Times New Roman" w:cs="Times New Roman"/>
          <w:sz w:val="21"/>
          <w:szCs w:val="21"/>
        </w:rPr>
        <w:t>Insignion</w:t>
      </w:r>
      <w:proofErr w:type="spellEnd"/>
      <w:r w:rsidRPr="00221E88">
        <w:rPr>
          <w:rFonts w:ascii="Times New Roman" w:hAnsi="Times New Roman" w:cs="Times New Roman"/>
          <w:sz w:val="21"/>
          <w:szCs w:val="21"/>
        </w:rPr>
        <w:t xml:space="preserve"> Management Consulting scheint mir für dieses Praktikum ideal zu sein, da Sie ein Umfeld bieten, in dem Leistung, Teamgeist und Engagement gefördert werden. Besonders schätze ich Ihre Kombination aus Professionalität, Dynamik und kontinuierlicher Weiterbildung – Werte, die auch meine eigene Arbeitsweise prägen. Die Verbindung aus strategischer Beratung und technologischer Umsetzung als langjähriger SAP-Partner fasziniert mich ebenso wie Ihre wiederholte Auszeichnung durch </w:t>
      </w:r>
      <w:proofErr w:type="spellStart"/>
      <w:r w:rsidRPr="00221E88">
        <w:rPr>
          <w:rFonts w:ascii="Times New Roman" w:hAnsi="Times New Roman" w:cs="Times New Roman"/>
          <w:sz w:val="21"/>
          <w:szCs w:val="21"/>
        </w:rPr>
        <w:t>brand</w:t>
      </w:r>
      <w:proofErr w:type="spellEnd"/>
      <w:r w:rsidRPr="00221E88">
        <w:rPr>
          <w:rFonts w:ascii="Times New Roman" w:hAnsi="Times New Roman" w:cs="Times New Roman"/>
          <w:sz w:val="21"/>
          <w:szCs w:val="21"/>
        </w:rPr>
        <w:t xml:space="preserve"> eins als eine der besten Unternehmensberatungen Deutschlands. Dieses Umfeld motiviert mich, meine Disziplin und Energie aus Sport, Studium und Beruf gezielt einzubringen und aktiv zum Erfolg Ihrer Projekte beizutragen.</w:t>
      </w:r>
    </w:p>
    <w:bookmarkEnd w:id="5"/>
    <w:p w14:paraId="7C7FF8BF" w14:textId="77777777" w:rsidR="00331910" w:rsidRPr="00221E88" w:rsidRDefault="00331910" w:rsidP="00730614">
      <w:pPr>
        <w:spacing w:after="0" w:line="240" w:lineRule="auto"/>
        <w:jc w:val="both"/>
        <w:rPr>
          <w:rFonts w:ascii="Times New Roman" w:hAnsi="Times New Roman" w:cs="Times New Roman"/>
          <w:sz w:val="21"/>
          <w:szCs w:val="21"/>
        </w:rPr>
      </w:pPr>
    </w:p>
    <w:p w14:paraId="1CC3BCAF" w14:textId="67666202" w:rsidR="00EE1331" w:rsidRPr="00221E88" w:rsidDel="00331910" w:rsidRDefault="00331910" w:rsidP="00730614">
      <w:pPr>
        <w:spacing w:after="0" w:line="240" w:lineRule="auto"/>
        <w:jc w:val="both"/>
        <w:rPr>
          <w:del w:id="6" w:author="Catharina Freier" w:date="2025-10-21T05:28:00Z" w16du:dateUtc="2025-10-21T03:28:00Z"/>
          <w:rFonts w:ascii="Times New Roman" w:hAnsi="Times New Roman" w:cs="Times New Roman"/>
          <w:sz w:val="21"/>
          <w:szCs w:val="21"/>
        </w:rPr>
      </w:pPr>
      <w:r w:rsidRPr="00221E88">
        <w:rPr>
          <w:rFonts w:ascii="Times New Roman" w:hAnsi="Times New Roman" w:cs="Times New Roman"/>
          <w:sz w:val="21"/>
          <w:szCs w:val="21"/>
        </w:rPr>
        <w:t xml:space="preserve">Von dem Praktikum im Consulting erhoffe ich mir eine steile Lernkurve sowie die Möglichkeit, meine eigenen Ideen und bisherigen Erfahrungen bei Ihnen mehrwertschaffend einbringen zu können. Ich bin </w:t>
      </w:r>
      <w:r w:rsidR="00221E88" w:rsidRPr="00221E88">
        <w:rPr>
          <w:rFonts w:ascii="Times New Roman" w:hAnsi="Times New Roman" w:cs="Times New Roman"/>
          <w:sz w:val="21"/>
          <w:szCs w:val="21"/>
        </w:rPr>
        <w:t xml:space="preserve">davon </w:t>
      </w:r>
      <w:r w:rsidRPr="00221E88">
        <w:rPr>
          <w:rFonts w:ascii="Times New Roman" w:hAnsi="Times New Roman" w:cs="Times New Roman"/>
          <w:sz w:val="21"/>
          <w:szCs w:val="21"/>
        </w:rPr>
        <w:t xml:space="preserve">überzeugt, dass ich durch meine schnelle Auffassungsgabe, mein analytisches Denken und meine ausgeprägte Teamorientierung eine Bereicherung für </w:t>
      </w:r>
      <w:proofErr w:type="spellStart"/>
      <w:r w:rsidRPr="00221E88">
        <w:rPr>
          <w:rFonts w:ascii="Times New Roman" w:hAnsi="Times New Roman" w:cs="Times New Roman"/>
          <w:sz w:val="21"/>
          <w:szCs w:val="21"/>
        </w:rPr>
        <w:t>Insignion</w:t>
      </w:r>
      <w:proofErr w:type="spellEnd"/>
      <w:r w:rsidRPr="00221E88">
        <w:rPr>
          <w:rFonts w:ascii="Times New Roman" w:hAnsi="Times New Roman" w:cs="Times New Roman"/>
          <w:sz w:val="21"/>
          <w:szCs w:val="21"/>
        </w:rPr>
        <w:t xml:space="preserve"> sein werde. Besonders in einem Umfeld, das Leistung, Eigeninitiative und Weiterentwicklung fördert, möchte ich mein Engagement gezielt einbringen und Sie in einem persönlichen Gespräch von mir überzeugen.</w:t>
      </w:r>
      <w:commentRangeStart w:id="7"/>
      <w:commentRangeStart w:id="8"/>
      <w:del w:id="9" w:author="Catharina Freier" w:date="2025-10-21T05:28:00Z" w16du:dateUtc="2025-10-21T03:28:00Z">
        <w:r w:rsidR="009F47AA" w:rsidRPr="00221E88" w:rsidDel="00331910">
          <w:rPr>
            <w:rFonts w:ascii="Times New Roman" w:hAnsi="Times New Roman" w:cs="Times New Roman"/>
            <w:sz w:val="21"/>
            <w:szCs w:val="21"/>
          </w:rPr>
          <w:delText>s</w:delText>
        </w:r>
        <w:r w:rsidR="00F04A94" w:rsidRPr="00221E88" w:rsidDel="00331910">
          <w:rPr>
            <w:rFonts w:ascii="Times New Roman" w:hAnsi="Times New Roman" w:cs="Times New Roman"/>
            <w:sz w:val="21"/>
            <w:szCs w:val="21"/>
          </w:rPr>
          <w:delText xml:space="preserve">eit meiner Zeit als Leistungssportler im Fußball weiß ich, wie entscheidend Teamgeist, Strategie, Disziplin und Durchhaltevermögen für den Erfolg sind. Diese Prinzipien begleiten mich bis heute – ob </w:delText>
        </w:r>
        <w:r w:rsidR="00BF6188" w:rsidRPr="00221E88" w:rsidDel="00331910">
          <w:rPr>
            <w:rFonts w:ascii="Times New Roman" w:hAnsi="Times New Roman" w:cs="Times New Roman"/>
            <w:sz w:val="21"/>
            <w:szCs w:val="21"/>
          </w:rPr>
          <w:delText>während meines</w:delText>
        </w:r>
        <w:r w:rsidR="00F04A94" w:rsidRPr="00221E88" w:rsidDel="00331910">
          <w:rPr>
            <w:rFonts w:ascii="Times New Roman" w:hAnsi="Times New Roman" w:cs="Times New Roman"/>
            <w:sz w:val="21"/>
            <w:szCs w:val="21"/>
          </w:rPr>
          <w:delText xml:space="preserve"> Studium</w:delText>
        </w:r>
        <w:r w:rsidR="00BF6188" w:rsidRPr="00221E88" w:rsidDel="00331910">
          <w:rPr>
            <w:rFonts w:ascii="Times New Roman" w:hAnsi="Times New Roman" w:cs="Times New Roman"/>
            <w:sz w:val="21"/>
            <w:szCs w:val="21"/>
          </w:rPr>
          <w:delText>s</w:delText>
        </w:r>
        <w:r w:rsidR="00F04A94" w:rsidRPr="00221E88" w:rsidDel="00331910">
          <w:rPr>
            <w:rFonts w:ascii="Times New Roman" w:hAnsi="Times New Roman" w:cs="Times New Roman"/>
            <w:sz w:val="21"/>
            <w:szCs w:val="21"/>
          </w:rPr>
          <w:delText xml:space="preserve"> der Betriebswirtschaftslehre</w:delText>
        </w:r>
        <w:r w:rsidR="00BF6188" w:rsidRPr="00221E88" w:rsidDel="00331910">
          <w:rPr>
            <w:rFonts w:ascii="Times New Roman" w:hAnsi="Times New Roman" w:cs="Times New Roman"/>
            <w:sz w:val="21"/>
            <w:szCs w:val="21"/>
          </w:rPr>
          <w:delText>,</w:delText>
        </w:r>
        <w:r w:rsidR="00F04A94" w:rsidRPr="00221E88" w:rsidDel="00331910">
          <w:rPr>
            <w:rFonts w:ascii="Times New Roman" w:hAnsi="Times New Roman" w:cs="Times New Roman"/>
            <w:sz w:val="21"/>
            <w:szCs w:val="21"/>
          </w:rPr>
          <w:delText xml:space="preserve"> </w:delText>
        </w:r>
        <w:r w:rsidR="00515891" w:rsidRPr="00221E88" w:rsidDel="00331910">
          <w:rPr>
            <w:rFonts w:ascii="Times New Roman" w:hAnsi="Times New Roman" w:cs="Times New Roman"/>
            <w:sz w:val="21"/>
            <w:szCs w:val="21"/>
          </w:rPr>
          <w:delText xml:space="preserve">meines Auslandssemesters in Japan </w:delText>
        </w:r>
        <w:r w:rsidR="00D8548C" w:rsidRPr="00221E88" w:rsidDel="00331910">
          <w:rPr>
            <w:rFonts w:ascii="Times New Roman" w:hAnsi="Times New Roman" w:cs="Times New Roman"/>
            <w:sz w:val="21"/>
            <w:szCs w:val="21"/>
          </w:rPr>
          <w:delText>und meiner jetzigen Tätigkeit</w:delText>
        </w:r>
        <w:r w:rsidR="00515891" w:rsidRPr="00221E88" w:rsidDel="00331910">
          <w:rPr>
            <w:rFonts w:ascii="Times New Roman" w:hAnsi="Times New Roman" w:cs="Times New Roman"/>
            <w:sz w:val="21"/>
            <w:szCs w:val="21"/>
          </w:rPr>
          <w:delText xml:space="preserve"> </w:delText>
        </w:r>
        <w:r w:rsidR="00BA7763" w:rsidRPr="00221E88" w:rsidDel="00331910">
          <w:rPr>
            <w:rFonts w:ascii="Times New Roman" w:hAnsi="Times New Roman" w:cs="Times New Roman"/>
            <w:sz w:val="21"/>
            <w:szCs w:val="21"/>
          </w:rPr>
          <w:delText xml:space="preserve">im </w:delText>
        </w:r>
        <w:r w:rsidR="00515891" w:rsidRPr="00221E88" w:rsidDel="00331910">
          <w:rPr>
            <w:rFonts w:ascii="Times New Roman" w:hAnsi="Times New Roman" w:cs="Times New Roman"/>
            <w:sz w:val="21"/>
            <w:szCs w:val="21"/>
          </w:rPr>
          <w:delText>Business Development bei meinem derzeitigen Arbeitgeber.</w:delText>
        </w:r>
        <w:r w:rsidR="00F04A94" w:rsidRPr="00221E88" w:rsidDel="00331910">
          <w:rPr>
            <w:rFonts w:ascii="Times New Roman" w:hAnsi="Times New Roman" w:cs="Times New Roman"/>
            <w:sz w:val="21"/>
            <w:szCs w:val="21"/>
          </w:rPr>
          <w:delText xml:space="preserve"> Besonders fasziniert mich, wie sich im Consulting dieselben Werte wiederfinden: gemeinsame Ziele, analytisches Denken und </w:delText>
        </w:r>
        <w:r w:rsidR="00515891" w:rsidRPr="00221E88" w:rsidDel="00331910">
          <w:rPr>
            <w:rFonts w:ascii="Times New Roman" w:hAnsi="Times New Roman" w:cs="Times New Roman"/>
            <w:sz w:val="21"/>
            <w:szCs w:val="21"/>
          </w:rPr>
          <w:delText>die Disziplin</w:delText>
        </w:r>
        <w:r w:rsidR="00F04A94" w:rsidRPr="00221E88" w:rsidDel="00331910">
          <w:rPr>
            <w:rFonts w:ascii="Times New Roman" w:hAnsi="Times New Roman" w:cs="Times New Roman"/>
            <w:sz w:val="21"/>
            <w:szCs w:val="21"/>
          </w:rPr>
          <w:delText>, Herausforderungen strukturiert zu lösen.</w:delText>
        </w:r>
        <w:r w:rsidR="00C10FF5" w:rsidRPr="00221E88" w:rsidDel="00331910">
          <w:rPr>
            <w:rFonts w:ascii="Times New Roman" w:hAnsi="Times New Roman" w:cs="Times New Roman"/>
            <w:sz w:val="21"/>
            <w:szCs w:val="21"/>
          </w:rPr>
          <w:delText xml:space="preserve"> </w:delText>
        </w:r>
        <w:r w:rsidR="00EE1331" w:rsidRPr="00221E88" w:rsidDel="00331910">
          <w:rPr>
            <w:rFonts w:ascii="Times New Roman" w:hAnsi="Times New Roman" w:cs="Times New Roman"/>
            <w:sz w:val="21"/>
            <w:szCs w:val="21"/>
          </w:rPr>
          <w:delText>Um durch meine Arbeit eines Tages ebenfalls zu so einem Erfolgsfaktor zu werden, möchte ich bei Ihnen ab März 2026 ein zwölfwöchiges Praktikum im Bereich Consulting absolvieren.</w:delText>
        </w:r>
        <w:commentRangeEnd w:id="7"/>
        <w:r w:rsidR="006B6A58" w:rsidRPr="00221E88" w:rsidDel="00331910">
          <w:rPr>
            <w:rStyle w:val="Kommentarzeichen"/>
            <w:rFonts w:ascii="Times New Roman" w:hAnsi="Times New Roman" w:cs="Times New Roman"/>
            <w:sz w:val="21"/>
            <w:szCs w:val="21"/>
            <w:rPrChange w:id="10" w:author="Sarah Bergmann" w:date="2025-10-21T20:03:00Z" w16du:dateUtc="2025-10-21T18:03:00Z">
              <w:rPr>
                <w:rStyle w:val="Kommentarzeichen"/>
                <w:sz w:val="21"/>
                <w:szCs w:val="21"/>
              </w:rPr>
            </w:rPrChange>
          </w:rPr>
          <w:commentReference w:id="7"/>
        </w:r>
        <w:commentRangeEnd w:id="8"/>
        <w:r w:rsidRPr="00221E88" w:rsidDel="00331910">
          <w:rPr>
            <w:rStyle w:val="Kommentarzeichen"/>
            <w:rFonts w:ascii="Times New Roman" w:hAnsi="Times New Roman" w:cs="Times New Roman"/>
            <w:sz w:val="21"/>
            <w:szCs w:val="21"/>
            <w:rPrChange w:id="11" w:author="Sarah Bergmann" w:date="2025-10-21T20:03:00Z" w16du:dateUtc="2025-10-21T18:03:00Z">
              <w:rPr>
                <w:rStyle w:val="Kommentarzeichen"/>
              </w:rPr>
            </w:rPrChange>
          </w:rPr>
          <w:commentReference w:id="8"/>
        </w:r>
      </w:del>
    </w:p>
    <w:p w14:paraId="71B3F028" w14:textId="77777777" w:rsidR="00331910" w:rsidRPr="00221E88" w:rsidRDefault="00331910" w:rsidP="00730614">
      <w:pPr>
        <w:spacing w:after="0" w:line="240" w:lineRule="auto"/>
        <w:jc w:val="both"/>
        <w:rPr>
          <w:ins w:id="12" w:author="Catharina Freier" w:date="2025-10-21T05:29:00Z" w16du:dateUtc="2025-10-21T03:29:00Z"/>
          <w:rFonts w:ascii="Times New Roman" w:hAnsi="Times New Roman" w:cs="Times New Roman"/>
          <w:sz w:val="21"/>
          <w:szCs w:val="21"/>
        </w:rPr>
      </w:pPr>
    </w:p>
    <w:p w14:paraId="3EA6AE99" w14:textId="192B5011" w:rsidR="00D07865" w:rsidRPr="00221E88" w:rsidDel="00331910" w:rsidRDefault="00D07865" w:rsidP="00730614">
      <w:pPr>
        <w:spacing w:after="0" w:line="240" w:lineRule="auto"/>
        <w:jc w:val="both"/>
        <w:rPr>
          <w:del w:id="13" w:author="Catharina Freier" w:date="2025-10-21T05:28:00Z" w16du:dateUtc="2025-10-21T03:28:00Z"/>
          <w:rFonts w:ascii="Times New Roman" w:hAnsi="Times New Roman" w:cs="Times New Roman"/>
          <w:sz w:val="21"/>
          <w:szCs w:val="21"/>
        </w:rPr>
      </w:pPr>
    </w:p>
    <w:p w14:paraId="586B04DD" w14:textId="2EF3AE66" w:rsidR="00D07865" w:rsidRPr="00221E88" w:rsidDel="00331910" w:rsidRDefault="00D07865" w:rsidP="00730614">
      <w:pPr>
        <w:spacing w:after="0" w:line="240" w:lineRule="auto"/>
        <w:jc w:val="both"/>
        <w:rPr>
          <w:del w:id="14" w:author="Catharina Freier" w:date="2025-10-21T05:28:00Z" w16du:dateUtc="2025-10-21T03:28:00Z"/>
          <w:rFonts w:ascii="Times New Roman" w:hAnsi="Times New Roman" w:cs="Times New Roman"/>
          <w:sz w:val="21"/>
          <w:szCs w:val="21"/>
        </w:rPr>
      </w:pPr>
      <w:commentRangeStart w:id="15"/>
      <w:commentRangeStart w:id="16"/>
      <w:del w:id="17" w:author="Catharina Freier" w:date="2025-10-21T05:28:00Z" w16du:dateUtc="2025-10-21T03:28:00Z">
        <w:r w:rsidRPr="00221E88" w:rsidDel="00331910">
          <w:rPr>
            <w:rFonts w:ascii="Times New Roman" w:hAnsi="Times New Roman" w:cs="Times New Roman"/>
            <w:sz w:val="21"/>
            <w:szCs w:val="21"/>
          </w:rPr>
          <w:delText>Nach meiner Zeit als Leistungssportler begann ich ein Studium der Betriebswirtschaftslehre an der Hochschule für Technik Stuttgart. Dieser Schritt war für mich perfekt – bereits im ersten Semester konnte ich mir eine Werkstudententätigkeit bei der Daimler AG sichern und mir dadurch ein Netzwerk ambitionierter Kommilitonen aufbauen. Während meines Auslandssemesters an der Hosei-Universität in Tokio belegte ich den Kurs Entrepreneurship, in dem wir mit der Plattform der Harvard Business School ein eigenes Unternehmenskonzept entwickelten und mit Studierenden aus Japan, China und den USA zusammenarbeitete.</w:delText>
        </w:r>
        <w:r w:rsidR="00C876B8" w:rsidRPr="00221E88" w:rsidDel="00331910">
          <w:rPr>
            <w:rFonts w:ascii="Times New Roman" w:hAnsi="Times New Roman" w:cs="Times New Roman"/>
            <w:sz w:val="21"/>
            <w:szCs w:val="21"/>
          </w:rPr>
          <w:delText xml:space="preserve"> </w:delText>
        </w:r>
        <w:r w:rsidR="00D8548C" w:rsidRPr="00221E88" w:rsidDel="00331910">
          <w:rPr>
            <w:rFonts w:ascii="Times New Roman" w:hAnsi="Times New Roman" w:cs="Times New Roman"/>
            <w:sz w:val="21"/>
            <w:szCs w:val="21"/>
          </w:rPr>
          <w:delText>Besonders stolz bin ich darauf, dass unser Team die Bestleistung erzielte und ich dafür die Bestnote</w:delText>
        </w:r>
        <w:r w:rsidR="00BA7763" w:rsidRPr="00221E88" w:rsidDel="00331910">
          <w:rPr>
            <w:rFonts w:ascii="Times New Roman" w:hAnsi="Times New Roman" w:cs="Times New Roman"/>
            <w:sz w:val="21"/>
            <w:szCs w:val="21"/>
          </w:rPr>
          <w:delText xml:space="preserve"> </w:delText>
        </w:r>
        <w:r w:rsidR="00D8548C" w:rsidRPr="00221E88" w:rsidDel="00331910">
          <w:rPr>
            <w:rFonts w:ascii="Times New Roman" w:hAnsi="Times New Roman" w:cs="Times New Roman"/>
            <w:sz w:val="21"/>
            <w:szCs w:val="21"/>
          </w:rPr>
          <w:delText>erhielt.</w:delText>
        </w:r>
        <w:r w:rsidR="00BA7763" w:rsidRPr="00221E88" w:rsidDel="00331910">
          <w:rPr>
            <w:rFonts w:ascii="Times New Roman" w:hAnsi="Times New Roman" w:cs="Times New Roman"/>
            <w:sz w:val="21"/>
            <w:szCs w:val="21"/>
          </w:rPr>
          <w:delText xml:space="preserve"> </w:delText>
        </w:r>
        <w:r w:rsidRPr="00221E88" w:rsidDel="00331910">
          <w:rPr>
            <w:rFonts w:ascii="Times New Roman" w:hAnsi="Times New Roman" w:cs="Times New Roman"/>
            <w:sz w:val="21"/>
            <w:szCs w:val="21"/>
          </w:rPr>
          <w:delText xml:space="preserve">Diese internationalen Erfahrungen sowie meine aktuelle Tätigkeit im Business Development bei </w:delText>
        </w:r>
        <w:r w:rsidR="0044619D" w:rsidRPr="00221E88" w:rsidDel="00331910">
          <w:rPr>
            <w:rFonts w:ascii="Times New Roman" w:hAnsi="Times New Roman" w:cs="Times New Roman"/>
            <w:sz w:val="21"/>
            <w:szCs w:val="21"/>
          </w:rPr>
          <w:delText xml:space="preserve">der </w:delText>
        </w:r>
        <w:r w:rsidRPr="00221E88" w:rsidDel="00331910">
          <w:rPr>
            <w:rFonts w:ascii="Times New Roman" w:hAnsi="Times New Roman" w:cs="Times New Roman"/>
            <w:sz w:val="21"/>
            <w:szCs w:val="21"/>
          </w:rPr>
          <w:delText xml:space="preserve">Pax8 </w:delText>
        </w:r>
        <w:r w:rsidR="0044619D" w:rsidRPr="00221E88" w:rsidDel="00331910">
          <w:rPr>
            <w:rFonts w:ascii="Times New Roman" w:hAnsi="Times New Roman" w:cs="Times New Roman"/>
            <w:sz w:val="21"/>
            <w:szCs w:val="21"/>
          </w:rPr>
          <w:delText xml:space="preserve">GmbH </w:delText>
        </w:r>
        <w:r w:rsidRPr="00221E88" w:rsidDel="00331910">
          <w:rPr>
            <w:rFonts w:ascii="Times New Roman" w:hAnsi="Times New Roman" w:cs="Times New Roman"/>
            <w:sz w:val="21"/>
            <w:szCs w:val="21"/>
          </w:rPr>
          <w:delText>haben mein Interesse an strategischen Zusammenhängen und effizienten Geschäftsprozessen weiter gestärkt. Dabei wurde mir von Vorgesetzten</w:delText>
        </w:r>
      </w:del>
      <w:r w:rsidR="00730614">
        <w:rPr>
          <w:rFonts w:ascii="Times New Roman" w:hAnsi="Times New Roman" w:cs="Times New Roman"/>
          <w:sz w:val="21"/>
          <w:szCs w:val="21"/>
        </w:rPr>
        <w:t xml:space="preserve"> und Kollegen</w:t>
      </w:r>
      <w:del w:id="18" w:author="Catharina Freier" w:date="2025-10-21T05:28:00Z" w16du:dateUtc="2025-10-21T03:28:00Z">
        <w:r w:rsidRPr="00221E88" w:rsidDel="00331910">
          <w:rPr>
            <w:rFonts w:ascii="Times New Roman" w:hAnsi="Times New Roman" w:cs="Times New Roman"/>
            <w:sz w:val="21"/>
            <w:szCs w:val="21"/>
          </w:rPr>
          <w:delText xml:space="preserve"> regelmäßig zurückgemeldet, dass ich fokussiert, analytisch und diszipliniert arbeite – Eigenschaften, die ich nun gezielt </w:delText>
        </w:r>
        <w:r w:rsidR="00C876B8" w:rsidRPr="00221E88" w:rsidDel="00331910">
          <w:rPr>
            <w:rFonts w:ascii="Times New Roman" w:hAnsi="Times New Roman" w:cs="Times New Roman"/>
            <w:sz w:val="21"/>
            <w:szCs w:val="21"/>
          </w:rPr>
          <w:delText>bei Ihnen</w:delText>
        </w:r>
        <w:r w:rsidRPr="00221E88" w:rsidDel="00331910">
          <w:rPr>
            <w:rFonts w:ascii="Times New Roman" w:hAnsi="Times New Roman" w:cs="Times New Roman"/>
            <w:sz w:val="21"/>
            <w:szCs w:val="21"/>
          </w:rPr>
          <w:delText xml:space="preserve"> einsetzen möchte.</w:delText>
        </w:r>
        <w:commentRangeEnd w:id="15"/>
        <w:r w:rsidR="006B6A58" w:rsidRPr="00221E88" w:rsidDel="00331910">
          <w:rPr>
            <w:rStyle w:val="Kommentarzeichen"/>
            <w:rFonts w:ascii="Times New Roman" w:hAnsi="Times New Roman" w:cs="Times New Roman"/>
            <w:sz w:val="21"/>
            <w:szCs w:val="21"/>
            <w:rPrChange w:id="19" w:author="Sarah Bergmann" w:date="2025-10-21T20:03:00Z" w16du:dateUtc="2025-10-21T18:03:00Z">
              <w:rPr>
                <w:rStyle w:val="Kommentarzeichen"/>
                <w:sz w:val="21"/>
                <w:szCs w:val="21"/>
              </w:rPr>
            </w:rPrChange>
          </w:rPr>
          <w:commentReference w:id="15"/>
        </w:r>
        <w:commentRangeEnd w:id="16"/>
        <w:r w:rsidR="00331910" w:rsidRPr="00221E88" w:rsidDel="00331910">
          <w:rPr>
            <w:rStyle w:val="Kommentarzeichen"/>
            <w:rFonts w:ascii="Times New Roman" w:hAnsi="Times New Roman" w:cs="Times New Roman"/>
            <w:sz w:val="21"/>
            <w:szCs w:val="21"/>
            <w:rPrChange w:id="20" w:author="Sarah Bergmann" w:date="2025-10-21T20:03:00Z" w16du:dateUtc="2025-10-21T18:03:00Z">
              <w:rPr>
                <w:rStyle w:val="Kommentarzeichen"/>
              </w:rPr>
            </w:rPrChange>
          </w:rPr>
          <w:commentReference w:id="16"/>
        </w:r>
      </w:del>
    </w:p>
    <w:p w14:paraId="2C090CDF" w14:textId="783C6E2C" w:rsidR="00E65B09" w:rsidRPr="00221E88" w:rsidDel="00331910" w:rsidRDefault="00E65B09" w:rsidP="00730614">
      <w:pPr>
        <w:spacing w:after="0" w:line="240" w:lineRule="auto"/>
        <w:jc w:val="both"/>
        <w:rPr>
          <w:del w:id="21" w:author="Catharina Freier" w:date="2025-10-21T05:28:00Z" w16du:dateUtc="2025-10-21T03:28:00Z"/>
          <w:rFonts w:ascii="Times New Roman" w:hAnsi="Times New Roman" w:cs="Times New Roman"/>
          <w:sz w:val="21"/>
          <w:szCs w:val="21"/>
        </w:rPr>
      </w:pPr>
    </w:p>
    <w:p w14:paraId="11B49693" w14:textId="31AAA492" w:rsidR="00E65B09" w:rsidRPr="00221E88" w:rsidRDefault="00E65B09" w:rsidP="00730614">
      <w:pPr>
        <w:spacing w:after="0" w:line="240" w:lineRule="auto"/>
        <w:jc w:val="both"/>
        <w:rPr>
          <w:rFonts w:ascii="Times New Roman" w:hAnsi="Times New Roman" w:cs="Times New Roman"/>
          <w:sz w:val="21"/>
          <w:szCs w:val="21"/>
        </w:rPr>
      </w:pPr>
      <w:bookmarkStart w:id="22" w:name="_Hlk212049788"/>
    </w:p>
    <w:bookmarkEnd w:id="22"/>
    <w:p w14:paraId="4459D038" w14:textId="45040DA6" w:rsidR="00E65B09" w:rsidRPr="00221E88" w:rsidRDefault="00221E88" w:rsidP="00730614">
      <w:pPr>
        <w:spacing w:after="0" w:line="240" w:lineRule="auto"/>
        <w:jc w:val="both"/>
        <w:rPr>
          <w:rFonts w:ascii="Times New Roman" w:hAnsi="Times New Roman" w:cs="Times New Roman"/>
          <w:sz w:val="21"/>
          <w:szCs w:val="21"/>
        </w:rPr>
      </w:pPr>
      <w:r w:rsidRPr="00221E88">
        <w:rPr>
          <w:rFonts w:ascii="Times New Roman" w:hAnsi="Times New Roman" w:cs="Times New Roman"/>
          <w:noProof/>
          <w:sz w:val="21"/>
          <w:szCs w:val="21"/>
        </w:rPr>
        <w:drawing>
          <wp:anchor distT="0" distB="0" distL="114300" distR="114300" simplePos="0" relativeHeight="251658240" behindDoc="0" locked="0" layoutInCell="1" allowOverlap="1" wp14:anchorId="02AC34F3" wp14:editId="7B3E3FBA">
            <wp:simplePos x="0" y="0"/>
            <wp:positionH relativeFrom="column">
              <wp:posOffset>-29845</wp:posOffset>
            </wp:positionH>
            <wp:positionV relativeFrom="paragraph">
              <wp:posOffset>168275</wp:posOffset>
            </wp:positionV>
            <wp:extent cx="1091565" cy="323850"/>
            <wp:effectExtent l="0" t="0" r="0" b="0"/>
            <wp:wrapNone/>
            <wp:docPr id="20207740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156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776A" w:rsidRPr="00221E88">
        <w:rPr>
          <w:rFonts w:ascii="Times New Roman" w:hAnsi="Times New Roman" w:cs="Times New Roman"/>
          <w:sz w:val="21"/>
          <w:szCs w:val="21"/>
        </w:rPr>
        <w:t>Mit freundlichen Grüßen</w:t>
      </w:r>
    </w:p>
    <w:p w14:paraId="7395C0FE" w14:textId="42A16748" w:rsidR="00602A0A" w:rsidRPr="00221E88" w:rsidRDefault="00602A0A" w:rsidP="00730614">
      <w:pPr>
        <w:spacing w:after="0" w:line="240" w:lineRule="auto"/>
        <w:jc w:val="both"/>
        <w:rPr>
          <w:rFonts w:ascii="Times New Roman" w:hAnsi="Times New Roman" w:cs="Times New Roman"/>
          <w:sz w:val="21"/>
          <w:szCs w:val="21"/>
        </w:rPr>
      </w:pPr>
    </w:p>
    <w:p w14:paraId="3BDB02BA" w14:textId="6B237F61" w:rsidR="00210B73" w:rsidRPr="00221E88" w:rsidRDefault="00210B73" w:rsidP="00730614">
      <w:pPr>
        <w:spacing w:after="0" w:line="240" w:lineRule="auto"/>
        <w:jc w:val="both"/>
        <w:rPr>
          <w:rFonts w:ascii="Times New Roman" w:hAnsi="Times New Roman" w:cs="Times New Roman"/>
          <w:sz w:val="21"/>
          <w:szCs w:val="21"/>
        </w:rPr>
      </w:pPr>
      <w:r w:rsidRPr="00221E88">
        <w:rPr>
          <w:rFonts w:ascii="Times New Roman" w:hAnsi="Times New Roman" w:cs="Times New Roman"/>
          <w:sz w:val="21"/>
          <w:szCs w:val="21"/>
        </w:rPr>
        <w:br w:type="page"/>
      </w:r>
    </w:p>
    <w:p w14:paraId="4A1BF738" w14:textId="77777777" w:rsidR="00BB3512" w:rsidRPr="001F5217" w:rsidRDefault="00BB3512" w:rsidP="00E65B09">
      <w:pPr>
        <w:spacing w:after="0"/>
        <w:jc w:val="both"/>
        <w:rPr>
          <w:rFonts w:ascii="Times New Roman" w:hAnsi="Times New Roman" w:cs="Times New Roman"/>
          <w:sz w:val="21"/>
          <w:szCs w:val="21"/>
        </w:rPr>
      </w:pPr>
    </w:p>
    <w:p w14:paraId="350D8BBE" w14:textId="0F26D4A0" w:rsidR="00210B73" w:rsidRPr="008F4D61" w:rsidRDefault="00210B73"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highlight w:val="lightGray"/>
        </w:rPr>
        <w:t>Weitere 3. Absätze</w:t>
      </w:r>
    </w:p>
    <w:p w14:paraId="69854033" w14:textId="77777777" w:rsidR="00210B73" w:rsidRPr="00221E88" w:rsidDel="00221E88" w:rsidRDefault="00210B73" w:rsidP="008F4D61">
      <w:pPr>
        <w:spacing w:after="0" w:line="240" w:lineRule="auto"/>
        <w:jc w:val="both"/>
        <w:rPr>
          <w:del w:id="23" w:author="Sarah Bergmann" w:date="2025-10-21T20:04:00Z" w16du:dateUtc="2025-10-21T18:04:00Z"/>
          <w:rFonts w:ascii="Times New Roman" w:hAnsi="Times New Roman" w:cs="Times New Roman"/>
          <w:sz w:val="21"/>
          <w:szCs w:val="21"/>
        </w:rPr>
      </w:pPr>
    </w:p>
    <w:p w14:paraId="628E7F6B" w14:textId="55112B66" w:rsidR="00384735" w:rsidRPr="00221E88" w:rsidDel="00331910" w:rsidRDefault="00384735" w:rsidP="008F4D61">
      <w:pPr>
        <w:spacing w:after="0" w:line="240" w:lineRule="auto"/>
        <w:jc w:val="both"/>
        <w:rPr>
          <w:del w:id="24" w:author="Catharina Freier" w:date="2025-10-21T05:29:00Z" w16du:dateUtc="2025-10-21T03:29:00Z"/>
          <w:rFonts w:ascii="Times New Roman" w:hAnsi="Times New Roman" w:cs="Times New Roman"/>
          <w:sz w:val="21"/>
          <w:szCs w:val="21"/>
        </w:rPr>
      </w:pPr>
    </w:p>
    <w:p w14:paraId="53942C69" w14:textId="77777777" w:rsidR="00331910" w:rsidRPr="008F4D61" w:rsidRDefault="00331910" w:rsidP="008F4D61">
      <w:pPr>
        <w:spacing w:after="0" w:line="240" w:lineRule="auto"/>
        <w:jc w:val="both"/>
        <w:rPr>
          <w:rFonts w:ascii="Times New Roman" w:hAnsi="Times New Roman" w:cs="Times New Roman"/>
          <w:sz w:val="21"/>
          <w:szCs w:val="21"/>
        </w:rPr>
      </w:pPr>
    </w:p>
    <w:p w14:paraId="76789A5F" w14:textId="77777777" w:rsidR="00331910" w:rsidRPr="008F4D61" w:rsidRDefault="00331910"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rPr>
        <w:t>ANXO Management Consulting GmbH – Management Consulting</w:t>
      </w:r>
    </w:p>
    <w:p w14:paraId="0BC733BD" w14:textId="77777777" w:rsidR="00331910" w:rsidRPr="008F4D61" w:rsidRDefault="00331910" w:rsidP="008F4D61">
      <w:pPr>
        <w:spacing w:after="0" w:line="240" w:lineRule="auto"/>
        <w:jc w:val="both"/>
        <w:rPr>
          <w:rFonts w:ascii="Times New Roman" w:hAnsi="Times New Roman" w:cs="Times New Roman"/>
          <w:sz w:val="21"/>
          <w:szCs w:val="21"/>
        </w:rPr>
      </w:pPr>
    </w:p>
    <w:p w14:paraId="74188BA2" w14:textId="77777777" w:rsidR="00331910" w:rsidRPr="008F4D61" w:rsidRDefault="00331910"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rPr>
        <w:t>ANXO Management Consulting erscheint mir für dieses Praktikum ideal, da Sie als breit aufgestellte Beratung über ausgewiesene Expertise in den Feldern Strategie, Marketing und Vertrieb verfügen. Dadurch kann ich mein Wissen aus dem Studium mit Schwerpunkt Marketing und Vertrieb sowie meine Praxiserfahrung gezielt einbringen. Vor allem bei meiner Tätigkeit bei Bosch und aktuell bei der Pax8 GmbH habe ich erlebt, wie Wachstum und Veränderung in der Praxis wirken – zwei Grundsätze, die auch in Ihrem Selbstverständnis eine zentrale Rolle spielen und mit meinen persönlichen Werten übereinstimmen. Im Rahmen meines Studiums habe ich mich intensiv mit dem Wandel im Vertrieb beschäftigt und meine Bachelorarbeit dem Thema „Künstliche Intelligenz im Vertrieb“ gewidmet, in der ich konkrete Handlungsempfehlungen für Unternehmen ableiten konnte. In diesem Zusammenhang finde ich Ihren Case „Zukunftskonzept Vertrieb“ besonders spannend, da er zeigt, wie tiefgreifend sich die Branche durch Digitalisierung und KI verändert und welche strategischen Ansätze notwendig sind, um diesen Wandel aktiv zu gestalten.</w:t>
      </w:r>
    </w:p>
    <w:p w14:paraId="6CB1CBF9" w14:textId="77777777" w:rsidR="00331910" w:rsidRPr="008F4D61" w:rsidRDefault="00331910" w:rsidP="008F4D61">
      <w:pPr>
        <w:spacing w:after="0" w:line="240" w:lineRule="auto"/>
        <w:jc w:val="both"/>
        <w:rPr>
          <w:rFonts w:ascii="Times New Roman" w:hAnsi="Times New Roman" w:cs="Times New Roman"/>
          <w:sz w:val="21"/>
          <w:szCs w:val="21"/>
        </w:rPr>
      </w:pPr>
    </w:p>
    <w:p w14:paraId="7BEAEEB0" w14:textId="77777777" w:rsidR="00331910" w:rsidRPr="008F4D61" w:rsidRDefault="00331910"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rPr>
        <w:t>GHK Management Consulting AG – Management Consulting</w:t>
      </w:r>
    </w:p>
    <w:p w14:paraId="7ED3D10B" w14:textId="77777777" w:rsidR="00331910" w:rsidRPr="008F4D61" w:rsidRDefault="00331910" w:rsidP="008F4D61">
      <w:pPr>
        <w:spacing w:after="0" w:line="240" w:lineRule="auto"/>
        <w:jc w:val="both"/>
        <w:rPr>
          <w:rFonts w:ascii="Times New Roman" w:hAnsi="Times New Roman" w:cs="Times New Roman"/>
          <w:sz w:val="21"/>
          <w:szCs w:val="21"/>
        </w:rPr>
      </w:pPr>
    </w:p>
    <w:p w14:paraId="1F077D9F" w14:textId="77777777" w:rsidR="00331910" w:rsidRPr="008F4D61" w:rsidRDefault="00331910"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rPr>
        <w:t>GHK Management Consulting erscheint mir für dieses Praktikum ideal, da Sie Werte wie Verantwortung, Respekt und Professionalität nicht nur vermitteln, sondern im Arbeitsalltag auch aktiv vorleben – und damit die persönliche Weiterentwicklung jedes Einzelnen fördern. Als Erstakademiker in meiner Familie habe ich diese Werte immer mitgetragen und gelernt, wie wichtig Respekt, Verantwortung und Professionalität für Zusammenarbeit und Weiterentwicklung sind. Des Weiteren faszinieren mich Ihre Projekte – besonders die Case Study zur Einführung der ERP-Lösung Microsoft Business Central, in der Sie eindrucksvoll zeigen, wie strategische Planung und operative Umsetzung erfolgreich miteinander verbunden werden können. Dabei möchte ich meine praktische Erfahrung einbringen, die ich bei meinem derzeitigen Arbeitgeber Pax8 GmbH im Bereich Business Development und Cloud-Transformation sammeln konnte.</w:t>
      </w:r>
    </w:p>
    <w:p w14:paraId="7D6B0284" w14:textId="77777777" w:rsidR="00331910" w:rsidRPr="008F4D61" w:rsidRDefault="00331910" w:rsidP="008F4D61">
      <w:pPr>
        <w:spacing w:after="0" w:line="240" w:lineRule="auto"/>
        <w:jc w:val="both"/>
        <w:rPr>
          <w:rFonts w:ascii="Times New Roman" w:hAnsi="Times New Roman" w:cs="Times New Roman"/>
          <w:sz w:val="21"/>
          <w:szCs w:val="21"/>
        </w:rPr>
      </w:pPr>
    </w:p>
    <w:p w14:paraId="0D4C8648" w14:textId="77777777" w:rsidR="00331910" w:rsidRPr="008F4D61" w:rsidRDefault="00331910" w:rsidP="008F4D61">
      <w:pPr>
        <w:spacing w:after="0" w:line="240" w:lineRule="auto"/>
        <w:jc w:val="both"/>
        <w:rPr>
          <w:rFonts w:ascii="Times New Roman" w:hAnsi="Times New Roman" w:cs="Times New Roman"/>
          <w:sz w:val="21"/>
          <w:szCs w:val="21"/>
        </w:rPr>
      </w:pPr>
      <w:proofErr w:type="spellStart"/>
      <w:r w:rsidRPr="008F4D61">
        <w:rPr>
          <w:rFonts w:ascii="Times New Roman" w:hAnsi="Times New Roman" w:cs="Times New Roman"/>
          <w:sz w:val="21"/>
          <w:szCs w:val="21"/>
        </w:rPr>
        <w:t>Vindelici</w:t>
      </w:r>
      <w:proofErr w:type="spellEnd"/>
      <w:r w:rsidRPr="008F4D61">
        <w:rPr>
          <w:rFonts w:ascii="Times New Roman" w:hAnsi="Times New Roman" w:cs="Times New Roman"/>
          <w:sz w:val="21"/>
          <w:szCs w:val="21"/>
        </w:rPr>
        <w:t xml:space="preserve"> </w:t>
      </w:r>
      <w:proofErr w:type="spellStart"/>
      <w:r w:rsidRPr="008F4D61">
        <w:rPr>
          <w:rFonts w:ascii="Times New Roman" w:hAnsi="Times New Roman" w:cs="Times New Roman"/>
          <w:sz w:val="21"/>
          <w:szCs w:val="21"/>
        </w:rPr>
        <w:t>Advisors</w:t>
      </w:r>
      <w:proofErr w:type="spellEnd"/>
      <w:r w:rsidRPr="008F4D61">
        <w:rPr>
          <w:rFonts w:ascii="Times New Roman" w:hAnsi="Times New Roman" w:cs="Times New Roman"/>
          <w:sz w:val="21"/>
          <w:szCs w:val="21"/>
        </w:rPr>
        <w:t xml:space="preserve"> AG – AI &amp; Cloud</w:t>
      </w:r>
    </w:p>
    <w:p w14:paraId="4BC8233D" w14:textId="77777777" w:rsidR="00331910" w:rsidRPr="008F4D61" w:rsidRDefault="00331910" w:rsidP="008F4D61">
      <w:pPr>
        <w:spacing w:after="0" w:line="240" w:lineRule="auto"/>
        <w:jc w:val="both"/>
        <w:rPr>
          <w:rFonts w:ascii="Times New Roman" w:hAnsi="Times New Roman" w:cs="Times New Roman"/>
          <w:sz w:val="21"/>
          <w:szCs w:val="21"/>
        </w:rPr>
      </w:pPr>
    </w:p>
    <w:p w14:paraId="57FCC602" w14:textId="77777777" w:rsidR="00331910" w:rsidRPr="008F4D61" w:rsidRDefault="00331910" w:rsidP="008F4D61">
      <w:pPr>
        <w:spacing w:after="0" w:line="240" w:lineRule="auto"/>
        <w:jc w:val="both"/>
        <w:rPr>
          <w:rFonts w:ascii="Times New Roman" w:hAnsi="Times New Roman" w:cs="Times New Roman"/>
          <w:sz w:val="21"/>
          <w:szCs w:val="21"/>
        </w:rPr>
      </w:pPr>
      <w:proofErr w:type="spellStart"/>
      <w:r w:rsidRPr="008F4D61">
        <w:rPr>
          <w:rFonts w:ascii="Times New Roman" w:hAnsi="Times New Roman" w:cs="Times New Roman"/>
          <w:sz w:val="21"/>
          <w:szCs w:val="21"/>
        </w:rPr>
        <w:t>Vindelici</w:t>
      </w:r>
      <w:proofErr w:type="spellEnd"/>
      <w:r w:rsidRPr="008F4D61">
        <w:rPr>
          <w:rFonts w:ascii="Times New Roman" w:hAnsi="Times New Roman" w:cs="Times New Roman"/>
          <w:sz w:val="21"/>
          <w:szCs w:val="21"/>
        </w:rPr>
        <w:t xml:space="preserve"> </w:t>
      </w:r>
      <w:proofErr w:type="spellStart"/>
      <w:r w:rsidRPr="008F4D61">
        <w:rPr>
          <w:rFonts w:ascii="Times New Roman" w:hAnsi="Times New Roman" w:cs="Times New Roman"/>
          <w:sz w:val="21"/>
          <w:szCs w:val="21"/>
        </w:rPr>
        <w:t>Advisors</w:t>
      </w:r>
      <w:proofErr w:type="spellEnd"/>
      <w:r w:rsidRPr="008F4D61">
        <w:rPr>
          <w:rFonts w:ascii="Times New Roman" w:hAnsi="Times New Roman" w:cs="Times New Roman"/>
          <w:sz w:val="21"/>
          <w:szCs w:val="21"/>
        </w:rPr>
        <w:t xml:space="preserve"> erscheint mir für dieses Praktikum ideal. Besonders gefällt mir, dass Sie durch Ihren hohen Fokus auf Diversität und Verantwortung die Entwicklung jedes Einzelnen fördern und damit den langfristigen Erfolg Ihrer Beratung und Projekte sichern. Als Deutscher mit Migrationshintergrund hat mich insbesondere mein Auslandssemester in Tokio geprägt – dort habe ich erlebt, wie bereichernd die Zusammenarbeit mit Menschen aus unterschiedlichen Kulturen ist. Diese Erfahrungen haben meinen persönlichen Horizont erweitert, was ich als enorm wichtig für unsere Gesellschaft empfinde. Ebenso fasziniert mich das Potenzial von Künstlicher Intelligenz: In meiner Bachelorarbeit habe ich Handlungsempfehlungen für Unternehmen abgeleitet und konnte bei meinem derzeitigen Arbeitgeber bereits praktische Erfahrung mit KI-basierten Tools wie Copilot und cloudbasierten Lösungen sammeln. Mein Ziel ist es, meine Fähigkeiten und Kenntnisse bei Ihnen mehrwertschaffend einzubringen und aktiv zum Erfolg sowie zur Weiterentwicklung Ihrer Beratung beizutragen.</w:t>
      </w:r>
    </w:p>
    <w:p w14:paraId="17451551" w14:textId="77777777" w:rsidR="00331910" w:rsidRPr="008F4D61" w:rsidRDefault="00331910" w:rsidP="008F4D61">
      <w:pPr>
        <w:spacing w:after="0" w:line="240" w:lineRule="auto"/>
        <w:jc w:val="both"/>
        <w:rPr>
          <w:rFonts w:ascii="Times New Roman" w:hAnsi="Times New Roman" w:cs="Times New Roman"/>
          <w:sz w:val="21"/>
          <w:szCs w:val="21"/>
        </w:rPr>
      </w:pPr>
    </w:p>
    <w:p w14:paraId="504F8F0E" w14:textId="77777777" w:rsidR="00331910" w:rsidRPr="008F4D61" w:rsidRDefault="00331910"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rPr>
        <w:t xml:space="preserve">ifp </w:t>
      </w:r>
      <w:proofErr w:type="spellStart"/>
      <w:r w:rsidRPr="008F4D61">
        <w:rPr>
          <w:rFonts w:ascii="Times New Roman" w:hAnsi="Times New Roman" w:cs="Times New Roman"/>
          <w:sz w:val="21"/>
          <w:szCs w:val="21"/>
        </w:rPr>
        <w:t>consulting</w:t>
      </w:r>
      <w:proofErr w:type="spellEnd"/>
      <w:r w:rsidRPr="008F4D61">
        <w:rPr>
          <w:rFonts w:ascii="Times New Roman" w:hAnsi="Times New Roman" w:cs="Times New Roman"/>
          <w:sz w:val="21"/>
          <w:szCs w:val="21"/>
        </w:rPr>
        <w:t xml:space="preserve"> – Institut für Produktion und Logistik GmbH &amp; Co. KG</w:t>
      </w:r>
    </w:p>
    <w:p w14:paraId="172FE2A2" w14:textId="77777777" w:rsidR="00331910" w:rsidRPr="008F4D61" w:rsidRDefault="00331910" w:rsidP="008F4D61">
      <w:pPr>
        <w:spacing w:after="0" w:line="240" w:lineRule="auto"/>
        <w:jc w:val="both"/>
        <w:rPr>
          <w:rFonts w:ascii="Times New Roman" w:hAnsi="Times New Roman" w:cs="Times New Roman"/>
          <w:sz w:val="21"/>
          <w:szCs w:val="21"/>
        </w:rPr>
      </w:pPr>
    </w:p>
    <w:p w14:paraId="23160C76" w14:textId="77777777" w:rsidR="00331910" w:rsidRDefault="00331910" w:rsidP="00221E88">
      <w:pPr>
        <w:spacing w:after="0" w:line="240" w:lineRule="auto"/>
        <w:jc w:val="both"/>
        <w:rPr>
          <w:ins w:id="25" w:author="Sarah Bergmann" w:date="2025-10-21T20:04:00Z" w16du:dateUtc="2025-10-21T18:04:00Z"/>
          <w:rFonts w:ascii="Times New Roman" w:hAnsi="Times New Roman" w:cs="Times New Roman"/>
          <w:sz w:val="21"/>
          <w:szCs w:val="21"/>
        </w:rPr>
      </w:pPr>
      <w:r w:rsidRPr="008F4D61">
        <w:rPr>
          <w:rFonts w:ascii="Times New Roman" w:hAnsi="Times New Roman" w:cs="Times New Roman"/>
          <w:sz w:val="21"/>
          <w:szCs w:val="21"/>
        </w:rPr>
        <w:t xml:space="preserve">ifp </w:t>
      </w:r>
      <w:proofErr w:type="spellStart"/>
      <w:r w:rsidRPr="008F4D61">
        <w:rPr>
          <w:rFonts w:ascii="Times New Roman" w:hAnsi="Times New Roman" w:cs="Times New Roman"/>
          <w:sz w:val="21"/>
          <w:szCs w:val="21"/>
        </w:rPr>
        <w:t>consulting</w:t>
      </w:r>
      <w:proofErr w:type="spellEnd"/>
      <w:r w:rsidRPr="008F4D61">
        <w:rPr>
          <w:rFonts w:ascii="Times New Roman" w:hAnsi="Times New Roman" w:cs="Times New Roman"/>
          <w:sz w:val="21"/>
          <w:szCs w:val="21"/>
        </w:rPr>
        <w:t xml:space="preserve"> scheint mir für dieses Praktikum ideal zu sein, da Sie mit führenden Unternehmen wie Bosch, BMW und Roche zusammenarbeiten und dadurch ein besonders hohes fachliches Niveau mit praxisnaher Umsetzung verbinden. Ihr Engagement für den Wirtschaftsstandort Deutschland spricht mich zudem besonders an. Als Deutscher mit Migrationshintergrund sehe ich darin nicht nur wirtschaftliche Verantwortung, sondern auch die Chance, gesellschaftlichen Zusammenhalt aktiv mitzugestalten. Hierbei engagiere ich mich derzeit in der gemeinnützigen Initiative JOBLINGE, die von der Unternehmensberatung Boston Consulting Group und der Eberhard von Kuenheim Stiftung der BMW AG ins Leben gerufen wurde. In meiner Rolle als Mentor unterstütze ich junge Menschen auf ihrem Weg zum ersten Bildungsabschluss und trage aktiv zu ihrer Integration in Gesellschaft und Arbeitswelt bei. Besonders spannend finde ich Ihre Case Study mit Roche, die zeigt, welches Potenzial in der strategischen Neugestaltung von Produktionslogistik steckt – etwa durch digitale Prozessanalyse, automatisierte Materialflüsse und ein durchdachtes Layout. Mich überzeugt besonders, wie Sie dabei Effizienz, Skalierbarkeit und Nachhaltigkeit miteinander verbinden – genau dieser ganzheitliche Ansatz reizt mich im Hinblick auf die Herausforderungen von Digitalisierung, Energiewende und Fachkräftemangel.</w:t>
      </w:r>
    </w:p>
    <w:p w14:paraId="1A439678" w14:textId="77777777" w:rsidR="00221E88" w:rsidRPr="00730614" w:rsidRDefault="00221E88" w:rsidP="008F4D61">
      <w:pPr>
        <w:spacing w:after="0" w:line="240" w:lineRule="auto"/>
        <w:jc w:val="both"/>
        <w:rPr>
          <w:rFonts w:ascii="Times New Roman" w:hAnsi="Times New Roman" w:cs="Times New Roman"/>
          <w:sz w:val="21"/>
          <w:szCs w:val="21"/>
        </w:rPr>
      </w:pPr>
    </w:p>
    <w:p w14:paraId="1FE8D9C5" w14:textId="77777777" w:rsidR="00331910" w:rsidRPr="00730614" w:rsidRDefault="00331910" w:rsidP="008F4D61">
      <w:pPr>
        <w:spacing w:after="0" w:line="240" w:lineRule="auto"/>
        <w:jc w:val="both"/>
        <w:rPr>
          <w:rFonts w:ascii="Times New Roman" w:hAnsi="Times New Roman" w:cs="Times New Roman"/>
          <w:sz w:val="21"/>
          <w:szCs w:val="21"/>
        </w:rPr>
      </w:pPr>
    </w:p>
    <w:p w14:paraId="42F7184F" w14:textId="77777777" w:rsidR="00331910" w:rsidRPr="00730614" w:rsidRDefault="00331910" w:rsidP="008F4D61">
      <w:pPr>
        <w:spacing w:after="0" w:line="240" w:lineRule="auto"/>
        <w:jc w:val="both"/>
        <w:rPr>
          <w:rFonts w:ascii="Times New Roman" w:hAnsi="Times New Roman" w:cs="Times New Roman"/>
          <w:sz w:val="21"/>
          <w:szCs w:val="21"/>
        </w:rPr>
      </w:pPr>
      <w:r w:rsidRPr="00730614">
        <w:rPr>
          <w:rFonts w:ascii="Times New Roman" w:hAnsi="Times New Roman" w:cs="Times New Roman"/>
          <w:sz w:val="21"/>
          <w:szCs w:val="21"/>
        </w:rPr>
        <w:lastRenderedPageBreak/>
        <w:t>S+V GmbH – Restrukturierung</w:t>
      </w:r>
    </w:p>
    <w:p w14:paraId="1C6C5BF4" w14:textId="77777777" w:rsidR="00331910" w:rsidRPr="00730614" w:rsidRDefault="00331910" w:rsidP="008F4D61">
      <w:pPr>
        <w:spacing w:after="0" w:line="240" w:lineRule="auto"/>
        <w:jc w:val="both"/>
        <w:rPr>
          <w:rFonts w:ascii="Times New Roman" w:hAnsi="Times New Roman" w:cs="Times New Roman"/>
          <w:sz w:val="21"/>
          <w:szCs w:val="21"/>
        </w:rPr>
      </w:pPr>
    </w:p>
    <w:p w14:paraId="54F1CD95" w14:textId="24BDC356" w:rsidR="00AE15EF" w:rsidRPr="00221E88" w:rsidRDefault="00331910" w:rsidP="008F4D61">
      <w:pPr>
        <w:spacing w:after="0" w:line="240" w:lineRule="auto"/>
        <w:jc w:val="both"/>
        <w:rPr>
          <w:rFonts w:ascii="Times New Roman" w:hAnsi="Times New Roman" w:cs="Times New Roman"/>
          <w:b/>
          <w:bCs/>
          <w:sz w:val="21"/>
          <w:szCs w:val="21"/>
        </w:rPr>
      </w:pPr>
      <w:r w:rsidRPr="00730614">
        <w:rPr>
          <w:rFonts w:ascii="Times New Roman" w:hAnsi="Times New Roman" w:cs="Times New Roman"/>
          <w:sz w:val="21"/>
          <w:szCs w:val="21"/>
        </w:rPr>
        <w:t>S+V erscheint mir für dieses Praktikum ideal. Besonders gefällt mir, dass Sie bei anspruchsvollen Themen wie der Restrukturierung im Mittelstand nicht nur auf Erfahrung und Umsetzungsstärke, sondern auch auf Empathie setzen. Gerade dieser Wert ist für mich essenziell – im Leistungssport, im internationalen Austausch und auch in meiner jetzigen Tätigkeit habe ich gelernt, mich in unterschiedliche Menschen und Perspektiven hineinzuversetzen und gemeinsam Lösungen zu entwickeln. Während meiner Bachelorarbeit über den Einsatz von Künstlicher Intelligenz im Vertrieb habe ich konkrete Handlungsempfehlungen für Unternehmen entwickelt und möchte diese Erfahrung nun einbringen, um gemeinsam mit Ihnen Mittelstandsunternehmen auf ihrem Weg der digitalen Transformation zu begleiten – und damit zur Stärkung des Wirtschaftsstandorts Deutschland beizutragen.</w:t>
      </w:r>
    </w:p>
    <w:sectPr w:rsidR="00AE15EF" w:rsidRPr="00221E88" w:rsidSect="008F4D61">
      <w:pgSz w:w="11906" w:h="16838"/>
      <w:pgMar w:top="1418" w:right="1418" w:bottom="397"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rah Bergmann" w:date="2025-10-21T20:03:00Z" w:initials="SB">
    <w:p w14:paraId="79FB0D02" w14:textId="6C38090F" w:rsidR="00221E88" w:rsidRDefault="00221E88">
      <w:pPr>
        <w:pStyle w:val="Kommentartext"/>
      </w:pPr>
      <w:r>
        <w:rPr>
          <w:rStyle w:val="Kommentarzeichen"/>
        </w:rPr>
        <w:annotationRef/>
      </w:r>
      <w:r>
        <w:t xml:space="preserve">Sehr stark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7" w:author="Andreas Cali" w:date="2025-10-18T15:23:00Z" w:initials="AC">
    <w:p w14:paraId="3A2B7678" w14:textId="77777777" w:rsidR="002E02A2" w:rsidRDefault="006B6A58" w:rsidP="002E02A2">
      <w:pPr>
        <w:pStyle w:val="Kommentartext"/>
      </w:pPr>
      <w:r>
        <w:rPr>
          <w:rStyle w:val="Kommentarzeichen"/>
        </w:rPr>
        <w:annotationRef/>
      </w:r>
      <w:r w:rsidR="002E02A2">
        <w:t xml:space="preserve">Mehr auf Beraterjob und weniger Beispiele? </w:t>
      </w:r>
      <w:r w:rsidR="002E02A2">
        <w:br/>
      </w:r>
    </w:p>
  </w:comment>
  <w:comment w:id="8" w:author="Catharina Freier" w:date="2025-10-21T05:26:00Z" w:initials="CF">
    <w:p w14:paraId="0418E080" w14:textId="77777777" w:rsidR="00331910" w:rsidRDefault="00331910" w:rsidP="00331910">
      <w:r>
        <w:rPr>
          <w:rStyle w:val="Kommentarzeichen"/>
        </w:rPr>
        <w:annotationRef/>
      </w:r>
      <w:r>
        <w:rPr>
          <w:sz w:val="20"/>
          <w:szCs w:val="20"/>
        </w:rPr>
        <w:t>Ja, das halte ich für sinnvoll.</w:t>
      </w:r>
    </w:p>
  </w:comment>
  <w:comment w:id="15" w:author="Andreas Cali" w:date="2025-10-18T15:23:00Z" w:initials="AC">
    <w:p w14:paraId="3C13D847" w14:textId="68B8DC6D" w:rsidR="00B65915" w:rsidRDefault="006B6A58" w:rsidP="00B65915">
      <w:pPr>
        <w:pStyle w:val="Kommentartext"/>
        <w:ind w:left="300"/>
      </w:pPr>
      <w:r>
        <w:rPr>
          <w:rStyle w:val="Kommentarzeichen"/>
        </w:rPr>
        <w:annotationRef/>
      </w:r>
      <w:r w:rsidR="00B65915">
        <w:t>Detaillierter eingehen auf ein Ergeiniss? (Ausland, Fußball, relevante Praktika, oder</w:t>
      </w:r>
    </w:p>
    <w:p w14:paraId="605CE333" w14:textId="77777777" w:rsidR="00B65915" w:rsidRDefault="00B65915" w:rsidP="00B65915">
      <w:pPr>
        <w:pStyle w:val="Kommentartext"/>
        <w:ind w:left="300"/>
      </w:pPr>
      <w:r>
        <w:t xml:space="preserve">Vollzeit aktuell (am meisten Klick gemacht bei mir, da viel unterwegs, viel wird umgesetzt)). </w:t>
      </w:r>
      <w:r>
        <w:br/>
      </w:r>
    </w:p>
    <w:p w14:paraId="6684F956" w14:textId="77777777" w:rsidR="00B65915" w:rsidRDefault="00B65915" w:rsidP="00B65915">
      <w:pPr>
        <w:pStyle w:val="Kommentartext"/>
        <w:ind w:left="300"/>
      </w:pPr>
      <w:r>
        <w:t>GAP Year bzw. UNI Mannheim erwähnen oder genügt eine Absichtserklärung</w:t>
      </w:r>
    </w:p>
    <w:p w14:paraId="165E41F8" w14:textId="77777777" w:rsidR="00B65915" w:rsidRDefault="00B65915" w:rsidP="00B65915">
      <w:pPr>
        <w:pStyle w:val="Kommentartext"/>
        <w:ind w:left="300"/>
      </w:pPr>
    </w:p>
    <w:p w14:paraId="762F78CD" w14:textId="77777777" w:rsidR="00B65915" w:rsidRDefault="00B65915" w:rsidP="00B65915">
      <w:pPr>
        <w:pStyle w:val="Kommentartext"/>
        <w:ind w:left="300"/>
      </w:pPr>
      <w:r>
        <w:t>Kürzer? Also Absatz 2 kürzer als 3 am besten?</w:t>
      </w:r>
    </w:p>
  </w:comment>
  <w:comment w:id="16" w:author="Catharina Freier" w:date="2025-10-21T05:28:00Z" w:initials="CF">
    <w:p w14:paraId="1E7209D5" w14:textId="77777777" w:rsidR="00331910" w:rsidRDefault="00331910" w:rsidP="00331910">
      <w:r>
        <w:rPr>
          <w:rStyle w:val="Kommentarzeichen"/>
        </w:rPr>
        <w:annotationRef/>
      </w:r>
      <w:r>
        <w:rPr>
          <w:sz w:val="20"/>
          <w:szCs w:val="20"/>
        </w:rPr>
        <w:t>Die Uni Mannheim würde ich schon thematisieren, prinzipiell gehst du schon gut auf alles ein, ich würde aber ruhig noch mehr über Praktika und dein Studium usw. schreiben, der Absatz darf gerne länger werden.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FB0D02" w15:done="0"/>
  <w15:commentEx w15:paraId="3A2B7678" w15:done="0"/>
  <w15:commentEx w15:paraId="0418E080" w15:paraIdParent="3A2B7678" w15:done="0"/>
  <w15:commentEx w15:paraId="762F78CD" w15:done="0"/>
  <w15:commentEx w15:paraId="1E7209D5" w15:paraIdParent="762F78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479BA7" w16cex:dateUtc="2025-10-21T18:03:00Z"/>
  <w16cex:commentExtensible w16cex:durableId="3F92F949" w16cex:dateUtc="2025-10-18T13:23:00Z"/>
  <w16cex:commentExtensible w16cex:durableId="75F63D02" w16cex:dateUtc="2025-10-21T03:26:00Z"/>
  <w16cex:commentExtensible w16cex:durableId="64278DD2" w16cex:dateUtc="2025-10-18T13:23:00Z"/>
  <w16cex:commentExtensible w16cex:durableId="590593DE" w16cex:dateUtc="2025-10-21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FB0D02" w16cid:durableId="53479BA7"/>
  <w16cid:commentId w16cid:paraId="3A2B7678" w16cid:durableId="3F92F949"/>
  <w16cid:commentId w16cid:paraId="0418E080" w16cid:durableId="75F63D02"/>
  <w16cid:commentId w16cid:paraId="762F78CD" w16cid:durableId="64278DD2"/>
  <w16cid:commentId w16cid:paraId="1E7209D5" w16cid:durableId="590593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h Bergmann">
    <w15:presenceInfo w15:providerId="AD" w15:userId="S::sarah.bergmann@uni-oldenburg.de::47e7dfd8-e13e-4e5e-8470-81b1e3cfedfe"/>
  </w15:person>
  <w15:person w15:author="David Döbele">
    <w15:presenceInfo w15:providerId="Windows Live" w15:userId="444998604cb8fc6c"/>
  </w15:person>
  <w15:person w15:author="Catharina Freier">
    <w15:presenceInfo w15:providerId="AD" w15:userId="S::catharina.freier@pumpkincareeres.onmicrosoft.com::2a0dfad8-64e5-4aa7-8211-17b0a64b4045"/>
  </w15:person>
  <w15:person w15:author="Andreas Cali">
    <w15:presenceInfo w15:providerId="AD" w15:userId="S::acali@pax8.com::fe0e97f9-dcc4-477c-b99b-8b3df56b47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411B"/>
    <w:rsid w:val="00032161"/>
    <w:rsid w:val="00034B68"/>
    <w:rsid w:val="00036FD9"/>
    <w:rsid w:val="0004591A"/>
    <w:rsid w:val="00046459"/>
    <w:rsid w:val="000555E4"/>
    <w:rsid w:val="0005670D"/>
    <w:rsid w:val="00057A21"/>
    <w:rsid w:val="000710B0"/>
    <w:rsid w:val="00073C82"/>
    <w:rsid w:val="00081359"/>
    <w:rsid w:val="000878E3"/>
    <w:rsid w:val="00090BE7"/>
    <w:rsid w:val="0009623C"/>
    <w:rsid w:val="000A154E"/>
    <w:rsid w:val="000A3082"/>
    <w:rsid w:val="000A5AB8"/>
    <w:rsid w:val="000A6678"/>
    <w:rsid w:val="000A7DEB"/>
    <w:rsid w:val="000C55DE"/>
    <w:rsid w:val="000D1B50"/>
    <w:rsid w:val="000F371C"/>
    <w:rsid w:val="00117F83"/>
    <w:rsid w:val="00131E36"/>
    <w:rsid w:val="00146C8E"/>
    <w:rsid w:val="00146CF8"/>
    <w:rsid w:val="00152DF9"/>
    <w:rsid w:val="00156A98"/>
    <w:rsid w:val="001669DB"/>
    <w:rsid w:val="00171D11"/>
    <w:rsid w:val="001819B1"/>
    <w:rsid w:val="0018679C"/>
    <w:rsid w:val="00194EDB"/>
    <w:rsid w:val="001A4522"/>
    <w:rsid w:val="001A6142"/>
    <w:rsid w:val="001B1525"/>
    <w:rsid w:val="001C17FC"/>
    <w:rsid w:val="001D079A"/>
    <w:rsid w:val="001D2305"/>
    <w:rsid w:val="001E0088"/>
    <w:rsid w:val="001E0903"/>
    <w:rsid w:val="001E1EE7"/>
    <w:rsid w:val="001F5217"/>
    <w:rsid w:val="00203125"/>
    <w:rsid w:val="002042CB"/>
    <w:rsid w:val="002062F6"/>
    <w:rsid w:val="00210B73"/>
    <w:rsid w:val="00212042"/>
    <w:rsid w:val="002213EE"/>
    <w:rsid w:val="00221DA5"/>
    <w:rsid w:val="00221E88"/>
    <w:rsid w:val="0023054D"/>
    <w:rsid w:val="0023683A"/>
    <w:rsid w:val="00241702"/>
    <w:rsid w:val="002467A0"/>
    <w:rsid w:val="002536DC"/>
    <w:rsid w:val="00255EC1"/>
    <w:rsid w:val="00257D2A"/>
    <w:rsid w:val="002627D2"/>
    <w:rsid w:val="00264191"/>
    <w:rsid w:val="0027047C"/>
    <w:rsid w:val="002708C2"/>
    <w:rsid w:val="00274324"/>
    <w:rsid w:val="00290A9B"/>
    <w:rsid w:val="002A5B9F"/>
    <w:rsid w:val="002C4BF0"/>
    <w:rsid w:val="002D309E"/>
    <w:rsid w:val="002D594E"/>
    <w:rsid w:val="002E02A2"/>
    <w:rsid w:val="002E39B8"/>
    <w:rsid w:val="002F51FA"/>
    <w:rsid w:val="00311A15"/>
    <w:rsid w:val="003250EA"/>
    <w:rsid w:val="00325BB9"/>
    <w:rsid w:val="00331416"/>
    <w:rsid w:val="00331910"/>
    <w:rsid w:val="003421B1"/>
    <w:rsid w:val="00345902"/>
    <w:rsid w:val="003536D1"/>
    <w:rsid w:val="003564E8"/>
    <w:rsid w:val="003664D6"/>
    <w:rsid w:val="00375D2D"/>
    <w:rsid w:val="003811BC"/>
    <w:rsid w:val="00384735"/>
    <w:rsid w:val="003861DA"/>
    <w:rsid w:val="0038671F"/>
    <w:rsid w:val="003947A8"/>
    <w:rsid w:val="003A3AA9"/>
    <w:rsid w:val="003C5312"/>
    <w:rsid w:val="003D04F3"/>
    <w:rsid w:val="003D464F"/>
    <w:rsid w:val="003D5D1E"/>
    <w:rsid w:val="003D6365"/>
    <w:rsid w:val="003D757F"/>
    <w:rsid w:val="003F3290"/>
    <w:rsid w:val="003F688C"/>
    <w:rsid w:val="004010AF"/>
    <w:rsid w:val="00415608"/>
    <w:rsid w:val="00424CAF"/>
    <w:rsid w:val="0042758C"/>
    <w:rsid w:val="00434D23"/>
    <w:rsid w:val="004403CB"/>
    <w:rsid w:val="0044619D"/>
    <w:rsid w:val="00453C2F"/>
    <w:rsid w:val="00454979"/>
    <w:rsid w:val="00454C0B"/>
    <w:rsid w:val="0045771A"/>
    <w:rsid w:val="0046226E"/>
    <w:rsid w:val="00474FC2"/>
    <w:rsid w:val="00492923"/>
    <w:rsid w:val="004A1501"/>
    <w:rsid w:val="004A615C"/>
    <w:rsid w:val="004B2953"/>
    <w:rsid w:val="004B4510"/>
    <w:rsid w:val="004C156C"/>
    <w:rsid w:val="004C174A"/>
    <w:rsid w:val="004C7740"/>
    <w:rsid w:val="004E45A0"/>
    <w:rsid w:val="004E7074"/>
    <w:rsid w:val="0050057E"/>
    <w:rsid w:val="00500EFA"/>
    <w:rsid w:val="00506322"/>
    <w:rsid w:val="00507BBD"/>
    <w:rsid w:val="00515891"/>
    <w:rsid w:val="005170EB"/>
    <w:rsid w:val="005407D6"/>
    <w:rsid w:val="00542F06"/>
    <w:rsid w:val="005457BF"/>
    <w:rsid w:val="00547F3D"/>
    <w:rsid w:val="00553EC8"/>
    <w:rsid w:val="005705F7"/>
    <w:rsid w:val="00570B1D"/>
    <w:rsid w:val="00574140"/>
    <w:rsid w:val="005762CF"/>
    <w:rsid w:val="005842A0"/>
    <w:rsid w:val="00590834"/>
    <w:rsid w:val="00590E7F"/>
    <w:rsid w:val="00593C9C"/>
    <w:rsid w:val="005B231F"/>
    <w:rsid w:val="005C2330"/>
    <w:rsid w:val="005C55F7"/>
    <w:rsid w:val="005D2E9A"/>
    <w:rsid w:val="005D7D49"/>
    <w:rsid w:val="005E00BC"/>
    <w:rsid w:val="005E63B8"/>
    <w:rsid w:val="005F350B"/>
    <w:rsid w:val="005F4D30"/>
    <w:rsid w:val="00602A0A"/>
    <w:rsid w:val="00603752"/>
    <w:rsid w:val="00605770"/>
    <w:rsid w:val="00632F05"/>
    <w:rsid w:val="0063723B"/>
    <w:rsid w:val="00647413"/>
    <w:rsid w:val="006502BE"/>
    <w:rsid w:val="006504D0"/>
    <w:rsid w:val="0068771D"/>
    <w:rsid w:val="0069484D"/>
    <w:rsid w:val="00697CBE"/>
    <w:rsid w:val="006A7895"/>
    <w:rsid w:val="006B302C"/>
    <w:rsid w:val="006B5C52"/>
    <w:rsid w:val="006B6A58"/>
    <w:rsid w:val="006D2592"/>
    <w:rsid w:val="006D2BB2"/>
    <w:rsid w:val="006F58EC"/>
    <w:rsid w:val="00706233"/>
    <w:rsid w:val="00706C15"/>
    <w:rsid w:val="007251EA"/>
    <w:rsid w:val="00730614"/>
    <w:rsid w:val="007340D7"/>
    <w:rsid w:val="007472BD"/>
    <w:rsid w:val="00755A3D"/>
    <w:rsid w:val="00766F55"/>
    <w:rsid w:val="007675B1"/>
    <w:rsid w:val="007718D9"/>
    <w:rsid w:val="00781479"/>
    <w:rsid w:val="00783112"/>
    <w:rsid w:val="0078677E"/>
    <w:rsid w:val="00793E5B"/>
    <w:rsid w:val="00797EF1"/>
    <w:rsid w:val="007A19C2"/>
    <w:rsid w:val="007A3246"/>
    <w:rsid w:val="007A64C5"/>
    <w:rsid w:val="007A719D"/>
    <w:rsid w:val="007B1B2B"/>
    <w:rsid w:val="007B70C0"/>
    <w:rsid w:val="007C2A48"/>
    <w:rsid w:val="007C59D2"/>
    <w:rsid w:val="007E4326"/>
    <w:rsid w:val="007E5437"/>
    <w:rsid w:val="007F0344"/>
    <w:rsid w:val="007F7EA0"/>
    <w:rsid w:val="008049F7"/>
    <w:rsid w:val="00807293"/>
    <w:rsid w:val="00821B3C"/>
    <w:rsid w:val="00831D0E"/>
    <w:rsid w:val="0083750F"/>
    <w:rsid w:val="008428CF"/>
    <w:rsid w:val="00842EF2"/>
    <w:rsid w:val="0085213A"/>
    <w:rsid w:val="00852891"/>
    <w:rsid w:val="008565FD"/>
    <w:rsid w:val="00857C6F"/>
    <w:rsid w:val="008657E3"/>
    <w:rsid w:val="00867CED"/>
    <w:rsid w:val="00874503"/>
    <w:rsid w:val="00883B55"/>
    <w:rsid w:val="0089337A"/>
    <w:rsid w:val="008A248F"/>
    <w:rsid w:val="008A5E1D"/>
    <w:rsid w:val="008B402E"/>
    <w:rsid w:val="008C0603"/>
    <w:rsid w:val="008C27C1"/>
    <w:rsid w:val="008D6664"/>
    <w:rsid w:val="008D7CDB"/>
    <w:rsid w:val="008E00AE"/>
    <w:rsid w:val="008E100E"/>
    <w:rsid w:val="008E4BA9"/>
    <w:rsid w:val="008E7A27"/>
    <w:rsid w:val="008E7D17"/>
    <w:rsid w:val="008F4D61"/>
    <w:rsid w:val="00917FBA"/>
    <w:rsid w:val="00960C43"/>
    <w:rsid w:val="00991E04"/>
    <w:rsid w:val="0099776A"/>
    <w:rsid w:val="009A256E"/>
    <w:rsid w:val="009C1FED"/>
    <w:rsid w:val="009C4FD2"/>
    <w:rsid w:val="009D07DC"/>
    <w:rsid w:val="009D3BBF"/>
    <w:rsid w:val="009E1D6D"/>
    <w:rsid w:val="009E6796"/>
    <w:rsid w:val="009F46A7"/>
    <w:rsid w:val="009F47AA"/>
    <w:rsid w:val="00A01738"/>
    <w:rsid w:val="00A11476"/>
    <w:rsid w:val="00A1282E"/>
    <w:rsid w:val="00A14247"/>
    <w:rsid w:val="00A174F8"/>
    <w:rsid w:val="00A40D57"/>
    <w:rsid w:val="00A44493"/>
    <w:rsid w:val="00A53760"/>
    <w:rsid w:val="00A538F5"/>
    <w:rsid w:val="00A900FC"/>
    <w:rsid w:val="00AA2791"/>
    <w:rsid w:val="00AA4C7C"/>
    <w:rsid w:val="00AB4CD0"/>
    <w:rsid w:val="00AC61EE"/>
    <w:rsid w:val="00AC66C4"/>
    <w:rsid w:val="00AC7086"/>
    <w:rsid w:val="00AD2B27"/>
    <w:rsid w:val="00AE15EF"/>
    <w:rsid w:val="00AE26F5"/>
    <w:rsid w:val="00AE3A33"/>
    <w:rsid w:val="00AE6690"/>
    <w:rsid w:val="00B135CE"/>
    <w:rsid w:val="00B27C29"/>
    <w:rsid w:val="00B339B8"/>
    <w:rsid w:val="00B346A7"/>
    <w:rsid w:val="00B43970"/>
    <w:rsid w:val="00B50A34"/>
    <w:rsid w:val="00B54C38"/>
    <w:rsid w:val="00B5613E"/>
    <w:rsid w:val="00B57CB1"/>
    <w:rsid w:val="00B65915"/>
    <w:rsid w:val="00B77DCE"/>
    <w:rsid w:val="00B81B0E"/>
    <w:rsid w:val="00B87CA9"/>
    <w:rsid w:val="00B9666E"/>
    <w:rsid w:val="00B96AA1"/>
    <w:rsid w:val="00BA7763"/>
    <w:rsid w:val="00BB3512"/>
    <w:rsid w:val="00BB3C75"/>
    <w:rsid w:val="00BD2E4A"/>
    <w:rsid w:val="00BF522D"/>
    <w:rsid w:val="00BF5F54"/>
    <w:rsid w:val="00BF6188"/>
    <w:rsid w:val="00C0214A"/>
    <w:rsid w:val="00C030C1"/>
    <w:rsid w:val="00C10FF5"/>
    <w:rsid w:val="00C1562F"/>
    <w:rsid w:val="00C23EE8"/>
    <w:rsid w:val="00C250F4"/>
    <w:rsid w:val="00C25582"/>
    <w:rsid w:val="00C40641"/>
    <w:rsid w:val="00C548F6"/>
    <w:rsid w:val="00C6560E"/>
    <w:rsid w:val="00C6717B"/>
    <w:rsid w:val="00C71380"/>
    <w:rsid w:val="00C876B8"/>
    <w:rsid w:val="00C9003C"/>
    <w:rsid w:val="00C97ECA"/>
    <w:rsid w:val="00CA1160"/>
    <w:rsid w:val="00CA702E"/>
    <w:rsid w:val="00CA7350"/>
    <w:rsid w:val="00CB639D"/>
    <w:rsid w:val="00CD09CE"/>
    <w:rsid w:val="00CD51E6"/>
    <w:rsid w:val="00CE433B"/>
    <w:rsid w:val="00D07865"/>
    <w:rsid w:val="00D30B5E"/>
    <w:rsid w:val="00D30CEA"/>
    <w:rsid w:val="00D434BE"/>
    <w:rsid w:val="00D71D8E"/>
    <w:rsid w:val="00D82A84"/>
    <w:rsid w:val="00D8548C"/>
    <w:rsid w:val="00D9281A"/>
    <w:rsid w:val="00D93BF3"/>
    <w:rsid w:val="00DA04C3"/>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1283"/>
    <w:rsid w:val="00E473ED"/>
    <w:rsid w:val="00E47DAF"/>
    <w:rsid w:val="00E62550"/>
    <w:rsid w:val="00E65B09"/>
    <w:rsid w:val="00E83116"/>
    <w:rsid w:val="00E914E5"/>
    <w:rsid w:val="00E91B86"/>
    <w:rsid w:val="00EA566C"/>
    <w:rsid w:val="00EA6CEC"/>
    <w:rsid w:val="00EA7AC2"/>
    <w:rsid w:val="00EB079F"/>
    <w:rsid w:val="00EC000C"/>
    <w:rsid w:val="00EC221C"/>
    <w:rsid w:val="00EE1331"/>
    <w:rsid w:val="00EF2FD5"/>
    <w:rsid w:val="00F04A94"/>
    <w:rsid w:val="00F11473"/>
    <w:rsid w:val="00F253C5"/>
    <w:rsid w:val="00F270C0"/>
    <w:rsid w:val="00F30624"/>
    <w:rsid w:val="00F4717F"/>
    <w:rsid w:val="00F5301B"/>
    <w:rsid w:val="00F55CE3"/>
    <w:rsid w:val="00F605BD"/>
    <w:rsid w:val="00F74175"/>
    <w:rsid w:val="00F92A04"/>
    <w:rsid w:val="00F946FD"/>
    <w:rsid w:val="00FA1508"/>
    <w:rsid w:val="00FA3A76"/>
    <w:rsid w:val="00FA4972"/>
    <w:rsid w:val="00FA5291"/>
    <w:rsid w:val="00FD7864"/>
    <w:rsid w:val="00FE1869"/>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EE1331"/>
    <w:pPr>
      <w:spacing w:after="0" w:line="240" w:lineRule="auto"/>
    </w:pPr>
  </w:style>
  <w:style w:type="character" w:styleId="Kommentarzeichen">
    <w:name w:val="annotation reference"/>
    <w:basedOn w:val="Absatz-Standardschriftart"/>
    <w:uiPriority w:val="99"/>
    <w:semiHidden/>
    <w:unhideWhenUsed/>
    <w:rsid w:val="006B6A58"/>
    <w:rPr>
      <w:sz w:val="16"/>
      <w:szCs w:val="16"/>
    </w:rPr>
  </w:style>
  <w:style w:type="paragraph" w:styleId="Kommentartext">
    <w:name w:val="annotation text"/>
    <w:basedOn w:val="Standard"/>
    <w:link w:val="KommentartextZchn"/>
    <w:uiPriority w:val="99"/>
    <w:unhideWhenUsed/>
    <w:rsid w:val="006B6A58"/>
    <w:pPr>
      <w:spacing w:line="240" w:lineRule="auto"/>
    </w:pPr>
    <w:rPr>
      <w:sz w:val="20"/>
      <w:szCs w:val="20"/>
    </w:rPr>
  </w:style>
  <w:style w:type="character" w:customStyle="1" w:styleId="KommentartextZchn">
    <w:name w:val="Kommentartext Zchn"/>
    <w:basedOn w:val="Absatz-Standardschriftart"/>
    <w:link w:val="Kommentartext"/>
    <w:uiPriority w:val="99"/>
    <w:rsid w:val="006B6A58"/>
    <w:rPr>
      <w:sz w:val="20"/>
      <w:szCs w:val="20"/>
    </w:rPr>
  </w:style>
  <w:style w:type="paragraph" w:styleId="Kommentarthema">
    <w:name w:val="annotation subject"/>
    <w:basedOn w:val="Kommentartext"/>
    <w:next w:val="Kommentartext"/>
    <w:link w:val="KommentarthemaZchn"/>
    <w:uiPriority w:val="99"/>
    <w:semiHidden/>
    <w:unhideWhenUsed/>
    <w:rsid w:val="006B6A58"/>
    <w:rPr>
      <w:b/>
      <w:bCs/>
    </w:rPr>
  </w:style>
  <w:style w:type="character" w:customStyle="1" w:styleId="KommentarthemaZchn">
    <w:name w:val="Kommentarthema Zchn"/>
    <w:basedOn w:val="KommentartextZchn"/>
    <w:link w:val="Kommentarthema"/>
    <w:uiPriority w:val="99"/>
    <w:semiHidden/>
    <w:rsid w:val="006B6A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43513393">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01128782">
      <w:bodyDiv w:val="1"/>
      <w:marLeft w:val="0"/>
      <w:marRight w:val="0"/>
      <w:marTop w:val="0"/>
      <w:marBottom w:val="0"/>
      <w:divBdr>
        <w:top w:val="none" w:sz="0" w:space="0" w:color="auto"/>
        <w:left w:val="none" w:sz="0" w:space="0" w:color="auto"/>
        <w:bottom w:val="none" w:sz="0" w:space="0" w:color="auto"/>
        <w:right w:val="none" w:sz="0" w:space="0" w:color="auto"/>
      </w:divBdr>
    </w:div>
    <w:div w:id="774136063">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70012522">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1504</Words>
  <Characters>9480</Characters>
  <Application>Microsoft Office Word</Application>
  <DocSecurity>0</DocSecurity>
  <Lines>79</Lines>
  <Paragraphs>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8</cp:revision>
  <cp:lastPrinted>2025-10-19T19:14:00Z</cp:lastPrinted>
  <dcterms:created xsi:type="dcterms:W3CDTF">2025-10-21T20:15:00Z</dcterms:created>
  <dcterms:modified xsi:type="dcterms:W3CDTF">2025-10-22T17:24:00Z</dcterms:modified>
</cp:coreProperties>
</file>