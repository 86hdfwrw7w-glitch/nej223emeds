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1E53719D" w:rsidR="006D2592" w:rsidRPr="004F2EF8" w:rsidRDefault="00E71E17" w:rsidP="00E71E17">
      <w:pPr>
        <w:spacing w:after="0" w:line="240" w:lineRule="auto"/>
        <w:ind w:left="-397" w:right="-397"/>
        <w:jc w:val="center"/>
        <w:rPr>
          <w:rFonts w:ascii="Georgia" w:hAnsi="Georgia" w:cs="Times New Roman"/>
          <w:sz w:val="20"/>
          <w:szCs w:val="20"/>
        </w:rPr>
      </w:pPr>
      <w:r>
        <w:rPr>
          <w:rFonts w:ascii="Georgia" w:hAnsi="Georgia" w:cs="Times New Roman"/>
          <w:sz w:val="20"/>
          <w:szCs w:val="20"/>
        </w:rPr>
        <w:t>Joel Lennox Herrmann</w:t>
      </w:r>
    </w:p>
    <w:p w14:paraId="798FA6C2" w14:textId="090EF93C" w:rsidR="00E65B09" w:rsidRPr="004F2EF8" w:rsidRDefault="00E71E17" w:rsidP="00E71E17">
      <w:pPr>
        <w:spacing w:after="0" w:line="240" w:lineRule="auto"/>
        <w:ind w:left="-397" w:right="-397"/>
        <w:jc w:val="center"/>
        <w:rPr>
          <w:rFonts w:ascii="Georgia" w:hAnsi="Georgia" w:cs="Times New Roman"/>
          <w:sz w:val="20"/>
          <w:szCs w:val="20"/>
        </w:rPr>
      </w:pPr>
      <w:r>
        <w:rPr>
          <w:rFonts w:ascii="Georgia" w:hAnsi="Georgia" w:cs="Times New Roman"/>
          <w:sz w:val="20"/>
          <w:szCs w:val="20"/>
        </w:rPr>
        <w:t>Am Park 4g</w:t>
      </w:r>
      <w:r w:rsidR="002B66A5" w:rsidRPr="004F2EF8">
        <w:rPr>
          <w:rFonts w:ascii="Georgia" w:hAnsi="Georgia" w:cs="Times New Roman"/>
          <w:sz w:val="20"/>
          <w:szCs w:val="20"/>
        </w:rPr>
        <w:t xml:space="preserve">, </w:t>
      </w:r>
      <w:r>
        <w:rPr>
          <w:rFonts w:ascii="Georgia" w:hAnsi="Georgia" w:cs="Times New Roman"/>
          <w:sz w:val="20"/>
          <w:szCs w:val="20"/>
        </w:rPr>
        <w:t>24253</w:t>
      </w:r>
      <w:r w:rsidR="00857C6F" w:rsidRPr="004F2EF8">
        <w:rPr>
          <w:rFonts w:ascii="Georgia" w:hAnsi="Georgia" w:cs="Times New Roman"/>
          <w:sz w:val="20"/>
          <w:szCs w:val="20"/>
        </w:rPr>
        <w:t xml:space="preserve"> </w:t>
      </w:r>
      <w:proofErr w:type="spellStart"/>
      <w:r>
        <w:rPr>
          <w:rFonts w:ascii="Georgia" w:hAnsi="Georgia" w:cs="Times New Roman"/>
          <w:sz w:val="20"/>
          <w:szCs w:val="20"/>
        </w:rPr>
        <w:t>Probsteierhagen</w:t>
      </w:r>
      <w:proofErr w:type="spellEnd"/>
    </w:p>
    <w:p w14:paraId="096C8AF5" w14:textId="764A9A10" w:rsidR="00647413" w:rsidRPr="004F2EF8" w:rsidRDefault="00E71E17" w:rsidP="00E71E17">
      <w:pPr>
        <w:spacing w:after="0" w:line="240" w:lineRule="auto"/>
        <w:ind w:left="-397" w:right="-397"/>
        <w:jc w:val="center"/>
        <w:rPr>
          <w:rFonts w:ascii="Georgia" w:hAnsi="Georgia" w:cs="Times New Roman"/>
          <w:sz w:val="20"/>
          <w:szCs w:val="20"/>
        </w:rPr>
      </w:pPr>
      <w:r>
        <w:rPr>
          <w:rFonts w:ascii="Georgia" w:hAnsi="Georgia" w:cs="Georgia"/>
          <w:sz w:val="20"/>
          <w:szCs w:val="20"/>
        </w:rPr>
        <w:t>j</w:t>
      </w:r>
      <w:r w:rsidRPr="00E71E17">
        <w:rPr>
          <w:rFonts w:ascii="Georgia" w:hAnsi="Georgia" w:cs="Georgia"/>
          <w:sz w:val="20"/>
          <w:szCs w:val="20"/>
        </w:rPr>
        <w:t>oel</w:t>
      </w:r>
      <w:r>
        <w:rPr>
          <w:rFonts w:ascii="Georgia" w:hAnsi="Georgia" w:cs="Georgia"/>
          <w:sz w:val="20"/>
          <w:szCs w:val="20"/>
        </w:rPr>
        <w:t>herrmann2004@gmail.com</w:t>
      </w:r>
      <w:r w:rsidR="002B66A5" w:rsidRPr="004F2EF8">
        <w:rPr>
          <w:rFonts w:ascii="Georgia" w:hAnsi="Georgia" w:cs="Times New Roman"/>
          <w:sz w:val="20"/>
          <w:szCs w:val="20"/>
        </w:rPr>
        <w:t xml:space="preserve"> | </w:t>
      </w:r>
      <w:r w:rsidR="006D2592" w:rsidRPr="004F2EF8">
        <w:rPr>
          <w:rFonts w:ascii="Georgia" w:hAnsi="Georgia" w:cs="Georgia"/>
          <w:color w:val="000000"/>
          <w:sz w:val="20"/>
          <w:szCs w:val="20"/>
        </w:rPr>
        <w:t>+</w:t>
      </w:r>
      <w:r w:rsidR="00857C6F" w:rsidRPr="004F2EF8">
        <w:rPr>
          <w:rFonts w:ascii="Georgia" w:hAnsi="Georgia" w:cs="Georgia"/>
          <w:color w:val="000000"/>
          <w:sz w:val="20"/>
          <w:szCs w:val="20"/>
        </w:rPr>
        <w:t xml:space="preserve">49 </w:t>
      </w:r>
      <w:r>
        <w:rPr>
          <w:rFonts w:ascii="Georgia" w:hAnsi="Georgia" w:cs="Georgia"/>
          <w:color w:val="000000"/>
          <w:sz w:val="20"/>
          <w:szCs w:val="20"/>
        </w:rPr>
        <w:t>179 4727401</w:t>
      </w:r>
    </w:p>
    <w:p w14:paraId="747EA2ED" w14:textId="77777777" w:rsidR="009E24C6" w:rsidRPr="00E71E17" w:rsidRDefault="009E24C6" w:rsidP="00E71E17">
      <w:pPr>
        <w:pBdr>
          <w:bottom w:val="single" w:sz="8" w:space="1" w:color="auto"/>
        </w:pBdr>
        <w:spacing w:after="0" w:line="240" w:lineRule="auto"/>
        <w:ind w:left="-397" w:right="-397"/>
        <w:rPr>
          <w:rFonts w:ascii="Georgia" w:hAnsi="Georgia" w:cs="Times New Roman"/>
          <w:sz w:val="15"/>
          <w:szCs w:val="15"/>
        </w:rPr>
      </w:pPr>
    </w:p>
    <w:p w14:paraId="19A54BA8" w14:textId="77777777" w:rsidR="009E24C6" w:rsidRPr="004F2EF8" w:rsidRDefault="009E24C6" w:rsidP="00E71E17">
      <w:pPr>
        <w:spacing w:after="0" w:line="240" w:lineRule="auto"/>
        <w:ind w:left="-397" w:right="-397"/>
        <w:rPr>
          <w:rFonts w:ascii="Georgia" w:hAnsi="Georgia" w:cs="Times New Roman"/>
          <w:sz w:val="16"/>
          <w:szCs w:val="16"/>
        </w:rPr>
      </w:pPr>
    </w:p>
    <w:p w14:paraId="01D504E8" w14:textId="77777777" w:rsidR="00442DC6" w:rsidRPr="004F2EF8" w:rsidRDefault="00442DC6" w:rsidP="00E71E17">
      <w:pPr>
        <w:spacing w:after="0" w:line="240" w:lineRule="auto"/>
        <w:ind w:left="-397" w:right="-397"/>
        <w:rPr>
          <w:rFonts w:ascii="Georgia" w:hAnsi="Georgia" w:cs="Times New Roman"/>
          <w:b/>
          <w:sz w:val="20"/>
          <w:szCs w:val="20"/>
        </w:rPr>
      </w:pPr>
      <w:r w:rsidRPr="004F2EF8">
        <w:rPr>
          <w:rFonts w:ascii="Georgia" w:hAnsi="Georgia" w:cs="Times New Roman"/>
          <w:b/>
          <w:sz w:val="20"/>
          <w:szCs w:val="20"/>
        </w:rPr>
        <w:t>Bewerbung um ein Praktikum im Bereich XYZ</w:t>
      </w:r>
    </w:p>
    <w:p w14:paraId="6429E17D" w14:textId="77777777" w:rsidR="00442DC6" w:rsidRPr="004F2EF8" w:rsidRDefault="00442DC6" w:rsidP="00E71E17">
      <w:pPr>
        <w:spacing w:after="0" w:line="240" w:lineRule="auto"/>
        <w:ind w:left="-397" w:right="-397"/>
        <w:rPr>
          <w:rFonts w:ascii="Georgia" w:hAnsi="Georgia" w:cs="Times New Roman"/>
          <w:b/>
          <w:sz w:val="20"/>
          <w:szCs w:val="20"/>
        </w:rPr>
      </w:pPr>
    </w:p>
    <w:p w14:paraId="35BC74DF" w14:textId="77777777" w:rsidR="00442DC6" w:rsidRPr="004F2EF8" w:rsidRDefault="00442DC6" w:rsidP="00E71E17">
      <w:pPr>
        <w:spacing w:after="0" w:line="240" w:lineRule="auto"/>
        <w:ind w:left="-397" w:right="-397"/>
        <w:rPr>
          <w:rFonts w:ascii="Georgia" w:hAnsi="Georgia" w:cs="Times New Roman"/>
          <w:b/>
          <w:sz w:val="10"/>
          <w:szCs w:val="10"/>
        </w:rPr>
      </w:pPr>
    </w:p>
    <w:p w14:paraId="19DC4E2E" w14:textId="77777777" w:rsidR="00442DC6" w:rsidRPr="004F2EF8" w:rsidRDefault="00442DC6" w:rsidP="00E71E17">
      <w:pPr>
        <w:spacing w:after="0" w:line="240" w:lineRule="auto"/>
        <w:ind w:left="-397" w:right="-397"/>
        <w:jc w:val="both"/>
        <w:rPr>
          <w:rFonts w:ascii="Georgia" w:hAnsi="Georgia" w:cs="Times New Roman"/>
          <w:sz w:val="20"/>
          <w:szCs w:val="20"/>
        </w:rPr>
      </w:pPr>
      <w:r w:rsidRPr="004F2EF8">
        <w:rPr>
          <w:rFonts w:ascii="Georgia" w:hAnsi="Georgia" w:cs="Times New Roman"/>
          <w:sz w:val="20"/>
          <w:szCs w:val="20"/>
        </w:rPr>
        <w:t xml:space="preserve">Sehr geehrte Damen und Herren, </w:t>
      </w:r>
    </w:p>
    <w:p w14:paraId="33AFF2E9" w14:textId="77777777" w:rsidR="00442DC6" w:rsidRPr="004F2EF8" w:rsidRDefault="00442DC6" w:rsidP="00E71E17">
      <w:pPr>
        <w:spacing w:after="0" w:line="240" w:lineRule="auto"/>
        <w:ind w:left="-397" w:right="-397"/>
        <w:jc w:val="both"/>
        <w:rPr>
          <w:rFonts w:ascii="Georgia" w:hAnsi="Georgia" w:cs="Times New Roman"/>
          <w:sz w:val="20"/>
          <w:szCs w:val="20"/>
        </w:rPr>
      </w:pPr>
    </w:p>
    <w:p w14:paraId="68EE2C00" w14:textId="2E8A84FA" w:rsidR="00546861" w:rsidRPr="004F2EF8" w:rsidRDefault="004F2EF8" w:rsidP="00E71E17">
      <w:pPr>
        <w:spacing w:line="240" w:lineRule="auto"/>
        <w:ind w:left="-397" w:right="-397"/>
        <w:jc w:val="both"/>
        <w:rPr>
          <w:rFonts w:ascii="Georgia" w:hAnsi="Georgia"/>
          <w:sz w:val="20"/>
          <w:szCs w:val="20"/>
        </w:rPr>
      </w:pPr>
      <w:r w:rsidRPr="004F2EF8">
        <w:rPr>
          <w:rFonts w:ascii="Georgia" w:hAnsi="Georgia" w:cs="Georgia"/>
          <w:color w:val="000000"/>
          <w:sz w:val="20"/>
          <w:szCs w:val="20"/>
        </w:rPr>
        <w:t>schon in der Mittelstufe waren mir die Bedingungen bewusst, die ein Beruf erfüllen sollte, damit ich langfristig an diesem Gefallen finde. Er sollte mir ein kompetitives und motiviertes Arbeitsumfeld liefern und mir ermöglichen, mich beständig fortzubilden und an abwechslungsreichen Projekten zu arbeiten. All das assoziiere ich mit der Unternehmensberatung</w:t>
      </w:r>
      <w:r w:rsidR="006E622A">
        <w:rPr>
          <w:rFonts w:ascii="Georgia" w:hAnsi="Georgia" w:cs="Georgia"/>
          <w:color w:val="000000"/>
          <w:sz w:val="20"/>
          <w:szCs w:val="20"/>
        </w:rPr>
        <w:t>, was mir auch in meine</w:t>
      </w:r>
      <w:r w:rsidR="003614D0">
        <w:rPr>
          <w:rFonts w:ascii="Georgia" w:hAnsi="Georgia" w:cs="Georgia"/>
          <w:color w:val="000000"/>
          <w:sz w:val="20"/>
          <w:szCs w:val="20"/>
        </w:rPr>
        <w:t>r</w:t>
      </w:r>
      <w:r w:rsidR="006E622A">
        <w:rPr>
          <w:rFonts w:ascii="Georgia" w:hAnsi="Georgia" w:cs="Georgia"/>
          <w:color w:val="000000"/>
          <w:sz w:val="20"/>
          <w:szCs w:val="20"/>
        </w:rPr>
        <w:t xml:space="preserve"> aktuellen </w:t>
      </w:r>
      <w:r w:rsidR="003614D0">
        <w:rPr>
          <w:rFonts w:ascii="Georgia" w:hAnsi="Georgia" w:cs="Georgia"/>
          <w:color w:val="000000"/>
          <w:sz w:val="20"/>
          <w:szCs w:val="20"/>
        </w:rPr>
        <w:t xml:space="preserve">Werkstudentenstelle </w:t>
      </w:r>
      <w:r w:rsidR="006E622A">
        <w:rPr>
          <w:rFonts w:ascii="Georgia" w:hAnsi="Georgia" w:cs="Georgia"/>
          <w:color w:val="000000"/>
          <w:sz w:val="20"/>
          <w:szCs w:val="20"/>
        </w:rPr>
        <w:t xml:space="preserve">bei </w:t>
      </w:r>
      <w:proofErr w:type="spellStart"/>
      <w:r w:rsidR="003614D0">
        <w:rPr>
          <w:rFonts w:ascii="Georgia" w:hAnsi="Georgia" w:cs="Georgia"/>
          <w:color w:val="000000"/>
          <w:sz w:val="20"/>
          <w:szCs w:val="20"/>
        </w:rPr>
        <w:t>Rockview</w:t>
      </w:r>
      <w:proofErr w:type="spellEnd"/>
      <w:r w:rsidR="003614D0">
        <w:rPr>
          <w:rFonts w:ascii="Georgia" w:hAnsi="Georgia" w:cs="Georgia"/>
          <w:color w:val="000000"/>
          <w:sz w:val="20"/>
          <w:szCs w:val="20"/>
        </w:rPr>
        <w:t xml:space="preserve"> </w:t>
      </w:r>
      <w:r w:rsidR="006E622A">
        <w:rPr>
          <w:rFonts w:ascii="Georgia" w:hAnsi="Georgia" w:cs="Georgia"/>
          <w:color w:val="000000"/>
          <w:sz w:val="20"/>
          <w:szCs w:val="20"/>
        </w:rPr>
        <w:t>täglich bestätigt wird</w:t>
      </w:r>
      <w:r w:rsidRPr="004F2EF8">
        <w:rPr>
          <w:rFonts w:ascii="Georgia" w:hAnsi="Georgia" w:cs="Georgia"/>
          <w:color w:val="000000"/>
          <w:sz w:val="20"/>
          <w:szCs w:val="20"/>
        </w:rPr>
        <w:t xml:space="preserve">. Besonders reizt mich </w:t>
      </w:r>
      <w:r w:rsidR="006E622A">
        <w:rPr>
          <w:rFonts w:ascii="Georgia" w:hAnsi="Georgia" w:cs="Georgia"/>
          <w:color w:val="000000"/>
          <w:sz w:val="20"/>
          <w:szCs w:val="20"/>
        </w:rPr>
        <w:t>an der Beratung,</w:t>
      </w:r>
      <w:r w:rsidRPr="004F2EF8">
        <w:rPr>
          <w:rFonts w:ascii="Georgia" w:hAnsi="Georgia" w:cs="Georgia"/>
          <w:color w:val="000000"/>
          <w:sz w:val="20"/>
          <w:szCs w:val="20"/>
        </w:rPr>
        <w:t xml:space="preserve"> die unterschiedlichen Prozesse im Unternehmen zu analysieren und zusammen mit einem motivierten Team einen tatsächlichen Mehrwert für das Unternehmen und die Gesamtwirtschaft zu schaffen. Des </w:t>
      </w:r>
      <w:proofErr w:type="spellStart"/>
      <w:r w:rsidRPr="004F2EF8">
        <w:rPr>
          <w:rFonts w:ascii="Georgia" w:hAnsi="Georgia" w:cs="Georgia"/>
          <w:color w:val="000000"/>
          <w:sz w:val="20"/>
          <w:szCs w:val="20"/>
        </w:rPr>
        <w:t>Weiteren</w:t>
      </w:r>
      <w:proofErr w:type="spellEnd"/>
      <w:r w:rsidRPr="004F2EF8">
        <w:rPr>
          <w:rFonts w:ascii="Georgia" w:hAnsi="Georgia" w:cs="Georgia"/>
          <w:color w:val="000000"/>
          <w:sz w:val="20"/>
          <w:szCs w:val="20"/>
        </w:rPr>
        <w:t xml:space="preserve"> sehe ich in der Unternehmensberatung die Möglichkeit</w:t>
      </w:r>
      <w:r w:rsidR="006E622A">
        <w:rPr>
          <w:rFonts w:ascii="Georgia" w:hAnsi="Georgia" w:cs="Georgia"/>
          <w:color w:val="000000"/>
          <w:sz w:val="20"/>
          <w:szCs w:val="20"/>
        </w:rPr>
        <w:t>,</w:t>
      </w:r>
      <w:r w:rsidRPr="004F2EF8">
        <w:rPr>
          <w:rFonts w:ascii="Georgia" w:hAnsi="Georgia" w:cs="Georgia"/>
          <w:color w:val="000000"/>
          <w:sz w:val="20"/>
          <w:szCs w:val="20"/>
        </w:rPr>
        <w:t xml:space="preserve"> der Gesellschaft nicht nur einen wirtschaftlichen Fortschritt zu ermöglichen, sondern auch tatkräftig an zukunftsrelevanten Aufgaben wie der Digitalisierung und der Bekämpfung des Klimawandels mitzuhelfen. Um einen weiteren Schritt in Richtung </w:t>
      </w:r>
      <w:r w:rsidR="006E622A">
        <w:rPr>
          <w:rFonts w:ascii="Georgia" w:hAnsi="Georgia" w:cs="Georgia"/>
          <w:color w:val="000000"/>
          <w:sz w:val="20"/>
          <w:szCs w:val="20"/>
        </w:rPr>
        <w:t xml:space="preserve">meines </w:t>
      </w:r>
      <w:r w:rsidRPr="004F2EF8">
        <w:rPr>
          <w:rFonts w:ascii="Georgia" w:hAnsi="Georgia" w:cs="Georgia"/>
          <w:color w:val="000000"/>
          <w:sz w:val="20"/>
          <w:szCs w:val="20"/>
        </w:rPr>
        <w:t>Traumberuf</w:t>
      </w:r>
      <w:r w:rsidR="006E622A">
        <w:rPr>
          <w:rFonts w:ascii="Georgia" w:hAnsi="Georgia" w:cs="Georgia"/>
          <w:color w:val="000000"/>
          <w:sz w:val="20"/>
          <w:szCs w:val="20"/>
        </w:rPr>
        <w:t>s</w:t>
      </w:r>
      <w:r w:rsidRPr="004F2EF8">
        <w:rPr>
          <w:rFonts w:ascii="Georgia" w:hAnsi="Georgia" w:cs="Georgia"/>
          <w:color w:val="000000"/>
          <w:sz w:val="20"/>
          <w:szCs w:val="20"/>
        </w:rPr>
        <w:t xml:space="preserve"> Consultant zu gehen, möchte ich daher nach dem </w:t>
      </w:r>
      <w:del w:id="0" w:author="David Döbele" w:date="2022-10-25T20:31:00Z">
        <w:r w:rsidRPr="004F2EF8" w:rsidDel="00691F9A">
          <w:rPr>
            <w:rFonts w:ascii="Georgia" w:hAnsi="Georgia" w:cs="Georgia"/>
            <w:color w:val="000000"/>
            <w:sz w:val="20"/>
            <w:szCs w:val="20"/>
          </w:rPr>
          <w:delText xml:space="preserve">ersten </w:delText>
        </w:r>
      </w:del>
      <w:ins w:id="1" w:author="David Döbele" w:date="2022-10-25T20:31:00Z">
        <w:r w:rsidR="00691F9A">
          <w:rPr>
            <w:rFonts w:ascii="Georgia" w:hAnsi="Georgia" w:cs="Georgia"/>
            <w:color w:val="000000"/>
            <w:sz w:val="20"/>
            <w:szCs w:val="20"/>
          </w:rPr>
          <w:t>zweiten</w:t>
        </w:r>
        <w:r w:rsidR="00691F9A" w:rsidRPr="004F2EF8">
          <w:rPr>
            <w:rFonts w:ascii="Georgia" w:hAnsi="Georgia" w:cs="Georgia"/>
            <w:color w:val="000000"/>
            <w:sz w:val="20"/>
            <w:szCs w:val="20"/>
          </w:rPr>
          <w:t xml:space="preserve"> </w:t>
        </w:r>
      </w:ins>
      <w:r w:rsidRPr="004F2EF8">
        <w:rPr>
          <w:rFonts w:ascii="Georgia" w:hAnsi="Georgia" w:cs="Georgia"/>
          <w:color w:val="000000"/>
          <w:sz w:val="20"/>
          <w:szCs w:val="20"/>
        </w:rPr>
        <w:t xml:space="preserve">Semester meines </w:t>
      </w:r>
      <w:r w:rsidR="006E622A">
        <w:rPr>
          <w:rFonts w:ascii="Georgia" w:hAnsi="Georgia" w:cs="Georgia"/>
          <w:color w:val="000000"/>
          <w:sz w:val="20"/>
          <w:szCs w:val="20"/>
        </w:rPr>
        <w:t>BWL-Studiums</w:t>
      </w:r>
      <w:r w:rsidR="006E622A" w:rsidRPr="004F2EF8">
        <w:rPr>
          <w:rFonts w:ascii="Georgia" w:hAnsi="Georgia" w:cs="Georgia"/>
          <w:color w:val="000000"/>
          <w:sz w:val="20"/>
          <w:szCs w:val="20"/>
        </w:rPr>
        <w:t xml:space="preserve"> </w:t>
      </w:r>
      <w:r w:rsidRPr="004F2EF8">
        <w:rPr>
          <w:rFonts w:ascii="Georgia" w:hAnsi="Georgia" w:cs="Georgia"/>
          <w:color w:val="000000"/>
          <w:sz w:val="20"/>
          <w:szCs w:val="20"/>
        </w:rPr>
        <w:t>an der Universität zu Köln ein …wöchiges Praktikum in Ihrem Unternehmen an Ihrem Standort in XYZ absolvieren.</w:t>
      </w:r>
    </w:p>
    <w:p w14:paraId="4D83A11B" w14:textId="77777777" w:rsidR="00E6666A" w:rsidRDefault="00E6666A" w:rsidP="00E6666A">
      <w:pPr>
        <w:spacing w:line="240" w:lineRule="auto"/>
        <w:ind w:left="-403" w:right="-397"/>
        <w:jc w:val="both"/>
        <w:rPr>
          <w:rFonts w:ascii="Georgia" w:hAnsi="Georgia" w:cs="Georgia"/>
          <w:color w:val="000000"/>
          <w:sz w:val="20"/>
          <w:szCs w:val="20"/>
        </w:rPr>
      </w:pPr>
      <w:r w:rsidRPr="009D370E">
        <w:rPr>
          <w:rFonts w:ascii="Georgia" w:hAnsi="Georgia" w:cs="Georgia"/>
          <w:color w:val="000000"/>
          <w:sz w:val="20"/>
          <w:szCs w:val="20"/>
        </w:rPr>
        <w:t xml:space="preserve">Schon in meiner Schulzeit zeigte ich, dass ich fortwährend an einem Ziel arbeiten kann und herausragende Ergebnisse erziele. Das spiegelt sich nicht nur in meinem Abiturschnitt von 1,3 wider, sondern auch darin, dass ich seit zwölf Jahren ambitioniert Judo </w:t>
      </w:r>
      <w:r>
        <w:rPr>
          <w:rFonts w:ascii="Georgia" w:hAnsi="Georgia" w:cs="Georgia"/>
          <w:color w:val="000000"/>
          <w:sz w:val="20"/>
          <w:szCs w:val="20"/>
        </w:rPr>
        <w:t>als</w:t>
      </w:r>
      <w:r w:rsidRPr="009D370E">
        <w:rPr>
          <w:rFonts w:ascii="Georgia" w:hAnsi="Georgia" w:cs="Georgia"/>
          <w:color w:val="000000"/>
          <w:sz w:val="20"/>
          <w:szCs w:val="20"/>
        </w:rPr>
        <w:t xml:space="preserve"> Leistungssport ausübe. Ich nahm dabei an zwei deutschen Meisterschaften sowie zahlreichen internationalen Turnieren teil und trainiere zurzeit für meine dritte Saison in der zweiten Judo-Bundesliga.</w:t>
      </w:r>
      <w:r>
        <w:rPr>
          <w:rFonts w:ascii="Georgia" w:hAnsi="Georgia" w:cs="Georgia"/>
          <w:color w:val="000000"/>
          <w:sz w:val="20"/>
          <w:szCs w:val="20"/>
        </w:rPr>
        <w:t xml:space="preserve"> </w:t>
      </w:r>
    </w:p>
    <w:p w14:paraId="4DC855FC" w14:textId="11CD761F" w:rsidR="00E6666A" w:rsidRPr="009D370E" w:rsidRDefault="00E6666A" w:rsidP="00E6666A">
      <w:pPr>
        <w:spacing w:line="240" w:lineRule="auto"/>
        <w:ind w:left="-403" w:right="-397"/>
        <w:jc w:val="both"/>
        <w:rPr>
          <w:rFonts w:ascii="Georgia" w:hAnsi="Georgia" w:cs="Georgia"/>
          <w:color w:val="000000"/>
          <w:sz w:val="20"/>
          <w:szCs w:val="20"/>
        </w:rPr>
      </w:pPr>
      <w:r>
        <w:rPr>
          <w:rFonts w:ascii="Georgia" w:hAnsi="Georgia" w:cs="Georgia"/>
          <w:color w:val="000000"/>
          <w:sz w:val="20"/>
          <w:szCs w:val="20"/>
        </w:rPr>
        <w:t xml:space="preserve">Nach initialem Interesse an der Unternehmensberatung, wollte ich </w:t>
      </w:r>
      <w:r w:rsidRPr="009D370E">
        <w:rPr>
          <w:rFonts w:ascii="Georgia" w:hAnsi="Georgia" w:cs="Georgia"/>
          <w:color w:val="000000"/>
          <w:sz w:val="20"/>
          <w:szCs w:val="20"/>
        </w:rPr>
        <w:t xml:space="preserve">frühestmöglich Einblicke in die Unternehmensberatung </w:t>
      </w:r>
      <w:del w:id="2" w:author="David Döbele" w:date="2022-10-25T20:31:00Z">
        <w:r w:rsidRPr="009D370E" w:rsidDel="00691F9A">
          <w:rPr>
            <w:rFonts w:ascii="Georgia" w:hAnsi="Georgia" w:cs="Georgia"/>
            <w:color w:val="000000"/>
            <w:sz w:val="20"/>
            <w:szCs w:val="20"/>
          </w:rPr>
          <w:delText xml:space="preserve">zu </w:delText>
        </w:r>
      </w:del>
      <w:r w:rsidRPr="009D370E">
        <w:rPr>
          <w:rFonts w:ascii="Georgia" w:hAnsi="Georgia" w:cs="Georgia"/>
          <w:color w:val="000000"/>
          <w:sz w:val="20"/>
          <w:szCs w:val="20"/>
        </w:rPr>
        <w:t>bekommen</w:t>
      </w:r>
      <w:r>
        <w:rPr>
          <w:rFonts w:ascii="Georgia" w:hAnsi="Georgia" w:cs="Georgia"/>
          <w:color w:val="000000"/>
          <w:sz w:val="20"/>
          <w:szCs w:val="20"/>
        </w:rPr>
        <w:t xml:space="preserve">. Deswegen </w:t>
      </w:r>
      <w:r w:rsidRPr="009D370E">
        <w:rPr>
          <w:rFonts w:ascii="Georgia" w:hAnsi="Georgia" w:cs="Georgia"/>
          <w:color w:val="000000"/>
          <w:sz w:val="20"/>
          <w:szCs w:val="20"/>
        </w:rPr>
        <w:t>habe ich im Juni 2022</w:t>
      </w:r>
      <w:r>
        <w:rPr>
          <w:rFonts w:ascii="Georgia" w:hAnsi="Georgia" w:cs="Georgia"/>
          <w:color w:val="000000"/>
          <w:sz w:val="20"/>
          <w:szCs w:val="20"/>
        </w:rPr>
        <w:t xml:space="preserve"> ein Praktikum</w:t>
      </w:r>
      <w:r w:rsidRPr="009D370E">
        <w:rPr>
          <w:rFonts w:ascii="Georgia" w:hAnsi="Georgia" w:cs="Georgia"/>
          <w:color w:val="000000"/>
          <w:sz w:val="20"/>
          <w:szCs w:val="20"/>
        </w:rPr>
        <w:t xml:space="preserve"> bei der </w:t>
      </w:r>
      <w:proofErr w:type="spellStart"/>
      <w:r w:rsidRPr="009D370E">
        <w:rPr>
          <w:rFonts w:ascii="Georgia" w:hAnsi="Georgia" w:cs="Georgia"/>
          <w:color w:val="000000"/>
          <w:sz w:val="20"/>
          <w:szCs w:val="20"/>
        </w:rPr>
        <w:t>Consileon</w:t>
      </w:r>
      <w:proofErr w:type="spellEnd"/>
      <w:r w:rsidRPr="009D370E">
        <w:rPr>
          <w:rFonts w:ascii="Georgia" w:hAnsi="Georgia" w:cs="Georgia"/>
          <w:color w:val="000000"/>
          <w:sz w:val="20"/>
          <w:szCs w:val="20"/>
        </w:rPr>
        <w:t xml:space="preserve"> Business </w:t>
      </w:r>
      <w:proofErr w:type="spellStart"/>
      <w:r w:rsidRPr="009D370E">
        <w:rPr>
          <w:rFonts w:ascii="Georgia" w:hAnsi="Georgia" w:cs="Georgia"/>
          <w:color w:val="000000"/>
          <w:sz w:val="20"/>
          <w:szCs w:val="20"/>
        </w:rPr>
        <w:t>Consultancy</w:t>
      </w:r>
      <w:proofErr w:type="spellEnd"/>
      <w:r w:rsidRPr="009D370E">
        <w:rPr>
          <w:rFonts w:ascii="Georgia" w:hAnsi="Georgia" w:cs="Georgia"/>
          <w:color w:val="000000"/>
          <w:sz w:val="20"/>
          <w:szCs w:val="20"/>
        </w:rPr>
        <w:t xml:space="preserve"> begonnen</w:t>
      </w:r>
      <w:r>
        <w:rPr>
          <w:rFonts w:ascii="Georgia" w:hAnsi="Georgia" w:cs="Georgia"/>
          <w:color w:val="000000"/>
          <w:sz w:val="20"/>
          <w:szCs w:val="20"/>
        </w:rPr>
        <w:t xml:space="preserve">, </w:t>
      </w:r>
      <w:del w:id="3" w:author="David Döbele" w:date="2022-10-25T20:31:00Z">
        <w:r w:rsidDel="00691F9A">
          <w:rPr>
            <w:rFonts w:ascii="Georgia" w:hAnsi="Georgia" w:cs="Georgia"/>
            <w:color w:val="000000"/>
            <w:sz w:val="20"/>
            <w:szCs w:val="20"/>
          </w:rPr>
          <w:delText xml:space="preserve">wo </w:delText>
        </w:r>
      </w:del>
      <w:ins w:id="4" w:author="David Döbele" w:date="2022-10-25T20:31:00Z">
        <w:r w:rsidR="00691F9A">
          <w:rPr>
            <w:rFonts w:ascii="Georgia" w:hAnsi="Georgia" w:cs="Georgia"/>
            <w:color w:val="000000"/>
            <w:sz w:val="20"/>
            <w:szCs w:val="20"/>
          </w:rPr>
          <w:t>bei dem</w:t>
        </w:r>
        <w:r w:rsidR="00691F9A">
          <w:rPr>
            <w:rFonts w:ascii="Georgia" w:hAnsi="Georgia" w:cs="Georgia"/>
            <w:color w:val="000000"/>
            <w:sz w:val="20"/>
            <w:szCs w:val="20"/>
          </w:rPr>
          <w:t xml:space="preserve"> </w:t>
        </w:r>
      </w:ins>
      <w:r>
        <w:rPr>
          <w:rFonts w:ascii="Georgia" w:hAnsi="Georgia" w:cs="Georgia"/>
          <w:color w:val="000000"/>
          <w:sz w:val="20"/>
          <w:szCs w:val="20"/>
        </w:rPr>
        <w:t>ich</w:t>
      </w:r>
      <w:r w:rsidRPr="009D370E">
        <w:rPr>
          <w:rFonts w:ascii="Georgia" w:hAnsi="Georgia" w:cs="Georgia"/>
          <w:color w:val="000000"/>
          <w:sz w:val="20"/>
          <w:szCs w:val="20"/>
        </w:rPr>
        <w:t xml:space="preserve"> im </w:t>
      </w:r>
      <w:proofErr w:type="spellStart"/>
      <w:r w:rsidRPr="009D370E">
        <w:rPr>
          <w:rFonts w:ascii="Georgia" w:hAnsi="Georgia" w:cs="Georgia"/>
          <w:color w:val="000000"/>
          <w:sz w:val="20"/>
          <w:szCs w:val="20"/>
        </w:rPr>
        <w:t>Healthcare</w:t>
      </w:r>
      <w:proofErr w:type="spellEnd"/>
      <w:r w:rsidRPr="009D370E">
        <w:rPr>
          <w:rFonts w:ascii="Georgia" w:hAnsi="Georgia" w:cs="Georgia"/>
          <w:color w:val="000000"/>
          <w:sz w:val="20"/>
          <w:szCs w:val="20"/>
        </w:rPr>
        <w:t xml:space="preserve"> Business Consulting </w:t>
      </w:r>
      <w:r>
        <w:rPr>
          <w:rFonts w:ascii="Georgia" w:hAnsi="Georgia" w:cs="Georgia"/>
          <w:color w:val="000000"/>
          <w:sz w:val="20"/>
          <w:szCs w:val="20"/>
        </w:rPr>
        <w:t>gearbeitet habe</w:t>
      </w:r>
      <w:r w:rsidRPr="009D370E">
        <w:rPr>
          <w:rFonts w:ascii="Georgia" w:hAnsi="Georgia" w:cs="Georgia"/>
          <w:color w:val="000000"/>
          <w:sz w:val="20"/>
          <w:szCs w:val="20"/>
        </w:rPr>
        <w:t>.</w:t>
      </w:r>
      <w:r>
        <w:rPr>
          <w:rFonts w:ascii="Georgia" w:hAnsi="Georgia" w:cs="Georgia"/>
          <w:color w:val="000000"/>
          <w:sz w:val="20"/>
          <w:szCs w:val="20"/>
        </w:rPr>
        <w:t xml:space="preserve"> </w:t>
      </w:r>
      <w:r w:rsidRPr="009D370E">
        <w:rPr>
          <w:rFonts w:ascii="Georgia" w:hAnsi="Georgia" w:cs="Georgia"/>
          <w:color w:val="000000"/>
          <w:sz w:val="20"/>
          <w:szCs w:val="20"/>
        </w:rPr>
        <w:t xml:space="preserve">Darüber hinaus </w:t>
      </w:r>
      <w:del w:id="5" w:author="David Döbele" w:date="2022-10-25T20:31:00Z">
        <w:r w:rsidRPr="009D370E" w:rsidDel="00691F9A">
          <w:rPr>
            <w:rFonts w:ascii="Georgia" w:hAnsi="Georgia" w:cs="Georgia"/>
            <w:color w:val="000000"/>
            <w:sz w:val="20"/>
            <w:szCs w:val="20"/>
          </w:rPr>
          <w:delText xml:space="preserve">habe </w:delText>
        </w:r>
      </w:del>
      <w:ins w:id="6" w:author="David Döbele" w:date="2022-10-25T20:31:00Z">
        <w:r w:rsidR="00691F9A">
          <w:rPr>
            <w:rFonts w:ascii="Georgia" w:hAnsi="Georgia" w:cs="Georgia"/>
            <w:color w:val="000000"/>
            <w:sz w:val="20"/>
            <w:szCs w:val="20"/>
          </w:rPr>
          <w:t>startete</w:t>
        </w:r>
        <w:r w:rsidR="00691F9A" w:rsidRPr="009D370E">
          <w:rPr>
            <w:rFonts w:ascii="Georgia" w:hAnsi="Georgia" w:cs="Georgia"/>
            <w:color w:val="000000"/>
            <w:sz w:val="20"/>
            <w:szCs w:val="20"/>
          </w:rPr>
          <w:t xml:space="preserve"> </w:t>
        </w:r>
      </w:ins>
      <w:r w:rsidRPr="009D370E">
        <w:rPr>
          <w:rFonts w:ascii="Georgia" w:hAnsi="Georgia" w:cs="Georgia"/>
          <w:color w:val="000000"/>
          <w:sz w:val="20"/>
          <w:szCs w:val="20"/>
        </w:rPr>
        <w:t>ich im Mai 2022 ein soziales Engagement bei 180 Degrees Consulting, der größten studentischen Unternehmensberatung weltweit</w:t>
      </w:r>
      <w:del w:id="7" w:author="David Döbele" w:date="2022-10-25T20:32:00Z">
        <w:r w:rsidRPr="009D370E" w:rsidDel="00691F9A">
          <w:rPr>
            <w:rFonts w:ascii="Georgia" w:hAnsi="Georgia" w:cs="Georgia"/>
            <w:color w:val="000000"/>
            <w:sz w:val="20"/>
            <w:szCs w:val="20"/>
          </w:rPr>
          <w:delText>,</w:delText>
        </w:r>
      </w:del>
      <w:del w:id="8" w:author="David Döbele" w:date="2022-10-25T20:31:00Z">
        <w:r w:rsidRPr="009D370E" w:rsidDel="00691F9A">
          <w:rPr>
            <w:rFonts w:ascii="Georgia" w:hAnsi="Georgia" w:cs="Georgia"/>
            <w:color w:val="000000"/>
            <w:sz w:val="20"/>
            <w:szCs w:val="20"/>
          </w:rPr>
          <w:delText xml:space="preserve"> begonnen</w:delText>
        </w:r>
      </w:del>
      <w:r w:rsidRPr="009D370E">
        <w:rPr>
          <w:rFonts w:ascii="Georgia" w:hAnsi="Georgia" w:cs="Georgia"/>
          <w:color w:val="000000"/>
          <w:sz w:val="20"/>
          <w:szCs w:val="20"/>
        </w:rPr>
        <w:t xml:space="preserve">. Mit drei Teammitgliedern aus Indien, Pakistan und Brasilien </w:t>
      </w:r>
      <w:r>
        <w:rPr>
          <w:rFonts w:ascii="Georgia" w:hAnsi="Georgia" w:cs="Georgia"/>
          <w:color w:val="000000"/>
          <w:sz w:val="20"/>
          <w:szCs w:val="20"/>
        </w:rPr>
        <w:t>habe</w:t>
      </w:r>
      <w:r w:rsidRPr="009D370E">
        <w:rPr>
          <w:rFonts w:ascii="Georgia" w:hAnsi="Georgia" w:cs="Georgia"/>
          <w:color w:val="000000"/>
          <w:sz w:val="20"/>
          <w:szCs w:val="20"/>
        </w:rPr>
        <w:t xml:space="preserve"> ich für unseren Kunden </w:t>
      </w:r>
      <w:proofErr w:type="spellStart"/>
      <w:r w:rsidRPr="009D370E">
        <w:rPr>
          <w:rFonts w:ascii="Georgia" w:hAnsi="Georgia" w:cs="Georgia"/>
          <w:color w:val="000000"/>
          <w:sz w:val="20"/>
          <w:szCs w:val="20"/>
        </w:rPr>
        <w:t>Planted</w:t>
      </w:r>
      <w:proofErr w:type="spellEnd"/>
      <w:r w:rsidRPr="009D370E">
        <w:rPr>
          <w:rFonts w:ascii="Georgia" w:hAnsi="Georgia" w:cs="Georgia"/>
          <w:color w:val="000000"/>
          <w:sz w:val="20"/>
          <w:szCs w:val="20"/>
        </w:rPr>
        <w:t xml:space="preserve"> Green ein Rating-System für Co2-Zertifizierungsmethoden und eine Datenbank mit möglichen Projekten zur externen CO2-Reduktion</w:t>
      </w:r>
      <w:r>
        <w:rPr>
          <w:rFonts w:ascii="Georgia" w:hAnsi="Georgia" w:cs="Georgia"/>
          <w:color w:val="000000"/>
          <w:sz w:val="20"/>
          <w:szCs w:val="20"/>
        </w:rPr>
        <w:t xml:space="preserve"> erstellt</w:t>
      </w:r>
      <w:r w:rsidRPr="009D370E">
        <w:rPr>
          <w:rFonts w:ascii="Georgia" w:hAnsi="Georgia" w:cs="Georgia"/>
          <w:color w:val="000000"/>
          <w:sz w:val="20"/>
          <w:szCs w:val="20"/>
        </w:rPr>
        <w:t>.</w:t>
      </w:r>
      <w:r>
        <w:rPr>
          <w:rFonts w:ascii="Georgia" w:hAnsi="Georgia" w:cs="Georgia"/>
          <w:color w:val="000000"/>
          <w:sz w:val="20"/>
          <w:szCs w:val="20"/>
        </w:rPr>
        <w:t xml:space="preserve"> </w:t>
      </w:r>
      <w:r w:rsidRPr="009D370E">
        <w:rPr>
          <w:rFonts w:ascii="Georgia" w:hAnsi="Georgia" w:cs="Georgia"/>
          <w:color w:val="000000"/>
          <w:sz w:val="20"/>
          <w:szCs w:val="20"/>
        </w:rPr>
        <w:t>Damit ich weitere Erfahrung</w:t>
      </w:r>
      <w:r>
        <w:rPr>
          <w:rFonts w:ascii="Georgia" w:hAnsi="Georgia" w:cs="Georgia"/>
          <w:color w:val="000000"/>
          <w:sz w:val="20"/>
          <w:szCs w:val="20"/>
        </w:rPr>
        <w:t>en</w:t>
      </w:r>
      <w:r w:rsidRPr="009D370E">
        <w:rPr>
          <w:rFonts w:ascii="Georgia" w:hAnsi="Georgia" w:cs="Georgia"/>
          <w:color w:val="000000"/>
          <w:sz w:val="20"/>
          <w:szCs w:val="20"/>
        </w:rPr>
        <w:t xml:space="preserve"> in der Beratung sammeln kann, </w:t>
      </w:r>
      <w:r>
        <w:rPr>
          <w:rFonts w:ascii="Georgia" w:hAnsi="Georgia" w:cs="Georgia"/>
          <w:color w:val="000000"/>
          <w:sz w:val="20"/>
          <w:szCs w:val="20"/>
        </w:rPr>
        <w:t xml:space="preserve">habe </w:t>
      </w:r>
      <w:r w:rsidRPr="009D370E">
        <w:rPr>
          <w:rFonts w:ascii="Georgia" w:hAnsi="Georgia" w:cs="Georgia"/>
          <w:color w:val="000000"/>
          <w:sz w:val="20"/>
          <w:szCs w:val="20"/>
        </w:rPr>
        <w:t xml:space="preserve">ich </w:t>
      </w:r>
      <w:r>
        <w:rPr>
          <w:rFonts w:ascii="Georgia" w:hAnsi="Georgia" w:cs="Georgia"/>
          <w:color w:val="000000"/>
          <w:sz w:val="20"/>
          <w:szCs w:val="20"/>
        </w:rPr>
        <w:t>im</w:t>
      </w:r>
      <w:r w:rsidRPr="009D370E">
        <w:rPr>
          <w:rFonts w:ascii="Georgia" w:hAnsi="Georgia" w:cs="Georgia"/>
          <w:color w:val="000000"/>
          <w:sz w:val="20"/>
          <w:szCs w:val="20"/>
        </w:rPr>
        <w:t xml:space="preserve"> Oktober 2022 </w:t>
      </w:r>
      <w:r>
        <w:rPr>
          <w:rFonts w:ascii="Georgia" w:hAnsi="Georgia" w:cs="Georgia"/>
          <w:color w:val="000000"/>
          <w:sz w:val="20"/>
          <w:szCs w:val="20"/>
        </w:rPr>
        <w:t xml:space="preserve">eine </w:t>
      </w:r>
      <w:r w:rsidRPr="009D370E">
        <w:rPr>
          <w:rFonts w:ascii="Georgia" w:hAnsi="Georgia" w:cs="Georgia"/>
          <w:color w:val="000000"/>
          <w:sz w:val="20"/>
          <w:szCs w:val="20"/>
        </w:rPr>
        <w:t xml:space="preserve">Werkstudentenstelle bei </w:t>
      </w:r>
      <w:proofErr w:type="spellStart"/>
      <w:r w:rsidRPr="009D370E">
        <w:rPr>
          <w:rFonts w:ascii="Georgia" w:hAnsi="Georgia" w:cs="Georgia"/>
          <w:color w:val="000000"/>
          <w:sz w:val="20"/>
          <w:szCs w:val="20"/>
        </w:rPr>
        <w:t>Rockview</w:t>
      </w:r>
      <w:proofErr w:type="spellEnd"/>
      <w:r w:rsidRPr="009D370E">
        <w:rPr>
          <w:rFonts w:ascii="Georgia" w:hAnsi="Georgia" w:cs="Georgia"/>
          <w:color w:val="000000"/>
          <w:sz w:val="20"/>
          <w:szCs w:val="20"/>
        </w:rPr>
        <w:t xml:space="preserve"> </w:t>
      </w:r>
      <w:r>
        <w:rPr>
          <w:rFonts w:ascii="Georgia" w:hAnsi="Georgia" w:cs="Georgia"/>
          <w:color w:val="000000"/>
          <w:sz w:val="20"/>
          <w:szCs w:val="20"/>
        </w:rPr>
        <w:t>angetreten, wobei mein Fokus</w:t>
      </w:r>
      <w:r w:rsidRPr="009D370E">
        <w:rPr>
          <w:rFonts w:ascii="Georgia" w:hAnsi="Georgia" w:cs="Georgia"/>
          <w:color w:val="000000"/>
          <w:sz w:val="20"/>
          <w:szCs w:val="20"/>
        </w:rPr>
        <w:t xml:space="preserve"> die Erarbeitung von Marktanalysen und Statistiken im Banken- und Finanzbereich</w:t>
      </w:r>
      <w:r>
        <w:rPr>
          <w:rFonts w:ascii="Georgia" w:hAnsi="Georgia" w:cs="Georgia"/>
          <w:color w:val="000000"/>
          <w:sz w:val="20"/>
          <w:szCs w:val="20"/>
        </w:rPr>
        <w:t xml:space="preserve"> ist</w:t>
      </w:r>
      <w:r w:rsidRPr="009D370E">
        <w:rPr>
          <w:rFonts w:ascii="Georgia" w:hAnsi="Georgia" w:cs="Georgia"/>
          <w:color w:val="000000"/>
          <w:sz w:val="20"/>
          <w:szCs w:val="20"/>
        </w:rPr>
        <w:t xml:space="preserve">. </w:t>
      </w:r>
      <w:r>
        <w:rPr>
          <w:rFonts w:ascii="Georgia" w:hAnsi="Georgia" w:cs="Georgia"/>
          <w:color w:val="000000"/>
          <w:sz w:val="20"/>
          <w:szCs w:val="20"/>
        </w:rPr>
        <w:t>Nach meinen bisherigen Erfahrungen in der Unternehmensberatung, war mir bewusst</w:t>
      </w:r>
      <w:ins w:id="9" w:author="David Döbele" w:date="2022-10-25T20:32:00Z">
        <w:r w:rsidR="00691F9A">
          <w:rPr>
            <w:rFonts w:ascii="Georgia" w:hAnsi="Georgia" w:cs="Georgia"/>
            <w:color w:val="000000"/>
            <w:sz w:val="20"/>
            <w:szCs w:val="20"/>
          </w:rPr>
          <w:t>,</w:t>
        </w:r>
      </w:ins>
      <w:r>
        <w:rPr>
          <w:rFonts w:ascii="Georgia" w:hAnsi="Georgia" w:cs="Georgia"/>
          <w:color w:val="000000"/>
          <w:sz w:val="20"/>
          <w:szCs w:val="20"/>
        </w:rPr>
        <w:t xml:space="preserve"> ein weiteres Praktikum in der Unternehmensberatung machen zu wollen. Dieses Praktikum werde ich ab Februar 2023 im Management Consulting bei Ebner Stolz absolvieren.</w:t>
      </w:r>
      <w:r w:rsidRPr="009D370E">
        <w:rPr>
          <w:rFonts w:ascii="Georgia" w:hAnsi="Georgia" w:cs="Georgia"/>
          <w:color w:val="000000"/>
          <w:sz w:val="20"/>
          <w:szCs w:val="20"/>
        </w:rPr>
        <w:t xml:space="preserve"> Nebenbei engagiere ich mich politisch bei den Jungen Liberalen in Kiel, wo ich aktuell das Grundsatzprogramm für die Kommunalwahlen 2023 mit dem Schwerpunkt Haushalt und Finanzen ausarbeite. Da ich von Kindesbein</w:t>
      </w:r>
      <w:r>
        <w:rPr>
          <w:rFonts w:ascii="Georgia" w:hAnsi="Georgia" w:cs="Georgia"/>
          <w:color w:val="000000"/>
          <w:sz w:val="20"/>
          <w:szCs w:val="20"/>
        </w:rPr>
        <w:t>en</w:t>
      </w:r>
      <w:r w:rsidRPr="009D370E">
        <w:rPr>
          <w:rFonts w:ascii="Georgia" w:hAnsi="Georgia" w:cs="Georgia"/>
          <w:color w:val="000000"/>
          <w:sz w:val="20"/>
          <w:szCs w:val="20"/>
        </w:rPr>
        <w:t xml:space="preserve"> an den Sport Judo verfolge, wurde ich schnell damit konfrontiert, wie wichtig Hartnäckigkeit und Zielstrebigkeit für Progression sind. Dieses Mindset und meine Freude an multidimensionalen Fragestellungen würde ich nun gerne bei Ihnen in Form eines Praktikums einbringen.</w:t>
      </w:r>
    </w:p>
    <w:p w14:paraId="15A94184" w14:textId="77777777" w:rsidR="00442DC6" w:rsidRPr="004F2EF8" w:rsidRDefault="00442DC6" w:rsidP="00E71E17">
      <w:pPr>
        <w:spacing w:after="0" w:line="240" w:lineRule="auto"/>
        <w:ind w:left="-397" w:right="-397"/>
        <w:jc w:val="both"/>
        <w:rPr>
          <w:rFonts w:ascii="Georgia" w:hAnsi="Georgia" w:cs="Times New Roman"/>
          <w:sz w:val="2"/>
          <w:szCs w:val="2"/>
        </w:rPr>
      </w:pPr>
    </w:p>
    <w:p w14:paraId="194313B6" w14:textId="77777777" w:rsidR="00442DC6" w:rsidRPr="004F2EF8" w:rsidRDefault="00442DC6" w:rsidP="00E71E17">
      <w:pPr>
        <w:spacing w:after="0" w:line="240" w:lineRule="auto"/>
        <w:ind w:left="-397" w:right="-397"/>
        <w:jc w:val="both"/>
        <w:rPr>
          <w:rFonts w:ascii="Georgia" w:hAnsi="Georgia" w:cs="Times New Roman"/>
          <w:sz w:val="20"/>
          <w:szCs w:val="20"/>
        </w:rPr>
      </w:pPr>
      <w:r w:rsidRPr="004F2EF8">
        <w:rPr>
          <w:rFonts w:ascii="Georgia" w:hAnsi="Georgia" w:cs="Times New Roman"/>
          <w:sz w:val="20"/>
          <w:szCs w:val="20"/>
        </w:rPr>
        <w:t>Dritter Absatz</w:t>
      </w:r>
    </w:p>
    <w:p w14:paraId="3D57EDC8" w14:textId="77777777" w:rsidR="00442DC6" w:rsidRPr="004F2EF8" w:rsidRDefault="00442DC6" w:rsidP="00E71E17">
      <w:pPr>
        <w:spacing w:after="0" w:line="240" w:lineRule="auto"/>
        <w:ind w:left="-397" w:right="-397"/>
        <w:jc w:val="both"/>
        <w:rPr>
          <w:rFonts w:ascii="Georgia" w:hAnsi="Georgia" w:cs="Times New Roman"/>
          <w:sz w:val="20"/>
          <w:szCs w:val="20"/>
        </w:rPr>
      </w:pPr>
      <w:r w:rsidRPr="004F2EF8">
        <w:rPr>
          <w:rFonts w:ascii="Georgia" w:hAnsi="Georgia" w:cs="Times New Roman"/>
          <w:sz w:val="20"/>
          <w:szCs w:val="20"/>
        </w:rPr>
        <w:t>Dritter Absatz</w:t>
      </w:r>
    </w:p>
    <w:p w14:paraId="7149E220" w14:textId="77777777" w:rsidR="00442DC6" w:rsidRPr="004F2EF8" w:rsidRDefault="00442DC6" w:rsidP="00E71E17">
      <w:pPr>
        <w:spacing w:after="0" w:line="240" w:lineRule="auto"/>
        <w:ind w:left="-397" w:right="-397"/>
        <w:jc w:val="both"/>
        <w:rPr>
          <w:rFonts w:ascii="Georgia" w:hAnsi="Georgia" w:cs="Times New Roman"/>
          <w:sz w:val="20"/>
          <w:szCs w:val="20"/>
        </w:rPr>
      </w:pPr>
      <w:r w:rsidRPr="004F2EF8">
        <w:rPr>
          <w:rFonts w:ascii="Georgia" w:hAnsi="Georgia" w:cs="Times New Roman"/>
          <w:sz w:val="20"/>
          <w:szCs w:val="20"/>
        </w:rPr>
        <w:t>Dritter Absatz</w:t>
      </w:r>
    </w:p>
    <w:p w14:paraId="3A74E8FA" w14:textId="77777777" w:rsidR="00442DC6" w:rsidRPr="004F2EF8" w:rsidRDefault="00442DC6" w:rsidP="00E71E17">
      <w:pPr>
        <w:spacing w:after="0" w:line="240" w:lineRule="auto"/>
        <w:ind w:left="-397" w:right="-397"/>
        <w:jc w:val="both"/>
        <w:rPr>
          <w:rFonts w:ascii="Georgia" w:hAnsi="Georgia" w:cs="Times New Roman"/>
          <w:sz w:val="20"/>
          <w:szCs w:val="20"/>
        </w:rPr>
      </w:pPr>
      <w:r w:rsidRPr="004F2EF8">
        <w:rPr>
          <w:rFonts w:ascii="Georgia" w:hAnsi="Georgia" w:cs="Times New Roman"/>
          <w:sz w:val="20"/>
          <w:szCs w:val="20"/>
        </w:rPr>
        <w:t>Dritter Absatz</w:t>
      </w:r>
    </w:p>
    <w:p w14:paraId="321A8255" w14:textId="77777777" w:rsidR="00442DC6" w:rsidRPr="004F2EF8" w:rsidRDefault="00442DC6" w:rsidP="00E71E17">
      <w:pPr>
        <w:spacing w:after="0" w:line="240" w:lineRule="auto"/>
        <w:ind w:left="-397" w:right="-397"/>
        <w:jc w:val="both"/>
        <w:rPr>
          <w:rFonts w:ascii="Georgia" w:hAnsi="Georgia" w:cs="Times New Roman"/>
          <w:sz w:val="20"/>
          <w:szCs w:val="20"/>
        </w:rPr>
      </w:pPr>
      <w:r w:rsidRPr="004F2EF8">
        <w:rPr>
          <w:rFonts w:ascii="Georgia" w:hAnsi="Georgia" w:cs="Times New Roman"/>
          <w:sz w:val="20"/>
          <w:szCs w:val="20"/>
        </w:rPr>
        <w:t>Dritter Absatz</w:t>
      </w:r>
    </w:p>
    <w:p w14:paraId="3E06C39B" w14:textId="77777777" w:rsidR="00442DC6" w:rsidRPr="004F2EF8" w:rsidRDefault="00442DC6" w:rsidP="00E71E17">
      <w:pPr>
        <w:spacing w:after="0" w:line="240" w:lineRule="auto"/>
        <w:ind w:left="-397" w:right="-397"/>
        <w:jc w:val="both"/>
        <w:rPr>
          <w:rFonts w:ascii="Georgia" w:hAnsi="Georgia" w:cs="Times New Roman"/>
          <w:sz w:val="20"/>
          <w:szCs w:val="20"/>
        </w:rPr>
      </w:pPr>
      <w:r w:rsidRPr="004F2EF8">
        <w:rPr>
          <w:rFonts w:ascii="Georgia" w:hAnsi="Georgia" w:cs="Times New Roman"/>
          <w:sz w:val="20"/>
          <w:szCs w:val="20"/>
        </w:rPr>
        <w:t>Dritter Absatz</w:t>
      </w:r>
    </w:p>
    <w:p w14:paraId="248AEB26" w14:textId="77777777" w:rsidR="00442DC6" w:rsidRPr="004F2EF8" w:rsidRDefault="00442DC6" w:rsidP="00E71E17">
      <w:pPr>
        <w:spacing w:after="0" w:line="240" w:lineRule="auto"/>
        <w:ind w:left="-397" w:right="-397"/>
        <w:jc w:val="both"/>
        <w:rPr>
          <w:rFonts w:ascii="Georgia" w:hAnsi="Georgia" w:cs="Times New Roman"/>
          <w:sz w:val="20"/>
          <w:szCs w:val="20"/>
        </w:rPr>
      </w:pPr>
      <w:r w:rsidRPr="004F2EF8">
        <w:rPr>
          <w:rFonts w:ascii="Georgia" w:hAnsi="Georgia" w:cs="Times New Roman"/>
          <w:sz w:val="20"/>
          <w:szCs w:val="20"/>
        </w:rPr>
        <w:t>Dritter Absatz</w:t>
      </w:r>
    </w:p>
    <w:p w14:paraId="006BE27B" w14:textId="77777777" w:rsidR="00442DC6" w:rsidRPr="004F2EF8" w:rsidRDefault="00442DC6" w:rsidP="00E71E17">
      <w:pPr>
        <w:spacing w:after="0" w:line="240" w:lineRule="auto"/>
        <w:ind w:left="-397" w:right="-397"/>
        <w:jc w:val="both"/>
        <w:rPr>
          <w:rFonts w:ascii="Georgia" w:hAnsi="Georgia" w:cs="Times New Roman"/>
          <w:sz w:val="20"/>
          <w:szCs w:val="20"/>
        </w:rPr>
      </w:pPr>
      <w:r w:rsidRPr="004F2EF8">
        <w:rPr>
          <w:rFonts w:ascii="Georgia" w:hAnsi="Georgia" w:cs="Times New Roman"/>
          <w:sz w:val="20"/>
          <w:szCs w:val="20"/>
        </w:rPr>
        <w:t>Dritter Absatz</w:t>
      </w:r>
    </w:p>
    <w:p w14:paraId="45DC3BB6" w14:textId="77777777" w:rsidR="00442DC6" w:rsidRPr="004F2EF8" w:rsidRDefault="00442DC6" w:rsidP="00E71E17">
      <w:pPr>
        <w:spacing w:after="0" w:line="240" w:lineRule="auto"/>
        <w:ind w:left="-397" w:right="-397"/>
        <w:jc w:val="both"/>
        <w:rPr>
          <w:rFonts w:ascii="Georgia" w:hAnsi="Georgia" w:cs="Times New Roman"/>
          <w:sz w:val="20"/>
          <w:szCs w:val="20"/>
        </w:rPr>
      </w:pPr>
      <w:r w:rsidRPr="004F2EF8">
        <w:rPr>
          <w:rFonts w:ascii="Georgia" w:hAnsi="Georgia" w:cs="Times New Roman"/>
          <w:sz w:val="20"/>
          <w:szCs w:val="20"/>
        </w:rPr>
        <w:t>Dritter Absatz</w:t>
      </w:r>
    </w:p>
    <w:p w14:paraId="2CEB8358" w14:textId="6587916E" w:rsidR="00442DC6" w:rsidRDefault="00442DC6" w:rsidP="00E71E17">
      <w:pPr>
        <w:spacing w:after="0" w:line="240" w:lineRule="auto"/>
        <w:ind w:left="-397" w:right="-397"/>
        <w:jc w:val="both"/>
        <w:rPr>
          <w:rFonts w:ascii="Georgia" w:hAnsi="Georgia" w:cs="Times New Roman"/>
          <w:sz w:val="20"/>
          <w:szCs w:val="20"/>
        </w:rPr>
      </w:pPr>
      <w:r w:rsidRPr="004F2EF8">
        <w:rPr>
          <w:rFonts w:ascii="Georgia" w:hAnsi="Georgia" w:cs="Times New Roman"/>
          <w:sz w:val="20"/>
          <w:szCs w:val="20"/>
        </w:rPr>
        <w:t>Dritter Absatz</w:t>
      </w:r>
    </w:p>
    <w:p w14:paraId="1CE312B0" w14:textId="77777777" w:rsidR="004F2EF8" w:rsidRPr="004F2EF8" w:rsidRDefault="004F2EF8" w:rsidP="00E71E17">
      <w:pPr>
        <w:spacing w:after="0" w:line="240" w:lineRule="auto"/>
        <w:ind w:left="-397" w:right="-397"/>
        <w:jc w:val="both"/>
        <w:rPr>
          <w:rFonts w:ascii="Georgia" w:hAnsi="Georgia" w:cs="Times New Roman"/>
          <w:sz w:val="16"/>
          <w:szCs w:val="16"/>
        </w:rPr>
      </w:pPr>
    </w:p>
    <w:p w14:paraId="33F46C84" w14:textId="203D2A2C" w:rsidR="004F2EF8" w:rsidRPr="004F2EF8" w:rsidRDefault="004F2EF8" w:rsidP="00E71E17">
      <w:pPr>
        <w:spacing w:after="0" w:line="240" w:lineRule="auto"/>
        <w:ind w:left="-397" w:right="-397"/>
        <w:jc w:val="both"/>
        <w:rPr>
          <w:rFonts w:ascii="Georgia" w:hAnsi="Georgia" w:cs="Times New Roman"/>
          <w:sz w:val="2"/>
          <w:szCs w:val="2"/>
        </w:rPr>
      </w:pPr>
    </w:p>
    <w:p w14:paraId="2C4D674B" w14:textId="3A250C58" w:rsidR="004F2EF8" w:rsidRPr="004F2EF8" w:rsidRDefault="004F2EF8" w:rsidP="00E71E17">
      <w:pPr>
        <w:spacing w:line="240" w:lineRule="auto"/>
        <w:ind w:left="-397" w:right="-397"/>
        <w:jc w:val="both"/>
        <w:rPr>
          <w:rFonts w:ascii="Georgia" w:hAnsi="Georgia"/>
          <w:sz w:val="20"/>
          <w:szCs w:val="20"/>
        </w:rPr>
      </w:pPr>
      <w:r w:rsidRPr="004F2EF8">
        <w:rPr>
          <w:rFonts w:ascii="Georgia" w:hAnsi="Georgia" w:cs="Georgia"/>
          <w:color w:val="000000"/>
          <w:sz w:val="20"/>
          <w:szCs w:val="20"/>
        </w:rPr>
        <w:t xml:space="preserve">Von dem Praktikum im </w:t>
      </w:r>
      <w:r w:rsidR="003614D0">
        <w:rPr>
          <w:rFonts w:ascii="Georgia" w:hAnsi="Georgia" w:cs="Georgia"/>
          <w:color w:val="000000"/>
          <w:sz w:val="20"/>
          <w:szCs w:val="20"/>
        </w:rPr>
        <w:t>XYZ</w:t>
      </w:r>
      <w:r w:rsidR="003614D0" w:rsidRPr="004F2EF8">
        <w:rPr>
          <w:rFonts w:ascii="Georgia" w:hAnsi="Georgia" w:cs="Georgia"/>
          <w:color w:val="000000"/>
          <w:sz w:val="20"/>
          <w:szCs w:val="20"/>
        </w:rPr>
        <w:t xml:space="preserve"> </w:t>
      </w:r>
      <w:r w:rsidRPr="004F2EF8">
        <w:rPr>
          <w:rFonts w:ascii="Georgia" w:hAnsi="Georgia" w:cs="Georgia"/>
          <w:color w:val="000000"/>
          <w:sz w:val="20"/>
          <w:szCs w:val="20"/>
        </w:rPr>
        <w:t xml:space="preserve">erwarte ich meine analytischen Fähigkeiten gepaart mit meiner Leistungsbereitschaft zweckführend einbringen zu können. Ich bin mir sicher, dass ich durch meine ausgeprägte Leidenschaft für XYZ, meine Teamfähigkeit und Hartnäckigkeit eine Bereicherung für XYZ sein werde. Ich würde mich sehr freuen, Sie in einem persönlichen Gespräch davon überzeugen zu dürfen. </w:t>
      </w:r>
    </w:p>
    <w:p w14:paraId="435CFB34" w14:textId="5BB51B27" w:rsidR="00442DC6" w:rsidRDefault="00442DC6" w:rsidP="00E71E17">
      <w:pPr>
        <w:spacing w:after="0" w:line="240" w:lineRule="auto"/>
        <w:ind w:left="-397" w:right="-397"/>
        <w:jc w:val="both"/>
        <w:rPr>
          <w:rFonts w:ascii="Georgia" w:hAnsi="Georgia" w:cs="Times New Roman"/>
          <w:sz w:val="13"/>
          <w:szCs w:val="13"/>
        </w:rPr>
      </w:pPr>
    </w:p>
    <w:p w14:paraId="4DDFA160" w14:textId="77777777" w:rsidR="003614D0" w:rsidRPr="004F2EF8" w:rsidRDefault="003614D0" w:rsidP="00E71E17">
      <w:pPr>
        <w:spacing w:after="0" w:line="240" w:lineRule="auto"/>
        <w:ind w:left="-397" w:right="-397"/>
        <w:jc w:val="both"/>
        <w:rPr>
          <w:rFonts w:ascii="Georgia" w:hAnsi="Georgia" w:cs="Times New Roman"/>
          <w:sz w:val="13"/>
          <w:szCs w:val="13"/>
        </w:rPr>
      </w:pPr>
    </w:p>
    <w:p w14:paraId="611DCFD5" w14:textId="77777777" w:rsidR="00442DC6" w:rsidRPr="004F2EF8" w:rsidRDefault="00442DC6" w:rsidP="00E71E17">
      <w:pPr>
        <w:spacing w:after="0" w:line="240" w:lineRule="auto"/>
        <w:ind w:left="-397" w:right="-397"/>
        <w:jc w:val="both"/>
        <w:rPr>
          <w:rFonts w:ascii="Georgia" w:hAnsi="Georgia" w:cs="Times New Roman"/>
          <w:sz w:val="20"/>
          <w:szCs w:val="20"/>
        </w:rPr>
      </w:pPr>
      <w:r w:rsidRPr="004F2EF8">
        <w:rPr>
          <w:rFonts w:ascii="Georgia" w:hAnsi="Georgia" w:cs="Times New Roman"/>
          <w:sz w:val="20"/>
          <w:szCs w:val="20"/>
        </w:rPr>
        <w:t>Mit freundlichen Grüßen</w:t>
      </w:r>
    </w:p>
    <w:p w14:paraId="3BDB02BA" w14:textId="5B37AC2C" w:rsidR="00BB3512" w:rsidRPr="00D30CEA" w:rsidRDefault="00BB3512" w:rsidP="00E71E17">
      <w:pPr>
        <w:spacing w:after="0"/>
        <w:ind w:left="-397" w:right="-397"/>
        <w:rPr>
          <w:rFonts w:ascii="Georgia" w:hAnsi="Georgia" w:cs="Times New Roman"/>
          <w:sz w:val="21"/>
          <w:szCs w:val="21"/>
        </w:rPr>
      </w:pPr>
    </w:p>
    <w:sectPr w:rsidR="00BB3512" w:rsidRPr="00D30CEA" w:rsidSect="00E65B09">
      <w:pgSz w:w="11906" w:h="16838"/>
      <w:pgMar w:top="794"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E6B6F"/>
    <w:multiLevelType w:val="hybridMultilevel"/>
    <w:tmpl w:val="481020C4"/>
    <w:lvl w:ilvl="0" w:tplc="8E8060F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0295225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2"/>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0F6027"/>
    <w:rsid w:val="00115CC9"/>
    <w:rsid w:val="00117F83"/>
    <w:rsid w:val="00146C8E"/>
    <w:rsid w:val="00152DF9"/>
    <w:rsid w:val="00156A98"/>
    <w:rsid w:val="001669DB"/>
    <w:rsid w:val="00171D11"/>
    <w:rsid w:val="001819B1"/>
    <w:rsid w:val="001A4522"/>
    <w:rsid w:val="001C17FC"/>
    <w:rsid w:val="001D079A"/>
    <w:rsid w:val="001E0088"/>
    <w:rsid w:val="001E0903"/>
    <w:rsid w:val="001E1EE7"/>
    <w:rsid w:val="001E4461"/>
    <w:rsid w:val="002042CB"/>
    <w:rsid w:val="002062F6"/>
    <w:rsid w:val="00212042"/>
    <w:rsid w:val="002213EE"/>
    <w:rsid w:val="0023683A"/>
    <w:rsid w:val="002467A0"/>
    <w:rsid w:val="002536DC"/>
    <w:rsid w:val="00255EC1"/>
    <w:rsid w:val="00257D2A"/>
    <w:rsid w:val="00264191"/>
    <w:rsid w:val="0027047C"/>
    <w:rsid w:val="002708C2"/>
    <w:rsid w:val="00274324"/>
    <w:rsid w:val="002A47DC"/>
    <w:rsid w:val="002A5B9F"/>
    <w:rsid w:val="002B66A5"/>
    <w:rsid w:val="002D309E"/>
    <w:rsid w:val="002D594E"/>
    <w:rsid w:val="002E39B8"/>
    <w:rsid w:val="002F51FA"/>
    <w:rsid w:val="00311A15"/>
    <w:rsid w:val="003250EA"/>
    <w:rsid w:val="003421B1"/>
    <w:rsid w:val="003614D0"/>
    <w:rsid w:val="00375D2D"/>
    <w:rsid w:val="003811BC"/>
    <w:rsid w:val="0038671F"/>
    <w:rsid w:val="003947A8"/>
    <w:rsid w:val="003D464F"/>
    <w:rsid w:val="003D5D1E"/>
    <w:rsid w:val="003F3290"/>
    <w:rsid w:val="003F688C"/>
    <w:rsid w:val="00415608"/>
    <w:rsid w:val="00424CAF"/>
    <w:rsid w:val="00434D23"/>
    <w:rsid w:val="00436A33"/>
    <w:rsid w:val="004403CB"/>
    <w:rsid w:val="00442DC6"/>
    <w:rsid w:val="00444F3C"/>
    <w:rsid w:val="00453C2F"/>
    <w:rsid w:val="00454C0B"/>
    <w:rsid w:val="0046226E"/>
    <w:rsid w:val="0046272F"/>
    <w:rsid w:val="00474FC2"/>
    <w:rsid w:val="00492923"/>
    <w:rsid w:val="004A1501"/>
    <w:rsid w:val="004A615C"/>
    <w:rsid w:val="004B4510"/>
    <w:rsid w:val="004C156C"/>
    <w:rsid w:val="004C174A"/>
    <w:rsid w:val="004F2EF8"/>
    <w:rsid w:val="00500EFA"/>
    <w:rsid w:val="00506322"/>
    <w:rsid w:val="00507BBD"/>
    <w:rsid w:val="005407D6"/>
    <w:rsid w:val="00542F06"/>
    <w:rsid w:val="00546861"/>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54057"/>
    <w:rsid w:val="00691F9A"/>
    <w:rsid w:val="006A7895"/>
    <w:rsid w:val="006B302C"/>
    <w:rsid w:val="006D2592"/>
    <w:rsid w:val="006E622A"/>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2372"/>
    <w:rsid w:val="0089337A"/>
    <w:rsid w:val="008A248F"/>
    <w:rsid w:val="008B402E"/>
    <w:rsid w:val="008C27C1"/>
    <w:rsid w:val="008D6664"/>
    <w:rsid w:val="008D7CDB"/>
    <w:rsid w:val="008E100E"/>
    <w:rsid w:val="008E4BA9"/>
    <w:rsid w:val="008E7A27"/>
    <w:rsid w:val="008E7D17"/>
    <w:rsid w:val="00991E04"/>
    <w:rsid w:val="009A256E"/>
    <w:rsid w:val="009D07DC"/>
    <w:rsid w:val="009D3BBF"/>
    <w:rsid w:val="009D3F88"/>
    <w:rsid w:val="009E24C6"/>
    <w:rsid w:val="009F46A7"/>
    <w:rsid w:val="00A1282E"/>
    <w:rsid w:val="00A14247"/>
    <w:rsid w:val="00A40D57"/>
    <w:rsid w:val="00A44493"/>
    <w:rsid w:val="00A53760"/>
    <w:rsid w:val="00A67082"/>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3D33"/>
    <w:rsid w:val="00B77DCE"/>
    <w:rsid w:val="00B81B0E"/>
    <w:rsid w:val="00B87CA9"/>
    <w:rsid w:val="00B9666E"/>
    <w:rsid w:val="00BB3512"/>
    <w:rsid w:val="00BB3C75"/>
    <w:rsid w:val="00BF522D"/>
    <w:rsid w:val="00C0214A"/>
    <w:rsid w:val="00C030C1"/>
    <w:rsid w:val="00C1562F"/>
    <w:rsid w:val="00C65879"/>
    <w:rsid w:val="00C6717B"/>
    <w:rsid w:val="00C71380"/>
    <w:rsid w:val="00C7361B"/>
    <w:rsid w:val="00C9003C"/>
    <w:rsid w:val="00C97ECA"/>
    <w:rsid w:val="00CA1160"/>
    <w:rsid w:val="00CA702E"/>
    <w:rsid w:val="00CA7350"/>
    <w:rsid w:val="00CB639D"/>
    <w:rsid w:val="00CD51E6"/>
    <w:rsid w:val="00CE433B"/>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6666A"/>
    <w:rsid w:val="00E71E17"/>
    <w:rsid w:val="00E83116"/>
    <w:rsid w:val="00E914E5"/>
    <w:rsid w:val="00E91B86"/>
    <w:rsid w:val="00EA6CEC"/>
    <w:rsid w:val="00EA7AC2"/>
    <w:rsid w:val="00EC000C"/>
    <w:rsid w:val="00EF2FD5"/>
    <w:rsid w:val="00F11473"/>
    <w:rsid w:val="00F253C5"/>
    <w:rsid w:val="00F30624"/>
    <w:rsid w:val="00F4717F"/>
    <w:rsid w:val="00F5301B"/>
    <w:rsid w:val="00F535AA"/>
    <w:rsid w:val="00F5455F"/>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character" w:styleId="NichtaufgelsteErwhnung">
    <w:name w:val="Unresolved Mention"/>
    <w:basedOn w:val="Absatz-Standardschriftart"/>
    <w:uiPriority w:val="99"/>
    <w:rsid w:val="002B66A5"/>
    <w:rPr>
      <w:color w:val="605E5C"/>
      <w:shd w:val="clear" w:color="auto" w:fill="E1DFDD"/>
    </w:rPr>
  </w:style>
  <w:style w:type="paragraph" w:styleId="Listenabsatz">
    <w:name w:val="List Paragraph"/>
    <w:basedOn w:val="Standard"/>
    <w:uiPriority w:val="34"/>
    <w:qFormat/>
    <w:rsid w:val="004F2EF8"/>
    <w:pPr>
      <w:spacing w:after="0" w:line="240" w:lineRule="auto"/>
      <w:ind w:left="720"/>
      <w:contextualSpacing/>
    </w:pPr>
    <w:rPr>
      <w:sz w:val="24"/>
      <w:szCs w:val="24"/>
    </w:rPr>
  </w:style>
  <w:style w:type="paragraph" w:styleId="berarbeitung">
    <w:name w:val="Revision"/>
    <w:hidden/>
    <w:uiPriority w:val="99"/>
    <w:semiHidden/>
    <w:rsid w:val="006E622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14695028">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557</Words>
  <Characters>3515</Characters>
  <Application>Microsoft Office Word</Application>
  <DocSecurity>0</DocSecurity>
  <Lines>29</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14</cp:revision>
  <dcterms:created xsi:type="dcterms:W3CDTF">2020-09-27T10:36:00Z</dcterms:created>
  <dcterms:modified xsi:type="dcterms:W3CDTF">2022-10-25T18:32:00Z</dcterms:modified>
</cp:coreProperties>
</file>