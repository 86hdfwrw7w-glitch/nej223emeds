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D1D9" w14:textId="77777777" w:rsidR="000C351A" w:rsidRDefault="000C351A" w:rsidP="000C351A">
      <w:pPr>
        <w:rPr>
          <w:b/>
          <w:u w:val="single"/>
        </w:rPr>
      </w:pPr>
      <w:r w:rsidRPr="005E3D6B">
        <w:rPr>
          <w:b/>
          <w:u w:val="single"/>
        </w:rPr>
        <w:t>Führen durch den Lebenslauf</w:t>
      </w:r>
    </w:p>
    <w:p w14:paraId="518E2CE0" w14:textId="77777777" w:rsidR="000C351A" w:rsidRDefault="000C351A" w:rsidP="000C351A">
      <w:r>
        <w:t>Nochmals vielen Dank für die heutige Einladung. Ich freue mich wirklich sehr auf das heutige Gespräch.</w:t>
      </w:r>
    </w:p>
    <w:p w14:paraId="565C6C4F" w14:textId="72D71AE7" w:rsidR="000C351A" w:rsidRDefault="000C351A" w:rsidP="000C351A">
      <w:del w:id="0" w:author="jonas.stegh@pumpkincareers.com" w:date="2023-03-23T10:01:00Z">
        <w:r w:rsidDel="00407D8B">
          <w:delText xml:space="preserve">Zuerst möchte ich etwas über meine </w:delText>
        </w:r>
        <w:r w:rsidRPr="003A20C5" w:rsidDel="00407D8B">
          <w:rPr>
            <w:b/>
            <w:bCs/>
          </w:rPr>
          <w:delText>Schullaufbahn</w:delText>
        </w:r>
        <w:r w:rsidDel="00407D8B">
          <w:delText xml:space="preserve"> erzählen. </w:delText>
        </w:r>
      </w:del>
      <w:r w:rsidRPr="003A20C5">
        <w:rPr>
          <w:b/>
          <w:bCs/>
        </w:rPr>
        <w:t>2017</w:t>
      </w:r>
      <w:r>
        <w:t xml:space="preserve"> habe ich meine </w:t>
      </w:r>
      <w:r w:rsidRPr="003A20C5">
        <w:rPr>
          <w:b/>
          <w:bCs/>
        </w:rPr>
        <w:t>Matura</w:t>
      </w:r>
      <w:r>
        <w:t xml:space="preserve"> am </w:t>
      </w:r>
      <w:r w:rsidRPr="003A20C5">
        <w:rPr>
          <w:b/>
          <w:bCs/>
        </w:rPr>
        <w:t>Bundesgymnasium in Reutte</w:t>
      </w:r>
      <w:r>
        <w:t xml:space="preserve"> abgelegt. Zu der Zeit hatte ich noch keine klaren Ziele.</w:t>
      </w:r>
      <w:ins w:id="1" w:author="jonas.stegh@pumpkincareers.com" w:date="2023-03-23T10:05:00Z">
        <w:r w:rsidR="00407D8B">
          <w:t xml:space="preserve"> Motivation</w:t>
        </w:r>
      </w:ins>
      <w:del w:id="2" w:author="jonas.stegh@pumpkincareers.com" w:date="2023-03-23T10:05:00Z">
        <w:r w:rsidDel="00407D8B">
          <w:delText xml:space="preserve"> Ich habe auch einfach den Sinn nicht gesehen, zu studieren.</w:delText>
        </w:r>
      </w:del>
      <w:r>
        <w:t xml:space="preserve"> Daher habe ich</w:t>
      </w:r>
      <w:r w:rsidRPr="00172B22">
        <w:t xml:space="preserve"> </w:t>
      </w:r>
      <w:r>
        <w:t xml:space="preserve">mich in 2017 für die </w:t>
      </w:r>
      <w:r w:rsidRPr="003A20C5">
        <w:t xml:space="preserve">Grundausbildung zur </w:t>
      </w:r>
      <w:r w:rsidRPr="003A20C5">
        <w:rPr>
          <w:b/>
          <w:bCs/>
        </w:rPr>
        <w:t>Flugbegleiterin</w:t>
      </w:r>
      <w:r>
        <w:rPr>
          <w:b/>
          <w:bCs/>
        </w:rPr>
        <w:t xml:space="preserve"> -- </w:t>
      </w:r>
      <w:r w:rsidRPr="00172B22">
        <w:t>erst bei Lufthansa Airlines</w:t>
      </w:r>
      <w:r>
        <w:rPr>
          <w:b/>
          <w:bCs/>
        </w:rPr>
        <w:t xml:space="preserve"> -- </w:t>
      </w:r>
      <w:r>
        <w:t>beworben.</w:t>
      </w:r>
      <w:del w:id="3" w:author="jonas.stegh@pumpkincareers.com" w:date="2023-03-23T10:05:00Z">
        <w:r w:rsidDel="00407D8B">
          <w:delText xml:space="preserve"> </w:delText>
        </w:r>
      </w:del>
    </w:p>
    <w:p w14:paraId="32B3F1DC" w14:textId="77777777" w:rsidR="000C351A" w:rsidRPr="00F427D6" w:rsidRDefault="000C351A" w:rsidP="000C351A">
      <w:pPr>
        <w:rPr>
          <w:bCs/>
        </w:rPr>
      </w:pPr>
      <w:r w:rsidRPr="00172B22">
        <w:rPr>
          <w:bCs/>
        </w:rPr>
        <w:t>‚</w:t>
      </w:r>
      <w:r>
        <w:rPr>
          <w:bCs/>
        </w:rPr>
        <w:t>Dabei war d</w:t>
      </w:r>
      <w:r w:rsidRPr="00172B22">
        <w:rPr>
          <w:bCs/>
        </w:rPr>
        <w:t xml:space="preserve">ie </w:t>
      </w:r>
      <w:r w:rsidRPr="00172B22">
        <w:rPr>
          <w:b/>
        </w:rPr>
        <w:t>Absage</w:t>
      </w:r>
      <w:r w:rsidRPr="00172B22">
        <w:rPr>
          <w:bCs/>
        </w:rPr>
        <w:t xml:space="preserve"> bei Lufthansa Airlines einer der härtesten Rückschläge in meinem Leben […] Ich war mental nicht gut drauf und wirklich fertig. Letztlich hab</w:t>
      </w:r>
      <w:r>
        <w:rPr>
          <w:bCs/>
        </w:rPr>
        <w:t>‘</w:t>
      </w:r>
      <w:r w:rsidRPr="00172B22">
        <w:rPr>
          <w:bCs/>
        </w:rPr>
        <w:t xml:space="preserve"> ich gemerkt, dass mich </w:t>
      </w:r>
      <w:r>
        <w:rPr>
          <w:bCs/>
        </w:rPr>
        <w:t xml:space="preserve">dies </w:t>
      </w:r>
      <w:r w:rsidRPr="00172B22">
        <w:rPr>
          <w:bCs/>
        </w:rPr>
        <w:t xml:space="preserve">auf Ebene </w:t>
      </w:r>
      <w:r>
        <w:rPr>
          <w:bCs/>
        </w:rPr>
        <w:t>der ‚</w:t>
      </w:r>
      <w:proofErr w:type="spellStart"/>
      <w:r w:rsidRPr="00E63BB7">
        <w:rPr>
          <w:b/>
        </w:rPr>
        <w:t>Coachability</w:t>
      </w:r>
      <w:proofErr w:type="spellEnd"/>
      <w:r>
        <w:rPr>
          <w:bCs/>
        </w:rPr>
        <w:t xml:space="preserve">‘ deutlich hat reifen lassen: Zuhören, sich </w:t>
      </w:r>
      <w:r w:rsidRPr="00E63BB7">
        <w:rPr>
          <w:b/>
        </w:rPr>
        <w:t>weiterentwickeln und Fehler nicht mehrmals machen</w:t>
      </w:r>
      <w:r w:rsidRPr="00172B22">
        <w:rPr>
          <w:bCs/>
        </w:rPr>
        <w:t>.‘</w:t>
      </w:r>
      <w:r>
        <w:rPr>
          <w:bCs/>
        </w:rPr>
        <w:t xml:space="preserve"> </w:t>
      </w:r>
      <w:r>
        <w:t xml:space="preserve">Das hat die weitere erfolgreiche Bewerbung bei </w:t>
      </w:r>
      <w:commentRangeStart w:id="4"/>
      <w:r>
        <w:t xml:space="preserve">Lufthansa CityLine </w:t>
      </w:r>
      <w:commentRangeEnd w:id="4"/>
      <w:r w:rsidR="00407D8B">
        <w:rPr>
          <w:rStyle w:val="CommentReference"/>
        </w:rPr>
        <w:commentReference w:id="4"/>
      </w:r>
      <w:r>
        <w:t>bestätigt</w:t>
      </w:r>
      <w:r w:rsidRPr="004041F5">
        <w:rPr>
          <w:rFonts w:cstheme="minorHAnsi"/>
        </w:rPr>
        <w:t xml:space="preserve">. </w:t>
      </w:r>
    </w:p>
    <w:p w14:paraId="3C5252A0" w14:textId="6D54CC86" w:rsidR="000C351A" w:rsidRDefault="000C351A" w:rsidP="000C351A">
      <w:pPr>
        <w:rPr>
          <w:rFonts w:cstheme="minorHAnsi"/>
        </w:rPr>
      </w:pPr>
      <w:r>
        <w:rPr>
          <w:rFonts w:cstheme="minorHAnsi"/>
        </w:rPr>
        <w:t>W</w:t>
      </w:r>
      <w:r w:rsidRPr="004041F5">
        <w:rPr>
          <w:rFonts w:cstheme="minorHAnsi"/>
        </w:rPr>
        <w:t>ie Sie v</w:t>
      </w:r>
      <w:r>
        <w:rPr>
          <w:rFonts w:cstheme="minorHAnsi"/>
        </w:rPr>
        <w:t>ielleicht</w:t>
      </w:r>
      <w:r w:rsidRPr="004041F5">
        <w:rPr>
          <w:rFonts w:cstheme="minorHAnsi"/>
        </w:rPr>
        <w:t xml:space="preserve"> schon wissen, ist es anfangs so, dass man </w:t>
      </w:r>
      <w:r w:rsidRPr="004041F5">
        <w:rPr>
          <w:rFonts w:cstheme="minorHAnsi"/>
          <w:b/>
          <w:bCs/>
        </w:rPr>
        <w:t>Passagiere begrüßt und verabschiedet, Mahlzeiten und Getränke serviert</w:t>
      </w:r>
      <w:r w:rsidRPr="004041F5">
        <w:rPr>
          <w:rFonts w:cstheme="minorHAnsi"/>
        </w:rPr>
        <w:t xml:space="preserve">. </w:t>
      </w:r>
      <w:r>
        <w:rPr>
          <w:bCs/>
        </w:rPr>
        <w:t xml:space="preserve">Den ganzen Tag auf den Beinen zu sein, ist zwar </w:t>
      </w:r>
      <w:r w:rsidRPr="004D7220">
        <w:rPr>
          <w:b/>
        </w:rPr>
        <w:t>harte Arbeit</w:t>
      </w:r>
      <w:r>
        <w:rPr>
          <w:bCs/>
        </w:rPr>
        <w:t xml:space="preserve">, aber </w:t>
      </w:r>
      <w:proofErr w:type="spellStart"/>
      <w:r>
        <w:rPr>
          <w:b/>
        </w:rPr>
        <w:t>analystisch</w:t>
      </w:r>
      <w:proofErr w:type="spellEnd"/>
      <w:r w:rsidRPr="004D7220">
        <w:rPr>
          <w:b/>
        </w:rPr>
        <w:t xml:space="preserve"> nicht</w:t>
      </w:r>
      <w:r>
        <w:rPr>
          <w:bCs/>
        </w:rPr>
        <w:t xml:space="preserve"> besonders </w:t>
      </w:r>
      <w:r w:rsidRPr="004D7220">
        <w:rPr>
          <w:b/>
        </w:rPr>
        <w:t>herausfordernd</w:t>
      </w:r>
      <w:r>
        <w:rPr>
          <w:bCs/>
        </w:rPr>
        <w:t>. V</w:t>
      </w:r>
      <w:r w:rsidRPr="004041F5">
        <w:rPr>
          <w:rFonts w:cstheme="minorHAnsi"/>
        </w:rPr>
        <w:t xml:space="preserve">ielleicht hat man irgendwann mal die Möglichkeit </w:t>
      </w:r>
      <w:r w:rsidRPr="004041F5">
        <w:rPr>
          <w:rFonts w:cstheme="minorHAnsi"/>
          <w:b/>
          <w:bCs/>
        </w:rPr>
        <w:t xml:space="preserve">eine Bordansage </w:t>
      </w:r>
      <w:r>
        <w:rPr>
          <w:rFonts w:cstheme="minorHAnsi"/>
          <w:bCs/>
        </w:rPr>
        <w:t>zu machen</w:t>
      </w:r>
      <w:r w:rsidRPr="004041F5">
        <w:rPr>
          <w:rFonts w:cstheme="minorHAnsi"/>
        </w:rPr>
        <w:t xml:space="preserve">, aber das ist eigentlich sehr, sehr ungewöhnlich. </w:t>
      </w:r>
      <w:del w:id="5" w:author="jonas.stegh@pumpkincareers.com" w:date="2023-03-23T10:03:00Z">
        <w:r w:rsidRPr="004041F5" w:rsidDel="00407D8B">
          <w:rPr>
            <w:rFonts w:cstheme="minorHAnsi"/>
          </w:rPr>
          <w:delText xml:space="preserve">Aber eigentlich ist das nicht der Standard. </w:delText>
        </w:r>
      </w:del>
      <w:r w:rsidRPr="004041F5">
        <w:rPr>
          <w:rFonts w:cstheme="minorHAnsi"/>
        </w:rPr>
        <w:t xml:space="preserve">Normalerweise arbeitet man </w:t>
      </w:r>
      <w:r>
        <w:rPr>
          <w:rFonts w:cstheme="minorHAnsi"/>
        </w:rPr>
        <w:t xml:space="preserve">anfangs nur </w:t>
      </w:r>
      <w:r w:rsidRPr="004041F5">
        <w:rPr>
          <w:rFonts w:cstheme="minorHAnsi"/>
        </w:rPr>
        <w:t>i</w:t>
      </w:r>
      <w:r>
        <w:rPr>
          <w:rFonts w:cstheme="minorHAnsi"/>
        </w:rPr>
        <w:t xml:space="preserve">n der </w:t>
      </w:r>
      <w:r w:rsidRPr="004041F5">
        <w:rPr>
          <w:rFonts w:cstheme="minorHAnsi"/>
          <w:b/>
          <w:bCs/>
        </w:rPr>
        <w:t>Economy</w:t>
      </w:r>
      <w:r>
        <w:rPr>
          <w:rFonts w:cstheme="minorHAnsi"/>
          <w:b/>
          <w:bCs/>
        </w:rPr>
        <w:t>.</w:t>
      </w:r>
      <w:r w:rsidRPr="004041F5">
        <w:rPr>
          <w:rFonts w:cstheme="minorHAnsi"/>
          <w:b/>
          <w:bCs/>
        </w:rPr>
        <w:t xml:space="preserve"> </w:t>
      </w:r>
      <w:r w:rsidRPr="004041F5">
        <w:rPr>
          <w:rFonts w:cstheme="minorHAnsi"/>
        </w:rPr>
        <w:t>Aber ich persönlich war damit nicht zufrieden. Ich wollte mehr erreichen</w:t>
      </w:r>
      <w:r>
        <w:rPr>
          <w:rFonts w:cstheme="minorHAnsi"/>
        </w:rPr>
        <w:t>, mehr rausholen.</w:t>
      </w:r>
    </w:p>
    <w:p w14:paraId="3D388577" w14:textId="77777777" w:rsidR="000C351A" w:rsidRPr="004041F5" w:rsidRDefault="000C351A" w:rsidP="000C351A">
      <w:pPr>
        <w:rPr>
          <w:rFonts w:cstheme="minorHAnsi"/>
        </w:rPr>
      </w:pPr>
      <w:r>
        <w:rPr>
          <w:rFonts w:cstheme="minorHAnsi"/>
        </w:rPr>
        <w:t xml:space="preserve">So habe ich mich </w:t>
      </w:r>
      <w:r w:rsidRPr="004A7236">
        <w:rPr>
          <w:rFonts w:cstheme="minorHAnsi"/>
          <w:b/>
          <w:bCs/>
        </w:rPr>
        <w:t>mit 19 Jahren</w:t>
      </w:r>
      <w:r>
        <w:rPr>
          <w:rFonts w:cstheme="minorHAnsi"/>
        </w:rPr>
        <w:t xml:space="preserve"> im Rahmen einer Zusatzausbildung zur </w:t>
      </w:r>
      <w:proofErr w:type="spellStart"/>
      <w:r w:rsidRPr="004A7236">
        <w:rPr>
          <w:rFonts w:cstheme="minorHAnsi"/>
          <w:b/>
          <w:highlight w:val="yellow"/>
        </w:rPr>
        <w:t>Leading</w:t>
      </w:r>
      <w:proofErr w:type="spellEnd"/>
      <w:r w:rsidRPr="004A7236">
        <w:rPr>
          <w:rFonts w:cstheme="minorHAnsi"/>
          <w:b/>
          <w:highlight w:val="yellow"/>
        </w:rPr>
        <w:t xml:space="preserve"> Flight </w:t>
      </w:r>
      <w:proofErr w:type="spellStart"/>
      <w:r w:rsidRPr="004A7236">
        <w:rPr>
          <w:rFonts w:cstheme="minorHAnsi"/>
          <w:b/>
          <w:highlight w:val="yellow"/>
        </w:rPr>
        <w:t>Attendant</w:t>
      </w:r>
      <w:proofErr w:type="spellEnd"/>
      <w:r>
        <w:rPr>
          <w:rFonts w:cstheme="minorHAnsi"/>
          <w:b/>
        </w:rPr>
        <w:t xml:space="preserve"> </w:t>
      </w:r>
      <w:r>
        <w:rPr>
          <w:rFonts w:cstheme="minorHAnsi"/>
        </w:rPr>
        <w:t xml:space="preserve">qualifiziert, um </w:t>
      </w:r>
      <w:r w:rsidRPr="004041F5">
        <w:rPr>
          <w:rFonts w:cstheme="minorHAnsi"/>
          <w:b/>
          <w:bCs/>
        </w:rPr>
        <w:t>Bordansagen</w:t>
      </w:r>
      <w:r>
        <w:rPr>
          <w:rFonts w:cstheme="minorHAnsi"/>
        </w:rPr>
        <w:t xml:space="preserve"> durchzuführen, als Kabinenleiterin </w:t>
      </w:r>
      <w:r w:rsidRPr="0026443F">
        <w:rPr>
          <w:rFonts w:cstheme="minorHAnsi"/>
          <w:b/>
          <w:bCs/>
        </w:rPr>
        <w:t>Verantwortung</w:t>
      </w:r>
      <w:r>
        <w:rPr>
          <w:rFonts w:cstheme="minorHAnsi"/>
        </w:rPr>
        <w:t xml:space="preserve"> für die Kabine zu übernehmen und mein </w:t>
      </w:r>
      <w:r w:rsidRPr="00D0484E">
        <w:rPr>
          <w:rFonts w:cstheme="minorHAnsi"/>
          <w:b/>
          <w:bCs/>
        </w:rPr>
        <w:t>Wissen</w:t>
      </w:r>
      <w:r>
        <w:rPr>
          <w:rFonts w:cstheme="minorHAnsi"/>
        </w:rPr>
        <w:t xml:space="preserve">/ Erfahrungen an </w:t>
      </w:r>
      <w:r>
        <w:rPr>
          <w:rFonts w:cstheme="minorHAnsi"/>
          <w:b/>
        </w:rPr>
        <w:t>Dritte</w:t>
      </w:r>
      <w:r w:rsidRPr="00D0484E">
        <w:rPr>
          <w:rFonts w:cstheme="minorHAnsi"/>
          <w:b/>
          <w:bCs/>
        </w:rPr>
        <w:t xml:space="preserve"> weiterzugeben</w:t>
      </w:r>
      <w:r>
        <w:rPr>
          <w:rFonts w:cstheme="minorHAnsi"/>
        </w:rPr>
        <w:t>.</w:t>
      </w:r>
    </w:p>
    <w:p w14:paraId="3C64E8B1" w14:textId="77777777" w:rsidR="000C351A" w:rsidRDefault="000C351A" w:rsidP="000C351A">
      <w:pPr>
        <w:rPr>
          <w:bCs/>
        </w:rPr>
      </w:pPr>
      <w:r w:rsidRPr="004D7220">
        <w:rPr>
          <w:bCs/>
        </w:rPr>
        <w:t xml:space="preserve">Im Rahmen meiner Tätigkeit musste ich oft </w:t>
      </w:r>
      <w:r w:rsidRPr="004D7220">
        <w:rPr>
          <w:b/>
        </w:rPr>
        <w:t>mitten in der Nacht aufstehen,</w:t>
      </w:r>
      <w:r w:rsidRPr="004D7220">
        <w:rPr>
          <w:bCs/>
        </w:rPr>
        <w:t xml:space="preserve"> unabhängig davon, ob ich </w:t>
      </w:r>
      <w:r w:rsidRPr="004D7220">
        <w:rPr>
          <w:b/>
        </w:rPr>
        <w:t>ausgeschlafen war oder nicht</w:t>
      </w:r>
      <w:r w:rsidRPr="004D7220">
        <w:rPr>
          <w:bCs/>
        </w:rPr>
        <w:t xml:space="preserve"> und bei Einsätzen </w:t>
      </w:r>
      <w:r w:rsidRPr="004D7220">
        <w:rPr>
          <w:b/>
        </w:rPr>
        <w:t xml:space="preserve">maximal fokussiert </w:t>
      </w:r>
      <w:r w:rsidRPr="004D7220">
        <w:rPr>
          <w:bCs/>
        </w:rPr>
        <w:t xml:space="preserve">sein, weil es letztlich um die </w:t>
      </w:r>
      <w:r w:rsidRPr="004D7220">
        <w:rPr>
          <w:b/>
        </w:rPr>
        <w:t>Sicherheit</w:t>
      </w:r>
      <w:r w:rsidRPr="004D7220">
        <w:rPr>
          <w:bCs/>
        </w:rPr>
        <w:t xml:space="preserve"> &amp; das </w:t>
      </w:r>
      <w:r w:rsidRPr="004D7220">
        <w:rPr>
          <w:b/>
        </w:rPr>
        <w:t>Leben von Menschen</w:t>
      </w:r>
      <w:r w:rsidRPr="004D7220">
        <w:rPr>
          <w:bCs/>
        </w:rPr>
        <w:t xml:space="preserve"> ging</w:t>
      </w:r>
      <w:r>
        <w:rPr>
          <w:bCs/>
        </w:rPr>
        <w:t xml:space="preserve">. Die ständige innere Alarmbereitschaft galt es Ende 2019 gleich zweimal unter Beweis zu stellen: Einerseits bei kabinenseitiger </w:t>
      </w:r>
      <w:r w:rsidRPr="00403DCF">
        <w:rPr>
          <w:b/>
        </w:rPr>
        <w:t>Rauchentwicklung</w:t>
      </w:r>
      <w:r>
        <w:rPr>
          <w:bCs/>
        </w:rPr>
        <w:t xml:space="preserve"> mit anschließenden Notlandungen im Oktober und Dezember 2019, andererseits bei starken Turbulenzen (gekippter </w:t>
      </w:r>
      <w:proofErr w:type="spellStart"/>
      <w:r>
        <w:rPr>
          <w:bCs/>
        </w:rPr>
        <w:t>Getränketrolley</w:t>
      </w:r>
      <w:proofErr w:type="spellEnd"/>
      <w:r>
        <w:rPr>
          <w:bCs/>
        </w:rPr>
        <w:t>) während des Fluges.</w:t>
      </w:r>
    </w:p>
    <w:p w14:paraId="063FAC90" w14:textId="5046B12C" w:rsidR="000C351A" w:rsidRDefault="000C351A" w:rsidP="000C351A">
      <w:r>
        <w:rPr>
          <w:bCs/>
        </w:rPr>
        <w:t>B</w:t>
      </w:r>
      <w:r>
        <w:t xml:space="preserve">is dahin habe ich </w:t>
      </w:r>
      <w:r w:rsidRPr="003A20C5">
        <w:rPr>
          <w:b/>
          <w:bCs/>
        </w:rPr>
        <w:t>wirtschaftlichen Zusammenhängen</w:t>
      </w:r>
      <w:r>
        <w:t xml:space="preserve"> noch </w:t>
      </w:r>
      <w:r w:rsidRPr="003A20C5">
        <w:rPr>
          <w:b/>
          <w:bCs/>
        </w:rPr>
        <w:t>nicht viel Wert</w:t>
      </w:r>
      <w:r>
        <w:t xml:space="preserve"> beigemessen. Ich habe im </w:t>
      </w:r>
      <w:r w:rsidRPr="00A27AE9">
        <w:rPr>
          <w:b/>
          <w:bCs/>
        </w:rPr>
        <w:t>Wirtschaftsbereich keine Perspektive</w:t>
      </w:r>
      <w:r>
        <w:t xml:space="preserve"> für mich gesehen und auch so wenig gemacht, was </w:t>
      </w:r>
      <w:r w:rsidRPr="003A20C5">
        <w:rPr>
          <w:b/>
          <w:bCs/>
        </w:rPr>
        <w:t>wissenschaftliches Arbeiten</w:t>
      </w:r>
      <w:r>
        <w:t xml:space="preserve"> anbelangt.</w:t>
      </w:r>
      <w:r>
        <w:br/>
      </w:r>
      <w:bookmarkStart w:id="6" w:name="_Hlk129723892"/>
      <w:r>
        <w:t xml:space="preserve">Mein </w:t>
      </w:r>
      <w:r w:rsidRPr="003A20C5">
        <w:rPr>
          <w:b/>
          <w:bCs/>
        </w:rPr>
        <w:t>Interesse</w:t>
      </w:r>
      <w:r>
        <w:t xml:space="preserve"> entstand erst durch verschiedene </w:t>
      </w:r>
      <w:r w:rsidRPr="002B5FE3">
        <w:rPr>
          <w:b/>
          <w:bCs/>
          <w:highlight w:val="yellow"/>
        </w:rPr>
        <w:t>Gespräche</w:t>
      </w:r>
      <w:r>
        <w:t xml:space="preserve"> mit einzelnen Geschäftsreisenden/ im Kundenkontakt in der</w:t>
      </w:r>
      <w:r w:rsidRPr="0026443F">
        <w:rPr>
          <w:b/>
          <w:bCs/>
        </w:rPr>
        <w:t xml:space="preserve"> Business </w:t>
      </w:r>
      <w:proofErr w:type="spellStart"/>
      <w:r w:rsidRPr="0026443F">
        <w:rPr>
          <w:b/>
          <w:bCs/>
        </w:rPr>
        <w:t>class</w:t>
      </w:r>
      <w:proofErr w:type="spellEnd"/>
      <w:r w:rsidRPr="0026443F">
        <w:rPr>
          <w:b/>
          <w:bCs/>
        </w:rPr>
        <w:t xml:space="preserve"> </w:t>
      </w:r>
      <w:r>
        <w:t xml:space="preserve">bei Lufthansa. </w:t>
      </w:r>
      <w:bookmarkStart w:id="7" w:name="_Hlk129723799"/>
      <w:commentRangeStart w:id="8"/>
      <w:r>
        <w:t xml:space="preserve">Durch die Gespräche erhielt ich </w:t>
      </w:r>
      <w:proofErr w:type="spellStart"/>
      <w:r w:rsidRPr="004D7220">
        <w:rPr>
          <w:b/>
          <w:bCs/>
        </w:rPr>
        <w:t>insights</w:t>
      </w:r>
      <w:proofErr w:type="spellEnd"/>
      <w:r>
        <w:t xml:space="preserve"> in das Leben und den Berufsalltag von Unternehmensberatern</w:t>
      </w:r>
      <w:bookmarkEnd w:id="7"/>
      <w:r>
        <w:t xml:space="preserve">. </w:t>
      </w:r>
      <w:bookmarkEnd w:id="6"/>
      <w:commentRangeEnd w:id="8"/>
      <w:r w:rsidR="00407D8B">
        <w:rPr>
          <w:rStyle w:val="CommentReference"/>
        </w:rPr>
        <w:commentReference w:id="8"/>
      </w:r>
      <w:r>
        <w:t xml:space="preserve">Dadurch konnte ich eine </w:t>
      </w:r>
      <w:r w:rsidRPr="0026443F">
        <w:rPr>
          <w:b/>
          <w:bCs/>
        </w:rPr>
        <w:t>180° Wende</w:t>
      </w:r>
      <w:r>
        <w:t xml:space="preserve"> vollziehen. Ich wollte -- wie sie -- </w:t>
      </w:r>
      <w:r>
        <w:rPr>
          <w:b/>
        </w:rPr>
        <w:t>etwas</w:t>
      </w:r>
      <w:r w:rsidRPr="0026443F">
        <w:rPr>
          <w:b/>
          <w:bCs/>
        </w:rPr>
        <w:t xml:space="preserve"> erreichen</w:t>
      </w:r>
      <w:r>
        <w:rPr>
          <w:b/>
          <w:bCs/>
        </w:rPr>
        <w:t xml:space="preserve"> </w:t>
      </w:r>
      <w:r>
        <w:rPr>
          <w:bCs/>
        </w:rPr>
        <w:t xml:space="preserve">und </w:t>
      </w:r>
      <w:r>
        <w:rPr>
          <w:b/>
          <w:bCs/>
        </w:rPr>
        <w:t xml:space="preserve">viel </w:t>
      </w:r>
      <w:r w:rsidRPr="0026443F">
        <w:rPr>
          <w:b/>
        </w:rPr>
        <w:t>mehr aus meinem Leben</w:t>
      </w:r>
      <w:r>
        <w:rPr>
          <w:bCs/>
        </w:rPr>
        <w:t xml:space="preserve"> machen</w:t>
      </w:r>
      <w:r>
        <w:t xml:space="preserve">. </w:t>
      </w:r>
    </w:p>
    <w:p w14:paraId="7387576A" w14:textId="18003D97" w:rsidR="00DD26AF" w:rsidDel="00407D8B" w:rsidRDefault="00DD26AF" w:rsidP="000C351A">
      <w:pPr>
        <w:rPr>
          <w:del w:id="9" w:author="jonas.stegh@pumpkincareers.com" w:date="2023-03-23T10:04:00Z"/>
        </w:rPr>
      </w:pPr>
      <w:del w:id="10" w:author="jonas.stegh@pumpkincareers.com" w:date="2023-03-23T10:04:00Z">
        <w:r w:rsidDel="00407D8B">
          <w:delText>Ein anderer prägender Berührungspunkt mit der Unternehmensberatung war auch in den coronabedingten Krisenjahren: 2020 bis 2021 habe ich am eigenen Leib erfahren, dass die beratende Unterstützung von Unternehmen maßgeblich über die Existenz von Arbeitsplätzen bestimmt.</w:delText>
        </w:r>
      </w:del>
    </w:p>
    <w:p w14:paraId="53CBD71E" w14:textId="4760F366" w:rsidR="000C351A" w:rsidRDefault="000C351A" w:rsidP="000C351A">
      <w:r w:rsidRPr="0004087D">
        <w:rPr>
          <w:b/>
          <w:bCs/>
        </w:rPr>
        <w:t>2022</w:t>
      </w:r>
      <w:r>
        <w:t xml:space="preserve"> </w:t>
      </w:r>
      <w:r w:rsidR="00DD26AF">
        <w:t xml:space="preserve">habe ich dann schließlich </w:t>
      </w:r>
      <w:r>
        <w:t xml:space="preserve">an der </w:t>
      </w:r>
      <w:r w:rsidRPr="0004087D">
        <w:rPr>
          <w:b/>
          <w:bCs/>
        </w:rPr>
        <w:t>Leopold-Franzens-Universität</w:t>
      </w:r>
      <w:r>
        <w:t xml:space="preserve"> in </w:t>
      </w:r>
      <w:r w:rsidRPr="0004087D">
        <w:rPr>
          <w:b/>
          <w:bCs/>
        </w:rPr>
        <w:t>Innsbruck</w:t>
      </w:r>
      <w:r>
        <w:t xml:space="preserve"> begonnen, </w:t>
      </w:r>
      <w:r w:rsidRPr="004A7236">
        <w:rPr>
          <w:b/>
          <w:bCs/>
          <w:highlight w:val="yellow"/>
        </w:rPr>
        <w:t>Wirtschaftswissenschaften</w:t>
      </w:r>
      <w:r>
        <w:t xml:space="preserve"> zu studieren. Die </w:t>
      </w:r>
      <w:r w:rsidRPr="0004087D">
        <w:rPr>
          <w:b/>
          <w:bCs/>
        </w:rPr>
        <w:t>ersten belegten Kurse</w:t>
      </w:r>
      <w:r>
        <w:t xml:space="preserve">, wie z.B. </w:t>
      </w:r>
      <w:r w:rsidR="00DD26AF">
        <w:t>Strategie und Marketing oder Wirtschaftsinformatik</w:t>
      </w:r>
      <w:r>
        <w:t xml:space="preserve">, haben mir </w:t>
      </w:r>
      <w:commentRangeStart w:id="11"/>
      <w:r>
        <w:t xml:space="preserve">sehr viel </w:t>
      </w:r>
      <w:r w:rsidRPr="0004087D">
        <w:rPr>
          <w:b/>
          <w:bCs/>
        </w:rPr>
        <w:t>Freude</w:t>
      </w:r>
      <w:r>
        <w:t xml:space="preserve"> bereitet </w:t>
      </w:r>
      <w:commentRangeEnd w:id="11"/>
      <w:r w:rsidR="00407D8B">
        <w:rPr>
          <w:rStyle w:val="CommentReference"/>
        </w:rPr>
        <w:commentReference w:id="11"/>
      </w:r>
      <w:r>
        <w:t>und meine Begeisterung für wirtschaftliche und komplexe Zusammenhänge weiter befeuert.</w:t>
      </w:r>
    </w:p>
    <w:p w14:paraId="390A2044" w14:textId="3EE48E9D" w:rsidR="000C351A" w:rsidRDefault="00DD26AF" w:rsidP="000C351A">
      <w:pPr>
        <w:pBdr>
          <w:bottom w:val="single" w:sz="4" w:space="1" w:color="auto"/>
        </w:pBdr>
      </w:pPr>
      <w:r>
        <w:t>All</w:t>
      </w:r>
      <w:r w:rsidR="000C351A">
        <w:t xml:space="preserve"> das sind dann auch wirklich die </w:t>
      </w:r>
      <w:r w:rsidR="000C351A">
        <w:rPr>
          <w:b/>
        </w:rPr>
        <w:t>Gründe</w:t>
      </w:r>
      <w:r w:rsidR="000C351A">
        <w:t xml:space="preserve">, die mich heute und hier in das Gespräch geführt haben. Ich wusste praktisch eine Zeit lang gar nichts was ich mit mir anfangen soll und hab mich dann immer und immer mehr in diese </w:t>
      </w:r>
      <w:r w:rsidR="000C351A" w:rsidRPr="005B2E08">
        <w:rPr>
          <w:b/>
          <w:bCs/>
        </w:rPr>
        <w:t>Richtung</w:t>
      </w:r>
      <w:r w:rsidR="000C351A">
        <w:t xml:space="preserve"> entwickelt. Erst habe ich meine </w:t>
      </w:r>
      <w:r w:rsidR="000C351A" w:rsidRPr="005B2E08">
        <w:rPr>
          <w:b/>
          <w:bCs/>
        </w:rPr>
        <w:t>Leistungsbereitschaft</w:t>
      </w:r>
      <w:r w:rsidR="000C351A">
        <w:t xml:space="preserve"> für mich </w:t>
      </w:r>
      <w:r w:rsidR="000C351A">
        <w:lastRenderedPageBreak/>
        <w:t xml:space="preserve">entdeckt und auch beibehalten, dass ich </w:t>
      </w:r>
      <w:r w:rsidR="000C351A" w:rsidRPr="005B2E08">
        <w:rPr>
          <w:b/>
          <w:bCs/>
        </w:rPr>
        <w:t>mehr aus meinem Leben</w:t>
      </w:r>
      <w:r w:rsidR="000C351A">
        <w:t xml:space="preserve"> machen will. Und als ich eben die </w:t>
      </w:r>
      <w:r w:rsidR="000C351A" w:rsidRPr="005B2E08">
        <w:rPr>
          <w:b/>
          <w:bCs/>
        </w:rPr>
        <w:t>Relevanz</w:t>
      </w:r>
      <w:r w:rsidR="000C351A">
        <w:t xml:space="preserve"> der Unternehmensberatung erkannt habe, hab‘ ich gesehen, dass dieser Bereich der richtige für mich ist</w:t>
      </w:r>
      <w:r w:rsidR="000C351A" w:rsidRPr="003C17FB">
        <w:t>.</w:t>
      </w:r>
      <w:r w:rsidR="000C351A" w:rsidRPr="003C17FB">
        <w:rPr>
          <w:bCs/>
        </w:rPr>
        <w:t xml:space="preserve"> So wie ich die Branche bislang kennengelernt habe, könnte ich </w:t>
      </w:r>
      <w:r w:rsidR="000C351A">
        <w:rPr>
          <w:bCs/>
        </w:rPr>
        <w:t>meine</w:t>
      </w:r>
      <w:r w:rsidR="000C351A" w:rsidRPr="003C17FB">
        <w:rPr>
          <w:bCs/>
        </w:rPr>
        <w:t xml:space="preserve"> </w:t>
      </w:r>
      <w:r w:rsidR="000C351A" w:rsidRPr="003C17FB">
        <w:rPr>
          <w:b/>
        </w:rPr>
        <w:t>Fähigkeiten</w:t>
      </w:r>
      <w:r w:rsidR="000C351A" w:rsidRPr="003C17FB">
        <w:rPr>
          <w:bCs/>
        </w:rPr>
        <w:t xml:space="preserve"> wirklich idealerweise in diesem Umfeld demonstrieren</w:t>
      </w:r>
      <w:r w:rsidR="000C351A">
        <w:rPr>
          <w:bCs/>
        </w:rPr>
        <w:t>.</w:t>
      </w:r>
      <w:r w:rsidR="000C351A">
        <w:t xml:space="preserve"> Und da sind Sie als XY der </w:t>
      </w:r>
      <w:r w:rsidR="000C351A" w:rsidRPr="003C17FB">
        <w:rPr>
          <w:b/>
          <w:bCs/>
        </w:rPr>
        <w:t>absolut beste Partner</w:t>
      </w:r>
      <w:r w:rsidR="000C351A">
        <w:t>, um auch weiter die nächsten Schritte zu machen.</w:t>
      </w:r>
    </w:p>
    <w:p w14:paraId="2E0AB5D6" w14:textId="77777777" w:rsidR="00535768" w:rsidRDefault="00535768"/>
    <w:sectPr w:rsidR="0053576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onas.stegh@pumpkincareers.com" w:date="2023-03-23T10:02:00Z" w:initials="j">
    <w:p w14:paraId="6B653BB0" w14:textId="77777777" w:rsidR="00407D8B" w:rsidRDefault="00407D8B" w:rsidP="001B2440">
      <w:pPr>
        <w:pStyle w:val="CommentText"/>
      </w:pPr>
      <w:r>
        <w:rPr>
          <w:rStyle w:val="CommentReference"/>
        </w:rPr>
        <w:annotationRef/>
      </w:r>
      <w:r>
        <w:t>Unterschied?</w:t>
      </w:r>
    </w:p>
  </w:comment>
  <w:comment w:id="8" w:author="jonas.stegh@pumpkincareers.com" w:date="2023-03-23T10:04:00Z" w:initials="j">
    <w:p w14:paraId="7C4408D3" w14:textId="77777777" w:rsidR="00407D8B" w:rsidRDefault="00407D8B" w:rsidP="00012AF0">
      <w:pPr>
        <w:pStyle w:val="CommentText"/>
      </w:pPr>
      <w:r>
        <w:rPr>
          <w:rStyle w:val="CommentReference"/>
        </w:rPr>
        <w:annotationRef/>
      </w:r>
      <w:r>
        <w:t>Lieber Story</w:t>
      </w:r>
    </w:p>
  </w:comment>
  <w:comment w:id="11" w:author="jonas.stegh@pumpkincareers.com" w:date="2023-03-23T10:04:00Z" w:initials="j">
    <w:p w14:paraId="10A60AE5" w14:textId="77777777" w:rsidR="00407D8B" w:rsidRDefault="00407D8B" w:rsidP="00FD11CD">
      <w:pPr>
        <w:pStyle w:val="CommentText"/>
      </w:pPr>
      <w:r>
        <w:rPr>
          <w:rStyle w:val="CommentReference"/>
        </w:rPr>
        <w:annotationRef/>
      </w:r>
      <w:r>
        <w:t>Was?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653BB0" w15:done="0"/>
  <w15:commentEx w15:paraId="7C4408D3" w15:done="0"/>
  <w15:commentEx w15:paraId="10A60A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A24A" w16cex:dateUtc="2023-03-23T09:02:00Z"/>
  <w16cex:commentExtensible w16cex:durableId="27C6A296" w16cex:dateUtc="2023-03-23T09:04:00Z"/>
  <w16cex:commentExtensible w16cex:durableId="27C6A2B5" w16cex:dateUtc="2023-03-23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653BB0" w16cid:durableId="27C6A24A"/>
  <w16cid:commentId w16cid:paraId="7C4408D3" w16cid:durableId="27C6A296"/>
  <w16cid:commentId w16cid:paraId="10A60AE5" w16cid:durableId="27C6A2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C351A"/>
    <w:rsid w:val="000C351A"/>
    <w:rsid w:val="00407D8B"/>
    <w:rsid w:val="00535768"/>
    <w:rsid w:val="00B917D3"/>
    <w:rsid w:val="00DD26AF"/>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3C"/>
  <w15:chartTrackingRefBased/>
  <w15:docId w15:val="{5A90C409-6407-4C07-8ACC-7D94DC1A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5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07D8B"/>
    <w:pPr>
      <w:spacing w:after="0" w:line="240" w:lineRule="auto"/>
    </w:pPr>
  </w:style>
  <w:style w:type="character" w:styleId="CommentReference">
    <w:name w:val="annotation reference"/>
    <w:basedOn w:val="DefaultParagraphFont"/>
    <w:uiPriority w:val="99"/>
    <w:semiHidden/>
    <w:unhideWhenUsed/>
    <w:rsid w:val="00407D8B"/>
    <w:rPr>
      <w:sz w:val="16"/>
      <w:szCs w:val="16"/>
    </w:rPr>
  </w:style>
  <w:style w:type="paragraph" w:styleId="CommentText">
    <w:name w:val="annotation text"/>
    <w:basedOn w:val="Normal"/>
    <w:link w:val="CommentTextChar"/>
    <w:uiPriority w:val="99"/>
    <w:unhideWhenUsed/>
    <w:rsid w:val="00407D8B"/>
    <w:pPr>
      <w:spacing w:line="240" w:lineRule="auto"/>
    </w:pPr>
    <w:rPr>
      <w:sz w:val="20"/>
      <w:szCs w:val="20"/>
    </w:rPr>
  </w:style>
  <w:style w:type="character" w:customStyle="1" w:styleId="CommentTextChar">
    <w:name w:val="Comment Text Char"/>
    <w:basedOn w:val="DefaultParagraphFont"/>
    <w:link w:val="CommentText"/>
    <w:uiPriority w:val="99"/>
    <w:rsid w:val="00407D8B"/>
    <w:rPr>
      <w:sz w:val="20"/>
      <w:szCs w:val="20"/>
    </w:rPr>
  </w:style>
  <w:style w:type="paragraph" w:styleId="CommentSubject">
    <w:name w:val="annotation subject"/>
    <w:basedOn w:val="CommentText"/>
    <w:next w:val="CommentText"/>
    <w:link w:val="CommentSubjectChar"/>
    <w:uiPriority w:val="99"/>
    <w:semiHidden/>
    <w:unhideWhenUsed/>
    <w:rsid w:val="00407D8B"/>
    <w:rPr>
      <w:b/>
      <w:bCs/>
    </w:rPr>
  </w:style>
  <w:style w:type="character" w:customStyle="1" w:styleId="CommentSubjectChar">
    <w:name w:val="Comment Subject Char"/>
    <w:basedOn w:val="CommentTextChar"/>
    <w:link w:val="CommentSubject"/>
    <w:uiPriority w:val="99"/>
    <w:semiHidden/>
    <w:rsid w:val="00407D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Nagele</dc:creator>
  <cp:keywords/>
  <dc:description/>
  <cp:lastModifiedBy>jonas.stegh@pumpkincareers.com</cp:lastModifiedBy>
  <cp:revision>3</cp:revision>
  <dcterms:created xsi:type="dcterms:W3CDTF">2023-03-22T20:37:00Z</dcterms:created>
  <dcterms:modified xsi:type="dcterms:W3CDTF">2023-03-23T09:12:00Z</dcterms:modified>
</cp:coreProperties>
</file>