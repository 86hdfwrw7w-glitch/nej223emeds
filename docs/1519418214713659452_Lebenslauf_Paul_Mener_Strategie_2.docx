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425"/>
        <w:gridCol w:w="425"/>
        <w:gridCol w:w="425"/>
        <w:gridCol w:w="3119"/>
        <w:tblGridChange w:id="0">
          <w:tblGrid>
            <w:gridCol w:w="1985"/>
            <w:gridCol w:w="3538"/>
            <w:gridCol w:w="147"/>
            <w:gridCol w:w="284"/>
            <w:gridCol w:w="142"/>
            <w:gridCol w:w="425"/>
            <w:gridCol w:w="425"/>
            <w:gridCol w:w="425"/>
            <w:gridCol w:w="3119"/>
          </w:tblGrid>
        </w:tblGridChange>
      </w:tblGrid>
      <w:tr w:rsidR="002508C2" w:rsidRPr="005E2FD3" w14:paraId="5DF08F9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22A5AF6" w14:textId="3EEE266C" w:rsidR="008050E4" w:rsidRPr="005E2FD3" w:rsidRDefault="00E83192" w:rsidP="00564C76">
            <w:pPr>
              <w:jc w:val="center"/>
              <w:rPr>
                <w:rFonts w:ascii="Times New Roman" w:hAnsi="Times New Roman" w:cs="Times New Roman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Paul Me</w:t>
            </w:r>
            <w:r w:rsidR="002A4631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ß</w:t>
            </w:r>
            <w:r w:rsidRPr="005E2FD3">
              <w:rPr>
                <w:rFonts w:ascii="Times New Roman" w:hAnsi="Times New Roman" w:cs="Times New Roman"/>
                <w:b/>
                <w:smallCaps/>
                <w:sz w:val="48"/>
                <w:szCs w:val="32"/>
              </w:rPr>
              <w:t>ner</w:t>
            </w:r>
            <w:r w:rsidR="008050E4" w:rsidRPr="005E2FD3">
              <w:rPr>
                <w:rFonts w:ascii="Times New Roman" w:hAnsi="Times New Roman" w:cs="Times New Roman"/>
                <w:sz w:val="44"/>
                <w:szCs w:val="64"/>
              </w:rPr>
              <w:br/>
            </w:r>
            <w:r w:rsidRPr="005E2FD3">
              <w:rPr>
                <w:rFonts w:ascii="Times New Roman" w:hAnsi="Times New Roman" w:cs="Times New Roman"/>
                <w:sz w:val="20"/>
              </w:rPr>
              <w:t>Tutzinger Straße 9a</w:t>
            </w:r>
            <w:r w:rsidR="00853438" w:rsidRPr="005E2FD3">
              <w:rPr>
                <w:rFonts w:ascii="Times New Roman" w:hAnsi="Times New Roman" w:cs="Times New Roman"/>
                <w:sz w:val="20"/>
              </w:rPr>
              <w:t xml:space="preserve">, </w:t>
            </w:r>
            <w:r w:rsidRPr="005E2FD3">
              <w:rPr>
                <w:rFonts w:ascii="Times New Roman" w:hAnsi="Times New Roman" w:cs="Times New Roman"/>
                <w:sz w:val="20"/>
              </w:rPr>
              <w:t xml:space="preserve">82327 </w:t>
            </w:r>
            <w:r w:rsidR="000F2DF9">
              <w:rPr>
                <w:rFonts w:ascii="Times New Roman" w:hAnsi="Times New Roman" w:cs="Times New Roman"/>
                <w:sz w:val="20"/>
              </w:rPr>
              <w:t>Tutzing</w:t>
            </w:r>
            <w:r w:rsidR="00C80FB9" w:rsidRPr="005E2FD3">
              <w:rPr>
                <w:rFonts w:ascii="Times New Roman" w:hAnsi="Times New Roman" w:cs="Times New Roman"/>
              </w:rPr>
              <w:t xml:space="preserve"> |</w:t>
            </w:r>
            <w:r w:rsidR="00E9647F">
              <w:rPr>
                <w:rFonts w:ascii="Times New Roman" w:hAnsi="Times New Roman" w:cs="Times New Roman"/>
              </w:rPr>
              <w:t xml:space="preserve"> 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+4</w:t>
            </w:r>
            <w:r w:rsidR="0091331D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9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176 41991336</w:t>
            </w:r>
            <w:r w:rsidR="00AB016A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messner.paul@</w:t>
            </w:r>
            <w:r w:rsidR="000D168C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yahoo.com</w:t>
            </w:r>
            <w:r w:rsidR="002B2091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| </w:t>
            </w:r>
            <w:r w:rsidR="00E9647F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geb. </w:t>
            </w:r>
            <w:r w:rsidR="00F401F2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 xml:space="preserve">am </w:t>
            </w:r>
            <w:r w:rsidRPr="005E2FD3">
              <w:rPr>
                <w:rFonts w:ascii="Times New Roman" w:hAnsi="Times New Roman" w:cs="Times New Roman"/>
                <w:color w:val="000000"/>
                <w:sz w:val="20"/>
                <w:lang w:val="de-AT"/>
              </w:rPr>
              <w:t>04.08.2004 in Starnberg</w:t>
            </w:r>
          </w:p>
        </w:tc>
      </w:tr>
      <w:tr w:rsidR="002508C2" w:rsidRPr="005E2FD3" w14:paraId="0FCADE56" w14:textId="77777777" w:rsidTr="0054180B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E2FD3" w:rsidRDefault="006E2C9C" w:rsidP="005E2FD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7192B" w:rsidRPr="005E2FD3" w14:paraId="078A980F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2" w:author="David Döbele" w:date="2026-06-24T21:04:00Z" w16du:dateUtc="2026-06-24T19:04:00Z">
            <w:trPr>
              <w:trHeight w:val="340"/>
            </w:trPr>
          </w:trPrChange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  <w:tcPrChange w:id="3" w:author="David Döbele" w:date="2026-06-24T21:04:00Z" w16du:dateUtc="2026-06-24T19:04:00Z">
              <w:tcPr>
                <w:tcW w:w="7371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0055EA0" w14:textId="1D561FDA" w:rsidR="00C7192B" w:rsidRPr="005E2FD3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Universität zu Köln</w:t>
            </w:r>
          </w:p>
        </w:tc>
        <w:tc>
          <w:tcPr>
            <w:tcW w:w="3119" w:type="dxa"/>
            <w:tcBorders>
              <w:top w:val="single" w:sz="4" w:space="0" w:color="auto"/>
            </w:tcBorders>
            <w:vAlign w:val="bottom"/>
            <w:tcPrChange w:id="4" w:author="David Döbele" w:date="2026-06-24T21:04:00Z" w16du:dateUtc="2026-06-24T19:04:00Z">
              <w:tcPr>
                <w:tcW w:w="3119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690BDF83" w14:textId="07ACC208" w:rsidR="00C7192B" w:rsidRPr="005E2FD3" w:rsidRDefault="00C7192B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Köln</w:t>
            </w:r>
          </w:p>
        </w:tc>
      </w:tr>
      <w:tr w:rsidR="00C7192B" w:rsidRPr="00C9300F" w14:paraId="2CC644CF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5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20"/>
          <w:trPrChange w:id="6" w:author="David Döbele" w:date="2026-06-24T21:04:00Z" w16du:dateUtc="2026-06-24T19:04:00Z">
            <w:trPr>
              <w:trHeight w:val="20"/>
            </w:trPr>
          </w:trPrChange>
        </w:trPr>
        <w:tc>
          <w:tcPr>
            <w:tcW w:w="7371" w:type="dxa"/>
            <w:gridSpan w:val="8"/>
            <w:vAlign w:val="bottom"/>
            <w:tcPrChange w:id="7" w:author="David Döbele" w:date="2026-06-24T21:04:00Z" w16du:dateUtc="2026-06-24T19:04:00Z">
              <w:tcPr>
                <w:tcW w:w="7371" w:type="dxa"/>
                <w:gridSpan w:val="8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624A9B7" w14:textId="525C71CA" w:rsidR="00C7192B" w:rsidRPr="00C7192B" w:rsidRDefault="00C7192B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en-US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M.S. in International M</w:t>
            </w:r>
            <w:r w:rsidR="00C9300F"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a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nagement (</w:t>
            </w:r>
            <w:del w:id="8" w:author="David Döbele" w:date="2026-06-24T21:05:00Z" w16du:dateUtc="2026-06-24T19:05:00Z">
              <w:r w:rsidRPr="00C9300F" w:rsidDel="00CC47A3">
                <w:rPr>
                  <w:rFonts w:ascii="Times New Roman" w:hAnsi="Times New Roman" w:cs="Times New Roman"/>
                  <w:i/>
                  <w:iCs/>
                  <w:sz w:val="18"/>
                  <w:lang w:val="en-US"/>
                </w:rPr>
                <w:delText>C</w:delText>
              </w:r>
              <w:r w:rsidR="00C9300F" w:rsidRPr="00C9300F" w:rsidDel="00CC47A3">
                <w:rPr>
                  <w:rFonts w:ascii="Times New Roman" w:hAnsi="Times New Roman" w:cs="Times New Roman"/>
                  <w:i/>
                  <w:iCs/>
                  <w:sz w:val="18"/>
                  <w:lang w:val="en-US"/>
                </w:rPr>
                <w:delText>ems</w:delText>
              </w:r>
            </w:del>
            <w:ins w:id="9" w:author="David Döbele" w:date="2026-06-24T21:05:00Z" w16du:dateUtc="2026-06-24T19:05:00Z">
              <w:r w:rsidR="00CC47A3">
                <w:rPr>
                  <w:rFonts w:ascii="Times New Roman" w:hAnsi="Times New Roman" w:cs="Times New Roman"/>
                  <w:i/>
                  <w:iCs/>
                  <w:sz w:val="18"/>
                  <w:lang w:val="en-US"/>
                </w:rPr>
                <w:t>CEMS</w:t>
              </w:r>
            </w:ins>
            <w:r w:rsidR="0054180B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-</w:t>
            </w:r>
            <w:r w:rsidR="0054180B">
              <w:rPr>
                <w:rFonts w:ascii="Times New Roman" w:hAnsi="Times New Roman" w:cs="Times New Roman"/>
                <w:sz w:val="18"/>
                <w:lang w:val="en-US"/>
              </w:rPr>
              <w:t>Master</w:t>
            </w:r>
            <w:r w:rsidRPr="00C9300F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)</w:t>
            </w:r>
          </w:p>
        </w:tc>
        <w:tc>
          <w:tcPr>
            <w:tcW w:w="3119" w:type="dxa"/>
            <w:vAlign w:val="bottom"/>
            <w:tcPrChange w:id="10" w:author="David Döbele" w:date="2026-06-24T21:04:00Z" w16du:dateUtc="2026-06-24T19:04:00Z">
              <w:tcPr>
                <w:tcW w:w="3119" w:type="dxa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078FA554" w14:textId="4B279F37" w:rsidR="00C7192B" w:rsidRPr="00C9300F" w:rsidRDefault="00C7192B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C9300F">
              <w:rPr>
                <w:rFonts w:ascii="Times New Roman" w:hAnsi="Times New Roman" w:cs="Times New Roman"/>
                <w:i/>
                <w:iCs/>
                <w:sz w:val="18"/>
              </w:rPr>
              <w:t>10/2026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C9300F">
              <w:rPr>
                <w:rFonts w:ascii="Times New Roman" w:hAnsi="Times New Roman" w:cs="Times New Roman"/>
                <w:i/>
                <w:iCs/>
                <w:sz w:val="18"/>
              </w:rPr>
              <w:t>10/2028</w:t>
            </w:r>
          </w:p>
        </w:tc>
      </w:tr>
      <w:tr w:rsidR="00D1492F" w:rsidRPr="005E2FD3" w14:paraId="7D1DEBF7" w14:textId="77777777" w:rsidTr="00A93D05">
        <w:tblPrEx>
          <w:tblW w:w="10490" w:type="dxa"/>
          <w:tblInd w:w="-70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1" w:author="David Döbele" w:date="2026-06-24T21:04:00Z" w16du:dateUtc="2026-06-24T19:04:00Z">
            <w:tblPrEx>
              <w:tblW w:w="10490" w:type="dxa"/>
              <w:tblInd w:w="-70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2" w:author="David Döbele" w:date="2026-06-24T21:04:00Z" w16du:dateUtc="2026-06-24T19:04:00Z">
            <w:trPr>
              <w:trHeight w:val="340"/>
            </w:trPr>
          </w:trPrChange>
        </w:trPr>
        <w:tc>
          <w:tcPr>
            <w:tcW w:w="7371" w:type="dxa"/>
            <w:gridSpan w:val="8"/>
            <w:vAlign w:val="bottom"/>
            <w:tcPrChange w:id="13" w:author="David Döbele" w:date="2026-06-24T21:04:00Z" w16du:dateUtc="2026-06-24T19:04:00Z">
              <w:tcPr>
                <w:tcW w:w="7371" w:type="dxa"/>
                <w:gridSpan w:val="8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4CD94D9E" w:rsidR="00D1492F" w:rsidRPr="005E2FD3" w:rsidRDefault="00E83192" w:rsidP="005E2FD3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Duale Hochschule Baden Württemberg</w:t>
            </w:r>
          </w:p>
        </w:tc>
        <w:tc>
          <w:tcPr>
            <w:tcW w:w="3119" w:type="dxa"/>
            <w:vAlign w:val="bottom"/>
            <w:tcPrChange w:id="14" w:author="David Döbele" w:date="2026-06-24T21:04:00Z" w16du:dateUtc="2026-06-24T19:04:00Z">
              <w:tcPr>
                <w:tcW w:w="3119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28380468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Cs/>
                <w:sz w:val="18"/>
                <w:szCs w:val="18"/>
              </w:rPr>
              <w:t>Ravensburg</w:t>
            </w:r>
          </w:p>
        </w:tc>
      </w:tr>
      <w:tr w:rsidR="00D1492F" w:rsidRPr="005E2FD3" w14:paraId="61E5D482" w14:textId="77777777" w:rsidTr="00564C76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06657F79" w:rsidR="00D1492F" w:rsidRPr="005E2FD3" w:rsidRDefault="00D1492F" w:rsidP="005E2FD3">
            <w:pPr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B.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A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. in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Banking and Finance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(</w:t>
            </w:r>
            <w:r w:rsidR="001F3944">
              <w:rPr>
                <w:rFonts w:ascii="Times New Roman" w:hAnsi="Times New Roman" w:cs="Times New Roman"/>
                <w:i/>
                <w:iCs/>
                <w:sz w:val="18"/>
              </w:rPr>
              <w:t>Notens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chnitt: 1,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  <w:r w:rsidR="006D7D4B">
              <w:rPr>
                <w:rFonts w:ascii="Times New Roman" w:hAnsi="Times New Roman" w:cs="Times New Roman"/>
                <w:i/>
                <w:iCs/>
                <w:sz w:val="18"/>
              </w:rPr>
              <w:t xml:space="preserve">; </w:t>
            </w:r>
            <w:r w:rsidR="0071470B">
              <w:rPr>
                <w:rFonts w:ascii="Times New Roman" w:hAnsi="Times New Roman" w:cs="Times New Roman"/>
                <w:i/>
                <w:iCs/>
                <w:sz w:val="18"/>
              </w:rPr>
              <w:t>Jahrgangsbester</w:t>
            </w:r>
            <w:r w:rsidR="00B17D95" w:rsidRPr="005E2FD3">
              <w:rPr>
                <w:rFonts w:ascii="Times New Roman" w:hAnsi="Times New Roman" w:cs="Times New Roman"/>
                <w:i/>
                <w:iCs/>
                <w:sz w:val="18"/>
              </w:rPr>
              <w:t>)</w:t>
            </w:r>
          </w:p>
        </w:tc>
        <w:tc>
          <w:tcPr>
            <w:tcW w:w="4967" w:type="dxa"/>
            <w:gridSpan w:val="7"/>
            <w:vAlign w:val="bottom"/>
          </w:tcPr>
          <w:p w14:paraId="419A9228" w14:textId="1C9DCB9F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09/2022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54180B" w:rsidRPr="005E2FD3">
              <w:rPr>
                <w:rFonts w:ascii="Times New Roman" w:hAnsi="Times New Roman" w:cs="Times New Roman"/>
                <w:i/>
                <w:iCs/>
                <w:sz w:val="18"/>
              </w:rPr>
              <w:t>–</w:t>
            </w:r>
            <w:r w:rsidR="0054180B">
              <w:rPr>
                <w:rFonts w:ascii="Times New Roman" w:hAnsi="Times New Roman" w:cs="Times New Roman"/>
                <w:i/>
                <w:iCs/>
                <w:sz w:val="18"/>
              </w:rPr>
              <w:t xml:space="preserve"> </w:t>
            </w:r>
            <w:r w:rsidR="008769EB">
              <w:rPr>
                <w:rFonts w:ascii="Times New Roman" w:hAnsi="Times New Roman" w:cs="Times New Roman"/>
                <w:i/>
                <w:iCs/>
                <w:sz w:val="18"/>
              </w:rPr>
              <w:t>1</w:t>
            </w:r>
            <w:r w:rsidR="00B01AA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1D2E43">
              <w:rPr>
                <w:rFonts w:ascii="Times New Roman" w:hAnsi="Times New Roman" w:cs="Times New Roman"/>
                <w:i/>
                <w:iCs/>
                <w:sz w:val="18"/>
              </w:rPr>
              <w:t>/2025</w:t>
            </w:r>
          </w:p>
        </w:tc>
      </w:tr>
      <w:tr w:rsidR="00D5280E" w:rsidRPr="005E2FD3" w14:paraId="7EABE9F1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A71E6B0" w14:textId="25CAED22" w:rsidR="00396031" w:rsidRPr="0064414E" w:rsidRDefault="00C80FB9" w:rsidP="0064414E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Tutor für Wirtschaftsmathematik und für Statistik</w:t>
            </w:r>
          </w:p>
        </w:tc>
      </w:tr>
      <w:tr w:rsidR="00D5280E" w:rsidRPr="00CD6831" w14:paraId="013361E1" w14:textId="77777777" w:rsidTr="00C80FB9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5A9CB9C7" w:rsidR="00D1492F" w:rsidRPr="005E2FD3" w:rsidRDefault="00E83192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Universidad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Latinamericano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de </w:t>
            </w:r>
            <w:proofErr w:type="spellStart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>Cienca</w:t>
            </w:r>
            <w:proofErr w:type="spellEnd"/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  <w:lang w:val="it-IT"/>
              </w:rPr>
              <w:t xml:space="preserve"> y Tecnologia (ULACIT)</w:t>
            </w:r>
          </w:p>
        </w:tc>
        <w:tc>
          <w:tcPr>
            <w:tcW w:w="3544" w:type="dxa"/>
            <w:gridSpan w:val="2"/>
            <w:vAlign w:val="bottom"/>
          </w:tcPr>
          <w:p w14:paraId="63D86F51" w14:textId="54491534" w:rsidR="00D1492F" w:rsidRPr="00CD6831" w:rsidRDefault="00E83192" w:rsidP="005E2FD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San Jos</w:t>
            </w:r>
            <w:r w:rsidR="00CD6831" w:rsidRPr="00CD6831">
              <w:rPr>
                <w:rFonts w:ascii="Times New Roman" w:eastAsia="Calibri" w:hAnsi="Times New Roman" w:cs="Times New Roman"/>
                <w:b/>
                <w:bCs/>
                <w:color w:val="000000"/>
                <w:sz w:val="18"/>
                <w:szCs w:val="18"/>
              </w:rPr>
              <w:t>é</w:t>
            </w:r>
            <w:r w:rsidRPr="00CD683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Costa Rica</w:t>
            </w:r>
          </w:p>
        </w:tc>
      </w:tr>
      <w:tr w:rsidR="00D5280E" w:rsidRPr="005E2FD3" w14:paraId="62632213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5F71027E" w14:textId="08DD0141" w:rsidR="00D1492F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Auslandssemester an der Fakultät für Betriebswirtschaftslehre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(Notenschnitt: 1,0)</w:t>
            </w:r>
          </w:p>
        </w:tc>
        <w:tc>
          <w:tcPr>
            <w:tcW w:w="3119" w:type="dxa"/>
            <w:vAlign w:val="bottom"/>
          </w:tcPr>
          <w:p w14:paraId="51FC9814" w14:textId="15B22030" w:rsidR="00D1492F" w:rsidRPr="005E2FD3" w:rsidRDefault="00E83192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01/2025 – 05/2025</w:t>
            </w:r>
          </w:p>
        </w:tc>
      </w:tr>
      <w:tr w:rsidR="00D5280E" w:rsidRPr="005E2FD3" w14:paraId="4D68BFE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4BF63E9" w14:textId="6EB29D3F" w:rsidR="0091331D" w:rsidRPr="005E2FD3" w:rsidRDefault="00E83192" w:rsidP="005E2FD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Teilnahme an einer Exkursion zur Botschaft der Vereinigten Arabischen Emirate in San José mit Fokus auf internationale Handels- und Exportfinanzierungen, Handelsabkommen sowie wirtschaftliche Beziehungen zwischen CR und den VAE</w:t>
            </w:r>
          </w:p>
        </w:tc>
      </w:tr>
      <w:tr w:rsidR="00D5280E" w:rsidRPr="005E2FD3" w14:paraId="1C51E2FF" w14:textId="77777777" w:rsidTr="00C80FB9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142BC1AF" w:rsidR="00665BF3" w:rsidRPr="005E2FD3" w:rsidRDefault="00C80FB9" w:rsidP="005E2FD3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Gymnasium</w:t>
            </w:r>
            <w:r w:rsidR="00843B5C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  <w:r w:rsidR="00E83192"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Tutzing</w:t>
            </w:r>
          </w:p>
        </w:tc>
        <w:tc>
          <w:tcPr>
            <w:tcW w:w="4820" w:type="dxa"/>
            <w:gridSpan w:val="6"/>
            <w:vAlign w:val="bottom"/>
          </w:tcPr>
          <w:p w14:paraId="2FCB10D7" w14:textId="4A117BC7" w:rsidR="00665BF3" w:rsidRPr="005E2FD3" w:rsidRDefault="00E83192" w:rsidP="005E2FD3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Tutzing</w:t>
            </w:r>
          </w:p>
        </w:tc>
      </w:tr>
      <w:tr w:rsidR="0091331D" w:rsidRPr="005E2FD3" w14:paraId="312B82BC" w14:textId="77777777" w:rsidTr="00564C76">
        <w:trPr>
          <w:trHeight w:val="20"/>
        </w:trPr>
        <w:tc>
          <w:tcPr>
            <w:tcW w:w="5670" w:type="dxa"/>
            <w:gridSpan w:val="3"/>
            <w:vAlign w:val="bottom"/>
          </w:tcPr>
          <w:p w14:paraId="1CEE182B" w14:textId="255467F1" w:rsidR="0091331D" w:rsidRPr="005E2FD3" w:rsidRDefault="0091331D" w:rsidP="005E2FD3">
            <w:pP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Allgemeine Hochschulreife (Not</w:t>
            </w:r>
            <w:r w:rsidR="001A31CA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enschnitt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: 1,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3)</w:t>
            </w:r>
          </w:p>
        </w:tc>
        <w:tc>
          <w:tcPr>
            <w:tcW w:w="4820" w:type="dxa"/>
            <w:gridSpan w:val="6"/>
            <w:vAlign w:val="bottom"/>
          </w:tcPr>
          <w:p w14:paraId="7521EA6E" w14:textId="0855426D" w:rsidR="0091331D" w:rsidRPr="005E2FD3" w:rsidRDefault="0091331D" w:rsidP="005E2FD3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>09/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20</w:t>
            </w:r>
            <w:r w:rsidR="00564C76">
              <w:rPr>
                <w:rFonts w:ascii="Times New Roman" w:hAnsi="Times New Roman" w:cs="Times New Roman"/>
                <w:i/>
                <w:iCs/>
                <w:sz w:val="18"/>
              </w:rPr>
              <w:t>14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</w:rPr>
              <w:t xml:space="preserve"> – 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0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6</w:t>
            </w:r>
            <w:r w:rsidR="00E83192" w:rsidRPr="005E2FD3">
              <w:rPr>
                <w:rFonts w:ascii="Times New Roman" w:hAnsi="Times New Roman" w:cs="Times New Roman"/>
                <w:i/>
                <w:iCs/>
                <w:sz w:val="18"/>
              </w:rPr>
              <w:t>/202</w:t>
            </w:r>
            <w:r w:rsidR="00F06853">
              <w:rPr>
                <w:rFonts w:ascii="Times New Roman" w:hAnsi="Times New Roman" w:cs="Times New Roman"/>
                <w:i/>
                <w:iCs/>
                <w:sz w:val="18"/>
              </w:rPr>
              <w:t>2</w:t>
            </w:r>
          </w:p>
        </w:tc>
      </w:tr>
      <w:tr w:rsidR="00D5280E" w:rsidRPr="005E2FD3" w14:paraId="69F47C1D" w14:textId="77777777" w:rsidTr="00771A32">
        <w:trPr>
          <w:trHeight w:val="20"/>
        </w:trPr>
        <w:tc>
          <w:tcPr>
            <w:tcW w:w="10490" w:type="dxa"/>
            <w:gridSpan w:val="9"/>
            <w:vAlign w:val="bottom"/>
          </w:tcPr>
          <w:p w14:paraId="23575F6C" w14:textId="5DFF3CA1" w:rsidR="00D5280E" w:rsidRPr="006E6C65" w:rsidRDefault="00E83192" w:rsidP="00564C7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Mitglied des Planungskomitees für die Abschlussfeier mit über 300 Gästen – verantwortlich für die Gründung </w:t>
            </w:r>
            <w:r w:rsidRPr="006E6C65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einer GbR zur rechtlichen Abwicklung, Organisation von Sicherheit, Genehmigungen, Budgetkoordination und Logistik</w:t>
            </w:r>
          </w:p>
        </w:tc>
      </w:tr>
      <w:tr w:rsidR="00D5280E" w:rsidRPr="005E2FD3" w14:paraId="3A2665B3" w14:textId="77777777" w:rsidTr="00771A32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5E2FD3" w:rsidRDefault="006E2C9C" w:rsidP="005E2FD3">
            <w:pPr>
              <w:pStyle w:val="BERSCHRIFT"/>
              <w:jc w:val="center"/>
              <w:rPr>
                <w:rFonts w:ascii="Times New Roman" w:hAnsi="Times New Roman" w:cs="Times New Roman"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Praxiserfahrungen</w:t>
            </w:r>
          </w:p>
        </w:tc>
      </w:tr>
      <w:tr w:rsidR="00F6763E" w:rsidRPr="005E2FD3" w14:paraId="61EAA99E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1667A28A" w14:textId="0D6960A0" w:rsidR="00F6763E" w:rsidRDefault="00C1190E" w:rsidP="00771A32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Capgemini </w:t>
            </w:r>
            <w:proofErr w:type="spellStart"/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Invent</w:t>
            </w:r>
            <w:proofErr w:type="spellEnd"/>
          </w:p>
        </w:tc>
        <w:tc>
          <w:tcPr>
            <w:tcW w:w="3969" w:type="dxa"/>
            <w:gridSpan w:val="3"/>
            <w:vAlign w:val="bottom"/>
          </w:tcPr>
          <w:p w14:paraId="20D336D1" w14:textId="54274F19" w:rsidR="00F6763E" w:rsidRPr="005E2FD3" w:rsidRDefault="006F5BF3" w:rsidP="00771A3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Hamburg</w:t>
            </w:r>
          </w:p>
        </w:tc>
      </w:tr>
      <w:tr w:rsidR="00F6763E" w:rsidRPr="005E2FD3" w14:paraId="1BDF2A5E" w14:textId="77777777" w:rsidTr="00C1190E">
        <w:trPr>
          <w:trHeight w:val="20"/>
        </w:trPr>
        <w:tc>
          <w:tcPr>
            <w:tcW w:w="6521" w:type="dxa"/>
            <w:gridSpan w:val="6"/>
            <w:vAlign w:val="bottom"/>
          </w:tcPr>
          <w:p w14:paraId="522C52AB" w14:textId="4B46C86F" w:rsidR="00F6763E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Praktikant im Management Consulting (geplant, Vertrag bereits unterzeichnet)</w:t>
            </w:r>
          </w:p>
        </w:tc>
        <w:tc>
          <w:tcPr>
            <w:tcW w:w="3969" w:type="dxa"/>
            <w:gridSpan w:val="3"/>
          </w:tcPr>
          <w:p w14:paraId="096C5400" w14:textId="136730BA" w:rsidR="00F6763E" w:rsidRPr="005E2FD3" w:rsidRDefault="006F5BF3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04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/2026 </w:t>
            </w:r>
            <w:r w:rsidR="00F6763E"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 w:rsidR="00F6763E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F6763E" w:rsidRPr="005E2FD3" w14:paraId="55B30E23" w14:textId="77777777" w:rsidTr="00F6763E">
        <w:trPr>
          <w:trHeight w:val="340"/>
        </w:trPr>
        <w:tc>
          <w:tcPr>
            <w:tcW w:w="6521" w:type="dxa"/>
            <w:gridSpan w:val="6"/>
            <w:vAlign w:val="bottom"/>
          </w:tcPr>
          <w:p w14:paraId="773ECD2E" w14:textId="07A07D08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>Check24</w:t>
            </w: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3969" w:type="dxa"/>
            <w:gridSpan w:val="3"/>
            <w:vAlign w:val="bottom"/>
          </w:tcPr>
          <w:p w14:paraId="3F525C7D" w14:textId="0842A33D" w:rsidR="00F6763E" w:rsidRPr="005E2FD3" w:rsidRDefault="00F6763E" w:rsidP="00F6763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F6763E" w:rsidRPr="00771A32" w14:paraId="1AAC24BB" w14:textId="77777777" w:rsidTr="00771A32">
        <w:trPr>
          <w:trHeight w:val="20"/>
        </w:trPr>
        <w:tc>
          <w:tcPr>
            <w:tcW w:w="6521" w:type="dxa"/>
            <w:gridSpan w:val="6"/>
            <w:vAlign w:val="bottom"/>
          </w:tcPr>
          <w:p w14:paraId="51322FAD" w14:textId="01BD2CAC" w:rsidR="00F6763E" w:rsidRPr="005E2FD3" w:rsidRDefault="00F6763E" w:rsidP="00F6763E">
            <w:pPr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 xml:space="preserve">Praktikant im Management Consulting </w:t>
            </w:r>
          </w:p>
        </w:tc>
        <w:tc>
          <w:tcPr>
            <w:tcW w:w="3969" w:type="dxa"/>
            <w:gridSpan w:val="3"/>
          </w:tcPr>
          <w:p w14:paraId="0D5BED52" w14:textId="277E3920" w:rsidR="00F6763E" w:rsidRPr="00771A32" w:rsidRDefault="00F6763E" w:rsidP="00F6763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1/2026 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 </w:t>
            </w:r>
            <w:r w:rsidR="004C49D5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03/2026</w:t>
            </w:r>
          </w:p>
        </w:tc>
      </w:tr>
      <w:tr w:rsidR="0064414E" w:rsidRPr="00771A32" w14:paraId="7EB5EFBB" w14:textId="77777777" w:rsidTr="00F851B5">
        <w:trPr>
          <w:trHeight w:val="20"/>
        </w:trPr>
        <w:tc>
          <w:tcPr>
            <w:tcW w:w="10490" w:type="dxa"/>
            <w:gridSpan w:val="9"/>
            <w:vAlign w:val="bottom"/>
          </w:tcPr>
          <w:p w14:paraId="325B8B82" w14:textId="3FFA4B67" w:rsidR="0064414E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Entwicklung und</w:t>
            </w:r>
            <w:r w:rsidR="00527368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 Optimierung von Prompts für LLMs zur automatisierten Klassifikation und Zuordnung eingehender Kundenbeschwerden zu den zuständigen Fachbereichen sowie Durchführung systematischer Qualitätssicherung der LLM-Ergebnisse</w:t>
            </w:r>
          </w:p>
          <w:p w14:paraId="79564C31" w14:textId="45699C3D" w:rsidR="0064414E" w:rsidRPr="0064414E" w:rsidRDefault="004C49D5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Regelmäßige Präsentation von Arbeitsergebnissen und Projektfortschritten vor der Geschäftsführung und dem C-Level-Management</w:t>
            </w:r>
          </w:p>
        </w:tc>
      </w:tr>
      <w:tr w:rsidR="0064414E" w:rsidRPr="005E2FD3" w14:paraId="127C64E2" w14:textId="77777777" w:rsidTr="00771A32">
        <w:trPr>
          <w:trHeight w:val="340"/>
        </w:trPr>
        <w:tc>
          <w:tcPr>
            <w:tcW w:w="6521" w:type="dxa"/>
            <w:gridSpan w:val="6"/>
            <w:vAlign w:val="bottom"/>
          </w:tcPr>
          <w:p w14:paraId="38F27285" w14:textId="6F1AD155" w:rsidR="0064414E" w:rsidRPr="005E2FD3" w:rsidRDefault="0064414E" w:rsidP="0064414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0"/>
                <w:szCs w:val="20"/>
              </w:rPr>
              <w:t xml:space="preserve">Bayerische Landesbank (Bayern LB) </w:t>
            </w:r>
          </w:p>
        </w:tc>
        <w:tc>
          <w:tcPr>
            <w:tcW w:w="3969" w:type="dxa"/>
            <w:gridSpan w:val="3"/>
            <w:vAlign w:val="bottom"/>
          </w:tcPr>
          <w:p w14:paraId="4820196E" w14:textId="5482E7F4" w:rsidR="0064414E" w:rsidRPr="005E2FD3" w:rsidRDefault="0064414E" w:rsidP="0064414E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München</w:t>
            </w:r>
          </w:p>
        </w:tc>
      </w:tr>
      <w:tr w:rsidR="0064414E" w:rsidRPr="005E2FD3" w14:paraId="14698133" w14:textId="77777777" w:rsidTr="00564C76">
        <w:trPr>
          <w:trHeight w:val="20"/>
        </w:trPr>
        <w:tc>
          <w:tcPr>
            <w:tcW w:w="5954" w:type="dxa"/>
            <w:gridSpan w:val="4"/>
            <w:vAlign w:val="bottom"/>
          </w:tcPr>
          <w:p w14:paraId="4A686F6B" w14:textId="6120AAD1" w:rsidR="0064414E" w:rsidRPr="005E2FD3" w:rsidRDefault="0064414E" w:rsidP="0064414E">
            <w:pPr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Dualer Student, Praxisphasen u.a. in folgenden Abteilungen:</w:t>
            </w:r>
          </w:p>
        </w:tc>
        <w:tc>
          <w:tcPr>
            <w:tcW w:w="4536" w:type="dxa"/>
            <w:gridSpan w:val="5"/>
          </w:tcPr>
          <w:p w14:paraId="238730D8" w14:textId="12E9A90B" w:rsidR="0064414E" w:rsidRPr="005E2FD3" w:rsidRDefault="0064414E" w:rsidP="0064414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 xml:space="preserve">09/2022 – 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10/2025</w:t>
            </w:r>
          </w:p>
        </w:tc>
      </w:tr>
      <w:tr w:rsidR="0064414E" w:rsidRPr="005E2FD3" w14:paraId="335D84E9" w14:textId="77777777" w:rsidTr="00564C76">
        <w:trPr>
          <w:trHeight w:val="283"/>
        </w:trPr>
        <w:tc>
          <w:tcPr>
            <w:tcW w:w="5954" w:type="dxa"/>
            <w:gridSpan w:val="4"/>
            <w:vAlign w:val="bottom"/>
          </w:tcPr>
          <w:p w14:paraId="20B1570F" w14:textId="52116856" w:rsidR="0064414E" w:rsidRPr="00440D8E" w:rsidRDefault="0064414E" w:rsidP="0064414E">
            <w:pP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440D8E">
              <w:rPr>
                <w:rFonts w:ascii="Times New Roman" w:eastAsia="Calibri" w:hAnsi="Times New Roman" w:cs="Times New Roman"/>
                <w:i/>
                <w:iCs/>
                <w:sz w:val="18"/>
                <w:szCs w:val="18"/>
              </w:rPr>
              <w:t>Vorstandsstab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4698BB31" w:rsidR="0064414E" w:rsidRPr="005E2FD3" w:rsidRDefault="0064414E" w:rsidP="0064414E">
            <w:pPr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</w:p>
        </w:tc>
      </w:tr>
      <w:tr w:rsidR="0064414E" w:rsidRPr="005E2FD3" w14:paraId="54C3D64C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E953F96" w14:textId="27CAC433" w:rsidR="0064414E" w:rsidRPr="005E2FD3" w:rsidDel="00A93D05" w:rsidRDefault="0064414E" w:rsidP="0064414E">
            <w:pPr>
              <w:pStyle w:val="Bullets"/>
              <w:rPr>
                <w:del w:id="15" w:author="David Döbele" w:date="2026-06-24T21:04:00Z" w16du:dateUtc="2026-06-24T19:04:00Z"/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Vor- und Nachbereitung der Gremiensitzungen (Aufsichtsrat sowie Ausschüsse): Erstellung von Protokollauszügen, Deckblätter, Tagesordnungen, Teilnehmerlisten</w:t>
            </w:r>
            <w:ins w:id="16" w:author="David Döbele" w:date="2026-06-24T21:04:00Z" w16du:dateUtc="2026-06-24T19:04:00Z">
              <w:r w:rsidR="00A93D05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t xml:space="preserve"> sowie </w:t>
              </w:r>
            </w:ins>
          </w:p>
          <w:p w14:paraId="6DD9BA0F" w14:textId="1EB53DED" w:rsidR="0064414E" w:rsidRPr="00A93D05" w:rsidRDefault="0064414E" w:rsidP="00A93D05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A93D05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Mitarbeit bei der Vorbereitung von DSGV-Terminen des CEOs</w:t>
            </w:r>
          </w:p>
        </w:tc>
      </w:tr>
      <w:tr w:rsidR="0064414E" w:rsidRPr="005E2FD3" w14:paraId="48328CB9" w14:textId="77777777" w:rsidTr="00564C76">
        <w:trPr>
          <w:trHeight w:val="283"/>
        </w:trPr>
        <w:tc>
          <w:tcPr>
            <w:tcW w:w="6521" w:type="dxa"/>
            <w:gridSpan w:val="6"/>
            <w:vAlign w:val="bottom"/>
          </w:tcPr>
          <w:p w14:paraId="74B74B41" w14:textId="32C58D4A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Business Development</w:t>
            </w:r>
          </w:p>
        </w:tc>
        <w:tc>
          <w:tcPr>
            <w:tcW w:w="3969" w:type="dxa"/>
            <w:gridSpan w:val="3"/>
            <w:vAlign w:val="bottom"/>
          </w:tcPr>
          <w:p w14:paraId="2CB21DEB" w14:textId="060F3ADE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64414E" w:rsidRPr="005E2FD3" w14:paraId="7C4155D6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7EC55E56" w14:textId="77777777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von Markt- und Wettbewerbsanalysen sowie strategische Weiterentwicklung bestehender Geschäftsfelder </w:t>
            </w:r>
          </w:p>
          <w:p w14:paraId="3658805E" w14:textId="74C0F30A" w:rsidR="0064414E" w:rsidRPr="005E2FD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Umfangreiche Analyse von Zinsentwicklungen im Zusammenhang mit Passivmargen der Bank</w:t>
            </w:r>
          </w:p>
        </w:tc>
      </w:tr>
      <w:tr w:rsidR="0064414E" w:rsidRPr="005E2FD3" w14:paraId="7A1EBBAB" w14:textId="77777777" w:rsidTr="00564C76">
        <w:trPr>
          <w:trHeight w:val="283"/>
        </w:trPr>
        <w:tc>
          <w:tcPr>
            <w:tcW w:w="6096" w:type="dxa"/>
            <w:gridSpan w:val="5"/>
            <w:vAlign w:val="bottom"/>
          </w:tcPr>
          <w:p w14:paraId="06A0ABEE" w14:textId="4C84D158" w:rsidR="0064414E" w:rsidRPr="005E2FD3" w:rsidRDefault="0064414E" w:rsidP="00644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9723"/>
              </w:tabs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i/>
                <w:color w:val="000000"/>
                <w:sz w:val="18"/>
                <w:szCs w:val="18"/>
              </w:rPr>
              <w:t>Konzernentwicklung</w:t>
            </w:r>
          </w:p>
        </w:tc>
        <w:tc>
          <w:tcPr>
            <w:tcW w:w="4394" w:type="dxa"/>
            <w:gridSpan w:val="4"/>
            <w:vAlign w:val="bottom"/>
          </w:tcPr>
          <w:p w14:paraId="59E67B8D" w14:textId="1152143E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en-US"/>
              </w:rPr>
            </w:pPr>
          </w:p>
        </w:tc>
      </w:tr>
      <w:tr w:rsidR="0064414E" w:rsidRPr="005E2FD3" w14:paraId="76B55717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56C9B166" w14:textId="0E625C37" w:rsidR="0064414E" w:rsidRPr="00906EC2" w:rsidDel="00A93D05" w:rsidRDefault="0064414E" w:rsidP="00A93D05">
            <w:pPr>
              <w:pStyle w:val="Bullets"/>
              <w:rPr>
                <w:del w:id="17" w:author="David Döbele" w:date="2026-06-24T21:04:00Z" w16du:dateUtc="2026-06-24T19:04:00Z"/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pPrChange w:id="18" w:author="David Döbele" w:date="2026-06-24T21:04:00Z" w16du:dateUtc="2026-06-24T19:04:00Z">
                <w:pPr>
                  <w:pStyle w:val="Bullets"/>
                </w:pPr>
              </w:pPrChange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 xml:space="preserve">Durchführung einer Machbarkeitsstudie zur Einführung eines unternehmensinternen Stablecoins in Zusammenarbeit mit McKinsey </w:t>
            </w:r>
            <w:del w:id="19" w:author="David Döbele" w:date="2026-06-24T21:04:00Z" w16du:dateUtc="2026-06-24T19:04:00Z">
              <w:r w:rsidRPr="00906EC2" w:rsidDel="00A93D05">
                <w:rPr>
                  <w:rFonts w:ascii="Times New Roman" w:hAnsi="Times New Roman" w:cs="Times New Roman"/>
                  <w:i w:val="0"/>
                  <w:iCs w:val="0"/>
                  <w:sz w:val="18"/>
                  <w:lang w:val="de-AT"/>
                </w:rPr>
                <w:delText>&amp; Company</w:delText>
              </w:r>
            </w:del>
          </w:p>
          <w:p w14:paraId="5E301C2A" w14:textId="12A78866" w:rsidR="0064414E" w:rsidRPr="005E2FD3" w:rsidRDefault="0064414E" w:rsidP="00A93D05">
            <w:pPr>
              <w:pStyle w:val="Bullets"/>
              <w:rPr>
                <w:rFonts w:ascii="Times New Roman" w:hAnsi="Times New Roman" w:cs="Times New Roman"/>
                <w:sz w:val="18"/>
                <w:lang w:val="de-AT"/>
              </w:rPr>
            </w:pPr>
            <w:r w:rsidRPr="00906EC2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Analyse technologischer, regulatorischer und wirtschaftlicher Implikationen im Kontext digitaler Innovationen und Blockchain-Anwendungen im Bankensektor</w:t>
            </w:r>
          </w:p>
        </w:tc>
      </w:tr>
      <w:tr w:rsidR="0064414E" w:rsidRPr="005E2FD3" w14:paraId="4EF2E939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268ECA48" w14:textId="5452CF3C" w:rsidR="0064414E" w:rsidRPr="00906EC2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Corporate Finance</w:t>
            </w:r>
          </w:p>
        </w:tc>
      </w:tr>
      <w:tr w:rsidR="0064414E" w:rsidRPr="005E2FD3" w14:paraId="305043B8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63412824" w14:textId="77777777" w:rsidR="0064414E" w:rsidRPr="001D2E43" w:rsidRDefault="0064414E" w:rsidP="0064414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Besuchsvorbereitungen für Senior Coverage Meetings/ Vorstandsbriefings sowie Konsolidierung und Aufbereitung von Slides für Kundenpräsentationen (Luftfahrtsektor)</w:t>
            </w:r>
          </w:p>
          <w:p w14:paraId="48B3AF13" w14:textId="7146A8D3" w:rsidR="0064414E" w:rsidRPr="00AA5E37" w:rsidRDefault="0064414E" w:rsidP="0064414E">
            <w:pPr>
              <w:pStyle w:val="Bullets"/>
              <w:rPr>
                <w:lang w:val="de-AT"/>
              </w:rPr>
            </w:pPr>
            <w:r w:rsidRPr="001D2E43">
              <w:rPr>
                <w:rFonts w:ascii="Times New Roman" w:hAnsi="Times New Roman" w:cs="Times New Roman"/>
                <w:i w:val="0"/>
                <w:iCs w:val="0"/>
                <w:sz w:val="18"/>
                <w:lang w:val="de-AT"/>
              </w:rPr>
              <w:t>Unterstützung bei der Konzeption und Ausarbeitung eines ESG-Moduls zur Integration von Nachhaltigkeitsfaktoren in Finanzierungsentscheidungen und in der Kundenberatung</w:t>
            </w:r>
          </w:p>
        </w:tc>
      </w:tr>
      <w:tr w:rsidR="0064414E" w:rsidRPr="005E2FD3" w14:paraId="20834E02" w14:textId="77777777" w:rsidTr="004A560E">
        <w:trPr>
          <w:trHeight w:val="283"/>
        </w:trPr>
        <w:tc>
          <w:tcPr>
            <w:tcW w:w="10490" w:type="dxa"/>
            <w:gridSpan w:val="9"/>
            <w:vAlign w:val="bottom"/>
          </w:tcPr>
          <w:p w14:paraId="4F7D99D5" w14:textId="506B3CF6" w:rsidR="0064414E" w:rsidRPr="00F517DF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F517DF">
              <w:rPr>
                <w:rFonts w:ascii="Times New Roman" w:hAnsi="Times New Roman" w:cs="Times New Roman"/>
                <w:sz w:val="18"/>
                <w:lang w:val="de-AT"/>
              </w:rPr>
              <w:t>Weitere Stationen: Trade and Export Finance, Rechnungswesen, Controlling</w:t>
            </w:r>
          </w:p>
        </w:tc>
      </w:tr>
      <w:tr w:rsidR="0064414E" w:rsidRPr="005E2FD3" w14:paraId="414B4085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0A2A6C58" w:rsidR="0064414E" w:rsidRPr="005E2FD3" w:rsidRDefault="0064414E" w:rsidP="0064414E">
            <w:pPr>
              <w:pStyle w:val="BERSCHRIFT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5E2FD3">
              <w:rPr>
                <w:rFonts w:ascii="Times New Roman" w:hAnsi="Times New Roman" w:cs="Times New Roman"/>
                <w:sz w:val="28"/>
              </w:rPr>
              <w:t>Außeruniversitäres Engagement</w:t>
            </w:r>
          </w:p>
        </w:tc>
      </w:tr>
      <w:tr w:rsidR="0064414E" w:rsidRPr="005E2FD3" w14:paraId="74251178" w14:textId="77777777" w:rsidTr="00C80FB9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832D57B" w:rsidR="0064414E" w:rsidRPr="005E2FD3" w:rsidRDefault="0064414E" w:rsidP="0064414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z w:val="20"/>
                <w:szCs w:val="20"/>
                <w:lang w:val="en-US"/>
              </w:rPr>
            </w:pPr>
            <w:r w:rsidRPr="005E2FD3">
              <w:rPr>
                <w:rFonts w:ascii="Times New Roman" w:eastAsia="Calibri" w:hAnsi="Times New Roman" w:cs="Times New Roman"/>
                <w:b/>
                <w:i w:val="0"/>
                <w:iCs/>
                <w:color w:val="000000"/>
                <w:sz w:val="20"/>
                <w:szCs w:val="20"/>
                <w:lang w:val="en-US"/>
              </w:rPr>
              <w:t>AIESEC e. V.</w:t>
            </w:r>
          </w:p>
        </w:tc>
        <w:tc>
          <w:tcPr>
            <w:tcW w:w="4967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6AB6C295" w:rsidR="0064414E" w:rsidRPr="005E2FD3" w:rsidRDefault="0064414E" w:rsidP="0064414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smallCaps w:val="0"/>
                <w:sz w:val="18"/>
                <w:szCs w:val="18"/>
              </w:rPr>
              <w:t>Phan Thiet, Vietnam</w:t>
            </w:r>
          </w:p>
        </w:tc>
      </w:tr>
      <w:tr w:rsidR="0064414E" w:rsidRPr="005E2FD3" w14:paraId="4F59C612" w14:textId="77777777" w:rsidTr="00564C76">
        <w:trPr>
          <w:trHeight w:val="20"/>
        </w:trPr>
        <w:tc>
          <w:tcPr>
            <w:tcW w:w="7371" w:type="dxa"/>
            <w:gridSpan w:val="8"/>
            <w:vAlign w:val="bottom"/>
          </w:tcPr>
          <w:p w14:paraId="32F07601" w14:textId="1B7D3288" w:rsidR="0064414E" w:rsidRPr="005E2FD3" w:rsidRDefault="0064414E" w:rsidP="0064414E">
            <w:pPr>
              <w:pStyle w:val="Beschreibung"/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>Freiwilliger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de-AT"/>
              </w:rPr>
              <w:t xml:space="preserve"> Englischlehrer</w:t>
            </w:r>
          </w:p>
        </w:tc>
        <w:tc>
          <w:tcPr>
            <w:tcW w:w="3119" w:type="dxa"/>
            <w:vAlign w:val="bottom"/>
          </w:tcPr>
          <w:p w14:paraId="45DD2178" w14:textId="19B49337" w:rsidR="0064414E" w:rsidRPr="005E2FD3" w:rsidRDefault="0064414E" w:rsidP="0064414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1</w:t>
            </w:r>
            <w:r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0</w:t>
            </w:r>
            <w:r w:rsidRPr="005E2FD3">
              <w:rPr>
                <w:rFonts w:ascii="Times New Roman" w:hAnsi="Times New Roman" w:cs="Times New Roman"/>
                <w:i/>
                <w:iCs/>
                <w:sz w:val="18"/>
                <w:lang w:val="en-US"/>
              </w:rPr>
              <w:t>/2024 – 12/2024</w:t>
            </w:r>
          </w:p>
        </w:tc>
      </w:tr>
      <w:tr w:rsidR="0064414E" w:rsidRPr="005E2FD3" w14:paraId="02437711" w14:textId="77777777" w:rsidTr="00705E28">
        <w:trPr>
          <w:trHeight w:val="510"/>
        </w:trPr>
        <w:tc>
          <w:tcPr>
            <w:tcW w:w="10490" w:type="dxa"/>
            <w:gridSpan w:val="9"/>
            <w:vAlign w:val="bottom"/>
          </w:tcPr>
          <w:p w14:paraId="24D3C343" w14:textId="3089F25C" w:rsidR="0064414E" w:rsidRPr="005E2FD3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Vermittlung von Englischkenntnissen an Kinder, Jugendliche und Erwachsene an einer Sprachschule in Phan Thiet sowie Anpassung der Unterrichtsmethoden an unterschiedliche Altersgruppen</w:t>
            </w:r>
          </w:p>
          <w:p w14:paraId="68CFAD97" w14:textId="49B79E48" w:rsidR="0064414E" w:rsidRPr="00564C76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Erhalt eines DAAD-Stipendiums für interkulturelles Engagement im Rahmen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des </w:t>
            </w:r>
            <w:r w:rsidRPr="002F173E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AIESEC-Projekts</w:t>
            </w:r>
          </w:p>
        </w:tc>
      </w:tr>
      <w:tr w:rsidR="0064414E" w:rsidRPr="005E2FD3" w14:paraId="4AF19DD1" w14:textId="77777777" w:rsidTr="00C80FB9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82947E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5E2FD3">
              <w:rPr>
                <w:rFonts w:ascii="Times New Roman" w:hAnsi="Times New Roman" w:cs="Times New Roman"/>
                <w:b/>
                <w:i w:val="0"/>
                <w:iCs w:val="0"/>
                <w:smallCaps/>
                <w:sz w:val="20"/>
                <w:szCs w:val="20"/>
              </w:rPr>
              <w:t>Sternstunden e. V.</w:t>
            </w:r>
          </w:p>
        </w:tc>
        <w:tc>
          <w:tcPr>
            <w:tcW w:w="4536" w:type="dxa"/>
            <w:gridSpan w:val="5"/>
            <w:vAlign w:val="bottom"/>
          </w:tcPr>
          <w:p w14:paraId="30626CB8" w14:textId="5203CDD9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18"/>
                <w:szCs w:val="18"/>
              </w:rPr>
            </w:pPr>
            <w:r w:rsidRPr="005E2FD3">
              <w:rPr>
                <w:rFonts w:ascii="Times New Roman" w:hAnsi="Times New Roman" w:cs="Times New Roman"/>
                <w:b/>
                <w:bCs/>
                <w:i w:val="0"/>
                <w:iCs w:val="0"/>
                <w:sz w:val="18"/>
                <w:szCs w:val="18"/>
              </w:rPr>
              <w:t>München</w:t>
            </w:r>
          </w:p>
        </w:tc>
      </w:tr>
      <w:tr w:rsidR="0064414E" w:rsidRPr="005E2FD3" w14:paraId="56372BDE" w14:textId="77777777" w:rsidTr="00C80FB9">
        <w:trPr>
          <w:trHeight w:val="20"/>
        </w:trPr>
        <w:tc>
          <w:tcPr>
            <w:tcW w:w="7371" w:type="dxa"/>
            <w:gridSpan w:val="8"/>
            <w:vAlign w:val="bottom"/>
          </w:tcPr>
          <w:p w14:paraId="3C87D247" w14:textId="3DD7A192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eastAsia="Calibri" w:hAnsi="Times New Roman" w:cs="Times New Roman"/>
                <w:sz w:val="18"/>
                <w:szCs w:val="18"/>
              </w:rPr>
              <w:t>Freiwilliger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im Eventmanagement und Fundraising </w:t>
            </w:r>
          </w:p>
        </w:tc>
        <w:tc>
          <w:tcPr>
            <w:tcW w:w="3119" w:type="dxa"/>
          </w:tcPr>
          <w:p w14:paraId="288A2195" w14:textId="22A16833" w:rsidR="0064414E" w:rsidRPr="005E2FD3" w:rsidRDefault="0064414E" w:rsidP="0064414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18"/>
                <w:lang w:val="en-US"/>
              </w:rPr>
            </w:pP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>01/2024 – 12/2024</w:t>
            </w:r>
          </w:p>
        </w:tc>
      </w:tr>
      <w:tr w:rsidR="0064414E" w:rsidRPr="005E2FD3" w14:paraId="7ECB507F" w14:textId="77777777" w:rsidTr="00564C76">
        <w:trPr>
          <w:trHeight w:val="20"/>
        </w:trPr>
        <w:tc>
          <w:tcPr>
            <w:tcW w:w="10490" w:type="dxa"/>
            <w:gridSpan w:val="9"/>
            <w:vAlign w:val="bottom"/>
          </w:tcPr>
          <w:p w14:paraId="1AD8841E" w14:textId="77777777" w:rsidR="0064414E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Organisation und Durchführung von drei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Charity-</w:t>
            </w:r>
            <w:proofErr w:type="spellStart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Afterwork</w:t>
            </w:r>
            <w:proofErr w:type="spellEnd"/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-Events für 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jeweils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bis zu 200 Mitarbeitende am Münchner Standort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, </w:t>
            </w:r>
          </w:p>
          <w:p w14:paraId="599FD848" w14:textId="595A7F54" w:rsidR="0064414E" w:rsidRPr="005E2FD3" w:rsidRDefault="0064414E" w:rsidP="00644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mit Verantwortung für Sicherheit, Catering und Logistik</w:t>
            </w:r>
          </w:p>
          <w:p w14:paraId="2CC438FF" w14:textId="22D7D435" w:rsidR="0064414E" w:rsidRPr="005E2FD3" w:rsidRDefault="0064414E" w:rsidP="0064414E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</w:pP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>Generierung eines Gesamtspendenerlöses von 1.657 € zugunsten</w:t>
            </w:r>
            <w:r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von</w:t>
            </w:r>
            <w:r w:rsidRPr="000A46A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Sternstunden e. V.</w:t>
            </w:r>
          </w:p>
        </w:tc>
      </w:tr>
      <w:tr w:rsidR="0064414E" w:rsidRPr="005E2FD3" w14:paraId="482569A2" w14:textId="77777777" w:rsidTr="00C80FB9">
        <w:trPr>
          <w:trHeight w:val="454"/>
        </w:trPr>
        <w:tc>
          <w:tcPr>
            <w:tcW w:w="10490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64414E" w:rsidRPr="005E2FD3" w:rsidRDefault="0064414E" w:rsidP="0064414E">
            <w:pPr>
              <w:jc w:val="center"/>
              <w:rPr>
                <w:rFonts w:ascii="Times New Roman" w:hAnsi="Times New Roman" w:cs="Times New Roman"/>
                <w:b/>
                <w:smallCaps/>
                <w:szCs w:val="32"/>
              </w:rPr>
            </w:pPr>
            <w:r w:rsidRPr="005E2FD3">
              <w:rPr>
                <w:rFonts w:ascii="Times New Roman" w:hAnsi="Times New Roman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64414E" w:rsidRPr="005E2FD3" w14:paraId="2B257790" w14:textId="77777777" w:rsidTr="00C80FB9">
        <w:trPr>
          <w:trHeight w:val="340"/>
        </w:trPr>
        <w:tc>
          <w:tcPr>
            <w:tcW w:w="10490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11F0E4" w:rsidR="0064414E" w:rsidRPr="005E2FD3" w:rsidRDefault="0064414E" w:rsidP="006441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204"/>
              <w:rPr>
                <w:rFonts w:ascii="Times New Roman" w:hAnsi="Times New Roman" w:cs="Times New Roman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Sprachen: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Deutsch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(Muttersprache),</w:t>
            </w:r>
            <w:r w:rsidRPr="005E2FD3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 Englisch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v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 xml:space="preserve">erhandlungssicher), </w:t>
            </w:r>
            <w:r w:rsidRPr="00564C76">
              <w:rPr>
                <w:rFonts w:ascii="Times New Roman" w:eastAsia="Calibri" w:hAnsi="Times New Roman" w:cs="Times New Roman"/>
                <w:color w:val="000000"/>
                <w:sz w:val="18"/>
                <w:szCs w:val="18"/>
              </w:rPr>
              <w:t xml:space="preserve">Französisch </w:t>
            </w:r>
            <w:r w:rsidRPr="005E2FD3">
              <w:rPr>
                <w:rFonts w:ascii="Times New Roman" w:eastAsia="Calibri" w:hAnsi="Times New Roman" w:cs="Times New Roman"/>
                <w:i/>
                <w:iCs/>
                <w:color w:val="000000"/>
                <w:sz w:val="18"/>
                <w:szCs w:val="18"/>
              </w:rPr>
              <w:t>(Beginner)</w:t>
            </w:r>
          </w:p>
        </w:tc>
      </w:tr>
      <w:tr w:rsidR="0064414E" w:rsidRPr="00B036F9" w14:paraId="45706C3F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60CA2168" w14:textId="7C150FA2" w:rsidR="0064414E" w:rsidRPr="00564C76" w:rsidRDefault="0064414E" w:rsidP="0064414E">
            <w:pPr>
              <w:rPr>
                <w:rFonts w:ascii="Times New Roman" w:hAnsi="Times New Roman" w:cs="Times New Roman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Techni</w:t>
            </w:r>
            <w:r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s</w:t>
            </w:r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ch</w:t>
            </w:r>
            <w:proofErr w:type="spellEnd"/>
            <w:r w:rsidRPr="00564C76">
              <w:rPr>
                <w:rFonts w:ascii="Times New Roman" w:hAnsi="Times New Roman" w:cs="Times New Roman"/>
                <w:b/>
                <w:bCs/>
                <w:sz w:val="18"/>
                <w:lang w:val="en-US"/>
              </w:rPr>
              <w:t>:</w:t>
            </w:r>
            <w:r w:rsidRPr="00564C76">
              <w:rPr>
                <w:rFonts w:ascii="Times New Roman" w:hAnsi="Times New Roman" w:cs="Times New Roman"/>
                <w:sz w:val="18"/>
                <w:lang w:val="en-US"/>
              </w:rPr>
              <w:t xml:space="preserve"> MS</w:t>
            </w:r>
            <w:r w:rsidRPr="005E2FD3">
              <w:rPr>
                <w:rFonts w:ascii="Times New Roman" w:hAnsi="Times New Roman" w:cs="Times New Roman"/>
                <w:sz w:val="18"/>
                <w:lang w:val="en-US"/>
              </w:rPr>
              <w:t xml:space="preserve"> Office (</w:t>
            </w:r>
            <w:r w:rsidRPr="00564C76">
              <w:rPr>
                <w:rFonts w:ascii="Times New Roman" w:eastAsia="Calibri" w:hAnsi="Times New Roman" w:cs="Times New Roman"/>
                <w:bCs/>
                <w:i/>
                <w:iCs/>
                <w:color w:val="000000"/>
                <w:sz w:val="18"/>
                <w:szCs w:val="18"/>
                <w:lang w:val="en-US"/>
              </w:rPr>
              <w:t>Excel, PowerPoint, Word, Teams</w:t>
            </w:r>
            <w:r w:rsidRPr="005E2FD3"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)</w:t>
            </w:r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Grundlegende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>Programmierkenntnisse</w:t>
            </w:r>
            <w:proofErr w:type="spellEnd"/>
            <w:r>
              <w:rPr>
                <w:rFonts w:ascii="Times New Roman" w:eastAsia="Calibri" w:hAnsi="Times New Roman" w:cs="Times New Roman"/>
                <w:bCs/>
                <w:color w:val="000000"/>
                <w:sz w:val="18"/>
                <w:szCs w:val="18"/>
                <w:lang w:val="en-US"/>
              </w:rPr>
              <w:t xml:space="preserve"> in Phyton und R</w:t>
            </w:r>
          </w:p>
        </w:tc>
      </w:tr>
      <w:tr w:rsidR="0064414E" w:rsidRPr="005E2FD3" w14:paraId="70CB01B0" w14:textId="77777777" w:rsidTr="00C80FB9">
        <w:trPr>
          <w:trHeight w:val="283"/>
        </w:trPr>
        <w:tc>
          <w:tcPr>
            <w:tcW w:w="10490" w:type="dxa"/>
            <w:gridSpan w:val="9"/>
            <w:vAlign w:val="bottom"/>
          </w:tcPr>
          <w:p w14:paraId="598C2742" w14:textId="3258CA59" w:rsidR="0064414E" w:rsidRPr="005E2FD3" w:rsidRDefault="0064414E" w:rsidP="0064414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5E2FD3">
              <w:rPr>
                <w:rFonts w:ascii="Times New Roman" w:hAnsi="Times New Roman" w:cs="Times New Roman"/>
                <w:b/>
                <w:bCs/>
                <w:sz w:val="18"/>
              </w:rPr>
              <w:t>Interessen:</w:t>
            </w:r>
            <w:r w:rsidRPr="005E2FD3">
              <w:rPr>
                <w:rFonts w:ascii="Times New Roman" w:hAnsi="Times New Roman" w:cs="Times New Roman"/>
                <w:sz w:val="18"/>
              </w:rPr>
              <w:t xml:space="preserve"> </w:t>
            </w:r>
            <w:r w:rsidRPr="005E2FD3">
              <w:rPr>
                <w:rFonts w:ascii="Times New Roman" w:hAnsi="Times New Roman" w:cs="Times New Roman"/>
                <w:color w:val="000000"/>
                <w:sz w:val="18"/>
                <w:lang w:val="de-AT"/>
              </w:rPr>
              <w:t>Fußball, Tischtennis, Akkordeon, Schach</w:t>
            </w:r>
          </w:p>
        </w:tc>
      </w:tr>
      <w:tr w:rsidR="0064414E" w:rsidRPr="005E2FD3" w14:paraId="071AB173" w14:textId="77777777" w:rsidTr="008F652E">
        <w:trPr>
          <w:trHeight w:val="680"/>
        </w:trPr>
        <w:tc>
          <w:tcPr>
            <w:tcW w:w="1985" w:type="dxa"/>
            <w:vAlign w:val="bottom"/>
          </w:tcPr>
          <w:p w14:paraId="58D88B79" w14:textId="55D4A0C8" w:rsidR="0064414E" w:rsidRDefault="0064414E" w:rsidP="0064414E">
            <w:pPr>
              <w:rPr>
                <w:rFonts w:ascii="Times New Roman" w:hAnsi="Times New Roman" w:cs="Times New Roman"/>
                <w:sz w:val="18"/>
              </w:rPr>
            </w:pPr>
            <w:r w:rsidRPr="0096728D">
              <w:rPr>
                <w:rFonts w:ascii="Times New Roman" w:hAnsi="Times New Roman" w:cs="Times New Roman"/>
                <w:noProof/>
                <w:color w:val="000000"/>
                <w:sz w:val="18"/>
                <w:lang w:val="de-AT"/>
              </w:rPr>
              <w:drawing>
                <wp:anchor distT="0" distB="0" distL="114300" distR="114300" simplePos="0" relativeHeight="251664384" behindDoc="1" locked="0" layoutInCell="1" allowOverlap="1" wp14:anchorId="437277C5" wp14:editId="24D8EBF6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-46990</wp:posOffset>
                  </wp:positionV>
                  <wp:extent cx="687070" cy="337185"/>
                  <wp:effectExtent l="0" t="0" r="0" b="5715"/>
                  <wp:wrapNone/>
                  <wp:docPr id="2071787295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87295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070" cy="3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60BE1D" w14:textId="7AE7B064" w:rsidR="0064414E" w:rsidRDefault="0064414E" w:rsidP="0064414E">
            <w:pPr>
              <w:rPr>
                <w:rFonts w:ascii="Times New Roman" w:hAnsi="Times New Roman" w:cs="Times New Roman"/>
                <w:sz w:val="18"/>
              </w:rPr>
            </w:pPr>
          </w:p>
          <w:p w14:paraId="406B03AC" w14:textId="72630C8D" w:rsidR="0064414E" w:rsidRPr="005E2FD3" w:rsidRDefault="0064414E" w:rsidP="0064414E">
            <w:pPr>
              <w:rPr>
                <w:rFonts w:ascii="Times New Roman" w:hAnsi="Times New Roman" w:cs="Times New Roman"/>
                <w:sz w:val="18"/>
              </w:rPr>
            </w:pPr>
            <w:r w:rsidRPr="005E2FD3">
              <w:rPr>
                <w:rFonts w:ascii="Times New Roman" w:hAnsi="Times New Roman" w:cs="Times New Roman"/>
                <w:sz w:val="18"/>
              </w:rPr>
              <w:t xml:space="preserve">Tutzing, </w:t>
            </w:r>
            <w:r w:rsidR="00C7192B">
              <w:rPr>
                <w:rFonts w:ascii="Times New Roman" w:hAnsi="Times New Roman" w:cs="Times New Roman"/>
                <w:sz w:val="18"/>
              </w:rPr>
              <w:t>16.06</w:t>
            </w:r>
            <w:r w:rsidRPr="005E2FD3">
              <w:rPr>
                <w:rFonts w:ascii="Times New Roman" w:hAnsi="Times New Roman" w:cs="Times New Roman"/>
                <w:sz w:val="18"/>
              </w:rPr>
              <w:t>.202</w:t>
            </w:r>
            <w:r>
              <w:rPr>
                <w:rFonts w:ascii="Times New Roman" w:hAnsi="Times New Roman" w:cs="Times New Roman"/>
                <w:sz w:val="18"/>
              </w:rPr>
              <w:t>6</w:t>
            </w:r>
          </w:p>
        </w:tc>
        <w:tc>
          <w:tcPr>
            <w:tcW w:w="8505" w:type="dxa"/>
            <w:gridSpan w:val="8"/>
            <w:vAlign w:val="bottom"/>
          </w:tcPr>
          <w:p w14:paraId="6478BDEA" w14:textId="3AFB8D54" w:rsidR="0064414E" w:rsidRPr="005E2FD3" w:rsidRDefault="0064414E" w:rsidP="0064414E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</w:p>
        </w:tc>
      </w:tr>
    </w:tbl>
    <w:p w14:paraId="7148E9EE" w14:textId="77777777" w:rsidR="00330AEE" w:rsidRPr="003410F8" w:rsidRDefault="00330AEE" w:rsidP="00527368"/>
    <w:sectPr w:rsidR="00330AEE" w:rsidRPr="003410F8" w:rsidSect="00FC72D6">
      <w:footerReference w:type="even" r:id="rId9"/>
      <w:pgSz w:w="11906" w:h="16838"/>
      <w:pgMar w:top="39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E9B6" w14:textId="77777777" w:rsidR="00A141AF" w:rsidRDefault="00A141AF" w:rsidP="00BE053D">
      <w:pPr>
        <w:spacing w:after="0" w:line="240" w:lineRule="auto"/>
      </w:pPr>
      <w:r>
        <w:separator/>
      </w:r>
    </w:p>
  </w:endnote>
  <w:endnote w:type="continuationSeparator" w:id="0">
    <w:p w14:paraId="399481B8" w14:textId="77777777" w:rsidR="00A141AF" w:rsidRDefault="00A141A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5757F" w14:textId="77777777" w:rsidR="00A141AF" w:rsidRDefault="00A141AF" w:rsidP="00BE053D">
      <w:pPr>
        <w:spacing w:after="0" w:line="240" w:lineRule="auto"/>
      </w:pPr>
      <w:r>
        <w:separator/>
      </w:r>
    </w:p>
  </w:footnote>
  <w:footnote w:type="continuationSeparator" w:id="0">
    <w:p w14:paraId="62481750" w14:textId="77777777" w:rsidR="00A141AF" w:rsidRDefault="00A141A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84271C2"/>
    <w:multiLevelType w:val="multilevel"/>
    <w:tmpl w:val="958A7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816D89"/>
    <w:multiLevelType w:val="multilevel"/>
    <w:tmpl w:val="A4FE1B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9186E5C"/>
    <w:multiLevelType w:val="multilevel"/>
    <w:tmpl w:val="72A216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B9B4DF6"/>
    <w:multiLevelType w:val="multilevel"/>
    <w:tmpl w:val="C76291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E729DF"/>
    <w:multiLevelType w:val="multilevel"/>
    <w:tmpl w:val="796A6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55108"/>
    <w:multiLevelType w:val="multilevel"/>
    <w:tmpl w:val="B120B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D1106BC"/>
    <w:multiLevelType w:val="multilevel"/>
    <w:tmpl w:val="06AA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9881B5F"/>
    <w:multiLevelType w:val="multilevel"/>
    <w:tmpl w:val="71E835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77131079">
    <w:abstractNumId w:val="18"/>
  </w:num>
  <w:num w:numId="2" w16cid:durableId="377361294">
    <w:abstractNumId w:val="22"/>
  </w:num>
  <w:num w:numId="3" w16cid:durableId="336345113">
    <w:abstractNumId w:val="24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7"/>
  </w:num>
  <w:num w:numId="8" w16cid:durableId="1075594514">
    <w:abstractNumId w:val="27"/>
  </w:num>
  <w:num w:numId="9" w16cid:durableId="898982785">
    <w:abstractNumId w:val="16"/>
  </w:num>
  <w:num w:numId="10" w16cid:durableId="185335975">
    <w:abstractNumId w:val="30"/>
  </w:num>
  <w:num w:numId="11" w16cid:durableId="126824093">
    <w:abstractNumId w:val="6"/>
  </w:num>
  <w:num w:numId="12" w16cid:durableId="304623801">
    <w:abstractNumId w:val="10"/>
  </w:num>
  <w:num w:numId="13" w16cid:durableId="679821327">
    <w:abstractNumId w:val="12"/>
  </w:num>
  <w:num w:numId="14" w16cid:durableId="1121849525">
    <w:abstractNumId w:val="13"/>
  </w:num>
  <w:num w:numId="15" w16cid:durableId="1503474673">
    <w:abstractNumId w:val="26"/>
  </w:num>
  <w:num w:numId="16" w16cid:durableId="19404558">
    <w:abstractNumId w:val="5"/>
  </w:num>
  <w:num w:numId="17" w16cid:durableId="214433808">
    <w:abstractNumId w:val="21"/>
  </w:num>
  <w:num w:numId="18" w16cid:durableId="1430194805">
    <w:abstractNumId w:val="4"/>
  </w:num>
  <w:num w:numId="19" w16cid:durableId="1216696515">
    <w:abstractNumId w:val="23"/>
  </w:num>
  <w:num w:numId="20" w16cid:durableId="478157362">
    <w:abstractNumId w:val="14"/>
  </w:num>
  <w:num w:numId="21" w16cid:durableId="100032957">
    <w:abstractNumId w:val="15"/>
  </w:num>
  <w:num w:numId="22" w16cid:durableId="594166681">
    <w:abstractNumId w:val="20"/>
  </w:num>
  <w:num w:numId="23" w16cid:durableId="1852791210">
    <w:abstractNumId w:val="11"/>
  </w:num>
  <w:num w:numId="24" w16cid:durableId="1732848252">
    <w:abstractNumId w:val="25"/>
  </w:num>
  <w:num w:numId="25" w16cid:durableId="493107006">
    <w:abstractNumId w:val="29"/>
  </w:num>
  <w:num w:numId="26" w16cid:durableId="1013528897">
    <w:abstractNumId w:val="31"/>
  </w:num>
  <w:num w:numId="27" w16cid:durableId="219436959">
    <w:abstractNumId w:val="19"/>
  </w:num>
  <w:num w:numId="28" w16cid:durableId="1755660937">
    <w:abstractNumId w:val="3"/>
  </w:num>
  <w:num w:numId="29" w16cid:durableId="429005693">
    <w:abstractNumId w:val="8"/>
  </w:num>
  <w:num w:numId="30" w16cid:durableId="173761921">
    <w:abstractNumId w:val="9"/>
  </w:num>
  <w:num w:numId="31" w16cid:durableId="1592424921">
    <w:abstractNumId w:val="7"/>
  </w:num>
  <w:num w:numId="32" w16cid:durableId="1653097763">
    <w:abstractNumId w:val="24"/>
  </w:num>
  <w:num w:numId="33" w16cid:durableId="496459991">
    <w:abstractNumId w:val="24"/>
  </w:num>
  <w:num w:numId="34" w16cid:durableId="1003974316">
    <w:abstractNumId w:val="24"/>
  </w:num>
  <w:num w:numId="35" w16cid:durableId="1249734268">
    <w:abstractNumId w:val="24"/>
  </w:num>
  <w:num w:numId="36" w16cid:durableId="1910924947">
    <w:abstractNumId w:val="28"/>
  </w:num>
  <w:num w:numId="37" w16cid:durableId="1033532070">
    <w:abstractNumId w:val="24"/>
  </w:num>
  <w:num w:numId="38" w16cid:durableId="449520932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510A"/>
    <w:rsid w:val="0005239D"/>
    <w:rsid w:val="00061D33"/>
    <w:rsid w:val="00064643"/>
    <w:rsid w:val="00087747"/>
    <w:rsid w:val="00092A2C"/>
    <w:rsid w:val="000A1FDA"/>
    <w:rsid w:val="000A46A3"/>
    <w:rsid w:val="000B2609"/>
    <w:rsid w:val="000B63E2"/>
    <w:rsid w:val="000B6548"/>
    <w:rsid w:val="000D168C"/>
    <w:rsid w:val="000D578B"/>
    <w:rsid w:val="000D671A"/>
    <w:rsid w:val="000F2DF9"/>
    <w:rsid w:val="000F42EF"/>
    <w:rsid w:val="00103EC5"/>
    <w:rsid w:val="00116C6E"/>
    <w:rsid w:val="0012298F"/>
    <w:rsid w:val="00122F5E"/>
    <w:rsid w:val="00125CA6"/>
    <w:rsid w:val="0013061E"/>
    <w:rsid w:val="00156FC9"/>
    <w:rsid w:val="00162A5A"/>
    <w:rsid w:val="0016680D"/>
    <w:rsid w:val="00172867"/>
    <w:rsid w:val="00175B6D"/>
    <w:rsid w:val="001901ED"/>
    <w:rsid w:val="0019483A"/>
    <w:rsid w:val="001A31CA"/>
    <w:rsid w:val="001A46BF"/>
    <w:rsid w:val="001A481B"/>
    <w:rsid w:val="001B0186"/>
    <w:rsid w:val="001B62CA"/>
    <w:rsid w:val="001C3B17"/>
    <w:rsid w:val="001C77B0"/>
    <w:rsid w:val="001D25E1"/>
    <w:rsid w:val="001D2E43"/>
    <w:rsid w:val="001D4DCD"/>
    <w:rsid w:val="001F3944"/>
    <w:rsid w:val="001F4175"/>
    <w:rsid w:val="00201CE6"/>
    <w:rsid w:val="0021574E"/>
    <w:rsid w:val="00223A4D"/>
    <w:rsid w:val="0023054D"/>
    <w:rsid w:val="00230685"/>
    <w:rsid w:val="00232CB5"/>
    <w:rsid w:val="00232E00"/>
    <w:rsid w:val="00234A7E"/>
    <w:rsid w:val="0024373D"/>
    <w:rsid w:val="002508C2"/>
    <w:rsid w:val="002509F2"/>
    <w:rsid w:val="00267252"/>
    <w:rsid w:val="0027764D"/>
    <w:rsid w:val="00282DB0"/>
    <w:rsid w:val="002915B1"/>
    <w:rsid w:val="002A4631"/>
    <w:rsid w:val="002B2091"/>
    <w:rsid w:val="002B5C26"/>
    <w:rsid w:val="002C2694"/>
    <w:rsid w:val="002C6972"/>
    <w:rsid w:val="002D1E5F"/>
    <w:rsid w:val="002D2B32"/>
    <w:rsid w:val="002D3AE1"/>
    <w:rsid w:val="002D4516"/>
    <w:rsid w:val="002F173E"/>
    <w:rsid w:val="002F46AD"/>
    <w:rsid w:val="003028B9"/>
    <w:rsid w:val="003101F0"/>
    <w:rsid w:val="00314B7A"/>
    <w:rsid w:val="00316CC1"/>
    <w:rsid w:val="00324BC5"/>
    <w:rsid w:val="00325B24"/>
    <w:rsid w:val="00330AEE"/>
    <w:rsid w:val="00332578"/>
    <w:rsid w:val="00340BAB"/>
    <w:rsid w:val="003410F8"/>
    <w:rsid w:val="003418E0"/>
    <w:rsid w:val="00345062"/>
    <w:rsid w:val="00347F8D"/>
    <w:rsid w:val="003525F5"/>
    <w:rsid w:val="00361709"/>
    <w:rsid w:val="00363B23"/>
    <w:rsid w:val="00367C4C"/>
    <w:rsid w:val="00372F7B"/>
    <w:rsid w:val="003733E5"/>
    <w:rsid w:val="00374A3A"/>
    <w:rsid w:val="00390EA6"/>
    <w:rsid w:val="00396031"/>
    <w:rsid w:val="00396464"/>
    <w:rsid w:val="003A2208"/>
    <w:rsid w:val="003E27C3"/>
    <w:rsid w:val="003E524B"/>
    <w:rsid w:val="003E71C6"/>
    <w:rsid w:val="003E73D5"/>
    <w:rsid w:val="003F3E3F"/>
    <w:rsid w:val="004067B8"/>
    <w:rsid w:val="004154BE"/>
    <w:rsid w:val="004163CD"/>
    <w:rsid w:val="0042013D"/>
    <w:rsid w:val="004204BB"/>
    <w:rsid w:val="00422F83"/>
    <w:rsid w:val="00424A80"/>
    <w:rsid w:val="00426D7E"/>
    <w:rsid w:val="0043430C"/>
    <w:rsid w:val="00435E6D"/>
    <w:rsid w:val="004364D9"/>
    <w:rsid w:val="00440D8E"/>
    <w:rsid w:val="00443668"/>
    <w:rsid w:val="004567DD"/>
    <w:rsid w:val="00456B0D"/>
    <w:rsid w:val="004659A8"/>
    <w:rsid w:val="00476AF8"/>
    <w:rsid w:val="00484FD7"/>
    <w:rsid w:val="004929FB"/>
    <w:rsid w:val="004A545C"/>
    <w:rsid w:val="004A54BA"/>
    <w:rsid w:val="004A560E"/>
    <w:rsid w:val="004B2797"/>
    <w:rsid w:val="004B2C99"/>
    <w:rsid w:val="004B5E06"/>
    <w:rsid w:val="004B6A5E"/>
    <w:rsid w:val="004C49D5"/>
    <w:rsid w:val="00507EA7"/>
    <w:rsid w:val="0052182B"/>
    <w:rsid w:val="00526089"/>
    <w:rsid w:val="00527368"/>
    <w:rsid w:val="00527A28"/>
    <w:rsid w:val="00527DCA"/>
    <w:rsid w:val="0054180B"/>
    <w:rsid w:val="00545994"/>
    <w:rsid w:val="0055173B"/>
    <w:rsid w:val="00551EBA"/>
    <w:rsid w:val="00560FD9"/>
    <w:rsid w:val="00561827"/>
    <w:rsid w:val="00564C76"/>
    <w:rsid w:val="00567C0F"/>
    <w:rsid w:val="005716D4"/>
    <w:rsid w:val="00571B60"/>
    <w:rsid w:val="00585A4D"/>
    <w:rsid w:val="005866B2"/>
    <w:rsid w:val="00596DAA"/>
    <w:rsid w:val="005B5585"/>
    <w:rsid w:val="005D6329"/>
    <w:rsid w:val="005E2FD3"/>
    <w:rsid w:val="005E57F6"/>
    <w:rsid w:val="005F6748"/>
    <w:rsid w:val="006058D8"/>
    <w:rsid w:val="00610200"/>
    <w:rsid w:val="00623699"/>
    <w:rsid w:val="00632D5A"/>
    <w:rsid w:val="00635515"/>
    <w:rsid w:val="00635807"/>
    <w:rsid w:val="00641203"/>
    <w:rsid w:val="0064414E"/>
    <w:rsid w:val="00651A1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B7F9A"/>
    <w:rsid w:val="006C0B54"/>
    <w:rsid w:val="006C2252"/>
    <w:rsid w:val="006D7D4B"/>
    <w:rsid w:val="006D7F7F"/>
    <w:rsid w:val="006E2C9C"/>
    <w:rsid w:val="006E40EF"/>
    <w:rsid w:val="006E6C65"/>
    <w:rsid w:val="006F0039"/>
    <w:rsid w:val="006F3F50"/>
    <w:rsid w:val="006F5BF3"/>
    <w:rsid w:val="00702D49"/>
    <w:rsid w:val="00705E28"/>
    <w:rsid w:val="00711CEF"/>
    <w:rsid w:val="00712AAA"/>
    <w:rsid w:val="0071470B"/>
    <w:rsid w:val="00720320"/>
    <w:rsid w:val="00723643"/>
    <w:rsid w:val="00725D3C"/>
    <w:rsid w:val="00733DA1"/>
    <w:rsid w:val="00735EBC"/>
    <w:rsid w:val="00737822"/>
    <w:rsid w:val="0074111D"/>
    <w:rsid w:val="00753A5C"/>
    <w:rsid w:val="00753D4A"/>
    <w:rsid w:val="00756912"/>
    <w:rsid w:val="0075766E"/>
    <w:rsid w:val="00761609"/>
    <w:rsid w:val="00763DCE"/>
    <w:rsid w:val="007662DE"/>
    <w:rsid w:val="00771A32"/>
    <w:rsid w:val="00776C46"/>
    <w:rsid w:val="0078260B"/>
    <w:rsid w:val="007838D1"/>
    <w:rsid w:val="00785254"/>
    <w:rsid w:val="00785853"/>
    <w:rsid w:val="00794954"/>
    <w:rsid w:val="007966F0"/>
    <w:rsid w:val="00797BFC"/>
    <w:rsid w:val="007A0EE5"/>
    <w:rsid w:val="007A720F"/>
    <w:rsid w:val="007C6A3C"/>
    <w:rsid w:val="007D145B"/>
    <w:rsid w:val="007D488C"/>
    <w:rsid w:val="007D4BEE"/>
    <w:rsid w:val="007D5BE9"/>
    <w:rsid w:val="008050E4"/>
    <w:rsid w:val="00806AB4"/>
    <w:rsid w:val="0082257D"/>
    <w:rsid w:val="00843B5C"/>
    <w:rsid w:val="00853438"/>
    <w:rsid w:val="00866846"/>
    <w:rsid w:val="00873D7E"/>
    <w:rsid w:val="00874B7C"/>
    <w:rsid w:val="00875DA9"/>
    <w:rsid w:val="008769EB"/>
    <w:rsid w:val="00891965"/>
    <w:rsid w:val="00895E38"/>
    <w:rsid w:val="008A782B"/>
    <w:rsid w:val="008A7C63"/>
    <w:rsid w:val="008B0FC0"/>
    <w:rsid w:val="008C429A"/>
    <w:rsid w:val="008E1F3D"/>
    <w:rsid w:val="008F275A"/>
    <w:rsid w:val="008F652E"/>
    <w:rsid w:val="009053D7"/>
    <w:rsid w:val="00906EC2"/>
    <w:rsid w:val="0091331D"/>
    <w:rsid w:val="00923BFD"/>
    <w:rsid w:val="00927D6E"/>
    <w:rsid w:val="0093223C"/>
    <w:rsid w:val="00941A87"/>
    <w:rsid w:val="00945379"/>
    <w:rsid w:val="009501C2"/>
    <w:rsid w:val="00963E34"/>
    <w:rsid w:val="009668B9"/>
    <w:rsid w:val="0096728D"/>
    <w:rsid w:val="00971B75"/>
    <w:rsid w:val="00976577"/>
    <w:rsid w:val="00990FB3"/>
    <w:rsid w:val="00996356"/>
    <w:rsid w:val="00997D9A"/>
    <w:rsid w:val="009A5E0B"/>
    <w:rsid w:val="009B4C3F"/>
    <w:rsid w:val="009D7C49"/>
    <w:rsid w:val="009E7297"/>
    <w:rsid w:val="00A0257D"/>
    <w:rsid w:val="00A12EDC"/>
    <w:rsid w:val="00A13E73"/>
    <w:rsid w:val="00A141AF"/>
    <w:rsid w:val="00A2317A"/>
    <w:rsid w:val="00A26D0D"/>
    <w:rsid w:val="00A33BDE"/>
    <w:rsid w:val="00A34885"/>
    <w:rsid w:val="00A43BC1"/>
    <w:rsid w:val="00A45FEC"/>
    <w:rsid w:val="00A468F1"/>
    <w:rsid w:val="00A609D0"/>
    <w:rsid w:val="00A60A70"/>
    <w:rsid w:val="00A74225"/>
    <w:rsid w:val="00A90D84"/>
    <w:rsid w:val="00A936D5"/>
    <w:rsid w:val="00A93D05"/>
    <w:rsid w:val="00AA1EB0"/>
    <w:rsid w:val="00AA2DA3"/>
    <w:rsid w:val="00AA4518"/>
    <w:rsid w:val="00AA4896"/>
    <w:rsid w:val="00AA5A9C"/>
    <w:rsid w:val="00AA5E37"/>
    <w:rsid w:val="00AB016A"/>
    <w:rsid w:val="00AB2A5A"/>
    <w:rsid w:val="00AB340C"/>
    <w:rsid w:val="00AB4624"/>
    <w:rsid w:val="00AC7378"/>
    <w:rsid w:val="00AD1AFB"/>
    <w:rsid w:val="00AD1DF3"/>
    <w:rsid w:val="00AD28F8"/>
    <w:rsid w:val="00AF3394"/>
    <w:rsid w:val="00AF38BE"/>
    <w:rsid w:val="00AF63CC"/>
    <w:rsid w:val="00B01AA3"/>
    <w:rsid w:val="00B0230B"/>
    <w:rsid w:val="00B036F9"/>
    <w:rsid w:val="00B05CE4"/>
    <w:rsid w:val="00B071CE"/>
    <w:rsid w:val="00B10F7A"/>
    <w:rsid w:val="00B125EF"/>
    <w:rsid w:val="00B1307A"/>
    <w:rsid w:val="00B17A89"/>
    <w:rsid w:val="00B17D95"/>
    <w:rsid w:val="00B23509"/>
    <w:rsid w:val="00B26B22"/>
    <w:rsid w:val="00B30FCD"/>
    <w:rsid w:val="00B359DB"/>
    <w:rsid w:val="00B3632B"/>
    <w:rsid w:val="00B409D8"/>
    <w:rsid w:val="00B5178D"/>
    <w:rsid w:val="00B52BF9"/>
    <w:rsid w:val="00B67F1F"/>
    <w:rsid w:val="00B701D7"/>
    <w:rsid w:val="00B75828"/>
    <w:rsid w:val="00B90595"/>
    <w:rsid w:val="00BA215A"/>
    <w:rsid w:val="00BB5F09"/>
    <w:rsid w:val="00BC0D9F"/>
    <w:rsid w:val="00BC472D"/>
    <w:rsid w:val="00BD5960"/>
    <w:rsid w:val="00BE053D"/>
    <w:rsid w:val="00BF1A7A"/>
    <w:rsid w:val="00BF1FA3"/>
    <w:rsid w:val="00C00974"/>
    <w:rsid w:val="00C018E4"/>
    <w:rsid w:val="00C066FA"/>
    <w:rsid w:val="00C1190E"/>
    <w:rsid w:val="00C1516E"/>
    <w:rsid w:val="00C20C70"/>
    <w:rsid w:val="00C222DD"/>
    <w:rsid w:val="00C25387"/>
    <w:rsid w:val="00C476FF"/>
    <w:rsid w:val="00C533D2"/>
    <w:rsid w:val="00C54BE3"/>
    <w:rsid w:val="00C57F80"/>
    <w:rsid w:val="00C60875"/>
    <w:rsid w:val="00C7192B"/>
    <w:rsid w:val="00C768ED"/>
    <w:rsid w:val="00C80FB9"/>
    <w:rsid w:val="00C82A8F"/>
    <w:rsid w:val="00C916C2"/>
    <w:rsid w:val="00C9300F"/>
    <w:rsid w:val="00CB56E6"/>
    <w:rsid w:val="00CB575C"/>
    <w:rsid w:val="00CC47A3"/>
    <w:rsid w:val="00CC5097"/>
    <w:rsid w:val="00CC7F56"/>
    <w:rsid w:val="00CD1B12"/>
    <w:rsid w:val="00CD55DC"/>
    <w:rsid w:val="00CD5E92"/>
    <w:rsid w:val="00CD6831"/>
    <w:rsid w:val="00CD7916"/>
    <w:rsid w:val="00CE1BBC"/>
    <w:rsid w:val="00CE2595"/>
    <w:rsid w:val="00CE28CC"/>
    <w:rsid w:val="00CE72FC"/>
    <w:rsid w:val="00CF0B7E"/>
    <w:rsid w:val="00CF2494"/>
    <w:rsid w:val="00CF31EE"/>
    <w:rsid w:val="00D0713B"/>
    <w:rsid w:val="00D1268A"/>
    <w:rsid w:val="00D1492F"/>
    <w:rsid w:val="00D17B69"/>
    <w:rsid w:val="00D3003C"/>
    <w:rsid w:val="00D331F4"/>
    <w:rsid w:val="00D470E4"/>
    <w:rsid w:val="00D47776"/>
    <w:rsid w:val="00D52142"/>
    <w:rsid w:val="00D5280E"/>
    <w:rsid w:val="00D54154"/>
    <w:rsid w:val="00D61F14"/>
    <w:rsid w:val="00D638E7"/>
    <w:rsid w:val="00D7587F"/>
    <w:rsid w:val="00D80D6B"/>
    <w:rsid w:val="00D84DBA"/>
    <w:rsid w:val="00D90950"/>
    <w:rsid w:val="00DA69DF"/>
    <w:rsid w:val="00DB33F8"/>
    <w:rsid w:val="00DB7C93"/>
    <w:rsid w:val="00DD38E2"/>
    <w:rsid w:val="00DE096F"/>
    <w:rsid w:val="00E0377F"/>
    <w:rsid w:val="00E13110"/>
    <w:rsid w:val="00E2180A"/>
    <w:rsid w:val="00E241A6"/>
    <w:rsid w:val="00E24DF1"/>
    <w:rsid w:val="00E36F2A"/>
    <w:rsid w:val="00E431ED"/>
    <w:rsid w:val="00E64FF5"/>
    <w:rsid w:val="00E83192"/>
    <w:rsid w:val="00E907EC"/>
    <w:rsid w:val="00E91224"/>
    <w:rsid w:val="00E94099"/>
    <w:rsid w:val="00E95E1A"/>
    <w:rsid w:val="00E9647F"/>
    <w:rsid w:val="00EA3F7B"/>
    <w:rsid w:val="00EA454F"/>
    <w:rsid w:val="00EA5421"/>
    <w:rsid w:val="00EB10F3"/>
    <w:rsid w:val="00EB34FC"/>
    <w:rsid w:val="00EB5816"/>
    <w:rsid w:val="00ED0EA9"/>
    <w:rsid w:val="00EE01B3"/>
    <w:rsid w:val="00EE6C2D"/>
    <w:rsid w:val="00EF3319"/>
    <w:rsid w:val="00EF77DF"/>
    <w:rsid w:val="00F06853"/>
    <w:rsid w:val="00F11BEF"/>
    <w:rsid w:val="00F258E7"/>
    <w:rsid w:val="00F25D12"/>
    <w:rsid w:val="00F31B84"/>
    <w:rsid w:val="00F401F2"/>
    <w:rsid w:val="00F4083D"/>
    <w:rsid w:val="00F517DF"/>
    <w:rsid w:val="00F53B41"/>
    <w:rsid w:val="00F631EC"/>
    <w:rsid w:val="00F64C22"/>
    <w:rsid w:val="00F64FA7"/>
    <w:rsid w:val="00F6727C"/>
    <w:rsid w:val="00F6763E"/>
    <w:rsid w:val="00F71B15"/>
    <w:rsid w:val="00F74D19"/>
    <w:rsid w:val="00F80053"/>
    <w:rsid w:val="00F8687C"/>
    <w:rsid w:val="00F877B0"/>
    <w:rsid w:val="00F9749F"/>
    <w:rsid w:val="00FA02C7"/>
    <w:rsid w:val="00FA2BAE"/>
    <w:rsid w:val="00FA4186"/>
    <w:rsid w:val="00FA5CF7"/>
    <w:rsid w:val="00FC0531"/>
    <w:rsid w:val="00FC13F0"/>
    <w:rsid w:val="00FC72D6"/>
    <w:rsid w:val="00FD0FB7"/>
    <w:rsid w:val="00FD180B"/>
    <w:rsid w:val="00FE588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596DA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96DA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596DA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596DA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96DA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96DAA"/>
    <w:rPr>
      <w:b/>
      <w:bCs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735E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5EB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5EB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</Words>
  <Characters>3529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cp:lastPrinted>2026-03-02T21:18:00Z</cp:lastPrinted>
  <dcterms:created xsi:type="dcterms:W3CDTF">2026-05-05T17:33:00Z</dcterms:created>
  <dcterms:modified xsi:type="dcterms:W3CDTF">2026-06-24T19:05:00Z</dcterms:modified>
</cp:coreProperties>
</file>