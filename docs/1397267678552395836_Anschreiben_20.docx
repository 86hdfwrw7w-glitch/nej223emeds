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8AF6276" w:rsidR="006D2592" w:rsidRPr="00D30CEA" w:rsidDel="008E192E" w:rsidRDefault="00775BFC" w:rsidP="002B66A5">
      <w:pPr>
        <w:spacing w:after="0" w:line="240" w:lineRule="auto"/>
        <w:jc w:val="center"/>
        <w:rPr>
          <w:del w:id="0" w:author="David Döbele" w:date="2025-07-22T19:21:00Z" w16du:dateUtc="2025-07-22T17:21:00Z"/>
          <w:rFonts w:ascii="Georgia" w:hAnsi="Georgia" w:cs="Times New Roman"/>
          <w:sz w:val="21"/>
          <w:szCs w:val="21"/>
        </w:rPr>
      </w:pPr>
      <w:r>
        <w:rPr>
          <w:rFonts w:ascii="Georgia" w:hAnsi="Georgia" w:cs="Times New Roman"/>
          <w:sz w:val="21"/>
          <w:szCs w:val="21"/>
        </w:rPr>
        <w:t xml:space="preserve">Joshua, </w:t>
      </w:r>
      <w:proofErr w:type="spellStart"/>
      <w:r>
        <w:rPr>
          <w:rFonts w:ascii="Georgia" w:hAnsi="Georgia" w:cs="Times New Roman"/>
          <w:sz w:val="21"/>
          <w:szCs w:val="21"/>
        </w:rPr>
        <w:t>Bullacher</w:t>
      </w:r>
      <w:proofErr w:type="spellEnd"/>
      <w:ins w:id="1" w:author="David Döbele" w:date="2025-07-22T19:21:00Z" w16du:dateUtc="2025-07-22T17:21:00Z">
        <w:r w:rsidR="008E192E">
          <w:rPr>
            <w:rFonts w:ascii="Georgia" w:hAnsi="Georgia" w:cs="Times New Roman"/>
            <w:sz w:val="21"/>
            <w:szCs w:val="21"/>
          </w:rPr>
          <w:t xml:space="preserve"> |</w:t>
        </w:r>
      </w:ins>
    </w:p>
    <w:p w14:paraId="798FA6C2" w14:textId="164C989D" w:rsidR="00E65B09" w:rsidRPr="00D30CEA" w:rsidRDefault="00775BFC" w:rsidP="008E192E">
      <w:pPr>
        <w:spacing w:after="0" w:line="240" w:lineRule="auto"/>
        <w:jc w:val="center"/>
        <w:rPr>
          <w:rFonts w:ascii="Georgia" w:hAnsi="Georgia" w:cs="Times New Roman"/>
          <w:sz w:val="21"/>
          <w:szCs w:val="21"/>
        </w:rPr>
      </w:pPr>
      <w:r>
        <w:rPr>
          <w:rFonts w:ascii="Georgia" w:hAnsi="Georgia" w:cs="Times New Roman"/>
          <w:sz w:val="21"/>
          <w:szCs w:val="21"/>
        </w:rPr>
        <w:t>Ernstweilerhangstr. 12</w:t>
      </w:r>
      <w:r w:rsidR="002B66A5">
        <w:rPr>
          <w:rFonts w:ascii="Georgia" w:hAnsi="Georgia" w:cs="Times New Roman"/>
          <w:sz w:val="21"/>
          <w:szCs w:val="21"/>
        </w:rPr>
        <w:t xml:space="preserve">, </w:t>
      </w:r>
      <w:r>
        <w:rPr>
          <w:rFonts w:ascii="Georgia" w:hAnsi="Georgia" w:cs="Times New Roman"/>
          <w:sz w:val="21"/>
          <w:szCs w:val="21"/>
        </w:rPr>
        <w:t>66482</w:t>
      </w:r>
      <w:r w:rsidR="00857C6F" w:rsidRPr="00D30CEA">
        <w:rPr>
          <w:rFonts w:ascii="Georgia" w:hAnsi="Georgia" w:cs="Times New Roman"/>
          <w:sz w:val="21"/>
          <w:szCs w:val="21"/>
        </w:rPr>
        <w:t xml:space="preserve"> </w:t>
      </w:r>
      <w:r>
        <w:rPr>
          <w:rFonts w:ascii="Georgia" w:hAnsi="Georgia" w:cs="Times New Roman"/>
          <w:sz w:val="21"/>
          <w:szCs w:val="21"/>
        </w:rPr>
        <w:t>Zweibrücken</w:t>
      </w:r>
    </w:p>
    <w:p w14:paraId="096C8AF5" w14:textId="2D30976F" w:rsidR="00647413" w:rsidRPr="002B66A5" w:rsidRDefault="005D6748" w:rsidP="002B66A5">
      <w:pPr>
        <w:spacing w:after="0" w:line="240" w:lineRule="auto"/>
        <w:jc w:val="center"/>
        <w:rPr>
          <w:rFonts w:ascii="Georgia" w:hAnsi="Georgia" w:cs="Times New Roman"/>
          <w:sz w:val="21"/>
          <w:szCs w:val="21"/>
        </w:rPr>
      </w:pPr>
      <w:hyperlink r:id="rId6" w:history="1">
        <w:r w:rsidRPr="004D029E">
          <w:rPr>
            <w:rStyle w:val="Hyperlink"/>
            <w:rFonts w:ascii="Georgia" w:hAnsi="Georgia" w:cs="Georgia"/>
            <w:sz w:val="21"/>
            <w:szCs w:val="21"/>
          </w:rPr>
          <w:t>joshuabullacher@gmail.com</w:t>
        </w:r>
      </w:hyperlink>
      <w:r w:rsidR="002B66A5">
        <w:rPr>
          <w:rFonts w:ascii="Georgia" w:hAnsi="Georgia" w:cs="Times New Roman"/>
          <w:sz w:val="21"/>
          <w:szCs w:val="21"/>
        </w:rPr>
        <w:t xml:space="preserve"> | </w:t>
      </w:r>
      <w:r w:rsidR="006D2592"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775BFC">
        <w:rPr>
          <w:rFonts w:ascii="Georgia" w:hAnsi="Georgia" w:cs="Georgia"/>
          <w:color w:val="000000"/>
          <w:sz w:val="21"/>
          <w:szCs w:val="21"/>
        </w:rPr>
        <w:t>163 6288837</w:t>
      </w:r>
    </w:p>
    <w:p w14:paraId="747EA2ED" w14:textId="77777777" w:rsidR="009E24C6" w:rsidRPr="00442DC6" w:rsidRDefault="009E24C6" w:rsidP="002B66A5">
      <w:pPr>
        <w:pBdr>
          <w:bottom w:val="single" w:sz="8" w:space="1" w:color="auto"/>
        </w:pBdr>
        <w:spacing w:after="0"/>
        <w:rPr>
          <w:rFonts w:ascii="Georgia" w:hAnsi="Georgia" w:cs="Times New Roman"/>
          <w:sz w:val="21"/>
          <w:szCs w:val="21"/>
        </w:rPr>
      </w:pPr>
    </w:p>
    <w:p w14:paraId="19A54BA8" w14:textId="77777777" w:rsidR="009E24C6" w:rsidRPr="00442DC6" w:rsidRDefault="009E24C6" w:rsidP="002B66A5">
      <w:pPr>
        <w:spacing w:after="0"/>
        <w:rPr>
          <w:rFonts w:ascii="Georgia" w:hAnsi="Georgia" w:cs="Times New Roman"/>
          <w:sz w:val="21"/>
          <w:szCs w:val="21"/>
        </w:rPr>
      </w:pPr>
    </w:p>
    <w:p w14:paraId="01D504E8" w14:textId="3E5082FD" w:rsidR="00442DC6" w:rsidRPr="0099776A" w:rsidRDefault="00442DC6" w:rsidP="00442DC6">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proofErr w:type="spellStart"/>
      <w:r w:rsidR="00D94856" w:rsidRPr="009F4B1B">
        <w:rPr>
          <w:rFonts w:ascii="Georgia" w:hAnsi="Georgia" w:cs="Times New Roman"/>
          <w:b/>
          <w:sz w:val="21"/>
          <w:szCs w:val="21"/>
        </w:rPr>
        <w:t>Strategy</w:t>
      </w:r>
      <w:proofErr w:type="spellEnd"/>
      <w:r w:rsidR="00D94856" w:rsidRPr="009F4B1B">
        <w:rPr>
          <w:rFonts w:ascii="Georgia" w:hAnsi="Georgia" w:cs="Times New Roman"/>
          <w:b/>
          <w:sz w:val="21"/>
          <w:szCs w:val="21"/>
        </w:rPr>
        <w:t xml:space="preserve"> Consulting</w:t>
      </w:r>
      <w:r w:rsidR="007A0DE9">
        <w:rPr>
          <w:rFonts w:ascii="Georgia" w:hAnsi="Georgia" w:cs="Times New Roman"/>
          <w:b/>
          <w:sz w:val="21"/>
          <w:szCs w:val="21"/>
        </w:rPr>
        <w:t xml:space="preserve"> (Financial Services)</w:t>
      </w:r>
    </w:p>
    <w:p w14:paraId="6BE6E064" w14:textId="77777777" w:rsidR="00111981" w:rsidRPr="0099776A" w:rsidRDefault="00111981" w:rsidP="00442DC6">
      <w:pPr>
        <w:spacing w:after="0"/>
        <w:rPr>
          <w:rFonts w:ascii="Georgia" w:hAnsi="Georgia" w:cs="Times New Roman"/>
          <w:b/>
          <w:sz w:val="21"/>
          <w:szCs w:val="21"/>
        </w:rPr>
      </w:pPr>
    </w:p>
    <w:p w14:paraId="19DC4E2E" w14:textId="77777777" w:rsidR="00442DC6" w:rsidRPr="0099776A" w:rsidRDefault="00442DC6" w:rsidP="00442DC6">
      <w:pPr>
        <w:spacing w:after="0"/>
        <w:jc w:val="both"/>
        <w:rPr>
          <w:rFonts w:ascii="Georgia" w:hAnsi="Georgia" w:cs="Times New Roman"/>
          <w:sz w:val="21"/>
          <w:szCs w:val="21"/>
        </w:rPr>
      </w:pPr>
      <w:r w:rsidRPr="009F4B1B">
        <w:rPr>
          <w:rFonts w:ascii="Georgia" w:hAnsi="Georgia" w:cs="Times New Roman"/>
          <w:sz w:val="21"/>
          <w:szCs w:val="21"/>
        </w:rPr>
        <w:t>Sehr geehrte Damen und Herren,</w:t>
      </w:r>
      <w:r w:rsidRPr="0099776A">
        <w:rPr>
          <w:rFonts w:ascii="Georgia" w:hAnsi="Georgia" w:cs="Times New Roman"/>
          <w:sz w:val="21"/>
          <w:szCs w:val="21"/>
        </w:rPr>
        <w:t xml:space="preserve"> </w:t>
      </w:r>
    </w:p>
    <w:p w14:paraId="33AFF2E9" w14:textId="77777777" w:rsidR="00442DC6" w:rsidRPr="0099776A" w:rsidRDefault="00442DC6" w:rsidP="00442DC6">
      <w:pPr>
        <w:spacing w:after="0"/>
        <w:jc w:val="both"/>
        <w:rPr>
          <w:rFonts w:ascii="Georgia" w:hAnsi="Georgia" w:cs="Times New Roman"/>
          <w:sz w:val="21"/>
          <w:szCs w:val="21"/>
        </w:rPr>
      </w:pPr>
    </w:p>
    <w:p w14:paraId="2C0C0FC8" w14:textId="6B84D836" w:rsidR="007A0DE9" w:rsidRDefault="007A0DE9" w:rsidP="00B75C0B">
      <w:pPr>
        <w:spacing w:after="0"/>
        <w:jc w:val="both"/>
        <w:rPr>
          <w:rFonts w:ascii="Georgia" w:hAnsi="Georgia" w:cs="Times New Roman"/>
          <w:sz w:val="21"/>
          <w:szCs w:val="21"/>
        </w:rPr>
      </w:pPr>
      <w:r>
        <w:rPr>
          <w:rFonts w:ascii="Georgia" w:hAnsi="Georgia" w:cs="Times New Roman"/>
          <w:sz w:val="21"/>
          <w:szCs w:val="21"/>
        </w:rPr>
        <w:t>d</w:t>
      </w:r>
      <w:r w:rsidRPr="000322B8">
        <w:rPr>
          <w:rFonts w:ascii="Georgia" w:hAnsi="Georgia" w:cs="Times New Roman"/>
          <w:sz w:val="21"/>
          <w:szCs w:val="21"/>
        </w:rPr>
        <w:t xml:space="preserve">ie Consultingbranche fasziniert mich, weil sie kontinuierliches Lernen mit stetiger persönlicher und fachlicher Weiterentwicklung verbindet. </w:t>
      </w:r>
      <w:ins w:id="2" w:author="David Döbele" w:date="2025-07-22T19:18:00Z" w16du:dateUtc="2025-07-22T17:18:00Z">
        <w:r w:rsidR="00B75C0B">
          <w:rPr>
            <w:rFonts w:ascii="Georgia" w:hAnsi="Georgia" w:cs="Times New Roman"/>
            <w:sz w:val="21"/>
            <w:szCs w:val="21"/>
          </w:rPr>
          <w:t xml:space="preserve">Bei meinem dreimonatigen Aufenthalt </w:t>
        </w:r>
      </w:ins>
      <w:ins w:id="3" w:author="David Döbele" w:date="2025-07-22T19:19:00Z" w16du:dateUtc="2025-07-22T17:19:00Z">
        <w:r w:rsidR="00B75C0B">
          <w:rPr>
            <w:rFonts w:ascii="Georgia" w:hAnsi="Georgia" w:cs="Times New Roman"/>
            <w:sz w:val="21"/>
            <w:szCs w:val="21"/>
          </w:rPr>
          <w:t>im</w:t>
        </w:r>
      </w:ins>
      <w:ins w:id="4" w:author="David Döbele" w:date="2025-07-22T19:18:00Z" w16du:dateUtc="2025-07-22T17:18:00Z">
        <w:r w:rsidR="00B75C0B">
          <w:rPr>
            <w:rFonts w:ascii="Georgia" w:hAnsi="Georgia" w:cs="Times New Roman"/>
            <w:sz w:val="21"/>
            <w:szCs w:val="21"/>
          </w:rPr>
          <w:t xml:space="preserve"> In</w:t>
        </w:r>
      </w:ins>
      <w:ins w:id="5" w:author="David Döbele" w:date="2025-07-22T19:19:00Z" w16du:dateUtc="2025-07-22T17:19:00Z">
        <w:r w:rsidR="00B75C0B">
          <w:rPr>
            <w:rFonts w:ascii="Georgia" w:hAnsi="Georgia" w:cs="Times New Roman"/>
            <w:sz w:val="21"/>
            <w:szCs w:val="21"/>
          </w:rPr>
          <w:t xml:space="preserve">house Consulting der Deutschen Bank gefiel mir vor allem </w:t>
        </w:r>
      </w:ins>
      <w:del w:id="6" w:author="David Döbele" w:date="2025-07-22T19:19:00Z" w16du:dateUtc="2025-07-22T17:19:00Z">
        <w:r w:rsidRPr="000322B8" w:rsidDel="00B75C0B">
          <w:rPr>
            <w:rFonts w:ascii="Georgia" w:hAnsi="Georgia" w:cs="Times New Roman"/>
            <w:sz w:val="21"/>
            <w:szCs w:val="21"/>
          </w:rPr>
          <w:delText xml:space="preserve">Besonders spannend finde ich </w:delText>
        </w:r>
      </w:del>
      <w:r w:rsidRPr="000322B8">
        <w:rPr>
          <w:rFonts w:ascii="Georgia" w:hAnsi="Georgia" w:cs="Times New Roman"/>
          <w:sz w:val="21"/>
          <w:szCs w:val="21"/>
        </w:rPr>
        <w:t>die Dynamik wechselnder Projekte und die damit verbundene Herausforderung, mich schnell in neue Themen einzuarbeiten und mit unterschiedlichen Stakeholdern eng zusammenzuarbeiten. Die Möglichkeit, im Team an komplexen unternehmerischen Fragestellungen zu arbeiten und echten Mehrwert zu schaffen, motiviert mich sehr. Nach meinen bisherigen Einblicken im Inhouse Consulting und in der Corporate Bank Transformation bei der Deutschen Bank möchte ich nun auch die externe Perspektive kennenlernen. Deshalb werde ich im ersten Quartal 2025 ein Praktikum bei Horváth</w:t>
      </w:r>
      <w:r>
        <w:rPr>
          <w:rFonts w:ascii="Georgia" w:hAnsi="Georgia" w:cs="Times New Roman"/>
          <w:sz w:val="21"/>
          <w:szCs w:val="21"/>
        </w:rPr>
        <w:t xml:space="preserve"> im Competence Center Financial Services</w:t>
      </w:r>
      <w:r w:rsidRPr="000322B8">
        <w:rPr>
          <w:rFonts w:ascii="Georgia" w:hAnsi="Georgia" w:cs="Times New Roman"/>
          <w:sz w:val="21"/>
          <w:szCs w:val="21"/>
        </w:rPr>
        <w:t xml:space="preserve"> absolvieren</w:t>
      </w:r>
      <w:r>
        <w:rPr>
          <w:rFonts w:ascii="Georgia" w:hAnsi="Georgia" w:cs="Times New Roman"/>
          <w:sz w:val="21"/>
          <w:szCs w:val="21"/>
        </w:rPr>
        <w:t xml:space="preserve">, was </w:t>
      </w:r>
      <w:r w:rsidRPr="000322B8">
        <w:rPr>
          <w:rFonts w:ascii="Georgia" w:hAnsi="Georgia" w:cs="Times New Roman"/>
          <w:sz w:val="21"/>
          <w:szCs w:val="21"/>
        </w:rPr>
        <w:t>eine ideale Grundlage</w:t>
      </w:r>
      <w:r>
        <w:rPr>
          <w:rFonts w:ascii="Georgia" w:hAnsi="Georgia" w:cs="Times New Roman"/>
          <w:sz w:val="21"/>
          <w:szCs w:val="21"/>
        </w:rPr>
        <w:t xml:space="preserve"> darstellt</w:t>
      </w:r>
      <w:r w:rsidRPr="000322B8">
        <w:rPr>
          <w:rFonts w:ascii="Georgia" w:hAnsi="Georgia" w:cs="Times New Roman"/>
          <w:sz w:val="21"/>
          <w:szCs w:val="21"/>
        </w:rPr>
        <w:t xml:space="preserve">, um im Anschluss bei Ihnen im </w:t>
      </w:r>
      <w:proofErr w:type="spellStart"/>
      <w:r>
        <w:rPr>
          <w:rFonts w:ascii="Georgia" w:hAnsi="Georgia" w:cs="Times New Roman"/>
          <w:sz w:val="21"/>
          <w:szCs w:val="21"/>
        </w:rPr>
        <w:t>Strategy</w:t>
      </w:r>
      <w:proofErr w:type="spellEnd"/>
      <w:r>
        <w:rPr>
          <w:rFonts w:ascii="Georgia" w:hAnsi="Georgia" w:cs="Times New Roman"/>
          <w:sz w:val="21"/>
          <w:szCs w:val="21"/>
        </w:rPr>
        <w:t xml:space="preserve"> Consulting mit dem Fokus auf Financial Services</w:t>
      </w:r>
      <w:r w:rsidRPr="000322B8">
        <w:rPr>
          <w:rFonts w:ascii="Georgia" w:hAnsi="Georgia" w:cs="Times New Roman"/>
          <w:sz w:val="21"/>
          <w:szCs w:val="21"/>
        </w:rPr>
        <w:t xml:space="preserve"> we</w:t>
      </w:r>
      <w:r>
        <w:rPr>
          <w:rFonts w:ascii="Georgia" w:hAnsi="Georgia" w:cs="Times New Roman"/>
          <w:sz w:val="21"/>
          <w:szCs w:val="21"/>
        </w:rPr>
        <w:t>itere spannende Einblicke zu sammeln</w:t>
      </w:r>
      <w:r w:rsidRPr="000322B8">
        <w:rPr>
          <w:rFonts w:ascii="Georgia" w:hAnsi="Georgia" w:cs="Times New Roman"/>
          <w:sz w:val="21"/>
          <w:szCs w:val="21"/>
        </w:rPr>
        <w:t>.</w:t>
      </w:r>
    </w:p>
    <w:p w14:paraId="3887F175" w14:textId="77777777" w:rsidR="000322B8" w:rsidRDefault="000322B8" w:rsidP="00442DC6">
      <w:pPr>
        <w:spacing w:after="0"/>
        <w:jc w:val="both"/>
        <w:rPr>
          <w:rFonts w:ascii="Georgia" w:hAnsi="Georgia" w:cs="Times New Roman"/>
          <w:sz w:val="21"/>
          <w:szCs w:val="21"/>
        </w:rPr>
      </w:pPr>
    </w:p>
    <w:p w14:paraId="393C91F9" w14:textId="262CAA9D" w:rsidR="00111981" w:rsidDel="008E192E" w:rsidRDefault="00627249" w:rsidP="00111981">
      <w:pPr>
        <w:spacing w:after="0"/>
        <w:jc w:val="both"/>
        <w:rPr>
          <w:del w:id="7" w:author="David Döbele" w:date="2025-07-22T19:21:00Z" w16du:dateUtc="2025-07-22T17:21:00Z"/>
          <w:rFonts w:ascii="Georgia" w:hAnsi="Georgia" w:cs="Times New Roman"/>
          <w:sz w:val="21"/>
          <w:szCs w:val="21"/>
        </w:rPr>
      </w:pPr>
      <w:r>
        <w:rPr>
          <w:rFonts w:ascii="Georgia" w:hAnsi="Georgia" w:cs="Times New Roman"/>
          <w:sz w:val="21"/>
          <w:szCs w:val="21"/>
        </w:rPr>
        <w:t>Für</w:t>
      </w:r>
      <w:r w:rsidR="00857D5A">
        <w:rPr>
          <w:rFonts w:ascii="Georgia" w:hAnsi="Georgia" w:cs="Times New Roman"/>
          <w:sz w:val="21"/>
          <w:szCs w:val="21"/>
        </w:rPr>
        <w:t xml:space="preserve"> diese zuvor angesprochene steile Lernkurve erfordert es ein hohes Maß an Ehrgeiz, Leistungsbereitschaft und Zielstrebigkeit. Dies sind Attribute</w:t>
      </w:r>
      <w:ins w:id="8" w:author="David Döbele" w:date="2025-07-22T19:20:00Z" w16du:dateUtc="2025-07-22T17:20:00Z">
        <w:r w:rsidR="008E192E">
          <w:rPr>
            <w:rFonts w:ascii="Georgia" w:hAnsi="Georgia" w:cs="Times New Roman"/>
            <w:sz w:val="21"/>
            <w:szCs w:val="21"/>
          </w:rPr>
          <w:t>,</w:t>
        </w:r>
      </w:ins>
      <w:r w:rsidR="00857D5A">
        <w:rPr>
          <w:rFonts w:ascii="Georgia" w:hAnsi="Georgia" w:cs="Times New Roman"/>
          <w:sz w:val="21"/>
          <w:szCs w:val="21"/>
        </w:rPr>
        <w:t xml:space="preserve"> die mich sowohl </w:t>
      </w:r>
      <w:r w:rsidR="00111981" w:rsidRPr="00111981">
        <w:rPr>
          <w:rFonts w:ascii="Georgia" w:hAnsi="Georgia" w:cs="Times New Roman"/>
          <w:sz w:val="21"/>
          <w:szCs w:val="21"/>
        </w:rPr>
        <w:t>E-Sport</w:t>
      </w:r>
      <w:r w:rsidR="00111981">
        <w:rPr>
          <w:rFonts w:ascii="Georgia" w:hAnsi="Georgia" w:cs="Times New Roman"/>
          <w:sz w:val="21"/>
          <w:szCs w:val="21"/>
        </w:rPr>
        <w:t xml:space="preserve"> bei </w:t>
      </w:r>
      <w:proofErr w:type="spellStart"/>
      <w:r w:rsidR="00111981">
        <w:rPr>
          <w:rFonts w:ascii="Georgia" w:hAnsi="Georgia" w:cs="Times New Roman"/>
          <w:sz w:val="21"/>
          <w:szCs w:val="21"/>
        </w:rPr>
        <w:t>Entropy</w:t>
      </w:r>
      <w:proofErr w:type="spellEnd"/>
      <w:r w:rsidR="00111981">
        <w:rPr>
          <w:rFonts w:ascii="Georgia" w:hAnsi="Georgia" w:cs="Times New Roman"/>
          <w:sz w:val="21"/>
          <w:szCs w:val="21"/>
        </w:rPr>
        <w:t xml:space="preserve"> Gaming</w:t>
      </w:r>
      <w:r w:rsidR="00111981" w:rsidRPr="00111981">
        <w:rPr>
          <w:rFonts w:ascii="Georgia" w:hAnsi="Georgia" w:cs="Times New Roman"/>
          <w:sz w:val="21"/>
          <w:szCs w:val="21"/>
        </w:rPr>
        <w:t xml:space="preserve">, in der Jugendhandballbundesliga, im Studium oder </w:t>
      </w:r>
      <w:r w:rsidR="00857D5A">
        <w:rPr>
          <w:rFonts w:ascii="Georgia" w:hAnsi="Georgia" w:cs="Times New Roman"/>
          <w:sz w:val="21"/>
          <w:szCs w:val="21"/>
        </w:rPr>
        <w:t xml:space="preserve">auch </w:t>
      </w:r>
      <w:r w:rsidR="00111981" w:rsidRPr="00111981">
        <w:rPr>
          <w:rFonts w:ascii="Georgia" w:hAnsi="Georgia" w:cs="Times New Roman"/>
          <w:sz w:val="21"/>
          <w:szCs w:val="21"/>
        </w:rPr>
        <w:t>bei meine</w:t>
      </w:r>
      <w:r w:rsidR="00773643">
        <w:rPr>
          <w:rFonts w:ascii="Georgia" w:hAnsi="Georgia" w:cs="Times New Roman"/>
          <w:sz w:val="21"/>
          <w:szCs w:val="21"/>
        </w:rPr>
        <w:t>n</w:t>
      </w:r>
      <w:r w:rsidR="00111981" w:rsidRPr="00111981">
        <w:rPr>
          <w:rFonts w:ascii="Georgia" w:hAnsi="Georgia" w:cs="Times New Roman"/>
          <w:sz w:val="21"/>
          <w:szCs w:val="21"/>
        </w:rPr>
        <w:t xml:space="preserve"> Tätigkeit</w:t>
      </w:r>
      <w:r w:rsidR="00773643">
        <w:rPr>
          <w:rFonts w:ascii="Georgia" w:hAnsi="Georgia" w:cs="Times New Roman"/>
          <w:sz w:val="21"/>
          <w:szCs w:val="21"/>
        </w:rPr>
        <w:t>en</w:t>
      </w:r>
      <w:r w:rsidR="00111981" w:rsidRPr="00111981">
        <w:rPr>
          <w:rFonts w:ascii="Georgia" w:hAnsi="Georgia" w:cs="Times New Roman"/>
          <w:sz w:val="21"/>
          <w:szCs w:val="21"/>
        </w:rPr>
        <w:t xml:space="preserve"> bei der Deutschen Bank</w:t>
      </w:r>
      <w:r w:rsidR="00857D5A">
        <w:rPr>
          <w:rFonts w:ascii="Georgia" w:hAnsi="Georgia" w:cs="Times New Roman"/>
          <w:sz w:val="21"/>
          <w:szCs w:val="21"/>
        </w:rPr>
        <w:t xml:space="preserve"> stets begleitet haben. Ich versuche kontinuierlich an mir zu arbeiten und</w:t>
      </w:r>
      <w:r w:rsidR="007A1E75">
        <w:rPr>
          <w:rFonts w:ascii="Georgia" w:hAnsi="Georgia" w:cs="Times New Roman"/>
          <w:sz w:val="21"/>
          <w:szCs w:val="21"/>
        </w:rPr>
        <w:t xml:space="preserve"> scheue </w:t>
      </w:r>
      <w:r w:rsidR="00857D5A">
        <w:rPr>
          <w:rFonts w:ascii="Georgia" w:hAnsi="Georgia" w:cs="Times New Roman"/>
          <w:sz w:val="21"/>
          <w:szCs w:val="21"/>
        </w:rPr>
        <w:t>m</w:t>
      </w:r>
      <w:r w:rsidR="007A1E75">
        <w:rPr>
          <w:rFonts w:ascii="Georgia" w:hAnsi="Georgia" w:cs="Times New Roman"/>
          <w:sz w:val="21"/>
          <w:szCs w:val="21"/>
        </w:rPr>
        <w:t xml:space="preserve">ich </w:t>
      </w:r>
      <w:proofErr w:type="spellStart"/>
      <w:r w:rsidR="007A1E75">
        <w:rPr>
          <w:rFonts w:ascii="Georgia" w:hAnsi="Georgia" w:cs="Times New Roman"/>
          <w:sz w:val="21"/>
          <w:szCs w:val="21"/>
        </w:rPr>
        <w:t>mich</w:t>
      </w:r>
      <w:proofErr w:type="spellEnd"/>
      <w:r w:rsidR="007A1E75">
        <w:rPr>
          <w:rFonts w:ascii="Georgia" w:hAnsi="Georgia" w:cs="Times New Roman"/>
          <w:sz w:val="21"/>
          <w:szCs w:val="21"/>
        </w:rPr>
        <w:t xml:space="preserve"> nicht vor neuen Herausforderungen.</w:t>
      </w:r>
      <w:r w:rsidR="00111981" w:rsidRPr="00111981">
        <w:rPr>
          <w:rFonts w:ascii="Georgia" w:hAnsi="Georgia" w:cs="Times New Roman"/>
          <w:sz w:val="21"/>
          <w:szCs w:val="21"/>
        </w:rPr>
        <w:t xml:space="preserve"> </w:t>
      </w:r>
      <w:r w:rsidR="007A1E75" w:rsidRPr="00111981">
        <w:rPr>
          <w:rFonts w:ascii="Georgia" w:hAnsi="Georgia" w:cs="Times New Roman"/>
          <w:sz w:val="21"/>
          <w:szCs w:val="21"/>
        </w:rPr>
        <w:t>Ein Beispiel hierfür ist</w:t>
      </w:r>
      <w:r>
        <w:rPr>
          <w:rFonts w:ascii="Georgia" w:hAnsi="Georgia" w:cs="Times New Roman"/>
          <w:sz w:val="21"/>
          <w:szCs w:val="21"/>
        </w:rPr>
        <w:t xml:space="preserve"> die Wahl von Thema und Methodik</w:t>
      </w:r>
      <w:r w:rsidR="007A1E75" w:rsidRPr="00111981">
        <w:rPr>
          <w:rFonts w:ascii="Georgia" w:hAnsi="Georgia" w:cs="Times New Roman"/>
          <w:sz w:val="21"/>
          <w:szCs w:val="21"/>
        </w:rPr>
        <w:t xml:space="preserve"> meine</w:t>
      </w:r>
      <w:r>
        <w:rPr>
          <w:rFonts w:ascii="Georgia" w:hAnsi="Georgia" w:cs="Times New Roman"/>
          <w:sz w:val="21"/>
          <w:szCs w:val="21"/>
        </w:rPr>
        <w:t>r</w:t>
      </w:r>
      <w:r w:rsidR="007A1E75" w:rsidRPr="00111981">
        <w:rPr>
          <w:rFonts w:ascii="Georgia" w:hAnsi="Georgia" w:cs="Times New Roman"/>
          <w:sz w:val="21"/>
          <w:szCs w:val="21"/>
        </w:rPr>
        <w:t xml:space="preserve"> Bachelorarbeit</w:t>
      </w:r>
      <w:r>
        <w:rPr>
          <w:rFonts w:ascii="Georgia" w:hAnsi="Georgia" w:cs="Times New Roman"/>
          <w:sz w:val="21"/>
          <w:szCs w:val="21"/>
        </w:rPr>
        <w:t>. B</w:t>
      </w:r>
      <w:r w:rsidR="00773643">
        <w:rPr>
          <w:rFonts w:ascii="Georgia" w:hAnsi="Georgia" w:cs="Times New Roman"/>
          <w:sz w:val="21"/>
          <w:szCs w:val="21"/>
        </w:rPr>
        <w:t xml:space="preserve">ei </w:t>
      </w:r>
      <w:r>
        <w:rPr>
          <w:rFonts w:ascii="Georgia" w:hAnsi="Georgia" w:cs="Times New Roman"/>
          <w:sz w:val="21"/>
          <w:szCs w:val="21"/>
        </w:rPr>
        <w:t>dieser führte</w:t>
      </w:r>
      <w:r w:rsidR="00773643">
        <w:rPr>
          <w:rFonts w:ascii="Georgia" w:hAnsi="Georgia" w:cs="Times New Roman"/>
          <w:sz w:val="21"/>
          <w:szCs w:val="21"/>
        </w:rPr>
        <w:t xml:space="preserve"> </w:t>
      </w:r>
      <w:r w:rsidR="007A1E75" w:rsidRPr="00111981">
        <w:rPr>
          <w:rFonts w:ascii="Georgia" w:hAnsi="Georgia" w:cs="Times New Roman"/>
          <w:sz w:val="21"/>
          <w:szCs w:val="21"/>
        </w:rPr>
        <w:t xml:space="preserve">ich </w:t>
      </w:r>
      <w:r w:rsidR="00773643">
        <w:rPr>
          <w:rFonts w:ascii="Georgia" w:hAnsi="Georgia" w:cs="Times New Roman"/>
          <w:sz w:val="21"/>
          <w:szCs w:val="21"/>
        </w:rPr>
        <w:t xml:space="preserve">eine Datenanalyse </w:t>
      </w:r>
      <w:r w:rsidR="00857D5A">
        <w:rPr>
          <w:rFonts w:ascii="Georgia" w:hAnsi="Georgia" w:cs="Times New Roman"/>
          <w:sz w:val="21"/>
          <w:szCs w:val="21"/>
        </w:rPr>
        <w:t>in</w:t>
      </w:r>
      <w:r w:rsidR="00773643">
        <w:rPr>
          <w:rFonts w:ascii="Georgia" w:hAnsi="Georgia" w:cs="Times New Roman"/>
          <w:sz w:val="21"/>
          <w:szCs w:val="21"/>
        </w:rPr>
        <w:t xml:space="preserve"> Python zum Thema </w:t>
      </w:r>
      <w:r w:rsidR="007A1E75" w:rsidRPr="00111981">
        <w:rPr>
          <w:rFonts w:ascii="Georgia" w:hAnsi="Georgia" w:cs="Times New Roman"/>
          <w:sz w:val="21"/>
          <w:szCs w:val="21"/>
        </w:rPr>
        <w:t xml:space="preserve">Optionspreisung </w:t>
      </w:r>
      <w:r w:rsidR="00773643">
        <w:rPr>
          <w:rFonts w:ascii="Georgia" w:hAnsi="Georgia" w:cs="Times New Roman"/>
          <w:sz w:val="21"/>
          <w:szCs w:val="21"/>
        </w:rPr>
        <w:t>durch</w:t>
      </w:r>
      <w:r w:rsidR="007A1E75" w:rsidRPr="00111981">
        <w:rPr>
          <w:rFonts w:ascii="Georgia" w:hAnsi="Georgia" w:cs="Times New Roman"/>
          <w:sz w:val="21"/>
          <w:szCs w:val="21"/>
        </w:rPr>
        <w:t>,</w:t>
      </w:r>
      <w:r w:rsidR="00773643">
        <w:rPr>
          <w:rFonts w:ascii="Georgia" w:hAnsi="Georgia" w:cs="Times New Roman"/>
          <w:sz w:val="21"/>
          <w:szCs w:val="21"/>
        </w:rPr>
        <w:t xml:space="preserve"> obwohl </w:t>
      </w:r>
      <w:r w:rsidR="00857D5A">
        <w:rPr>
          <w:rFonts w:ascii="Georgia" w:hAnsi="Georgia" w:cs="Times New Roman"/>
          <w:sz w:val="21"/>
          <w:szCs w:val="21"/>
        </w:rPr>
        <w:t>ich im Studium weder mit dem</w:t>
      </w:r>
      <w:r w:rsidR="00773643">
        <w:rPr>
          <w:rFonts w:ascii="Georgia" w:hAnsi="Georgia" w:cs="Times New Roman"/>
          <w:sz w:val="21"/>
          <w:szCs w:val="21"/>
        </w:rPr>
        <w:t xml:space="preserve"> Thema</w:t>
      </w:r>
      <w:r w:rsidR="007A1E75" w:rsidRPr="00111981">
        <w:rPr>
          <w:rFonts w:ascii="Georgia" w:hAnsi="Georgia" w:cs="Times New Roman"/>
          <w:sz w:val="21"/>
          <w:szCs w:val="21"/>
        </w:rPr>
        <w:t xml:space="preserve"> </w:t>
      </w:r>
      <w:proofErr w:type="spellStart"/>
      <w:r w:rsidR="00857D5A">
        <w:rPr>
          <w:rFonts w:ascii="Georgia" w:hAnsi="Georgia" w:cs="Times New Roman"/>
          <w:sz w:val="21"/>
          <w:szCs w:val="21"/>
        </w:rPr>
        <w:t>Optionsbepreisung</w:t>
      </w:r>
      <w:proofErr w:type="spellEnd"/>
      <w:r>
        <w:rPr>
          <w:rFonts w:ascii="Georgia" w:hAnsi="Georgia" w:cs="Times New Roman"/>
          <w:sz w:val="21"/>
          <w:szCs w:val="21"/>
        </w:rPr>
        <w:t xml:space="preserve"> Berührungspunkte</w:t>
      </w:r>
      <w:r w:rsidR="00857D5A">
        <w:rPr>
          <w:rFonts w:ascii="Georgia" w:hAnsi="Georgia" w:cs="Times New Roman"/>
          <w:sz w:val="21"/>
          <w:szCs w:val="21"/>
        </w:rPr>
        <w:t xml:space="preserve"> noch </w:t>
      </w:r>
      <w:r>
        <w:rPr>
          <w:rFonts w:ascii="Georgia" w:hAnsi="Georgia" w:cs="Times New Roman"/>
          <w:sz w:val="21"/>
          <w:szCs w:val="21"/>
        </w:rPr>
        <w:t>Vorerfahrungen im</w:t>
      </w:r>
      <w:r w:rsidR="00857D5A">
        <w:rPr>
          <w:rFonts w:ascii="Georgia" w:hAnsi="Georgia" w:cs="Times New Roman"/>
          <w:sz w:val="21"/>
          <w:szCs w:val="21"/>
        </w:rPr>
        <w:t xml:space="preserve"> Programmier</w:t>
      </w:r>
      <w:r>
        <w:rPr>
          <w:rFonts w:ascii="Georgia" w:hAnsi="Georgia" w:cs="Times New Roman"/>
          <w:sz w:val="21"/>
          <w:szCs w:val="21"/>
        </w:rPr>
        <w:t xml:space="preserve">en hatte. </w:t>
      </w:r>
      <w:r w:rsidR="00857D5A">
        <w:rPr>
          <w:rFonts w:ascii="Georgia" w:hAnsi="Georgia" w:cs="Times New Roman"/>
          <w:sz w:val="21"/>
          <w:szCs w:val="21"/>
        </w:rPr>
        <w:t>Ich sah in dem Thema, aber vor allem in der Wahl der Methodik die Möglichkeit</w:t>
      </w:r>
      <w:ins w:id="9" w:author="David Döbele" w:date="2025-07-22T19:21:00Z" w16du:dateUtc="2025-07-22T17:21:00Z">
        <w:r w:rsidR="008E192E">
          <w:rPr>
            <w:rFonts w:ascii="Georgia" w:hAnsi="Georgia" w:cs="Times New Roman"/>
            <w:sz w:val="21"/>
            <w:szCs w:val="21"/>
          </w:rPr>
          <w:t>,</w:t>
        </w:r>
      </w:ins>
      <w:r w:rsidR="00857D5A">
        <w:rPr>
          <w:rFonts w:ascii="Georgia" w:hAnsi="Georgia" w:cs="Times New Roman"/>
          <w:sz w:val="21"/>
          <w:szCs w:val="21"/>
        </w:rPr>
        <w:t xml:space="preserve"> mein</w:t>
      </w:r>
      <w:ins w:id="10" w:author="David Döbele" w:date="2025-07-22T19:21:00Z" w16du:dateUtc="2025-07-22T17:21:00Z">
        <w:r w:rsidR="008E192E">
          <w:rPr>
            <w:rFonts w:ascii="Georgia" w:hAnsi="Georgia" w:cs="Times New Roman"/>
            <w:sz w:val="21"/>
            <w:szCs w:val="21"/>
          </w:rPr>
          <w:t>en</w:t>
        </w:r>
      </w:ins>
      <w:r w:rsidR="00857D5A">
        <w:rPr>
          <w:rFonts w:ascii="Georgia" w:hAnsi="Georgia" w:cs="Times New Roman"/>
          <w:sz w:val="21"/>
          <w:szCs w:val="21"/>
        </w:rPr>
        <w:t xml:space="preserve"> Horizont zu erweitern. Dies hat sich nicht nur in Form der</w:t>
      </w:r>
      <w:r w:rsidR="007A1E75" w:rsidRPr="00111981">
        <w:rPr>
          <w:rFonts w:ascii="Georgia" w:hAnsi="Georgia" w:cs="Times New Roman"/>
          <w:sz w:val="21"/>
          <w:szCs w:val="21"/>
        </w:rPr>
        <w:t xml:space="preserve"> Bestnote von 1,0 ausgezahlt, sondern </w:t>
      </w:r>
      <w:r w:rsidR="00BD22AB">
        <w:rPr>
          <w:rFonts w:ascii="Georgia" w:hAnsi="Georgia" w:cs="Times New Roman"/>
          <w:sz w:val="21"/>
          <w:szCs w:val="21"/>
        </w:rPr>
        <w:t>mir auch</w:t>
      </w:r>
      <w:r w:rsidR="007A1E75" w:rsidRPr="00111981">
        <w:rPr>
          <w:rFonts w:ascii="Georgia" w:hAnsi="Georgia" w:cs="Times New Roman"/>
          <w:sz w:val="21"/>
          <w:szCs w:val="21"/>
        </w:rPr>
        <w:t xml:space="preserve"> einen völlig neuen Zugang </w:t>
      </w:r>
      <w:r w:rsidR="00BD22AB">
        <w:rPr>
          <w:rFonts w:ascii="Georgia" w:hAnsi="Georgia" w:cs="Times New Roman"/>
          <w:sz w:val="21"/>
          <w:szCs w:val="21"/>
        </w:rPr>
        <w:t>zur Programmierung</w:t>
      </w:r>
      <w:r>
        <w:rPr>
          <w:rFonts w:ascii="Georgia" w:hAnsi="Georgia" w:cs="Times New Roman"/>
          <w:sz w:val="21"/>
          <w:szCs w:val="21"/>
        </w:rPr>
        <w:t xml:space="preserve"> </w:t>
      </w:r>
      <w:r w:rsidR="00210C5D">
        <w:rPr>
          <w:rFonts w:ascii="Georgia" w:hAnsi="Georgia" w:cs="Times New Roman"/>
          <w:sz w:val="21"/>
          <w:szCs w:val="21"/>
        </w:rPr>
        <w:t>und dem</w:t>
      </w:r>
      <w:r w:rsidR="00BD22AB">
        <w:rPr>
          <w:rFonts w:ascii="Georgia" w:hAnsi="Georgia" w:cs="Times New Roman"/>
          <w:sz w:val="21"/>
          <w:szCs w:val="21"/>
        </w:rPr>
        <w:t xml:space="preserve"> A</w:t>
      </w:r>
      <w:r>
        <w:rPr>
          <w:rFonts w:ascii="Georgia" w:hAnsi="Georgia" w:cs="Times New Roman"/>
          <w:sz w:val="21"/>
          <w:szCs w:val="21"/>
        </w:rPr>
        <w:t>rbeiten mit</w:t>
      </w:r>
      <w:r w:rsidR="00BD22AB">
        <w:rPr>
          <w:rFonts w:ascii="Georgia" w:hAnsi="Georgia" w:cs="Times New Roman"/>
          <w:sz w:val="21"/>
          <w:szCs w:val="21"/>
        </w:rPr>
        <w:t xml:space="preserve"> Daten gegeben.</w:t>
      </w:r>
      <w:r w:rsidR="007A1E75" w:rsidRPr="00111981">
        <w:rPr>
          <w:rFonts w:ascii="Georgia" w:hAnsi="Georgia" w:cs="Times New Roman"/>
          <w:sz w:val="21"/>
          <w:szCs w:val="21"/>
        </w:rPr>
        <w:t xml:space="preserve"> </w:t>
      </w:r>
      <w:r w:rsidR="00111981" w:rsidRPr="00111981">
        <w:rPr>
          <w:rFonts w:ascii="Georgia" w:hAnsi="Georgia" w:cs="Times New Roman"/>
          <w:sz w:val="21"/>
          <w:szCs w:val="21"/>
        </w:rPr>
        <w:t xml:space="preserve">Ich bin davon überzeugt, dass </w:t>
      </w:r>
      <w:r w:rsidR="00773643">
        <w:rPr>
          <w:rFonts w:ascii="Georgia" w:hAnsi="Georgia" w:cs="Times New Roman"/>
          <w:sz w:val="21"/>
          <w:szCs w:val="21"/>
        </w:rPr>
        <w:t xml:space="preserve">genau diese Leistungsbereitschaft und Offenheit für neue Themen </w:t>
      </w:r>
      <w:r w:rsidR="00111981" w:rsidRPr="00111981">
        <w:rPr>
          <w:rFonts w:ascii="Georgia" w:hAnsi="Georgia" w:cs="Times New Roman"/>
          <w:sz w:val="21"/>
          <w:szCs w:val="21"/>
        </w:rPr>
        <w:t xml:space="preserve">hervorragend in das anspruchsvolle Umfeld </w:t>
      </w:r>
      <w:r w:rsidR="00111981">
        <w:rPr>
          <w:rFonts w:ascii="Georgia" w:hAnsi="Georgia" w:cs="Times New Roman"/>
          <w:sz w:val="21"/>
          <w:szCs w:val="21"/>
        </w:rPr>
        <w:t xml:space="preserve">bei </w:t>
      </w:r>
      <w:proofErr w:type="spellStart"/>
      <w:r w:rsidR="009F4B1B">
        <w:rPr>
          <w:rFonts w:ascii="Georgia" w:hAnsi="Georgia" w:cs="Times New Roman"/>
          <w:sz w:val="21"/>
          <w:szCs w:val="21"/>
        </w:rPr>
        <w:t>Strategy</w:t>
      </w:r>
      <w:proofErr w:type="spellEnd"/>
      <w:r w:rsidR="009F4B1B">
        <w:rPr>
          <w:rFonts w:ascii="Georgia" w:hAnsi="Georgia" w:cs="Times New Roman"/>
          <w:sz w:val="21"/>
          <w:szCs w:val="21"/>
        </w:rPr>
        <w:t xml:space="preserve">&amp; </w:t>
      </w:r>
      <w:r w:rsidR="00111981">
        <w:rPr>
          <w:rFonts w:ascii="Georgia" w:hAnsi="Georgia" w:cs="Times New Roman"/>
          <w:sz w:val="21"/>
          <w:szCs w:val="21"/>
        </w:rPr>
        <w:t>pass</w:t>
      </w:r>
      <w:r w:rsidR="00857D5A">
        <w:rPr>
          <w:rFonts w:ascii="Georgia" w:hAnsi="Georgia" w:cs="Times New Roman"/>
          <w:sz w:val="21"/>
          <w:szCs w:val="21"/>
        </w:rPr>
        <w:t>t</w:t>
      </w:r>
      <w:r w:rsidR="00111981">
        <w:rPr>
          <w:rFonts w:ascii="Georgia" w:hAnsi="Georgia" w:cs="Times New Roman"/>
          <w:sz w:val="21"/>
          <w:szCs w:val="21"/>
        </w:rPr>
        <w:t>.</w:t>
      </w:r>
      <w:ins w:id="11" w:author="David Döbele" w:date="2025-07-22T19:21:00Z" w16du:dateUtc="2025-07-22T17:21:00Z">
        <w:r w:rsidR="008E192E">
          <w:rPr>
            <w:rFonts w:ascii="Georgia" w:hAnsi="Georgia" w:cs="Times New Roman"/>
            <w:sz w:val="21"/>
            <w:szCs w:val="21"/>
          </w:rPr>
          <w:t xml:space="preserve"> </w:t>
        </w:r>
      </w:ins>
    </w:p>
    <w:p w14:paraId="2A2FD096" w14:textId="04B9315A" w:rsidR="00857D5A" w:rsidDel="008E192E" w:rsidRDefault="00857D5A" w:rsidP="00111981">
      <w:pPr>
        <w:spacing w:after="0"/>
        <w:jc w:val="both"/>
        <w:rPr>
          <w:del w:id="12" w:author="David Döbele" w:date="2025-07-22T19:21:00Z" w16du:dateUtc="2025-07-22T17:21:00Z"/>
          <w:rFonts w:ascii="Georgia" w:hAnsi="Georgia" w:cs="Times New Roman"/>
          <w:sz w:val="21"/>
          <w:szCs w:val="21"/>
        </w:rPr>
      </w:pPr>
    </w:p>
    <w:p w14:paraId="15A94184" w14:textId="5C4F5321" w:rsidR="00442DC6" w:rsidRPr="00E65B09" w:rsidRDefault="00BD22AB" w:rsidP="00442DC6">
      <w:pPr>
        <w:spacing w:after="0"/>
        <w:jc w:val="both"/>
        <w:rPr>
          <w:rFonts w:ascii="Georgia" w:hAnsi="Georgia" w:cs="Times New Roman"/>
          <w:sz w:val="21"/>
          <w:szCs w:val="21"/>
        </w:rPr>
      </w:pPr>
      <w:r>
        <w:rPr>
          <w:rFonts w:ascii="Georgia" w:hAnsi="Georgia" w:cs="Times New Roman"/>
          <w:sz w:val="21"/>
          <w:szCs w:val="21"/>
        </w:rPr>
        <w:t>Eine Eigenschaft, die mir besonders wichtig ist,</w:t>
      </w:r>
      <w:r w:rsidR="00627249">
        <w:rPr>
          <w:rFonts w:ascii="Georgia" w:hAnsi="Georgia" w:cs="Times New Roman"/>
          <w:sz w:val="21"/>
          <w:szCs w:val="21"/>
        </w:rPr>
        <w:t xml:space="preserve"> ist Teamgeist</w:t>
      </w:r>
      <w:r>
        <w:rPr>
          <w:rFonts w:ascii="Georgia" w:hAnsi="Georgia" w:cs="Times New Roman"/>
          <w:sz w:val="21"/>
          <w:szCs w:val="21"/>
        </w:rPr>
        <w:t>.</w:t>
      </w:r>
      <w:r w:rsidR="00627249">
        <w:rPr>
          <w:rFonts w:ascii="Georgia" w:hAnsi="Georgia" w:cs="Times New Roman"/>
          <w:sz w:val="21"/>
          <w:szCs w:val="21"/>
        </w:rPr>
        <w:t xml:space="preserve"> Gerade </w:t>
      </w:r>
      <w:r>
        <w:rPr>
          <w:rFonts w:ascii="Georgia" w:hAnsi="Georgia" w:cs="Times New Roman"/>
          <w:sz w:val="21"/>
          <w:szCs w:val="21"/>
        </w:rPr>
        <w:t>in anspruchsvollen und leistungsorientierten Umfeldern</w:t>
      </w:r>
      <w:r w:rsidR="00627249">
        <w:rPr>
          <w:rFonts w:ascii="Georgia" w:hAnsi="Georgia" w:cs="Times New Roman"/>
          <w:sz w:val="21"/>
          <w:szCs w:val="21"/>
        </w:rPr>
        <w:t xml:space="preserve"> ist es </w:t>
      </w:r>
      <w:r>
        <w:rPr>
          <w:rFonts w:ascii="Georgia" w:hAnsi="Georgia" w:cs="Times New Roman"/>
          <w:sz w:val="21"/>
          <w:szCs w:val="21"/>
        </w:rPr>
        <w:t>essenziell</w:t>
      </w:r>
      <w:r w:rsidR="00627249">
        <w:rPr>
          <w:rFonts w:ascii="Georgia" w:hAnsi="Georgia" w:cs="Times New Roman"/>
          <w:sz w:val="21"/>
          <w:szCs w:val="21"/>
        </w:rPr>
        <w:t xml:space="preserve"> den Teamgedanke</w:t>
      </w:r>
      <w:r>
        <w:rPr>
          <w:rFonts w:ascii="Georgia" w:hAnsi="Georgia" w:cs="Times New Roman"/>
          <w:sz w:val="21"/>
          <w:szCs w:val="21"/>
        </w:rPr>
        <w:t>n</w:t>
      </w:r>
      <w:r w:rsidR="00627249">
        <w:rPr>
          <w:rFonts w:ascii="Georgia" w:hAnsi="Georgia" w:cs="Times New Roman"/>
          <w:sz w:val="21"/>
          <w:szCs w:val="21"/>
        </w:rPr>
        <w:t xml:space="preserve"> in den Vordergrund zu stellen, um so gemeinsam mehr zu erreichen. </w:t>
      </w:r>
      <w:r w:rsidRPr="00BD22AB">
        <w:rPr>
          <w:rFonts w:ascii="Georgia" w:hAnsi="Georgia" w:cs="Times New Roman"/>
          <w:sz w:val="21"/>
          <w:szCs w:val="21"/>
        </w:rPr>
        <w:t>Diese Haltung wurde im Mannschaftssport früh geprägt und hat sich in unterschiedlichen Rollen wie als Kurssprecher, Pfarrleiter oder Vorsitzender der Jugend- und Auszubildendenvertretung immer wieder bestätigt. Ich bin überzeugt, dass ich durch meine kooperative und verantwortungsbewusste Art zu einer positiven Teamdynamik beitragen kann.</w:t>
      </w:r>
    </w:p>
    <w:p w14:paraId="3D7C8833" w14:textId="77777777" w:rsidR="00BD22AB" w:rsidRDefault="00BD22AB" w:rsidP="00442DC6">
      <w:pPr>
        <w:spacing w:after="0"/>
        <w:jc w:val="both"/>
        <w:rPr>
          <w:rFonts w:ascii="Georgia" w:hAnsi="Georgia" w:cs="Times New Roman"/>
          <w:sz w:val="21"/>
          <w:szCs w:val="21"/>
        </w:rPr>
      </w:pPr>
    </w:p>
    <w:p w14:paraId="4843B9E3" w14:textId="4215867B" w:rsidR="0036552D" w:rsidRDefault="0036552D" w:rsidP="00442DC6">
      <w:pPr>
        <w:spacing w:after="0"/>
        <w:jc w:val="both"/>
        <w:rPr>
          <w:rFonts w:ascii="Georgia" w:hAnsi="Georgia" w:cs="Times New Roman"/>
          <w:sz w:val="21"/>
          <w:szCs w:val="21"/>
        </w:rPr>
      </w:pPr>
      <w:proofErr w:type="spellStart"/>
      <w:r w:rsidRPr="0036552D">
        <w:rPr>
          <w:rFonts w:ascii="Georgia" w:hAnsi="Georgia" w:cs="Times New Roman"/>
          <w:sz w:val="21"/>
          <w:szCs w:val="21"/>
        </w:rPr>
        <w:t>Strategy</w:t>
      </w:r>
      <w:proofErr w:type="spellEnd"/>
      <w:r w:rsidRPr="0036552D">
        <w:rPr>
          <w:rFonts w:ascii="Georgia" w:hAnsi="Georgia" w:cs="Times New Roman"/>
          <w:sz w:val="21"/>
          <w:szCs w:val="21"/>
        </w:rPr>
        <w:t xml:space="preserve">&amp; überzeugt mich </w:t>
      </w:r>
      <w:r>
        <w:rPr>
          <w:rFonts w:ascii="Georgia" w:hAnsi="Georgia" w:cs="Times New Roman"/>
          <w:sz w:val="21"/>
          <w:szCs w:val="21"/>
        </w:rPr>
        <w:t>im Sinne des Leitsatzes „</w:t>
      </w:r>
      <w:proofErr w:type="spellStart"/>
      <w:r>
        <w:rPr>
          <w:rFonts w:ascii="Georgia" w:hAnsi="Georgia" w:cs="Times New Roman"/>
          <w:sz w:val="21"/>
          <w:szCs w:val="21"/>
        </w:rPr>
        <w:t>Strategy</w:t>
      </w:r>
      <w:proofErr w:type="spellEnd"/>
      <w:r>
        <w:rPr>
          <w:rFonts w:ascii="Georgia" w:hAnsi="Georgia" w:cs="Times New Roman"/>
          <w:sz w:val="21"/>
          <w:szCs w:val="21"/>
        </w:rPr>
        <w:t xml:space="preserve">, </w:t>
      </w:r>
      <w:proofErr w:type="spellStart"/>
      <w:r>
        <w:rPr>
          <w:rFonts w:ascii="Georgia" w:hAnsi="Georgia" w:cs="Times New Roman"/>
          <w:sz w:val="21"/>
          <w:szCs w:val="21"/>
        </w:rPr>
        <w:t>made</w:t>
      </w:r>
      <w:proofErr w:type="spellEnd"/>
      <w:r>
        <w:rPr>
          <w:rFonts w:ascii="Georgia" w:hAnsi="Georgia" w:cs="Times New Roman"/>
          <w:sz w:val="21"/>
          <w:szCs w:val="21"/>
        </w:rPr>
        <w:t xml:space="preserve"> real“ mit einem</w:t>
      </w:r>
      <w:r w:rsidRPr="0036552D">
        <w:rPr>
          <w:rFonts w:ascii="Georgia" w:hAnsi="Georgia" w:cs="Times New Roman"/>
          <w:sz w:val="21"/>
          <w:szCs w:val="21"/>
        </w:rPr>
        <w:t xml:space="preserve"> ganzheitliche</w:t>
      </w:r>
      <w:r>
        <w:rPr>
          <w:rFonts w:ascii="Georgia" w:hAnsi="Georgia" w:cs="Times New Roman"/>
          <w:sz w:val="21"/>
          <w:szCs w:val="21"/>
        </w:rPr>
        <w:t xml:space="preserve">n </w:t>
      </w:r>
      <w:r w:rsidRPr="0036552D">
        <w:rPr>
          <w:rFonts w:ascii="Georgia" w:hAnsi="Georgia" w:cs="Times New Roman"/>
          <w:sz w:val="21"/>
          <w:szCs w:val="21"/>
        </w:rPr>
        <w:t>Beratungsansatz</w:t>
      </w:r>
      <w:r>
        <w:rPr>
          <w:rFonts w:ascii="Georgia" w:hAnsi="Georgia" w:cs="Times New Roman"/>
          <w:sz w:val="21"/>
          <w:szCs w:val="21"/>
        </w:rPr>
        <w:t xml:space="preserve">. </w:t>
      </w:r>
      <w:r w:rsidRPr="0036552D">
        <w:rPr>
          <w:rFonts w:ascii="Georgia" w:hAnsi="Georgia" w:cs="Times New Roman"/>
          <w:sz w:val="21"/>
          <w:szCs w:val="21"/>
        </w:rPr>
        <w:t>Die Einbettung in das PwC-Netzwerk ermöglicht es, Strategieprojekte nicht isoliert, sondern im Zusammenspiel mit funktionaler und technologischer Umsetzung zu realisieren.</w:t>
      </w:r>
      <w:r>
        <w:rPr>
          <w:rFonts w:ascii="Georgia" w:hAnsi="Georgia" w:cs="Times New Roman"/>
          <w:sz w:val="21"/>
          <w:szCs w:val="21"/>
        </w:rPr>
        <w:t xml:space="preserve"> </w:t>
      </w:r>
      <w:r w:rsidRPr="0036552D">
        <w:rPr>
          <w:rFonts w:ascii="Georgia" w:hAnsi="Georgia" w:cs="Times New Roman"/>
          <w:sz w:val="21"/>
          <w:szCs w:val="21"/>
        </w:rPr>
        <w:t xml:space="preserve">So kann auf die umfangreiche Expertise von PwC in Bereichen wie Digitalisierung, Deals, </w:t>
      </w:r>
      <w:proofErr w:type="spellStart"/>
      <w:r w:rsidRPr="0036552D">
        <w:rPr>
          <w:rFonts w:ascii="Georgia" w:hAnsi="Georgia" w:cs="Times New Roman"/>
          <w:sz w:val="21"/>
          <w:szCs w:val="21"/>
        </w:rPr>
        <w:t>Regulatory</w:t>
      </w:r>
      <w:proofErr w:type="spellEnd"/>
      <w:r w:rsidRPr="0036552D">
        <w:rPr>
          <w:rFonts w:ascii="Georgia" w:hAnsi="Georgia" w:cs="Times New Roman"/>
          <w:sz w:val="21"/>
          <w:szCs w:val="21"/>
        </w:rPr>
        <w:t xml:space="preserve"> oder </w:t>
      </w:r>
      <w:proofErr w:type="spellStart"/>
      <w:r w:rsidRPr="0036552D">
        <w:rPr>
          <w:rFonts w:ascii="Georgia" w:hAnsi="Georgia" w:cs="Times New Roman"/>
          <w:sz w:val="21"/>
          <w:szCs w:val="21"/>
        </w:rPr>
        <w:t>Tax</w:t>
      </w:r>
      <w:proofErr w:type="spellEnd"/>
      <w:r w:rsidRPr="0036552D">
        <w:rPr>
          <w:rFonts w:ascii="Georgia" w:hAnsi="Georgia" w:cs="Times New Roman"/>
          <w:sz w:val="21"/>
          <w:szCs w:val="21"/>
        </w:rPr>
        <w:t xml:space="preserve"> zurückgegriffen werden, um tragfähige und nachhaltige Lösungen zu entwickeln.</w:t>
      </w:r>
      <w:r>
        <w:rPr>
          <w:rFonts w:ascii="Georgia" w:hAnsi="Georgia" w:cs="Times New Roman"/>
          <w:sz w:val="21"/>
          <w:szCs w:val="21"/>
        </w:rPr>
        <w:t xml:space="preserve"> </w:t>
      </w:r>
      <w:r w:rsidR="009F4B1B" w:rsidRPr="009F4B1B">
        <w:rPr>
          <w:rFonts w:ascii="Georgia" w:hAnsi="Georgia" w:cs="Times New Roman"/>
          <w:sz w:val="21"/>
          <w:szCs w:val="21"/>
        </w:rPr>
        <w:t>Besonders ansprechend finde ich zudem den ausgeprägten Teamgeist und den</w:t>
      </w:r>
      <w:r>
        <w:rPr>
          <w:rFonts w:ascii="Georgia" w:hAnsi="Georgia" w:cs="Times New Roman"/>
          <w:sz w:val="21"/>
          <w:szCs w:val="21"/>
        </w:rPr>
        <w:t xml:space="preserve"> “</w:t>
      </w:r>
      <w:proofErr w:type="spellStart"/>
      <w:r w:rsidR="009F4B1B" w:rsidRPr="009F4B1B">
        <w:rPr>
          <w:rFonts w:ascii="Georgia" w:hAnsi="Georgia" w:cs="Times New Roman"/>
          <w:sz w:val="21"/>
          <w:szCs w:val="21"/>
        </w:rPr>
        <w:t>Strategy</w:t>
      </w:r>
      <w:proofErr w:type="spellEnd"/>
      <w:r w:rsidR="009F4B1B" w:rsidRPr="009F4B1B">
        <w:rPr>
          <w:rFonts w:ascii="Georgia" w:hAnsi="Georgia" w:cs="Times New Roman"/>
          <w:sz w:val="21"/>
          <w:szCs w:val="21"/>
        </w:rPr>
        <w:t>&amp;</w:t>
      </w:r>
      <w:r>
        <w:rPr>
          <w:rFonts w:ascii="Georgia" w:hAnsi="Georgia" w:cs="Times New Roman"/>
          <w:sz w:val="21"/>
          <w:szCs w:val="21"/>
        </w:rPr>
        <w:t xml:space="preserve"> </w:t>
      </w:r>
      <w:r w:rsidR="009F4B1B" w:rsidRPr="009F4B1B">
        <w:rPr>
          <w:rFonts w:ascii="Georgia" w:hAnsi="Georgia" w:cs="Times New Roman"/>
          <w:sz w:val="21"/>
          <w:szCs w:val="21"/>
        </w:rPr>
        <w:t>Spirit</w:t>
      </w:r>
      <w:r>
        <w:rPr>
          <w:rFonts w:ascii="Georgia" w:hAnsi="Georgia" w:cs="Times New Roman"/>
          <w:sz w:val="21"/>
          <w:szCs w:val="21"/>
        </w:rPr>
        <w:t xml:space="preserve">“, welcher geprägt ist von einem starken Zusammenhalt und einer familiären Atmosphäre. </w:t>
      </w:r>
      <w:r w:rsidRPr="00650676">
        <w:rPr>
          <w:rFonts w:ascii="Georgia" w:hAnsi="Georgia" w:cs="Times New Roman"/>
          <w:sz w:val="21"/>
          <w:szCs w:val="21"/>
        </w:rPr>
        <w:t>In einem solchen Umfeld sehe ich die idealen Voraussetzungen, um meine Stärken einzubringen und mich sowohl fachlich als auch persönlich weiterzuentwickeln</w:t>
      </w:r>
      <w:r>
        <w:rPr>
          <w:rFonts w:ascii="Georgia" w:hAnsi="Georgia" w:cs="Times New Roman"/>
          <w:sz w:val="21"/>
          <w:szCs w:val="21"/>
        </w:rPr>
        <w:t>.</w:t>
      </w:r>
    </w:p>
    <w:p w14:paraId="020FE919" w14:textId="5941D886" w:rsidR="009F4B1B" w:rsidRDefault="009F4B1B" w:rsidP="00442DC6">
      <w:pPr>
        <w:spacing w:after="0"/>
        <w:jc w:val="both"/>
        <w:rPr>
          <w:rFonts w:ascii="Georgia" w:hAnsi="Georgia" w:cs="Times New Roman"/>
          <w:sz w:val="21"/>
          <w:szCs w:val="21"/>
        </w:rPr>
      </w:pPr>
    </w:p>
    <w:p w14:paraId="000DDE40" w14:textId="7FA9D5C9" w:rsidR="009F4B1B" w:rsidRDefault="009F4B1B" w:rsidP="009F4B1B">
      <w:pPr>
        <w:spacing w:after="0"/>
        <w:jc w:val="both"/>
        <w:rPr>
          <w:rFonts w:ascii="Georgia" w:hAnsi="Georgia" w:cs="Times New Roman"/>
          <w:sz w:val="21"/>
          <w:szCs w:val="21"/>
        </w:rPr>
      </w:pPr>
      <w:r>
        <w:rPr>
          <w:rFonts w:ascii="Georgia" w:hAnsi="Georgia" w:cs="Times New Roman"/>
          <w:sz w:val="21"/>
          <w:szCs w:val="21"/>
        </w:rPr>
        <w:t xml:space="preserve">Von dem Praktikum bei </w:t>
      </w:r>
      <w:proofErr w:type="spellStart"/>
      <w:r>
        <w:rPr>
          <w:rFonts w:ascii="Georgia" w:hAnsi="Georgia" w:cs="Times New Roman"/>
          <w:sz w:val="21"/>
          <w:szCs w:val="21"/>
        </w:rPr>
        <w:t>Strategy</w:t>
      </w:r>
      <w:proofErr w:type="spellEnd"/>
      <w:r>
        <w:rPr>
          <w:rFonts w:ascii="Georgia" w:hAnsi="Georgia" w:cs="Times New Roman"/>
          <w:sz w:val="21"/>
          <w:szCs w:val="21"/>
        </w:rPr>
        <w:t xml:space="preserve">&amp; </w:t>
      </w:r>
      <w:r w:rsidRPr="002C1473">
        <w:rPr>
          <w:rFonts w:ascii="Georgia" w:hAnsi="Georgia" w:cs="Times New Roman"/>
          <w:sz w:val="21"/>
          <w:szCs w:val="21"/>
        </w:rPr>
        <w:t xml:space="preserve">erhoffe </w:t>
      </w:r>
      <w:r>
        <w:rPr>
          <w:rFonts w:ascii="Georgia" w:hAnsi="Georgia" w:cs="Times New Roman"/>
          <w:sz w:val="21"/>
          <w:szCs w:val="21"/>
        </w:rPr>
        <w:t xml:space="preserve">ich </w:t>
      </w:r>
      <w:r w:rsidRPr="002C1473">
        <w:rPr>
          <w:rFonts w:ascii="Georgia" w:hAnsi="Georgia" w:cs="Times New Roman"/>
          <w:sz w:val="21"/>
          <w:szCs w:val="21"/>
        </w:rPr>
        <w:t>mir eine steile Lernkurve und die Möglichkeit, eigene Ideen einzubringen. Mit meiner Einsatzbereitschaft, Teamfähigkeit und Begeisterung für die Beratung bin ich überzeugt, einen wertvollen Beitrag leisten zu können.</w:t>
      </w:r>
      <w:r>
        <w:rPr>
          <w:rFonts w:ascii="Georgia" w:hAnsi="Georgia" w:cs="Times New Roman"/>
          <w:sz w:val="21"/>
          <w:szCs w:val="21"/>
        </w:rPr>
        <w:t xml:space="preserve"> Ich</w:t>
      </w:r>
      <w:r w:rsidRPr="002C1473">
        <w:rPr>
          <w:rFonts w:ascii="Georgia" w:hAnsi="Georgia" w:cs="Times New Roman"/>
          <w:sz w:val="21"/>
          <w:szCs w:val="21"/>
        </w:rPr>
        <w:t xml:space="preserve"> würde mich sehr darüber freuen, Sie auch in einem persönlichen Gespräch von mir überzeugen zu dürfen.</w:t>
      </w:r>
    </w:p>
    <w:p w14:paraId="2F13F081" w14:textId="77777777" w:rsidR="009F4B1B" w:rsidRDefault="009F4B1B" w:rsidP="009F4B1B">
      <w:pPr>
        <w:spacing w:after="0"/>
        <w:jc w:val="both"/>
        <w:rPr>
          <w:rFonts w:ascii="Georgia" w:hAnsi="Georgia" w:cs="Times New Roman"/>
          <w:sz w:val="21"/>
          <w:szCs w:val="21"/>
        </w:rPr>
      </w:pPr>
    </w:p>
    <w:p w14:paraId="2AFE41A2" w14:textId="77777777" w:rsidR="009F4B1B" w:rsidRDefault="009F4B1B" w:rsidP="009F4B1B">
      <w:pPr>
        <w:spacing w:after="0"/>
        <w:jc w:val="both"/>
        <w:rPr>
          <w:rFonts w:ascii="Georgia" w:hAnsi="Georgia" w:cs="Times New Roman"/>
          <w:sz w:val="21"/>
          <w:szCs w:val="21"/>
        </w:rPr>
      </w:pPr>
      <w:r>
        <w:rPr>
          <w:rFonts w:ascii="Georgia" w:hAnsi="Georgia" w:cs="Times New Roman"/>
          <w:sz w:val="21"/>
          <w:szCs w:val="21"/>
        </w:rPr>
        <w:t>Mit freundlichen Grüßen</w:t>
      </w:r>
    </w:p>
    <w:p w14:paraId="7728B0E0" w14:textId="77777777" w:rsidR="009F4B1B" w:rsidRPr="002627D2" w:rsidRDefault="009F4B1B" w:rsidP="009F4B1B">
      <w:pPr>
        <w:spacing w:after="0"/>
        <w:jc w:val="both"/>
        <w:rPr>
          <w:rFonts w:ascii="Georgia" w:hAnsi="Georgia" w:cs="Times New Roman"/>
          <w:sz w:val="21"/>
          <w:szCs w:val="21"/>
        </w:rPr>
      </w:pPr>
    </w:p>
    <w:p w14:paraId="6F167716" w14:textId="77777777" w:rsidR="009F4B1B" w:rsidRPr="00E46ADF" w:rsidRDefault="009F4B1B" w:rsidP="009F4B1B">
      <w:pPr>
        <w:spacing w:after="0" w:line="276" w:lineRule="auto"/>
        <w:jc w:val="both"/>
        <w:rPr>
          <w:rFonts w:ascii="Georgia" w:hAnsi="Georgia" w:cs="Times New Roman"/>
        </w:rPr>
      </w:pPr>
      <w:r w:rsidRPr="00E46ADF">
        <w:rPr>
          <w:rFonts w:ascii="Georgia" w:hAnsi="Georgia" w:cs="Times New Roman"/>
          <w:noProof/>
        </w:rPr>
        <w:drawing>
          <wp:inline distT="0" distB="0" distL="0" distR="0" wp14:anchorId="6F178554" wp14:editId="591F21FC">
            <wp:extent cx="1268329" cy="438150"/>
            <wp:effectExtent l="0" t="0" r="8255" b="0"/>
            <wp:docPr id="734949522" name="Grafik 1" descr="Ein Bild, das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erschrift Joshu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4246" cy="447103"/>
                    </a:xfrm>
                    <a:prstGeom prst="rect">
                      <a:avLst/>
                    </a:prstGeom>
                  </pic:spPr>
                </pic:pic>
              </a:graphicData>
            </a:graphic>
          </wp:inline>
        </w:drawing>
      </w:r>
    </w:p>
    <w:p w14:paraId="77B683A2" w14:textId="16224AA1" w:rsidR="007A0DE9" w:rsidRPr="003C6546" w:rsidRDefault="009F4B1B" w:rsidP="0036552D">
      <w:pPr>
        <w:spacing w:line="276" w:lineRule="auto"/>
        <w:rPr>
          <w:rFonts w:ascii="Georgia" w:hAnsi="Georgia" w:cs="Times New Roman"/>
          <w:sz w:val="21"/>
          <w:szCs w:val="21"/>
          <w:rPrChange w:id="13" w:author="David Döbele" w:date="2025-07-22T19:22:00Z" w16du:dateUtc="2025-07-22T17:22:00Z">
            <w:rPr>
              <w:rFonts w:ascii="Georgia" w:hAnsi="Georgia" w:cs="Times New Roman"/>
            </w:rPr>
          </w:rPrChange>
        </w:rPr>
      </w:pPr>
      <w:r w:rsidRPr="003C6546">
        <w:rPr>
          <w:rFonts w:ascii="Georgia" w:hAnsi="Georgia" w:cs="Times New Roman"/>
          <w:sz w:val="21"/>
          <w:szCs w:val="21"/>
          <w:rPrChange w:id="14" w:author="David Döbele" w:date="2025-07-22T19:22:00Z" w16du:dateUtc="2025-07-22T17:22:00Z">
            <w:rPr>
              <w:rFonts w:ascii="Georgia" w:hAnsi="Georgia" w:cs="Times New Roman"/>
            </w:rPr>
          </w:rPrChange>
        </w:rPr>
        <w:t>Mannheim, 30.07.2025</w:t>
      </w:r>
    </w:p>
    <w:sectPr w:rsidR="007A0DE9" w:rsidRPr="003C6546"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12A94"/>
    <w:multiLevelType w:val="hybridMultilevel"/>
    <w:tmpl w:val="5066C9CA"/>
    <w:lvl w:ilvl="0" w:tplc="5AD4E47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D935E6"/>
    <w:multiLevelType w:val="hybridMultilevel"/>
    <w:tmpl w:val="C0842620"/>
    <w:lvl w:ilvl="0" w:tplc="3EFC9558">
      <w:numFmt w:val="bullet"/>
      <w:lvlText w:val="-"/>
      <w:lvlJc w:val="left"/>
      <w:pPr>
        <w:ind w:left="720" w:hanging="360"/>
      </w:pPr>
      <w:rPr>
        <w:rFonts w:ascii="Georgia" w:eastAsiaTheme="minorHAnsi"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38246488">
    <w:abstractNumId w:val="0"/>
  </w:num>
  <w:num w:numId="2" w16cid:durableId="37639898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2B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1981"/>
    <w:rsid w:val="00115CC9"/>
    <w:rsid w:val="00117F83"/>
    <w:rsid w:val="00146C8E"/>
    <w:rsid w:val="00152DF9"/>
    <w:rsid w:val="00156A98"/>
    <w:rsid w:val="001669DB"/>
    <w:rsid w:val="00171D11"/>
    <w:rsid w:val="001819B1"/>
    <w:rsid w:val="001A4522"/>
    <w:rsid w:val="001C17FC"/>
    <w:rsid w:val="001D079A"/>
    <w:rsid w:val="001E0088"/>
    <w:rsid w:val="001E0903"/>
    <w:rsid w:val="001E1EE7"/>
    <w:rsid w:val="001F611F"/>
    <w:rsid w:val="002042CB"/>
    <w:rsid w:val="002062F6"/>
    <w:rsid w:val="00210C5D"/>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6552D"/>
    <w:rsid w:val="00375D2D"/>
    <w:rsid w:val="003811BC"/>
    <w:rsid w:val="0038671F"/>
    <w:rsid w:val="003947A8"/>
    <w:rsid w:val="003C6546"/>
    <w:rsid w:val="003D464F"/>
    <w:rsid w:val="003D5D1E"/>
    <w:rsid w:val="003F3290"/>
    <w:rsid w:val="003F688C"/>
    <w:rsid w:val="00415608"/>
    <w:rsid w:val="00424CAF"/>
    <w:rsid w:val="00434D23"/>
    <w:rsid w:val="00436A33"/>
    <w:rsid w:val="004403CB"/>
    <w:rsid w:val="00442DC6"/>
    <w:rsid w:val="00453C2F"/>
    <w:rsid w:val="00454C0B"/>
    <w:rsid w:val="0046226E"/>
    <w:rsid w:val="004742FE"/>
    <w:rsid w:val="00474FC2"/>
    <w:rsid w:val="00492923"/>
    <w:rsid w:val="0049492C"/>
    <w:rsid w:val="00494E1E"/>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7780C"/>
    <w:rsid w:val="005842A0"/>
    <w:rsid w:val="00590834"/>
    <w:rsid w:val="00590E7F"/>
    <w:rsid w:val="005939F8"/>
    <w:rsid w:val="00593C9C"/>
    <w:rsid w:val="005B231F"/>
    <w:rsid w:val="005C55F7"/>
    <w:rsid w:val="005D6748"/>
    <w:rsid w:val="005D7D49"/>
    <w:rsid w:val="005E00BC"/>
    <w:rsid w:val="005E63B8"/>
    <w:rsid w:val="005F350B"/>
    <w:rsid w:val="00603752"/>
    <w:rsid w:val="00627249"/>
    <w:rsid w:val="00632F05"/>
    <w:rsid w:val="0063723B"/>
    <w:rsid w:val="00647413"/>
    <w:rsid w:val="006502BE"/>
    <w:rsid w:val="00654057"/>
    <w:rsid w:val="006A7895"/>
    <w:rsid w:val="006B302C"/>
    <w:rsid w:val="006D2592"/>
    <w:rsid w:val="006F2E93"/>
    <w:rsid w:val="006F58EC"/>
    <w:rsid w:val="0070358B"/>
    <w:rsid w:val="00706233"/>
    <w:rsid w:val="007251EA"/>
    <w:rsid w:val="007340D7"/>
    <w:rsid w:val="00742A80"/>
    <w:rsid w:val="007472BD"/>
    <w:rsid w:val="00755A3D"/>
    <w:rsid w:val="007675B1"/>
    <w:rsid w:val="00773643"/>
    <w:rsid w:val="00775BFC"/>
    <w:rsid w:val="00797EF1"/>
    <w:rsid w:val="007A0DE9"/>
    <w:rsid w:val="007A1E75"/>
    <w:rsid w:val="007A3246"/>
    <w:rsid w:val="007A64C5"/>
    <w:rsid w:val="007A719D"/>
    <w:rsid w:val="007B1B2B"/>
    <w:rsid w:val="007C59D2"/>
    <w:rsid w:val="007E4326"/>
    <w:rsid w:val="007F0344"/>
    <w:rsid w:val="007F2C1B"/>
    <w:rsid w:val="007F7EA0"/>
    <w:rsid w:val="008049F7"/>
    <w:rsid w:val="00807293"/>
    <w:rsid w:val="0083750F"/>
    <w:rsid w:val="008428CF"/>
    <w:rsid w:val="00851A6E"/>
    <w:rsid w:val="0085213A"/>
    <w:rsid w:val="008565FD"/>
    <w:rsid w:val="00857C6F"/>
    <w:rsid w:val="00857D5A"/>
    <w:rsid w:val="008657E3"/>
    <w:rsid w:val="00867CED"/>
    <w:rsid w:val="00874503"/>
    <w:rsid w:val="00883B55"/>
    <w:rsid w:val="00892372"/>
    <w:rsid w:val="0089337A"/>
    <w:rsid w:val="008A248F"/>
    <w:rsid w:val="008B402E"/>
    <w:rsid w:val="008C27C1"/>
    <w:rsid w:val="008D6664"/>
    <w:rsid w:val="008D7CDB"/>
    <w:rsid w:val="008E100E"/>
    <w:rsid w:val="008E192E"/>
    <w:rsid w:val="008E4BA9"/>
    <w:rsid w:val="008E7A27"/>
    <w:rsid w:val="008E7D17"/>
    <w:rsid w:val="00991E04"/>
    <w:rsid w:val="009A256E"/>
    <w:rsid w:val="009D07DC"/>
    <w:rsid w:val="009D3BBF"/>
    <w:rsid w:val="009D3F88"/>
    <w:rsid w:val="009E24C6"/>
    <w:rsid w:val="009F46A7"/>
    <w:rsid w:val="009F4B1B"/>
    <w:rsid w:val="00A1282E"/>
    <w:rsid w:val="00A14247"/>
    <w:rsid w:val="00A40D57"/>
    <w:rsid w:val="00A44493"/>
    <w:rsid w:val="00A4596D"/>
    <w:rsid w:val="00A53760"/>
    <w:rsid w:val="00AA2791"/>
    <w:rsid w:val="00AA4C7C"/>
    <w:rsid w:val="00AB4CD0"/>
    <w:rsid w:val="00AB54F9"/>
    <w:rsid w:val="00AC61EE"/>
    <w:rsid w:val="00AC66C4"/>
    <w:rsid w:val="00AC7086"/>
    <w:rsid w:val="00AE26F5"/>
    <w:rsid w:val="00AE3A33"/>
    <w:rsid w:val="00B116C8"/>
    <w:rsid w:val="00B135CE"/>
    <w:rsid w:val="00B218F9"/>
    <w:rsid w:val="00B339B8"/>
    <w:rsid w:val="00B346A7"/>
    <w:rsid w:val="00B43970"/>
    <w:rsid w:val="00B50A34"/>
    <w:rsid w:val="00B54C38"/>
    <w:rsid w:val="00B5613E"/>
    <w:rsid w:val="00B57CB1"/>
    <w:rsid w:val="00B73D33"/>
    <w:rsid w:val="00B752D2"/>
    <w:rsid w:val="00B75C0B"/>
    <w:rsid w:val="00B77DCE"/>
    <w:rsid w:val="00B81B0E"/>
    <w:rsid w:val="00B87CA9"/>
    <w:rsid w:val="00B9666E"/>
    <w:rsid w:val="00BA4E56"/>
    <w:rsid w:val="00BB1FF1"/>
    <w:rsid w:val="00BB3512"/>
    <w:rsid w:val="00BB3C75"/>
    <w:rsid w:val="00BC4FBC"/>
    <w:rsid w:val="00BD22AB"/>
    <w:rsid w:val="00BF522D"/>
    <w:rsid w:val="00C0214A"/>
    <w:rsid w:val="00C030C1"/>
    <w:rsid w:val="00C11014"/>
    <w:rsid w:val="00C1562F"/>
    <w:rsid w:val="00C6717B"/>
    <w:rsid w:val="00C71380"/>
    <w:rsid w:val="00C82A82"/>
    <w:rsid w:val="00C9003C"/>
    <w:rsid w:val="00C97ECA"/>
    <w:rsid w:val="00CA1160"/>
    <w:rsid w:val="00CA702E"/>
    <w:rsid w:val="00CA7350"/>
    <w:rsid w:val="00CB639D"/>
    <w:rsid w:val="00CB78BB"/>
    <w:rsid w:val="00CD51E6"/>
    <w:rsid w:val="00CE433B"/>
    <w:rsid w:val="00D30CEA"/>
    <w:rsid w:val="00D33ABC"/>
    <w:rsid w:val="00D71D8E"/>
    <w:rsid w:val="00D9281A"/>
    <w:rsid w:val="00D94856"/>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2B0"/>
    <w:rsid w:val="00F30624"/>
    <w:rsid w:val="00F4717F"/>
    <w:rsid w:val="00F5301B"/>
    <w:rsid w:val="00F55CE3"/>
    <w:rsid w:val="00F74175"/>
    <w:rsid w:val="00F92A04"/>
    <w:rsid w:val="00FA4972"/>
    <w:rsid w:val="00FA5291"/>
    <w:rsid w:val="00FB271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Listenabsatz">
    <w:name w:val="List Paragraph"/>
    <w:basedOn w:val="Standard"/>
    <w:uiPriority w:val="34"/>
    <w:qFormat/>
    <w:rsid w:val="00C11014"/>
    <w:pPr>
      <w:ind w:left="720"/>
      <w:contextualSpacing/>
    </w:pPr>
  </w:style>
  <w:style w:type="paragraph" w:styleId="berarbeitung">
    <w:name w:val="Revision"/>
    <w:hidden/>
    <w:uiPriority w:val="99"/>
    <w:semiHidden/>
    <w:rsid w:val="00B75C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2010765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4433226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shuabullacher@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3663</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cp:revision>
  <dcterms:created xsi:type="dcterms:W3CDTF">2025-07-20T12:01:00Z</dcterms:created>
  <dcterms:modified xsi:type="dcterms:W3CDTF">2025-07-22T17:22:00Z</dcterms:modified>
</cp:coreProperties>
</file>