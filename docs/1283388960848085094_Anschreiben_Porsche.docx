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E80B0B5" w14:textId="008992F1" w:rsidR="006001E1" w:rsidRPr="00F8053E" w:rsidRDefault="00640F72" w:rsidP="006001E1">
      <w:pPr>
        <w:spacing w:line="223" w:lineRule="auto"/>
        <w:jc w:val="right"/>
        <w:rPr>
          <w:sz w:val="22"/>
          <w:szCs w:val="22"/>
        </w:rPr>
      </w:pPr>
      <w:r>
        <w:rPr>
          <w:sz w:val="22"/>
          <w:szCs w:val="22"/>
        </w:rPr>
        <w:t xml:space="preserve">Paul </w:t>
      </w:r>
      <w:proofErr w:type="spellStart"/>
      <w:r>
        <w:rPr>
          <w:sz w:val="22"/>
          <w:szCs w:val="22"/>
        </w:rPr>
        <w:t>Jarvers</w:t>
      </w:r>
      <w:proofErr w:type="spellEnd"/>
    </w:p>
    <w:p w14:paraId="5A080AEF" w14:textId="417E7EFC" w:rsidR="006001E1" w:rsidRPr="00F8053E" w:rsidRDefault="00640F72" w:rsidP="006001E1">
      <w:pPr>
        <w:spacing w:line="223" w:lineRule="auto"/>
        <w:jc w:val="right"/>
        <w:rPr>
          <w:sz w:val="22"/>
          <w:szCs w:val="22"/>
        </w:rPr>
      </w:pPr>
      <w:r>
        <w:rPr>
          <w:sz w:val="22"/>
          <w:szCs w:val="22"/>
        </w:rPr>
        <w:t>Ziegelstraße 14</w:t>
      </w:r>
    </w:p>
    <w:p w14:paraId="01986458" w14:textId="4C3D4164" w:rsidR="006001E1" w:rsidRPr="00F8053E" w:rsidRDefault="00640F72" w:rsidP="006001E1">
      <w:pPr>
        <w:spacing w:line="223" w:lineRule="auto"/>
        <w:jc w:val="right"/>
        <w:rPr>
          <w:sz w:val="22"/>
          <w:szCs w:val="22"/>
        </w:rPr>
      </w:pPr>
      <w:r>
        <w:rPr>
          <w:sz w:val="22"/>
          <w:szCs w:val="22"/>
        </w:rPr>
        <w:t>49088</w:t>
      </w:r>
      <w:r w:rsidR="006001E1" w:rsidRPr="00F8053E">
        <w:rPr>
          <w:sz w:val="22"/>
          <w:szCs w:val="22"/>
        </w:rPr>
        <w:t xml:space="preserve"> </w:t>
      </w:r>
      <w:r>
        <w:rPr>
          <w:sz w:val="22"/>
          <w:szCs w:val="22"/>
        </w:rPr>
        <w:t>Osnabrück</w:t>
      </w:r>
    </w:p>
    <w:p w14:paraId="4E4E3E90" w14:textId="786CECAF" w:rsidR="006001E1" w:rsidRPr="00F8053E" w:rsidRDefault="00640F72" w:rsidP="006001E1">
      <w:pPr>
        <w:spacing w:line="223" w:lineRule="auto"/>
        <w:jc w:val="right"/>
        <w:rPr>
          <w:sz w:val="22"/>
          <w:szCs w:val="22"/>
        </w:rPr>
      </w:pPr>
      <w:r>
        <w:rPr>
          <w:color w:val="000000"/>
          <w:sz w:val="22"/>
          <w:szCs w:val="22"/>
        </w:rPr>
        <w:t>japau@outlook.de</w:t>
      </w:r>
    </w:p>
    <w:p w14:paraId="2AC2F5CD" w14:textId="5E47F764" w:rsidR="006001E1" w:rsidRPr="00F8053E" w:rsidRDefault="006001E1" w:rsidP="006001E1">
      <w:pPr>
        <w:spacing w:line="223" w:lineRule="auto"/>
        <w:jc w:val="right"/>
        <w:rPr>
          <w:color w:val="000000"/>
          <w:sz w:val="22"/>
          <w:szCs w:val="22"/>
        </w:rPr>
      </w:pPr>
      <w:r w:rsidRPr="00F8053E">
        <w:rPr>
          <w:color w:val="000000"/>
          <w:sz w:val="22"/>
          <w:szCs w:val="22"/>
        </w:rPr>
        <w:t xml:space="preserve">+49 </w:t>
      </w:r>
      <w:r w:rsidR="00640F72">
        <w:rPr>
          <w:color w:val="000000"/>
          <w:sz w:val="22"/>
          <w:szCs w:val="22"/>
        </w:rPr>
        <w:t>151 68538035</w:t>
      </w:r>
    </w:p>
    <w:p w14:paraId="145C9676" w14:textId="77777777" w:rsidR="006001E1" w:rsidRPr="005F41CA" w:rsidRDefault="006001E1" w:rsidP="006001E1">
      <w:pPr>
        <w:spacing w:line="223" w:lineRule="auto"/>
        <w:rPr>
          <w:sz w:val="22"/>
          <w:szCs w:val="22"/>
        </w:rPr>
      </w:pPr>
      <w:r w:rsidRPr="00F8053E">
        <w:rPr>
          <w:sz w:val="22"/>
          <w:szCs w:val="22"/>
        </w:rPr>
        <w:t>Dr. Ing. h.c. F.</w:t>
      </w:r>
      <w:r w:rsidRPr="00F8053E">
        <w:rPr>
          <w:rFonts w:eastAsiaTheme="majorEastAsia"/>
          <w:sz w:val="22"/>
          <w:szCs w:val="22"/>
        </w:rPr>
        <w:t> </w:t>
      </w:r>
      <w:r w:rsidRPr="00F8053E">
        <w:rPr>
          <w:sz w:val="22"/>
          <w:szCs w:val="22"/>
        </w:rPr>
        <w:t>Porsche</w:t>
      </w:r>
      <w:r w:rsidRPr="00F8053E">
        <w:rPr>
          <w:rFonts w:eastAsiaTheme="majorEastAsia"/>
          <w:sz w:val="22"/>
          <w:szCs w:val="22"/>
        </w:rPr>
        <w:t> </w:t>
      </w:r>
      <w:r w:rsidRPr="00F8053E">
        <w:rPr>
          <w:sz w:val="22"/>
          <w:szCs w:val="22"/>
        </w:rPr>
        <w:t>AG</w:t>
      </w:r>
      <w:r w:rsidRPr="00F8053E">
        <w:rPr>
          <w:rFonts w:eastAsiaTheme="majorEastAsia"/>
          <w:sz w:val="22"/>
          <w:szCs w:val="22"/>
        </w:rPr>
        <w:br/>
      </w:r>
      <w:r w:rsidRPr="00F8053E">
        <w:rPr>
          <w:sz w:val="22"/>
          <w:szCs w:val="22"/>
        </w:rPr>
        <w:t>Porscheplatz 1</w:t>
      </w:r>
    </w:p>
    <w:p w14:paraId="3F04F04E" w14:textId="77777777" w:rsidR="006001E1" w:rsidRPr="00F8053E" w:rsidRDefault="006001E1" w:rsidP="006001E1">
      <w:pPr>
        <w:spacing w:line="223" w:lineRule="auto"/>
        <w:rPr>
          <w:sz w:val="22"/>
          <w:szCs w:val="22"/>
        </w:rPr>
      </w:pPr>
      <w:r w:rsidRPr="00F8053E">
        <w:rPr>
          <w:sz w:val="22"/>
          <w:szCs w:val="22"/>
        </w:rPr>
        <w:t>70435</w:t>
      </w:r>
      <w:r w:rsidRPr="005F41CA">
        <w:rPr>
          <w:sz w:val="22"/>
          <w:szCs w:val="22"/>
        </w:rPr>
        <w:t xml:space="preserve"> </w:t>
      </w:r>
      <w:r w:rsidRPr="00F8053E">
        <w:rPr>
          <w:sz w:val="22"/>
          <w:szCs w:val="22"/>
        </w:rPr>
        <w:t>Stuttgart</w:t>
      </w:r>
    </w:p>
    <w:p w14:paraId="3B83A618" w14:textId="6408388F" w:rsidR="006001E1" w:rsidRPr="00F8053E" w:rsidRDefault="00640F72" w:rsidP="006001E1">
      <w:pPr>
        <w:spacing w:line="223" w:lineRule="auto"/>
        <w:jc w:val="right"/>
        <w:rPr>
          <w:sz w:val="22"/>
          <w:szCs w:val="22"/>
        </w:rPr>
      </w:pPr>
      <w:r>
        <w:rPr>
          <w:sz w:val="22"/>
          <w:szCs w:val="22"/>
        </w:rPr>
        <w:t>Osnabrück</w:t>
      </w:r>
      <w:r w:rsidR="006001E1" w:rsidRPr="00F8053E">
        <w:rPr>
          <w:sz w:val="22"/>
          <w:szCs w:val="22"/>
        </w:rPr>
        <w:t xml:space="preserve">, </w:t>
      </w:r>
      <w:r w:rsidR="00F83032">
        <w:rPr>
          <w:sz w:val="22"/>
          <w:szCs w:val="22"/>
        </w:rPr>
        <w:t>10</w:t>
      </w:r>
      <w:r w:rsidR="006001E1" w:rsidRPr="00F8053E">
        <w:rPr>
          <w:sz w:val="22"/>
          <w:szCs w:val="22"/>
        </w:rPr>
        <w:t>.0</w:t>
      </w:r>
      <w:r w:rsidR="00F83032">
        <w:rPr>
          <w:sz w:val="22"/>
          <w:szCs w:val="22"/>
        </w:rPr>
        <w:t>9</w:t>
      </w:r>
      <w:r w:rsidR="006001E1" w:rsidRPr="00F8053E">
        <w:rPr>
          <w:sz w:val="22"/>
          <w:szCs w:val="22"/>
        </w:rPr>
        <w:t>.2024</w:t>
      </w:r>
    </w:p>
    <w:p w14:paraId="4487C4AE" w14:textId="77777777" w:rsidR="006001E1" w:rsidRPr="00F8053E" w:rsidRDefault="006001E1" w:rsidP="006001E1">
      <w:pPr>
        <w:spacing w:line="223" w:lineRule="auto"/>
        <w:rPr>
          <w:sz w:val="22"/>
          <w:szCs w:val="22"/>
        </w:rPr>
      </w:pPr>
    </w:p>
    <w:p w14:paraId="27911883" w14:textId="0FE054B5" w:rsidR="006001E1" w:rsidRPr="00595421" w:rsidRDefault="006001E1" w:rsidP="006001E1">
      <w:pPr>
        <w:spacing w:line="223" w:lineRule="auto"/>
        <w:rPr>
          <w:b/>
          <w:bCs/>
          <w:sz w:val="22"/>
          <w:szCs w:val="22"/>
        </w:rPr>
      </w:pPr>
      <w:r w:rsidRPr="00F8053E">
        <w:rPr>
          <w:b/>
          <w:sz w:val="22"/>
          <w:szCs w:val="22"/>
        </w:rPr>
        <w:t>Bewerbung um ein Praktikum i</w:t>
      </w:r>
      <w:r>
        <w:rPr>
          <w:b/>
          <w:sz w:val="22"/>
          <w:szCs w:val="22"/>
        </w:rPr>
        <w:t xml:space="preserve">m Bereich </w:t>
      </w:r>
      <w:r w:rsidR="00595421">
        <w:rPr>
          <w:b/>
          <w:sz w:val="22"/>
          <w:szCs w:val="22"/>
        </w:rPr>
        <w:t xml:space="preserve">Mergers </w:t>
      </w:r>
      <w:r w:rsidR="00595421" w:rsidRPr="00595421">
        <w:rPr>
          <w:b/>
          <w:bCs/>
          <w:sz w:val="22"/>
          <w:szCs w:val="22"/>
        </w:rPr>
        <w:t>&amp;</w:t>
      </w:r>
      <w:r w:rsidR="00595421">
        <w:rPr>
          <w:b/>
          <w:bCs/>
          <w:sz w:val="22"/>
          <w:szCs w:val="22"/>
        </w:rPr>
        <w:t xml:space="preserve"> Acquisitions </w:t>
      </w:r>
    </w:p>
    <w:p w14:paraId="04661024" w14:textId="77777777" w:rsidR="006001E1" w:rsidRPr="00F8053E" w:rsidRDefault="006001E1" w:rsidP="006001E1">
      <w:pPr>
        <w:spacing w:line="223" w:lineRule="auto"/>
        <w:rPr>
          <w:bCs/>
          <w:sz w:val="22"/>
          <w:szCs w:val="22"/>
        </w:rPr>
      </w:pPr>
    </w:p>
    <w:p w14:paraId="5A85F18B" w14:textId="77777777" w:rsidR="006001E1" w:rsidRPr="00F8053E" w:rsidRDefault="006001E1" w:rsidP="006001E1">
      <w:pPr>
        <w:spacing w:line="223" w:lineRule="auto"/>
        <w:rPr>
          <w:sz w:val="22"/>
          <w:szCs w:val="22"/>
        </w:rPr>
      </w:pPr>
      <w:r w:rsidRPr="00F8053E">
        <w:rPr>
          <w:sz w:val="22"/>
          <w:szCs w:val="22"/>
        </w:rPr>
        <w:t>Sehr geehrte Damen und Herren,</w:t>
      </w:r>
    </w:p>
    <w:p w14:paraId="5F9051BD" w14:textId="77777777" w:rsidR="006001E1" w:rsidRDefault="006001E1" w:rsidP="006001E1">
      <w:pPr>
        <w:spacing w:line="223" w:lineRule="auto"/>
        <w:rPr>
          <w:sz w:val="22"/>
          <w:szCs w:val="22"/>
        </w:rPr>
      </w:pPr>
    </w:p>
    <w:p w14:paraId="3E9C9D3F" w14:textId="07AB9562" w:rsidR="006001E1" w:rsidRPr="00F8053E" w:rsidRDefault="006001E1" w:rsidP="006001E1">
      <w:pPr>
        <w:spacing w:line="223" w:lineRule="auto"/>
        <w:jc w:val="both"/>
        <w:rPr>
          <w:sz w:val="22"/>
          <w:szCs w:val="22"/>
        </w:rPr>
      </w:pPr>
      <w:r>
        <w:rPr>
          <w:sz w:val="22"/>
          <w:szCs w:val="22"/>
        </w:rPr>
        <w:t>mit einem Praktikum bei Porsche im</w:t>
      </w:r>
      <w:r w:rsidR="003C2E6A">
        <w:rPr>
          <w:sz w:val="22"/>
          <w:szCs w:val="22"/>
        </w:rPr>
        <w:t xml:space="preserve"> Bereich</w:t>
      </w:r>
      <w:r>
        <w:rPr>
          <w:sz w:val="22"/>
          <w:szCs w:val="22"/>
        </w:rPr>
        <w:t xml:space="preserve"> </w:t>
      </w:r>
      <w:r w:rsidR="00444F7F">
        <w:rPr>
          <w:sz w:val="22"/>
          <w:szCs w:val="22"/>
        </w:rPr>
        <w:t>Mergers</w:t>
      </w:r>
      <w:r w:rsidR="006472D3">
        <w:rPr>
          <w:sz w:val="22"/>
          <w:szCs w:val="22"/>
        </w:rPr>
        <w:t xml:space="preserve"> </w:t>
      </w:r>
      <w:r w:rsidR="00444F7F">
        <w:rPr>
          <w:sz w:val="22"/>
          <w:szCs w:val="22"/>
        </w:rPr>
        <w:t>&amp; Acquisitions</w:t>
      </w:r>
      <w:r>
        <w:rPr>
          <w:sz w:val="22"/>
          <w:szCs w:val="22"/>
        </w:rPr>
        <w:t xml:space="preserve"> assoziiere ich spannende Projekte, Leidenschaft für die Arbeit und eine enorm steile Lernkurve. Am meisten fasziniert mich jedoch Teil einer so traditionsträchtigen und innovativen Marke zu werden, die es seit Jahrzehnten schafft Ihren Wurzeln treu zu bleiben und Ihre Kunden immer wieder aufs Neue zu begeistern. Darüber hinaus reizt mich besonders die Herausforderung, mich in langfristige und komplexe Fragestellungen hineinzudenken, diese zu analysieren und das Unternehmen durch eigene Ideen und Konzepte in Zusammenarbeit mit Kollegen und dem Management zu </w:t>
      </w:r>
      <w:r w:rsidR="005B14D9">
        <w:rPr>
          <w:sz w:val="22"/>
          <w:szCs w:val="22"/>
        </w:rPr>
        <w:t>fördern</w:t>
      </w:r>
      <w:r>
        <w:rPr>
          <w:sz w:val="22"/>
          <w:szCs w:val="22"/>
        </w:rPr>
        <w:t>. Insbesondere zur jetzigen Zeit, wo die Elektromobilität enorm im Fokus steht und sich die Frage stellt, wie eine so revolutionäre Technologie mit der Unternehmens</w:t>
      </w:r>
      <w:r w:rsidR="00B35F67">
        <w:rPr>
          <w:sz w:val="22"/>
          <w:szCs w:val="22"/>
        </w:rPr>
        <w:t>-</w:t>
      </w:r>
      <w:r>
        <w:rPr>
          <w:sz w:val="22"/>
          <w:szCs w:val="22"/>
        </w:rPr>
        <w:t xml:space="preserve">DNA eines Sportwagenherstellers </w:t>
      </w:r>
      <w:r w:rsidR="00632AFD">
        <w:rPr>
          <w:sz w:val="22"/>
          <w:szCs w:val="22"/>
        </w:rPr>
        <w:t xml:space="preserve">gewinnbringend </w:t>
      </w:r>
      <w:r>
        <w:rPr>
          <w:sz w:val="22"/>
          <w:szCs w:val="22"/>
        </w:rPr>
        <w:t xml:space="preserve">verknüpft werden kann denke Ich, dass es keinen geeigneteren Zeitpunkt gäbe, um an der </w:t>
      </w:r>
      <w:r w:rsidR="00204265">
        <w:rPr>
          <w:sz w:val="22"/>
          <w:szCs w:val="22"/>
        </w:rPr>
        <w:t xml:space="preserve">prozessualen </w:t>
      </w:r>
      <w:r w:rsidR="00057624">
        <w:rPr>
          <w:sz w:val="22"/>
          <w:szCs w:val="22"/>
        </w:rPr>
        <w:t xml:space="preserve">wirtschaftlichen </w:t>
      </w:r>
      <w:r w:rsidR="00F15DC2">
        <w:rPr>
          <w:sz w:val="22"/>
          <w:szCs w:val="22"/>
        </w:rPr>
        <w:t>Entwicklung</w:t>
      </w:r>
      <w:r>
        <w:rPr>
          <w:sz w:val="22"/>
          <w:szCs w:val="22"/>
        </w:rPr>
        <w:t xml:space="preserve"> mitzuwirken. </w:t>
      </w:r>
      <w:r w:rsidRPr="00F8053E">
        <w:rPr>
          <w:sz w:val="22"/>
          <w:szCs w:val="22"/>
        </w:rPr>
        <w:t xml:space="preserve">Um </w:t>
      </w:r>
      <w:r w:rsidR="009C2B0D" w:rsidRPr="00F8053E">
        <w:rPr>
          <w:sz w:val="22"/>
          <w:szCs w:val="22"/>
        </w:rPr>
        <w:t>mein</w:t>
      </w:r>
      <w:r w:rsidR="009C2B0D">
        <w:rPr>
          <w:sz w:val="22"/>
          <w:szCs w:val="22"/>
        </w:rPr>
        <w:t>e Interessen</w:t>
      </w:r>
      <w:r w:rsidR="00CC7655">
        <w:rPr>
          <w:sz w:val="22"/>
          <w:szCs w:val="22"/>
        </w:rPr>
        <w:t xml:space="preserve"> und mein Wissen </w:t>
      </w:r>
      <w:r w:rsidR="008E1163">
        <w:rPr>
          <w:sz w:val="22"/>
          <w:szCs w:val="22"/>
        </w:rPr>
        <w:t>anzuwenden und zu erweitern</w:t>
      </w:r>
      <w:r w:rsidRPr="00F8053E">
        <w:rPr>
          <w:sz w:val="22"/>
          <w:szCs w:val="22"/>
        </w:rPr>
        <w:t xml:space="preserve">, möchte ich Sie an Ihrem Standort in </w:t>
      </w:r>
      <w:r>
        <w:rPr>
          <w:sz w:val="22"/>
          <w:szCs w:val="22"/>
        </w:rPr>
        <w:t>Zuffenhausen</w:t>
      </w:r>
      <w:r w:rsidRPr="00F8053E">
        <w:rPr>
          <w:sz w:val="22"/>
          <w:szCs w:val="22"/>
        </w:rPr>
        <w:t xml:space="preserve"> unterstützen.</w:t>
      </w:r>
    </w:p>
    <w:p w14:paraId="19494EB5" w14:textId="77777777" w:rsidR="006001E1" w:rsidRPr="00F8053E" w:rsidRDefault="006001E1" w:rsidP="006001E1">
      <w:pPr>
        <w:spacing w:line="223" w:lineRule="auto"/>
        <w:jc w:val="both"/>
        <w:rPr>
          <w:sz w:val="22"/>
          <w:szCs w:val="22"/>
        </w:rPr>
      </w:pPr>
    </w:p>
    <w:p w14:paraId="2C5D40E9" w14:textId="0C98F905" w:rsidR="006001E1" w:rsidRPr="00F8053E" w:rsidRDefault="006001E1" w:rsidP="006001E1">
      <w:pPr>
        <w:spacing w:line="223" w:lineRule="auto"/>
        <w:jc w:val="both"/>
        <w:rPr>
          <w:sz w:val="22"/>
          <w:szCs w:val="22"/>
        </w:rPr>
      </w:pPr>
      <w:r w:rsidRPr="00F8053E">
        <w:rPr>
          <w:sz w:val="22"/>
          <w:szCs w:val="22"/>
        </w:rPr>
        <w:t>Nach meinem Abitur</w:t>
      </w:r>
      <w:r w:rsidR="003C2E6A">
        <w:rPr>
          <w:sz w:val="22"/>
          <w:szCs w:val="22"/>
        </w:rPr>
        <w:t xml:space="preserve"> 2022</w:t>
      </w:r>
      <w:r w:rsidRPr="00F8053E">
        <w:rPr>
          <w:sz w:val="22"/>
          <w:szCs w:val="22"/>
        </w:rPr>
        <w:t xml:space="preserve"> </w:t>
      </w:r>
      <w:r w:rsidR="00CC5321">
        <w:rPr>
          <w:sz w:val="22"/>
          <w:szCs w:val="22"/>
        </w:rPr>
        <w:t>entschied ich mich für ein Gap Year</w:t>
      </w:r>
      <w:r w:rsidRPr="00F8053E">
        <w:rPr>
          <w:sz w:val="22"/>
          <w:szCs w:val="22"/>
        </w:rPr>
        <w:t>,</w:t>
      </w:r>
      <w:r w:rsidR="00A66535">
        <w:rPr>
          <w:sz w:val="22"/>
          <w:szCs w:val="22"/>
        </w:rPr>
        <w:t xml:space="preserve"> nachdem ich mein angefangenes Physik-Studium abgebrochen habe</w:t>
      </w:r>
      <w:r w:rsidR="000A32E0">
        <w:rPr>
          <w:sz w:val="22"/>
          <w:szCs w:val="22"/>
        </w:rPr>
        <w:t>, aufgrund von mangelndem Interesse in der Materie.</w:t>
      </w:r>
      <w:r w:rsidR="006420FC">
        <w:rPr>
          <w:sz w:val="22"/>
          <w:szCs w:val="22"/>
        </w:rPr>
        <w:t xml:space="preserve"> In diesem Gap Year besuchte ich viele </w:t>
      </w:r>
      <w:r w:rsidR="004266EC">
        <w:rPr>
          <w:sz w:val="22"/>
          <w:szCs w:val="22"/>
        </w:rPr>
        <w:t>Seminare,</w:t>
      </w:r>
      <w:r w:rsidR="006420FC">
        <w:rPr>
          <w:sz w:val="22"/>
          <w:szCs w:val="22"/>
        </w:rPr>
        <w:t xml:space="preserve"> um das perfekte Studium zu finden, welches meinen Fähigkeiten und </w:t>
      </w:r>
      <w:r w:rsidR="00E73135">
        <w:rPr>
          <w:sz w:val="22"/>
          <w:szCs w:val="22"/>
        </w:rPr>
        <w:t>Interesse</w:t>
      </w:r>
      <w:r w:rsidR="00050033">
        <w:rPr>
          <w:sz w:val="22"/>
          <w:szCs w:val="22"/>
        </w:rPr>
        <w:t xml:space="preserve"> </w:t>
      </w:r>
      <w:proofErr w:type="gramStart"/>
      <w:r w:rsidR="00050033">
        <w:rPr>
          <w:sz w:val="22"/>
          <w:szCs w:val="22"/>
        </w:rPr>
        <w:t>entspricht</w:t>
      </w:r>
      <w:proofErr w:type="gramEnd"/>
      <w:r w:rsidR="00050033">
        <w:rPr>
          <w:sz w:val="22"/>
          <w:szCs w:val="22"/>
        </w:rPr>
        <w:t xml:space="preserve">, wodurch ich mich </w:t>
      </w:r>
      <w:r w:rsidR="00515F52">
        <w:rPr>
          <w:sz w:val="22"/>
          <w:szCs w:val="22"/>
        </w:rPr>
        <w:t>zwischen BWL und Jura entscheiden musste und mich schlussendlich für letzteres entschied</w:t>
      </w:r>
      <w:ins w:id="0" w:author="David Döbele" w:date="2024-09-11T13:28:00Z" w16du:dateUtc="2024-09-11T11:28:00Z">
        <w:r w:rsidR="007858D0">
          <w:rPr>
            <w:sz w:val="22"/>
            <w:szCs w:val="22"/>
          </w:rPr>
          <w:t xml:space="preserve">. Das lag vor allem an meinem </w:t>
        </w:r>
      </w:ins>
      <w:del w:id="1" w:author="David Döbele" w:date="2024-09-11T13:28:00Z" w16du:dateUtc="2024-09-11T11:28:00Z">
        <w:r w:rsidR="00141684" w:rsidDel="007858D0">
          <w:rPr>
            <w:sz w:val="22"/>
            <w:szCs w:val="22"/>
          </w:rPr>
          <w:delText xml:space="preserve">, </w:delText>
        </w:r>
        <w:r w:rsidR="00E123C3" w:rsidDel="007858D0">
          <w:rPr>
            <w:sz w:val="22"/>
            <w:szCs w:val="22"/>
          </w:rPr>
          <w:delText xml:space="preserve">aufgrund </w:delText>
        </w:r>
      </w:del>
      <w:r w:rsidR="00E123C3">
        <w:rPr>
          <w:sz w:val="22"/>
          <w:szCs w:val="22"/>
        </w:rPr>
        <w:t>großen Interesse</w:t>
      </w:r>
      <w:del w:id="2" w:author="David Döbele" w:date="2024-09-11T13:28:00Z" w16du:dateUtc="2024-09-11T11:28:00Z">
        <w:r w:rsidR="00E123C3" w:rsidDel="007858D0">
          <w:rPr>
            <w:sz w:val="22"/>
            <w:szCs w:val="22"/>
          </w:rPr>
          <w:delText>s</w:delText>
        </w:r>
      </w:del>
      <w:r w:rsidR="00141684">
        <w:rPr>
          <w:sz w:val="22"/>
          <w:szCs w:val="22"/>
        </w:rPr>
        <w:t xml:space="preserve"> </w:t>
      </w:r>
      <w:r w:rsidR="00B439CA">
        <w:rPr>
          <w:sz w:val="22"/>
          <w:szCs w:val="22"/>
        </w:rPr>
        <w:t>im Bereich der Unternehmens</w:t>
      </w:r>
      <w:r w:rsidR="00722B74">
        <w:rPr>
          <w:sz w:val="22"/>
          <w:szCs w:val="22"/>
        </w:rPr>
        <w:t>strukturen</w:t>
      </w:r>
      <w:r w:rsidR="002870F7">
        <w:rPr>
          <w:sz w:val="22"/>
          <w:szCs w:val="22"/>
        </w:rPr>
        <w:t xml:space="preserve"> aus rechtlicher Perspektive</w:t>
      </w:r>
      <w:r w:rsidR="00536BBA">
        <w:rPr>
          <w:sz w:val="22"/>
          <w:szCs w:val="22"/>
        </w:rPr>
        <w:t xml:space="preserve"> und de</w:t>
      </w:r>
      <w:r w:rsidR="0041173D">
        <w:rPr>
          <w:sz w:val="22"/>
          <w:szCs w:val="22"/>
        </w:rPr>
        <w:t>r</w:t>
      </w:r>
      <w:r w:rsidR="00536BBA">
        <w:rPr>
          <w:sz w:val="22"/>
          <w:szCs w:val="22"/>
        </w:rPr>
        <w:t xml:space="preserve"> </w:t>
      </w:r>
      <w:r w:rsidR="0041173D">
        <w:rPr>
          <w:sz w:val="22"/>
          <w:szCs w:val="22"/>
        </w:rPr>
        <w:t>p</w:t>
      </w:r>
      <w:r w:rsidR="00536BBA">
        <w:rPr>
          <w:sz w:val="22"/>
          <w:szCs w:val="22"/>
        </w:rPr>
        <w:t xml:space="preserve">räzisen und analytischen </w:t>
      </w:r>
      <w:r w:rsidR="0041173D">
        <w:rPr>
          <w:sz w:val="22"/>
          <w:szCs w:val="22"/>
        </w:rPr>
        <w:t>Herangehensweise an juristische Sachverhalte</w:t>
      </w:r>
      <w:r w:rsidR="009A6A4E">
        <w:rPr>
          <w:sz w:val="22"/>
          <w:szCs w:val="22"/>
        </w:rPr>
        <w:t>, welche mir hervorragend liegt</w:t>
      </w:r>
      <w:r w:rsidRPr="00F8053E">
        <w:rPr>
          <w:sz w:val="22"/>
          <w:szCs w:val="22"/>
        </w:rPr>
        <w:t>.</w:t>
      </w:r>
      <w:r w:rsidR="003769B0">
        <w:rPr>
          <w:sz w:val="22"/>
          <w:szCs w:val="22"/>
        </w:rPr>
        <w:t xml:space="preserve"> Innerhalb dieses Studiums entschied ich mich fü</w:t>
      </w:r>
      <w:r w:rsidR="00FB3AEC">
        <w:rPr>
          <w:sz w:val="22"/>
          <w:szCs w:val="22"/>
        </w:rPr>
        <w:t>r d</w:t>
      </w:r>
      <w:r w:rsidR="008A3A99">
        <w:rPr>
          <w:sz w:val="22"/>
          <w:szCs w:val="22"/>
        </w:rPr>
        <w:t>en Start der</w:t>
      </w:r>
      <w:r w:rsidR="00FB3AEC">
        <w:rPr>
          <w:sz w:val="22"/>
          <w:szCs w:val="22"/>
        </w:rPr>
        <w:t xml:space="preserve"> Absolvierung eines Wirtschaftszertifikates, welches einem d</w:t>
      </w:r>
      <w:r w:rsidR="00A93DEC">
        <w:rPr>
          <w:sz w:val="22"/>
          <w:szCs w:val="22"/>
        </w:rPr>
        <w:t>ie</w:t>
      </w:r>
      <w:r w:rsidR="00FB3AEC">
        <w:rPr>
          <w:sz w:val="22"/>
          <w:szCs w:val="22"/>
        </w:rPr>
        <w:t xml:space="preserve"> wirtschaftliche Perspektive eines Wirtschaftswissenschaftlers darlegt und lehrt, wodurch ich meine Interessen immens fördern kann und konnte. Momentan habe ich den ersten Kurs abgelegt und somit </w:t>
      </w:r>
      <w:r w:rsidR="008B4813">
        <w:rPr>
          <w:sz w:val="22"/>
          <w:szCs w:val="22"/>
        </w:rPr>
        <w:t>eine Menge an Wissen zu Betriebsstrukturen</w:t>
      </w:r>
      <w:r w:rsidR="00512BEA">
        <w:rPr>
          <w:sz w:val="22"/>
          <w:szCs w:val="22"/>
        </w:rPr>
        <w:t xml:space="preserve">, welche ich </w:t>
      </w:r>
      <w:r w:rsidR="00524398">
        <w:rPr>
          <w:sz w:val="22"/>
          <w:szCs w:val="22"/>
        </w:rPr>
        <w:t xml:space="preserve">gerne </w:t>
      </w:r>
      <w:r w:rsidR="00512BEA">
        <w:rPr>
          <w:sz w:val="22"/>
          <w:szCs w:val="22"/>
        </w:rPr>
        <w:t xml:space="preserve">bei Ihnen </w:t>
      </w:r>
      <w:r w:rsidR="00D622C1">
        <w:rPr>
          <w:sz w:val="22"/>
          <w:szCs w:val="22"/>
        </w:rPr>
        <w:t xml:space="preserve">in der Praxis anwenden und fördern </w:t>
      </w:r>
      <w:r w:rsidR="00524398">
        <w:rPr>
          <w:sz w:val="22"/>
          <w:szCs w:val="22"/>
        </w:rPr>
        <w:t>wollen würde</w:t>
      </w:r>
      <w:r w:rsidRPr="00F8053E">
        <w:rPr>
          <w:sz w:val="22"/>
          <w:szCs w:val="22"/>
        </w:rPr>
        <w:t>.</w:t>
      </w:r>
      <w:r w:rsidR="004D54FA">
        <w:rPr>
          <w:sz w:val="22"/>
          <w:szCs w:val="22"/>
        </w:rPr>
        <w:t xml:space="preserve"> Dieses Wissen wird durch meine</w:t>
      </w:r>
      <w:r w:rsidR="00C878E7">
        <w:rPr>
          <w:sz w:val="22"/>
          <w:szCs w:val="22"/>
        </w:rPr>
        <w:t xml:space="preserve"> Tätigkeit bei </w:t>
      </w:r>
      <w:proofErr w:type="spellStart"/>
      <w:r w:rsidR="00C878E7">
        <w:rPr>
          <w:sz w:val="22"/>
          <w:szCs w:val="22"/>
        </w:rPr>
        <w:t>Pumpkin</w:t>
      </w:r>
      <w:r w:rsidR="00CB47C7">
        <w:rPr>
          <w:sz w:val="22"/>
          <w:szCs w:val="22"/>
        </w:rPr>
        <w:t>c</w:t>
      </w:r>
      <w:r w:rsidR="00C878E7">
        <w:rPr>
          <w:sz w:val="22"/>
          <w:szCs w:val="22"/>
        </w:rPr>
        <w:t>arrers</w:t>
      </w:r>
      <w:proofErr w:type="spellEnd"/>
      <w:r w:rsidR="00C878E7">
        <w:rPr>
          <w:sz w:val="22"/>
          <w:szCs w:val="22"/>
        </w:rPr>
        <w:t xml:space="preserve"> </w:t>
      </w:r>
      <w:r w:rsidR="00C92C08">
        <w:rPr>
          <w:sz w:val="22"/>
          <w:szCs w:val="22"/>
        </w:rPr>
        <w:t xml:space="preserve">ebenfalls sehr gefördert, welche mich perfekte für </w:t>
      </w:r>
      <w:r w:rsidR="00B9099E">
        <w:rPr>
          <w:sz w:val="22"/>
          <w:szCs w:val="22"/>
        </w:rPr>
        <w:t xml:space="preserve">die Arbeit in </w:t>
      </w:r>
      <w:r w:rsidR="00C7274F">
        <w:rPr>
          <w:sz w:val="22"/>
          <w:szCs w:val="22"/>
        </w:rPr>
        <w:t xml:space="preserve">internationalen </w:t>
      </w:r>
      <w:r w:rsidR="00B9099E">
        <w:rPr>
          <w:sz w:val="22"/>
          <w:szCs w:val="22"/>
        </w:rPr>
        <w:t>Unternehmen</w:t>
      </w:r>
      <w:r w:rsidR="00A43074">
        <w:rPr>
          <w:sz w:val="22"/>
          <w:szCs w:val="22"/>
        </w:rPr>
        <w:t xml:space="preserve"> </w:t>
      </w:r>
      <w:r w:rsidR="00C7274F">
        <w:rPr>
          <w:sz w:val="22"/>
          <w:szCs w:val="22"/>
        </w:rPr>
        <w:t>schult</w:t>
      </w:r>
      <w:r w:rsidR="00A43074">
        <w:rPr>
          <w:sz w:val="22"/>
          <w:szCs w:val="22"/>
        </w:rPr>
        <w:t xml:space="preserve"> und weiterbildet</w:t>
      </w:r>
      <w:r w:rsidR="00C7274F">
        <w:rPr>
          <w:sz w:val="22"/>
          <w:szCs w:val="22"/>
        </w:rPr>
        <w:t>.</w:t>
      </w:r>
      <w:r w:rsidR="00827BE3">
        <w:rPr>
          <w:sz w:val="22"/>
          <w:szCs w:val="22"/>
        </w:rPr>
        <w:t xml:space="preserve"> </w:t>
      </w:r>
      <w:r w:rsidR="000D1631">
        <w:rPr>
          <w:sz w:val="22"/>
          <w:szCs w:val="22"/>
        </w:rPr>
        <w:t>Zudem kann ich durch m</w:t>
      </w:r>
      <w:r w:rsidRPr="00F8053E">
        <w:rPr>
          <w:sz w:val="22"/>
          <w:szCs w:val="22"/>
        </w:rPr>
        <w:t xml:space="preserve">eine </w:t>
      </w:r>
      <w:r w:rsidR="00B40967">
        <w:rPr>
          <w:sz w:val="22"/>
          <w:szCs w:val="22"/>
        </w:rPr>
        <w:t>exzellenten</w:t>
      </w:r>
      <w:r w:rsidRPr="00F8053E">
        <w:rPr>
          <w:sz w:val="22"/>
          <w:szCs w:val="22"/>
        </w:rPr>
        <w:t xml:space="preserve"> MS-Office-Kenntnisse</w:t>
      </w:r>
      <w:r w:rsidR="00624C08">
        <w:rPr>
          <w:sz w:val="22"/>
          <w:szCs w:val="22"/>
        </w:rPr>
        <w:t xml:space="preserve"> und</w:t>
      </w:r>
      <w:r w:rsidRPr="00F8053E">
        <w:rPr>
          <w:sz w:val="22"/>
          <w:szCs w:val="22"/>
        </w:rPr>
        <w:t xml:space="preserve"> </w:t>
      </w:r>
      <w:r w:rsidR="00991709">
        <w:rPr>
          <w:sz w:val="22"/>
          <w:szCs w:val="22"/>
        </w:rPr>
        <w:t xml:space="preserve">meine </w:t>
      </w:r>
      <w:r w:rsidRPr="00F8053E">
        <w:rPr>
          <w:sz w:val="22"/>
          <w:szCs w:val="22"/>
        </w:rPr>
        <w:t>strukturierte Arbeitsweise</w:t>
      </w:r>
      <w:r w:rsidR="00991709">
        <w:rPr>
          <w:sz w:val="22"/>
          <w:szCs w:val="22"/>
        </w:rPr>
        <w:t xml:space="preserve"> </w:t>
      </w:r>
      <w:r w:rsidRPr="00F8053E">
        <w:rPr>
          <w:sz w:val="22"/>
          <w:szCs w:val="22"/>
        </w:rPr>
        <w:t>einen starken Beitrag</w:t>
      </w:r>
      <w:r w:rsidR="00624C08">
        <w:rPr>
          <w:sz w:val="22"/>
          <w:szCs w:val="22"/>
        </w:rPr>
        <w:t xml:space="preserve"> innerhalb meiner jetzigen</w:t>
      </w:r>
      <w:r w:rsidR="00FA77F2">
        <w:rPr>
          <w:sz w:val="22"/>
          <w:szCs w:val="22"/>
        </w:rPr>
        <w:t xml:space="preserve"> Lern- und Arbeitsgruppe</w:t>
      </w:r>
      <w:r w:rsidRPr="00F8053E">
        <w:rPr>
          <w:sz w:val="22"/>
          <w:szCs w:val="22"/>
        </w:rPr>
        <w:t xml:space="preserve"> leisten. Ferner konnte ich </w:t>
      </w:r>
      <w:r w:rsidR="00153AA2">
        <w:rPr>
          <w:sz w:val="22"/>
          <w:szCs w:val="22"/>
        </w:rPr>
        <w:t>durch</w:t>
      </w:r>
      <w:r w:rsidRPr="00F8053E">
        <w:rPr>
          <w:sz w:val="22"/>
          <w:szCs w:val="22"/>
        </w:rPr>
        <w:t xml:space="preserve"> meine Leidenschaft für </w:t>
      </w:r>
      <w:r w:rsidR="00DF0897">
        <w:rPr>
          <w:sz w:val="22"/>
          <w:szCs w:val="22"/>
        </w:rPr>
        <w:t>Fußball</w:t>
      </w:r>
      <w:r w:rsidR="001C52FB">
        <w:rPr>
          <w:sz w:val="22"/>
          <w:szCs w:val="22"/>
        </w:rPr>
        <w:t xml:space="preserve"> und Tennis</w:t>
      </w:r>
      <w:r w:rsidRPr="00F8053E">
        <w:rPr>
          <w:sz w:val="22"/>
          <w:szCs w:val="22"/>
        </w:rPr>
        <w:t xml:space="preserve"> während meiner Jugendzeit eine enorme Teamfähigkeit</w:t>
      </w:r>
      <w:r w:rsidR="001C52FB">
        <w:rPr>
          <w:sz w:val="22"/>
          <w:szCs w:val="22"/>
        </w:rPr>
        <w:t xml:space="preserve"> sowie Ehrgeiz</w:t>
      </w:r>
      <w:r w:rsidRPr="00F8053E">
        <w:rPr>
          <w:sz w:val="22"/>
          <w:szCs w:val="22"/>
        </w:rPr>
        <w:t xml:space="preserve"> entwickeln, die mir seither sehr zugutekommt. Außerdem hat mir die Zeit als </w:t>
      </w:r>
      <w:r w:rsidR="001C52FB">
        <w:rPr>
          <w:sz w:val="22"/>
          <w:szCs w:val="22"/>
        </w:rPr>
        <w:t>Fußball- und Tennisspieler</w:t>
      </w:r>
      <w:r w:rsidRPr="00F8053E">
        <w:rPr>
          <w:sz w:val="22"/>
          <w:szCs w:val="22"/>
        </w:rPr>
        <w:t xml:space="preserve"> gezeigt, dass durch harte Arbeit und Leistungsbereitschaft enorme Erfolge erzielt werden können. Genau dieses Mindset würde ich nun ausgesprochen gerne als Praktikant in Ihr </w:t>
      </w:r>
      <w:r>
        <w:rPr>
          <w:sz w:val="22"/>
          <w:szCs w:val="22"/>
        </w:rPr>
        <w:t>Unternehmen</w:t>
      </w:r>
      <w:r w:rsidRPr="00F8053E">
        <w:rPr>
          <w:sz w:val="22"/>
          <w:szCs w:val="22"/>
        </w:rPr>
        <w:t xml:space="preserve"> einbringen.</w:t>
      </w:r>
    </w:p>
    <w:p w14:paraId="108FE53E" w14:textId="77777777" w:rsidR="006001E1" w:rsidRPr="00F8053E" w:rsidRDefault="006001E1" w:rsidP="006001E1">
      <w:pPr>
        <w:spacing w:line="223" w:lineRule="auto"/>
        <w:jc w:val="both"/>
        <w:rPr>
          <w:sz w:val="22"/>
          <w:szCs w:val="22"/>
        </w:rPr>
      </w:pPr>
    </w:p>
    <w:p w14:paraId="497B9E0E" w14:textId="77777777" w:rsidR="00063691" w:rsidRPr="00063691" w:rsidRDefault="00063691" w:rsidP="00063691">
      <w:pPr>
        <w:spacing w:line="223" w:lineRule="auto"/>
        <w:jc w:val="both"/>
        <w:rPr>
          <w:sz w:val="22"/>
          <w:szCs w:val="22"/>
        </w:rPr>
      </w:pPr>
      <w:r w:rsidRPr="00063691">
        <w:rPr>
          <w:sz w:val="22"/>
          <w:szCs w:val="22"/>
        </w:rPr>
        <w:t>Porsche erscheint mir als der ideale Partner für dieses Praktikum. Besonders beeindruckt mich die einzigartige Verbindung aus Tradition und Innovation, die das Unternehmen als einen der weltweit führenden Sportwagenhersteller auszeichnet. Es fasziniert mich, wie Porsche es schafft, diese Kombination in seine Unternehmensstrategie zu integrieren und traditionelle Werte mit modernster Technologie zu verknüpfen, um den Kunden ein unvergleichliches Erlebnis zu bieten. Zudem begeistert mich die Möglichkeit, in einem renommierten Unternehmen wie Porsche gemeinsam mit erfahrenen Kollegen an wegweisenden Projekten zu arbeiten, die die Zukunft des Unternehmens maßgeblich gestalten werden.</w:t>
      </w:r>
    </w:p>
    <w:p w14:paraId="4E0921D3" w14:textId="77777777" w:rsidR="006001E1" w:rsidRPr="00F8053E" w:rsidRDefault="006001E1" w:rsidP="006001E1">
      <w:pPr>
        <w:spacing w:line="223" w:lineRule="auto"/>
        <w:jc w:val="both"/>
        <w:rPr>
          <w:sz w:val="22"/>
          <w:szCs w:val="22"/>
        </w:rPr>
      </w:pPr>
    </w:p>
    <w:p w14:paraId="4F638D78" w14:textId="6066C883" w:rsidR="006001E1" w:rsidRPr="00F8053E" w:rsidRDefault="006001E1" w:rsidP="006001E1">
      <w:pPr>
        <w:spacing w:line="223" w:lineRule="auto"/>
        <w:jc w:val="both"/>
        <w:rPr>
          <w:sz w:val="22"/>
          <w:szCs w:val="22"/>
        </w:rPr>
      </w:pPr>
      <w:r w:rsidRPr="00F8053E">
        <w:rPr>
          <w:sz w:val="22"/>
          <w:szCs w:val="22"/>
        </w:rPr>
        <w:t>Von dem Praktikum i</w:t>
      </w:r>
      <w:r w:rsidR="00C36C6E">
        <w:rPr>
          <w:sz w:val="22"/>
          <w:szCs w:val="22"/>
        </w:rPr>
        <w:t>m Bereich Mergers &amp; Acquisitions</w:t>
      </w:r>
      <w:r w:rsidR="00C36C6E" w:rsidRPr="00F8053E">
        <w:rPr>
          <w:sz w:val="22"/>
          <w:szCs w:val="22"/>
        </w:rPr>
        <w:t xml:space="preserve"> </w:t>
      </w:r>
      <w:r w:rsidRPr="00F8053E">
        <w:rPr>
          <w:sz w:val="22"/>
          <w:szCs w:val="22"/>
        </w:rPr>
        <w:t xml:space="preserve">erhoffe ich mir eine </w:t>
      </w:r>
      <w:r w:rsidR="00C36C6E">
        <w:rPr>
          <w:sz w:val="22"/>
          <w:szCs w:val="22"/>
        </w:rPr>
        <w:t>überragende</w:t>
      </w:r>
      <w:r w:rsidRPr="00F8053E">
        <w:rPr>
          <w:sz w:val="22"/>
          <w:szCs w:val="22"/>
        </w:rPr>
        <w:t xml:space="preserve"> Lernkurve</w:t>
      </w:r>
      <w:r w:rsidR="00C36C6E">
        <w:rPr>
          <w:sz w:val="22"/>
          <w:szCs w:val="22"/>
        </w:rPr>
        <w:t xml:space="preserve"> im Schnittpunkt zwischen </w:t>
      </w:r>
      <w:r w:rsidR="00ED1483">
        <w:rPr>
          <w:sz w:val="22"/>
          <w:szCs w:val="22"/>
        </w:rPr>
        <w:t>der betriebswirtschaftlichen</w:t>
      </w:r>
      <w:r w:rsidR="008B4FE0">
        <w:rPr>
          <w:sz w:val="22"/>
          <w:szCs w:val="22"/>
        </w:rPr>
        <w:t xml:space="preserve"> Seite</w:t>
      </w:r>
      <w:r w:rsidR="00B06C25">
        <w:rPr>
          <w:sz w:val="22"/>
          <w:szCs w:val="22"/>
        </w:rPr>
        <w:t>,</w:t>
      </w:r>
      <w:r w:rsidR="00ED1483">
        <w:rPr>
          <w:sz w:val="22"/>
          <w:szCs w:val="22"/>
        </w:rPr>
        <w:t xml:space="preserve"> </w:t>
      </w:r>
      <w:r w:rsidR="00B06C25">
        <w:rPr>
          <w:sz w:val="22"/>
          <w:szCs w:val="22"/>
        </w:rPr>
        <w:t xml:space="preserve">ergänzend </w:t>
      </w:r>
      <w:r w:rsidR="00942891">
        <w:rPr>
          <w:sz w:val="22"/>
          <w:szCs w:val="22"/>
        </w:rPr>
        <w:t>durch rechtliche unternehmerische Aspekte</w:t>
      </w:r>
      <w:r w:rsidR="00ED1483">
        <w:rPr>
          <w:sz w:val="22"/>
          <w:szCs w:val="22"/>
        </w:rPr>
        <w:t xml:space="preserve">, </w:t>
      </w:r>
      <w:r w:rsidRPr="00F8053E">
        <w:rPr>
          <w:sz w:val="22"/>
          <w:szCs w:val="22"/>
        </w:rPr>
        <w:t>sowie die Möglichkeit, mein</w:t>
      </w:r>
      <w:r w:rsidR="008543B6">
        <w:rPr>
          <w:sz w:val="22"/>
          <w:szCs w:val="22"/>
        </w:rPr>
        <w:t xml:space="preserve"> bisheriges theoretisches Wissen im Bereich des Rechts und der Betriebswirtschaft</w:t>
      </w:r>
      <w:r w:rsidRPr="00F8053E">
        <w:rPr>
          <w:sz w:val="22"/>
          <w:szCs w:val="22"/>
        </w:rPr>
        <w:t xml:space="preserve"> mehrwertschaffend einbringen zu können. Ich bin mir sicher, dass ich durch meine herausragenden analytischen Fähigkeiten, mein breit gefächertes Interesse für betriebswirtschaftliche </w:t>
      </w:r>
      <w:r w:rsidR="00113486">
        <w:rPr>
          <w:sz w:val="22"/>
          <w:szCs w:val="22"/>
        </w:rPr>
        <w:t xml:space="preserve">und wirtschaftsrechtliche </w:t>
      </w:r>
      <w:r w:rsidRPr="00F8053E">
        <w:rPr>
          <w:sz w:val="22"/>
          <w:szCs w:val="22"/>
        </w:rPr>
        <w:t xml:space="preserve">Themen sowie meine hohe Leistungsbereitschaft eine Bereicherung für Sie sein werde, und würde mich sehr darüber freuen, </w:t>
      </w:r>
      <w:r w:rsidR="00453B76">
        <w:rPr>
          <w:sz w:val="22"/>
          <w:szCs w:val="22"/>
        </w:rPr>
        <w:t xml:space="preserve">ein </w:t>
      </w:r>
      <w:r w:rsidR="00325EC1">
        <w:rPr>
          <w:sz w:val="22"/>
          <w:szCs w:val="22"/>
        </w:rPr>
        <w:t>Teil</w:t>
      </w:r>
      <w:r w:rsidR="00D40EAD">
        <w:rPr>
          <w:sz w:val="22"/>
          <w:szCs w:val="22"/>
        </w:rPr>
        <w:t xml:space="preserve"> der M&amp;A </w:t>
      </w:r>
      <w:r w:rsidR="00D922CC">
        <w:rPr>
          <w:sz w:val="22"/>
          <w:szCs w:val="22"/>
        </w:rPr>
        <w:t>Abteilung</w:t>
      </w:r>
      <w:r w:rsidR="00D40EAD">
        <w:rPr>
          <w:sz w:val="22"/>
          <w:szCs w:val="22"/>
        </w:rPr>
        <w:t xml:space="preserve"> </w:t>
      </w:r>
      <w:r w:rsidR="00D922CC">
        <w:rPr>
          <w:sz w:val="22"/>
          <w:szCs w:val="22"/>
        </w:rPr>
        <w:t>von Porsche zu werden</w:t>
      </w:r>
      <w:r w:rsidRPr="00F8053E">
        <w:rPr>
          <w:sz w:val="22"/>
          <w:szCs w:val="22"/>
        </w:rPr>
        <w:t>.</w:t>
      </w:r>
    </w:p>
    <w:p w14:paraId="39370B10" w14:textId="77777777" w:rsidR="006001E1" w:rsidRPr="00F8053E" w:rsidRDefault="006001E1" w:rsidP="006001E1">
      <w:pPr>
        <w:spacing w:line="223" w:lineRule="auto"/>
        <w:jc w:val="both"/>
        <w:rPr>
          <w:sz w:val="22"/>
          <w:szCs w:val="22"/>
        </w:rPr>
      </w:pPr>
    </w:p>
    <w:p w14:paraId="0FB02FD2" w14:textId="5398F822" w:rsidR="006001E1" w:rsidRDefault="006001E1" w:rsidP="006001E1">
      <w:pPr>
        <w:spacing w:line="223" w:lineRule="auto"/>
        <w:jc w:val="both"/>
        <w:rPr>
          <w:sz w:val="22"/>
          <w:szCs w:val="22"/>
        </w:rPr>
      </w:pPr>
      <w:r w:rsidRPr="00F8053E">
        <w:rPr>
          <w:sz w:val="22"/>
          <w:szCs w:val="22"/>
        </w:rPr>
        <w:t>Mit freundlichen Grüßen</w:t>
      </w:r>
      <w:r w:rsidR="001B7394">
        <w:rPr>
          <w:sz w:val="22"/>
          <w:szCs w:val="22"/>
        </w:rPr>
        <w:t>,</w:t>
      </w:r>
    </w:p>
    <w:p w14:paraId="38807FE4" w14:textId="6CF6C3ED" w:rsidR="001B7394" w:rsidRDefault="001B7394" w:rsidP="006001E1">
      <w:pPr>
        <w:spacing w:line="223" w:lineRule="auto"/>
        <w:jc w:val="both"/>
        <w:rPr>
          <w:sz w:val="22"/>
          <w:szCs w:val="22"/>
        </w:rPr>
      </w:pPr>
      <w:r>
        <w:rPr>
          <w:sz w:val="22"/>
          <w:szCs w:val="22"/>
        </w:rPr>
        <w:t xml:space="preserve">Paul </w:t>
      </w:r>
      <w:proofErr w:type="spellStart"/>
      <w:r>
        <w:rPr>
          <w:sz w:val="22"/>
          <w:szCs w:val="22"/>
        </w:rPr>
        <w:t>Jarvers</w:t>
      </w:r>
      <w:proofErr w:type="spellEnd"/>
    </w:p>
    <w:p w14:paraId="7F5873BD" w14:textId="77777777" w:rsidR="003C4AD3" w:rsidRDefault="003C4AD3" w:rsidP="006001E1">
      <w:pPr>
        <w:spacing w:line="223" w:lineRule="auto"/>
        <w:jc w:val="both"/>
        <w:rPr>
          <w:sz w:val="22"/>
          <w:szCs w:val="22"/>
        </w:rPr>
      </w:pPr>
    </w:p>
    <w:p w14:paraId="32B019DB" w14:textId="77777777" w:rsidR="003C4AD3" w:rsidRPr="001C432A" w:rsidRDefault="003C4AD3" w:rsidP="006001E1">
      <w:pPr>
        <w:spacing w:line="223" w:lineRule="auto"/>
        <w:jc w:val="both"/>
        <w:rPr>
          <w:sz w:val="21"/>
          <w:szCs w:val="21"/>
        </w:rPr>
      </w:pPr>
    </w:p>
    <w:p w14:paraId="752737F2" w14:textId="77777777" w:rsidR="006001E1" w:rsidRDefault="006001E1" w:rsidP="006001E1">
      <w:pPr>
        <w:jc w:val="both"/>
        <w:rPr>
          <w:sz w:val="21"/>
          <w:szCs w:val="21"/>
        </w:rPr>
      </w:pPr>
    </w:p>
    <w:p w14:paraId="7C9A22A4" w14:textId="77777777" w:rsidR="006001E1" w:rsidRPr="001C432A" w:rsidRDefault="006001E1" w:rsidP="006001E1">
      <w:pPr>
        <w:jc w:val="both"/>
        <w:rPr>
          <w:sz w:val="21"/>
          <w:szCs w:val="21"/>
        </w:rPr>
      </w:pPr>
    </w:p>
    <w:p w14:paraId="22EF6406" w14:textId="2EA855A4" w:rsidR="00F139E6" w:rsidRDefault="000F3839">
      <w:r w:rsidRPr="000F3839">
        <w:rPr>
          <w:noProof/>
        </w:rPr>
        <w:drawing>
          <wp:inline distT="0" distB="0" distL="0" distR="0" wp14:anchorId="0AEA40DC" wp14:editId="185C847B">
            <wp:extent cx="6192520" cy="3221355"/>
            <wp:effectExtent l="0" t="0" r="0" b="0"/>
            <wp:docPr id="775123939" name="Grafik 1" descr="Ein Bild, das Text, Screenshot, Schrift, Dokumen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123939" name="Grafik 1" descr="Ein Bild, das Text, Screenshot, Schrift, Dokument enthält.&#10;&#10;Automatisch generierte Beschreibung"/>
                    <pic:cNvPicPr/>
                  </pic:nvPicPr>
                  <pic:blipFill>
                    <a:blip r:embed="rId4"/>
                    <a:stretch>
                      <a:fillRect/>
                    </a:stretch>
                  </pic:blipFill>
                  <pic:spPr>
                    <a:xfrm>
                      <a:off x="0" y="0"/>
                      <a:ext cx="6192520" cy="3221355"/>
                    </a:xfrm>
                    <a:prstGeom prst="rect">
                      <a:avLst/>
                    </a:prstGeom>
                  </pic:spPr>
                </pic:pic>
              </a:graphicData>
            </a:graphic>
          </wp:inline>
        </w:drawing>
      </w:r>
    </w:p>
    <w:p w14:paraId="02AD84B8" w14:textId="77777777" w:rsidR="000F3839" w:rsidRDefault="000F3839"/>
    <w:p w14:paraId="25339D6E" w14:textId="77777777" w:rsidR="000F3839" w:rsidRDefault="000F3839"/>
    <w:p w14:paraId="46316058" w14:textId="77777777" w:rsidR="000F3839" w:rsidRDefault="000F3839"/>
    <w:p w14:paraId="261FA2FE" w14:textId="77777777" w:rsidR="000F3839" w:rsidRDefault="000F3839"/>
    <w:sectPr w:rsidR="000F3839" w:rsidSect="006001E1">
      <w:pgSz w:w="11906" w:h="16838"/>
      <w:pgMar w:top="851" w:right="1077" w:bottom="397" w:left="107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David Döbele">
    <w15:presenceInfo w15:providerId="AD" w15:userId="S::david.doebele@pumpkinadvisory.onmicrosoft.com::a00222db-f5a0-4b93-9122-d1c61d86433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09"/>
  <w:proofState w:spelling="clean" w:grammar="clean"/>
  <w:trackRevisions/>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01E1"/>
    <w:rsid w:val="00050033"/>
    <w:rsid w:val="00057624"/>
    <w:rsid w:val="00063691"/>
    <w:rsid w:val="00065507"/>
    <w:rsid w:val="000A32E0"/>
    <w:rsid w:val="000A7C0D"/>
    <w:rsid w:val="000C3E22"/>
    <w:rsid w:val="000D1631"/>
    <w:rsid w:val="000F0B96"/>
    <w:rsid w:val="000F3839"/>
    <w:rsid w:val="00113486"/>
    <w:rsid w:val="00141684"/>
    <w:rsid w:val="00153AA2"/>
    <w:rsid w:val="001B7394"/>
    <w:rsid w:val="001C52FB"/>
    <w:rsid w:val="00204265"/>
    <w:rsid w:val="00222475"/>
    <w:rsid w:val="002602C7"/>
    <w:rsid w:val="002870F7"/>
    <w:rsid w:val="00325EC1"/>
    <w:rsid w:val="003769B0"/>
    <w:rsid w:val="003C2E6A"/>
    <w:rsid w:val="003C4AD3"/>
    <w:rsid w:val="0041173D"/>
    <w:rsid w:val="00415EF8"/>
    <w:rsid w:val="004266EC"/>
    <w:rsid w:val="00444F7F"/>
    <w:rsid w:val="00453B76"/>
    <w:rsid w:val="004838BC"/>
    <w:rsid w:val="004D54FA"/>
    <w:rsid w:val="004E1C3C"/>
    <w:rsid w:val="00512BEA"/>
    <w:rsid w:val="00515F52"/>
    <w:rsid w:val="00524398"/>
    <w:rsid w:val="00536BBA"/>
    <w:rsid w:val="00595421"/>
    <w:rsid w:val="005B14D9"/>
    <w:rsid w:val="006001E1"/>
    <w:rsid w:val="00624C08"/>
    <w:rsid w:val="00632AFD"/>
    <w:rsid w:val="00640F72"/>
    <w:rsid w:val="006420FC"/>
    <w:rsid w:val="006472D3"/>
    <w:rsid w:val="006757F7"/>
    <w:rsid w:val="006D45E4"/>
    <w:rsid w:val="00722B74"/>
    <w:rsid w:val="007858D0"/>
    <w:rsid w:val="00827BE3"/>
    <w:rsid w:val="008543B6"/>
    <w:rsid w:val="00894169"/>
    <w:rsid w:val="008A3A99"/>
    <w:rsid w:val="008B4813"/>
    <w:rsid w:val="008B4FE0"/>
    <w:rsid w:val="008E1163"/>
    <w:rsid w:val="00942891"/>
    <w:rsid w:val="00991709"/>
    <w:rsid w:val="009A6A4E"/>
    <w:rsid w:val="009C2B0D"/>
    <w:rsid w:val="009E1E81"/>
    <w:rsid w:val="00A43074"/>
    <w:rsid w:val="00A66535"/>
    <w:rsid w:val="00A93DEC"/>
    <w:rsid w:val="00AC5D67"/>
    <w:rsid w:val="00B0172A"/>
    <w:rsid w:val="00B06C25"/>
    <w:rsid w:val="00B35F67"/>
    <w:rsid w:val="00B40967"/>
    <w:rsid w:val="00B439CA"/>
    <w:rsid w:val="00B628B9"/>
    <w:rsid w:val="00B9099E"/>
    <w:rsid w:val="00C36C6E"/>
    <w:rsid w:val="00C7274F"/>
    <w:rsid w:val="00C878E7"/>
    <w:rsid w:val="00C92C08"/>
    <w:rsid w:val="00CB092D"/>
    <w:rsid w:val="00CB47C7"/>
    <w:rsid w:val="00CC5321"/>
    <w:rsid w:val="00CC7655"/>
    <w:rsid w:val="00D40EAD"/>
    <w:rsid w:val="00D622C1"/>
    <w:rsid w:val="00D922CC"/>
    <w:rsid w:val="00DF0897"/>
    <w:rsid w:val="00E0171B"/>
    <w:rsid w:val="00E123C3"/>
    <w:rsid w:val="00E73135"/>
    <w:rsid w:val="00ED1483"/>
    <w:rsid w:val="00F139E6"/>
    <w:rsid w:val="00F15DC2"/>
    <w:rsid w:val="00F83032"/>
    <w:rsid w:val="00FA77F2"/>
    <w:rsid w:val="00FB3AEC"/>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2736F7"/>
  <w15:chartTrackingRefBased/>
  <w15:docId w15:val="{25424D8F-BF25-F149-BB52-613A3B808D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6001E1"/>
    <w:pPr>
      <w:spacing w:after="0" w:line="240" w:lineRule="auto"/>
    </w:pPr>
    <w:rPr>
      <w:rFonts w:ascii="Times New Roman" w:eastAsia="Times New Roman" w:hAnsi="Times New Roman" w:cs="Times New Roman"/>
      <w:kern w:val="0"/>
      <w:lang w:eastAsia="en-GB"/>
      <w14:ligatures w14:val="none"/>
    </w:rPr>
  </w:style>
  <w:style w:type="paragraph" w:styleId="berschrift1">
    <w:name w:val="heading 1"/>
    <w:basedOn w:val="Standard"/>
    <w:next w:val="Standard"/>
    <w:link w:val="berschrift1Zchn"/>
    <w:uiPriority w:val="9"/>
    <w:qFormat/>
    <w:rsid w:val="006001E1"/>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eastAsia="en-US"/>
      <w14:ligatures w14:val="standardContextual"/>
    </w:rPr>
  </w:style>
  <w:style w:type="paragraph" w:styleId="berschrift2">
    <w:name w:val="heading 2"/>
    <w:basedOn w:val="Standard"/>
    <w:next w:val="Standard"/>
    <w:link w:val="berschrift2Zchn"/>
    <w:uiPriority w:val="9"/>
    <w:semiHidden/>
    <w:unhideWhenUsed/>
    <w:qFormat/>
    <w:rsid w:val="006001E1"/>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eastAsia="en-US"/>
      <w14:ligatures w14:val="standardContextual"/>
    </w:rPr>
  </w:style>
  <w:style w:type="paragraph" w:styleId="berschrift3">
    <w:name w:val="heading 3"/>
    <w:basedOn w:val="Standard"/>
    <w:next w:val="Standard"/>
    <w:link w:val="berschrift3Zchn"/>
    <w:uiPriority w:val="9"/>
    <w:semiHidden/>
    <w:unhideWhenUsed/>
    <w:qFormat/>
    <w:rsid w:val="006001E1"/>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lang w:eastAsia="en-US"/>
      <w14:ligatures w14:val="standardContextual"/>
    </w:rPr>
  </w:style>
  <w:style w:type="paragraph" w:styleId="berschrift4">
    <w:name w:val="heading 4"/>
    <w:basedOn w:val="Standard"/>
    <w:next w:val="Standard"/>
    <w:link w:val="berschrift4Zchn"/>
    <w:uiPriority w:val="9"/>
    <w:semiHidden/>
    <w:unhideWhenUsed/>
    <w:qFormat/>
    <w:rsid w:val="006001E1"/>
    <w:pPr>
      <w:keepNext/>
      <w:keepLines/>
      <w:spacing w:before="80" w:after="40" w:line="278" w:lineRule="auto"/>
      <w:outlineLvl w:val="3"/>
    </w:pPr>
    <w:rPr>
      <w:rFonts w:asciiTheme="minorHAnsi" w:eastAsiaTheme="majorEastAsia" w:hAnsiTheme="minorHAnsi" w:cstheme="majorBidi"/>
      <w:i/>
      <w:iCs/>
      <w:color w:val="0F4761" w:themeColor="accent1" w:themeShade="BF"/>
      <w:kern w:val="2"/>
      <w:lang w:eastAsia="en-US"/>
      <w14:ligatures w14:val="standardContextual"/>
    </w:rPr>
  </w:style>
  <w:style w:type="paragraph" w:styleId="berschrift5">
    <w:name w:val="heading 5"/>
    <w:basedOn w:val="Standard"/>
    <w:next w:val="Standard"/>
    <w:link w:val="berschrift5Zchn"/>
    <w:uiPriority w:val="9"/>
    <w:semiHidden/>
    <w:unhideWhenUsed/>
    <w:qFormat/>
    <w:rsid w:val="006001E1"/>
    <w:pPr>
      <w:keepNext/>
      <w:keepLines/>
      <w:spacing w:before="80" w:after="40" w:line="278" w:lineRule="auto"/>
      <w:outlineLvl w:val="4"/>
    </w:pPr>
    <w:rPr>
      <w:rFonts w:asciiTheme="minorHAnsi" w:eastAsiaTheme="majorEastAsia" w:hAnsiTheme="minorHAnsi" w:cstheme="majorBidi"/>
      <w:color w:val="0F4761" w:themeColor="accent1" w:themeShade="BF"/>
      <w:kern w:val="2"/>
      <w:lang w:eastAsia="en-US"/>
      <w14:ligatures w14:val="standardContextual"/>
    </w:rPr>
  </w:style>
  <w:style w:type="paragraph" w:styleId="berschrift6">
    <w:name w:val="heading 6"/>
    <w:basedOn w:val="Standard"/>
    <w:next w:val="Standard"/>
    <w:link w:val="berschrift6Zchn"/>
    <w:uiPriority w:val="9"/>
    <w:semiHidden/>
    <w:unhideWhenUsed/>
    <w:qFormat/>
    <w:rsid w:val="006001E1"/>
    <w:pPr>
      <w:keepNext/>
      <w:keepLines/>
      <w:spacing w:before="40" w:line="278" w:lineRule="auto"/>
      <w:outlineLvl w:val="5"/>
    </w:pPr>
    <w:rPr>
      <w:rFonts w:asciiTheme="minorHAnsi" w:eastAsiaTheme="majorEastAsia" w:hAnsiTheme="minorHAnsi" w:cstheme="majorBidi"/>
      <w:i/>
      <w:iCs/>
      <w:color w:val="595959" w:themeColor="text1" w:themeTint="A6"/>
      <w:kern w:val="2"/>
      <w:lang w:eastAsia="en-US"/>
      <w14:ligatures w14:val="standardContextual"/>
    </w:rPr>
  </w:style>
  <w:style w:type="paragraph" w:styleId="berschrift7">
    <w:name w:val="heading 7"/>
    <w:basedOn w:val="Standard"/>
    <w:next w:val="Standard"/>
    <w:link w:val="berschrift7Zchn"/>
    <w:uiPriority w:val="9"/>
    <w:semiHidden/>
    <w:unhideWhenUsed/>
    <w:qFormat/>
    <w:rsid w:val="006001E1"/>
    <w:pPr>
      <w:keepNext/>
      <w:keepLines/>
      <w:spacing w:before="40" w:line="278" w:lineRule="auto"/>
      <w:outlineLvl w:val="6"/>
    </w:pPr>
    <w:rPr>
      <w:rFonts w:asciiTheme="minorHAnsi" w:eastAsiaTheme="majorEastAsia" w:hAnsiTheme="minorHAnsi" w:cstheme="majorBidi"/>
      <w:color w:val="595959" w:themeColor="text1" w:themeTint="A6"/>
      <w:kern w:val="2"/>
      <w:lang w:eastAsia="en-US"/>
      <w14:ligatures w14:val="standardContextual"/>
    </w:rPr>
  </w:style>
  <w:style w:type="paragraph" w:styleId="berschrift8">
    <w:name w:val="heading 8"/>
    <w:basedOn w:val="Standard"/>
    <w:next w:val="Standard"/>
    <w:link w:val="berschrift8Zchn"/>
    <w:uiPriority w:val="9"/>
    <w:semiHidden/>
    <w:unhideWhenUsed/>
    <w:qFormat/>
    <w:rsid w:val="006001E1"/>
    <w:pPr>
      <w:keepNext/>
      <w:keepLines/>
      <w:spacing w:line="278" w:lineRule="auto"/>
      <w:outlineLvl w:val="7"/>
    </w:pPr>
    <w:rPr>
      <w:rFonts w:asciiTheme="minorHAnsi" w:eastAsiaTheme="majorEastAsia" w:hAnsiTheme="minorHAnsi" w:cstheme="majorBidi"/>
      <w:i/>
      <w:iCs/>
      <w:color w:val="272727" w:themeColor="text1" w:themeTint="D8"/>
      <w:kern w:val="2"/>
      <w:lang w:eastAsia="en-US"/>
      <w14:ligatures w14:val="standardContextual"/>
    </w:rPr>
  </w:style>
  <w:style w:type="paragraph" w:styleId="berschrift9">
    <w:name w:val="heading 9"/>
    <w:basedOn w:val="Standard"/>
    <w:next w:val="Standard"/>
    <w:link w:val="berschrift9Zchn"/>
    <w:uiPriority w:val="9"/>
    <w:semiHidden/>
    <w:unhideWhenUsed/>
    <w:qFormat/>
    <w:rsid w:val="006001E1"/>
    <w:pPr>
      <w:keepNext/>
      <w:keepLines/>
      <w:spacing w:line="278" w:lineRule="auto"/>
      <w:outlineLvl w:val="8"/>
    </w:pPr>
    <w:rPr>
      <w:rFonts w:asciiTheme="minorHAnsi" w:eastAsiaTheme="majorEastAsia" w:hAnsiTheme="minorHAnsi" w:cstheme="majorBidi"/>
      <w:color w:val="272727" w:themeColor="text1" w:themeTint="D8"/>
      <w:kern w:val="2"/>
      <w:lang w:eastAsia="en-US"/>
      <w14:ligatures w14:val="standardContextual"/>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6001E1"/>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6001E1"/>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6001E1"/>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6001E1"/>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6001E1"/>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6001E1"/>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6001E1"/>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6001E1"/>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6001E1"/>
    <w:rPr>
      <w:rFonts w:eastAsiaTheme="majorEastAsia" w:cstheme="majorBidi"/>
      <w:color w:val="272727" w:themeColor="text1" w:themeTint="D8"/>
    </w:rPr>
  </w:style>
  <w:style w:type="paragraph" w:styleId="Titel">
    <w:name w:val="Title"/>
    <w:basedOn w:val="Standard"/>
    <w:next w:val="Standard"/>
    <w:link w:val="TitelZchn"/>
    <w:uiPriority w:val="10"/>
    <w:qFormat/>
    <w:rsid w:val="006001E1"/>
    <w:pPr>
      <w:spacing w:after="80"/>
      <w:contextualSpacing/>
    </w:pPr>
    <w:rPr>
      <w:rFonts w:asciiTheme="majorHAnsi" w:eastAsiaTheme="majorEastAsia" w:hAnsiTheme="majorHAnsi" w:cstheme="majorBidi"/>
      <w:spacing w:val="-10"/>
      <w:kern w:val="28"/>
      <w:sz w:val="56"/>
      <w:szCs w:val="56"/>
      <w:lang w:eastAsia="en-US"/>
      <w14:ligatures w14:val="standardContextual"/>
    </w:rPr>
  </w:style>
  <w:style w:type="character" w:customStyle="1" w:styleId="TitelZchn">
    <w:name w:val="Titel Zchn"/>
    <w:basedOn w:val="Absatz-Standardschriftart"/>
    <w:link w:val="Titel"/>
    <w:uiPriority w:val="10"/>
    <w:rsid w:val="006001E1"/>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6001E1"/>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eastAsia="en-US"/>
      <w14:ligatures w14:val="standardContextual"/>
    </w:rPr>
  </w:style>
  <w:style w:type="character" w:customStyle="1" w:styleId="UntertitelZchn">
    <w:name w:val="Untertitel Zchn"/>
    <w:basedOn w:val="Absatz-Standardschriftart"/>
    <w:link w:val="Untertitel"/>
    <w:uiPriority w:val="11"/>
    <w:rsid w:val="006001E1"/>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6001E1"/>
    <w:pPr>
      <w:spacing w:before="160" w:after="160" w:line="278" w:lineRule="auto"/>
      <w:jc w:val="center"/>
    </w:pPr>
    <w:rPr>
      <w:rFonts w:asciiTheme="minorHAnsi" w:eastAsiaTheme="minorHAnsi" w:hAnsiTheme="minorHAnsi" w:cstheme="minorBidi"/>
      <w:i/>
      <w:iCs/>
      <w:color w:val="404040" w:themeColor="text1" w:themeTint="BF"/>
      <w:kern w:val="2"/>
      <w:lang w:eastAsia="en-US"/>
      <w14:ligatures w14:val="standardContextual"/>
    </w:rPr>
  </w:style>
  <w:style w:type="character" w:customStyle="1" w:styleId="ZitatZchn">
    <w:name w:val="Zitat Zchn"/>
    <w:basedOn w:val="Absatz-Standardschriftart"/>
    <w:link w:val="Zitat"/>
    <w:uiPriority w:val="29"/>
    <w:rsid w:val="006001E1"/>
    <w:rPr>
      <w:i/>
      <w:iCs/>
      <w:color w:val="404040" w:themeColor="text1" w:themeTint="BF"/>
    </w:rPr>
  </w:style>
  <w:style w:type="paragraph" w:styleId="Listenabsatz">
    <w:name w:val="List Paragraph"/>
    <w:basedOn w:val="Standard"/>
    <w:uiPriority w:val="34"/>
    <w:qFormat/>
    <w:rsid w:val="006001E1"/>
    <w:pPr>
      <w:spacing w:after="160" w:line="278" w:lineRule="auto"/>
      <w:ind w:left="720"/>
      <w:contextualSpacing/>
    </w:pPr>
    <w:rPr>
      <w:rFonts w:asciiTheme="minorHAnsi" w:eastAsiaTheme="minorHAnsi" w:hAnsiTheme="minorHAnsi" w:cstheme="minorBidi"/>
      <w:kern w:val="2"/>
      <w:lang w:eastAsia="en-US"/>
      <w14:ligatures w14:val="standardContextual"/>
    </w:rPr>
  </w:style>
  <w:style w:type="character" w:styleId="IntensiveHervorhebung">
    <w:name w:val="Intense Emphasis"/>
    <w:basedOn w:val="Absatz-Standardschriftart"/>
    <w:uiPriority w:val="21"/>
    <w:qFormat/>
    <w:rsid w:val="006001E1"/>
    <w:rPr>
      <w:i/>
      <w:iCs/>
      <w:color w:val="0F4761" w:themeColor="accent1" w:themeShade="BF"/>
    </w:rPr>
  </w:style>
  <w:style w:type="paragraph" w:styleId="IntensivesZitat">
    <w:name w:val="Intense Quote"/>
    <w:basedOn w:val="Standard"/>
    <w:next w:val="Standard"/>
    <w:link w:val="IntensivesZitatZchn"/>
    <w:uiPriority w:val="30"/>
    <w:qFormat/>
    <w:rsid w:val="006001E1"/>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lang w:eastAsia="en-US"/>
      <w14:ligatures w14:val="standardContextual"/>
    </w:rPr>
  </w:style>
  <w:style w:type="character" w:customStyle="1" w:styleId="IntensivesZitatZchn">
    <w:name w:val="Intensives Zitat Zchn"/>
    <w:basedOn w:val="Absatz-Standardschriftart"/>
    <w:link w:val="IntensivesZitat"/>
    <w:uiPriority w:val="30"/>
    <w:rsid w:val="006001E1"/>
    <w:rPr>
      <w:i/>
      <w:iCs/>
      <w:color w:val="0F4761" w:themeColor="accent1" w:themeShade="BF"/>
    </w:rPr>
  </w:style>
  <w:style w:type="character" w:styleId="IntensiverVerweis">
    <w:name w:val="Intense Reference"/>
    <w:basedOn w:val="Absatz-Standardschriftart"/>
    <w:uiPriority w:val="32"/>
    <w:qFormat/>
    <w:rsid w:val="006001E1"/>
    <w:rPr>
      <w:b/>
      <w:bCs/>
      <w:smallCaps/>
      <w:color w:val="0F4761" w:themeColor="accent1" w:themeShade="BF"/>
      <w:spacing w:val="5"/>
    </w:rPr>
  </w:style>
  <w:style w:type="character" w:styleId="Hyperlink">
    <w:name w:val="Hyperlink"/>
    <w:basedOn w:val="Absatz-Standardschriftart"/>
    <w:uiPriority w:val="99"/>
    <w:unhideWhenUsed/>
    <w:rsid w:val="00F139E6"/>
    <w:rPr>
      <w:color w:val="467886" w:themeColor="hyperlink"/>
      <w:u w:val="single"/>
    </w:rPr>
  </w:style>
  <w:style w:type="character" w:styleId="NichtaufgelsteErwhnung">
    <w:name w:val="Unresolved Mention"/>
    <w:basedOn w:val="Absatz-Standardschriftart"/>
    <w:uiPriority w:val="99"/>
    <w:semiHidden/>
    <w:unhideWhenUsed/>
    <w:rsid w:val="00F139E6"/>
    <w:rPr>
      <w:color w:val="605E5C"/>
      <w:shd w:val="clear" w:color="auto" w:fill="E1DFDD"/>
    </w:rPr>
  </w:style>
  <w:style w:type="paragraph" w:styleId="berarbeitung">
    <w:name w:val="Revision"/>
    <w:hidden/>
    <w:uiPriority w:val="99"/>
    <w:semiHidden/>
    <w:rsid w:val="007858D0"/>
    <w:pPr>
      <w:spacing w:after="0" w:line="240" w:lineRule="auto"/>
    </w:pPr>
    <w:rPr>
      <w:rFonts w:ascii="Times New Roman" w:eastAsia="Times New Roman" w:hAnsi="Times New Roman" w:cs="Times New Roman"/>
      <w:kern w:val="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57962564">
      <w:bodyDiv w:val="1"/>
      <w:marLeft w:val="0"/>
      <w:marRight w:val="0"/>
      <w:marTop w:val="0"/>
      <w:marBottom w:val="0"/>
      <w:divBdr>
        <w:top w:val="none" w:sz="0" w:space="0" w:color="auto"/>
        <w:left w:val="none" w:sz="0" w:space="0" w:color="auto"/>
        <w:bottom w:val="none" w:sz="0" w:space="0" w:color="auto"/>
        <w:right w:val="none" w:sz="0" w:space="0" w:color="auto"/>
      </w:divBdr>
      <w:divsChild>
        <w:div w:id="1262834901">
          <w:marLeft w:val="0"/>
          <w:marRight w:val="0"/>
          <w:marTop w:val="0"/>
          <w:marBottom w:val="0"/>
          <w:divBdr>
            <w:top w:val="none" w:sz="0" w:space="0" w:color="auto"/>
            <w:left w:val="none" w:sz="0" w:space="0" w:color="auto"/>
            <w:bottom w:val="none" w:sz="0" w:space="0" w:color="auto"/>
            <w:right w:val="none" w:sz="0" w:space="0" w:color="auto"/>
          </w:divBdr>
          <w:divsChild>
            <w:div w:id="1618676819">
              <w:marLeft w:val="0"/>
              <w:marRight w:val="0"/>
              <w:marTop w:val="0"/>
              <w:marBottom w:val="0"/>
              <w:divBdr>
                <w:top w:val="none" w:sz="0" w:space="0" w:color="auto"/>
                <w:left w:val="none" w:sz="0" w:space="0" w:color="auto"/>
                <w:bottom w:val="none" w:sz="0" w:space="0" w:color="auto"/>
                <w:right w:val="none" w:sz="0" w:space="0" w:color="auto"/>
              </w:divBdr>
              <w:divsChild>
                <w:div w:id="1661032480">
                  <w:marLeft w:val="0"/>
                  <w:marRight w:val="0"/>
                  <w:marTop w:val="0"/>
                  <w:marBottom w:val="0"/>
                  <w:divBdr>
                    <w:top w:val="none" w:sz="0" w:space="0" w:color="auto"/>
                    <w:left w:val="none" w:sz="0" w:space="0" w:color="auto"/>
                    <w:bottom w:val="none" w:sz="0" w:space="0" w:color="auto"/>
                    <w:right w:val="none" w:sz="0" w:space="0" w:color="auto"/>
                  </w:divBdr>
                  <w:divsChild>
                    <w:div w:id="1338537421">
                      <w:marLeft w:val="0"/>
                      <w:marRight w:val="0"/>
                      <w:marTop w:val="0"/>
                      <w:marBottom w:val="0"/>
                      <w:divBdr>
                        <w:top w:val="none" w:sz="0" w:space="0" w:color="auto"/>
                        <w:left w:val="none" w:sz="0" w:space="0" w:color="auto"/>
                        <w:bottom w:val="none" w:sz="0" w:space="0" w:color="auto"/>
                        <w:right w:val="none" w:sz="0" w:space="0" w:color="auto"/>
                      </w:divBdr>
                      <w:divsChild>
                        <w:div w:id="1785266972">
                          <w:marLeft w:val="0"/>
                          <w:marRight w:val="0"/>
                          <w:marTop w:val="0"/>
                          <w:marBottom w:val="0"/>
                          <w:divBdr>
                            <w:top w:val="none" w:sz="0" w:space="0" w:color="auto"/>
                            <w:left w:val="none" w:sz="0" w:space="0" w:color="auto"/>
                            <w:bottom w:val="none" w:sz="0" w:space="0" w:color="auto"/>
                            <w:right w:val="none" w:sz="0" w:space="0" w:color="auto"/>
                          </w:divBdr>
                          <w:divsChild>
                            <w:div w:id="1906062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09375614">
      <w:bodyDiv w:val="1"/>
      <w:marLeft w:val="0"/>
      <w:marRight w:val="0"/>
      <w:marTop w:val="0"/>
      <w:marBottom w:val="0"/>
      <w:divBdr>
        <w:top w:val="none" w:sz="0" w:space="0" w:color="auto"/>
        <w:left w:val="none" w:sz="0" w:space="0" w:color="auto"/>
        <w:bottom w:val="none" w:sz="0" w:space="0" w:color="auto"/>
        <w:right w:val="none" w:sz="0" w:space="0" w:color="auto"/>
      </w:divBdr>
    </w:div>
    <w:div w:id="537277991">
      <w:bodyDiv w:val="1"/>
      <w:marLeft w:val="0"/>
      <w:marRight w:val="0"/>
      <w:marTop w:val="0"/>
      <w:marBottom w:val="0"/>
      <w:divBdr>
        <w:top w:val="none" w:sz="0" w:space="0" w:color="auto"/>
        <w:left w:val="none" w:sz="0" w:space="0" w:color="auto"/>
        <w:bottom w:val="none" w:sz="0" w:space="0" w:color="auto"/>
        <w:right w:val="none" w:sz="0" w:space="0" w:color="auto"/>
      </w:divBdr>
    </w:div>
    <w:div w:id="1573201207">
      <w:bodyDiv w:val="1"/>
      <w:marLeft w:val="0"/>
      <w:marRight w:val="0"/>
      <w:marTop w:val="0"/>
      <w:marBottom w:val="0"/>
      <w:divBdr>
        <w:top w:val="none" w:sz="0" w:space="0" w:color="auto"/>
        <w:left w:val="none" w:sz="0" w:space="0" w:color="auto"/>
        <w:bottom w:val="none" w:sz="0" w:space="0" w:color="auto"/>
        <w:right w:val="none" w:sz="0" w:space="0" w:color="auto"/>
      </w:divBdr>
      <w:divsChild>
        <w:div w:id="49499397">
          <w:marLeft w:val="0"/>
          <w:marRight w:val="0"/>
          <w:marTop w:val="0"/>
          <w:marBottom w:val="0"/>
          <w:divBdr>
            <w:top w:val="none" w:sz="0" w:space="0" w:color="auto"/>
            <w:left w:val="none" w:sz="0" w:space="0" w:color="auto"/>
            <w:bottom w:val="none" w:sz="0" w:space="0" w:color="auto"/>
            <w:right w:val="none" w:sz="0" w:space="0" w:color="auto"/>
          </w:divBdr>
          <w:divsChild>
            <w:div w:id="1164711354">
              <w:marLeft w:val="0"/>
              <w:marRight w:val="0"/>
              <w:marTop w:val="0"/>
              <w:marBottom w:val="0"/>
              <w:divBdr>
                <w:top w:val="none" w:sz="0" w:space="0" w:color="auto"/>
                <w:left w:val="none" w:sz="0" w:space="0" w:color="auto"/>
                <w:bottom w:val="none" w:sz="0" w:space="0" w:color="auto"/>
                <w:right w:val="none" w:sz="0" w:space="0" w:color="auto"/>
              </w:divBdr>
              <w:divsChild>
                <w:div w:id="790054929">
                  <w:marLeft w:val="0"/>
                  <w:marRight w:val="0"/>
                  <w:marTop w:val="0"/>
                  <w:marBottom w:val="0"/>
                  <w:divBdr>
                    <w:top w:val="none" w:sz="0" w:space="0" w:color="auto"/>
                    <w:left w:val="none" w:sz="0" w:space="0" w:color="auto"/>
                    <w:bottom w:val="none" w:sz="0" w:space="0" w:color="auto"/>
                    <w:right w:val="none" w:sz="0" w:space="0" w:color="auto"/>
                  </w:divBdr>
                  <w:divsChild>
                    <w:div w:id="711031764">
                      <w:marLeft w:val="0"/>
                      <w:marRight w:val="0"/>
                      <w:marTop w:val="0"/>
                      <w:marBottom w:val="0"/>
                      <w:divBdr>
                        <w:top w:val="none" w:sz="0" w:space="0" w:color="auto"/>
                        <w:left w:val="none" w:sz="0" w:space="0" w:color="auto"/>
                        <w:bottom w:val="none" w:sz="0" w:space="0" w:color="auto"/>
                        <w:right w:val="none" w:sz="0" w:space="0" w:color="auto"/>
                      </w:divBdr>
                      <w:divsChild>
                        <w:div w:id="1341816632">
                          <w:marLeft w:val="0"/>
                          <w:marRight w:val="0"/>
                          <w:marTop w:val="0"/>
                          <w:marBottom w:val="0"/>
                          <w:divBdr>
                            <w:top w:val="none" w:sz="0" w:space="0" w:color="auto"/>
                            <w:left w:val="none" w:sz="0" w:space="0" w:color="auto"/>
                            <w:bottom w:val="none" w:sz="0" w:space="0" w:color="auto"/>
                            <w:right w:val="none" w:sz="0" w:space="0" w:color="auto"/>
                          </w:divBdr>
                          <w:divsChild>
                            <w:div w:id="253787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microsoft.com/office/2011/relationships/people" Target="people.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642</Words>
  <Characters>4050</Characters>
  <Application>Microsoft Office Word</Application>
  <DocSecurity>0</DocSecurity>
  <Lines>33</Lines>
  <Paragraphs>9</Paragraphs>
  <ScaleCrop>false</ScaleCrop>
  <Company/>
  <LinksUpToDate>false</LinksUpToDate>
  <CharactersWithSpaces>4683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Pawel, Nils (Stud. FSE)</dc:creator>
  <cp:keywords/>
  <dc:description/>
  <cp:lastModifiedBy>David Döbele</cp:lastModifiedBy>
  <cp:revision>87</cp:revision>
  <dcterms:created xsi:type="dcterms:W3CDTF">2024-08-02T14:06:00Z</dcterms:created>
  <dcterms:modified xsi:type="dcterms:W3CDTF">2024-09-11T11:29:00Z</dcterms:modified>
</cp:coreProperties>
</file>