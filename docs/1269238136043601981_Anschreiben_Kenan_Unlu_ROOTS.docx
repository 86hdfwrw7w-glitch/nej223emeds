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F2A5C66" w:rsidR="006D2592" w:rsidRPr="00D30CEA" w:rsidRDefault="00404C44" w:rsidP="006A7895">
      <w:pPr>
        <w:spacing w:after="0" w:line="240" w:lineRule="auto"/>
        <w:jc w:val="right"/>
        <w:rPr>
          <w:rFonts w:ascii="Georgia" w:hAnsi="Georgia" w:cs="Times New Roman"/>
          <w:sz w:val="21"/>
          <w:szCs w:val="21"/>
        </w:rPr>
      </w:pPr>
      <w:r>
        <w:rPr>
          <w:rFonts w:ascii="Georgia" w:hAnsi="Georgia" w:cs="Times New Roman"/>
          <w:sz w:val="21"/>
          <w:szCs w:val="21"/>
        </w:rPr>
        <w:t>Kenan</w:t>
      </w:r>
      <w:r w:rsidR="003D5D1E" w:rsidRPr="00D30CEA">
        <w:rPr>
          <w:rFonts w:ascii="Georgia" w:hAnsi="Georgia" w:cs="Times New Roman"/>
          <w:sz w:val="21"/>
          <w:szCs w:val="21"/>
        </w:rPr>
        <w:t xml:space="preserve"> </w:t>
      </w:r>
      <w:r>
        <w:rPr>
          <w:rFonts w:ascii="Georgia" w:hAnsi="Georgia" w:cs="Times New Roman"/>
          <w:sz w:val="21"/>
          <w:szCs w:val="21"/>
        </w:rPr>
        <w:t>Ünlü</w:t>
      </w:r>
    </w:p>
    <w:p w14:paraId="2458A2A0" w14:textId="50345B4C" w:rsidR="00857C6F" w:rsidRPr="00D30CEA" w:rsidRDefault="00404C44" w:rsidP="006A7895">
      <w:pPr>
        <w:spacing w:after="0" w:line="240" w:lineRule="auto"/>
        <w:jc w:val="right"/>
        <w:rPr>
          <w:rFonts w:ascii="Georgia" w:hAnsi="Georgia" w:cs="Times New Roman"/>
          <w:sz w:val="21"/>
          <w:szCs w:val="21"/>
        </w:rPr>
      </w:pPr>
      <w:r>
        <w:rPr>
          <w:rFonts w:ascii="Georgia" w:hAnsi="Georgia" w:cs="Times New Roman"/>
          <w:sz w:val="21"/>
          <w:szCs w:val="21"/>
        </w:rPr>
        <w:t>Hafenstraße 35</w:t>
      </w:r>
    </w:p>
    <w:p w14:paraId="451AEE20" w14:textId="16FB5C11" w:rsidR="00857C6F"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6</w:t>
      </w:r>
      <w:r w:rsidR="00404C44">
        <w:rPr>
          <w:rFonts w:ascii="Georgia" w:hAnsi="Georgia" w:cs="Times New Roman"/>
          <w:sz w:val="21"/>
          <w:szCs w:val="21"/>
        </w:rPr>
        <w:t>8159 Mannheim</w:t>
      </w:r>
    </w:p>
    <w:p w14:paraId="12BA391A" w14:textId="75D889A3" w:rsidR="006A7895" w:rsidRPr="00D30CEA" w:rsidRDefault="00000000" w:rsidP="006A7895">
      <w:pPr>
        <w:spacing w:after="0" w:line="240" w:lineRule="auto"/>
        <w:jc w:val="right"/>
        <w:rPr>
          <w:rFonts w:ascii="Georgia" w:hAnsi="Georgia" w:cs="Times New Roman"/>
          <w:sz w:val="21"/>
          <w:szCs w:val="21"/>
        </w:rPr>
      </w:pPr>
      <w:hyperlink r:id="rId5" w:history="1">
        <w:r w:rsidR="00404C44" w:rsidRPr="00404C44">
          <w:rPr>
            <w:rStyle w:val="Hyperlink"/>
            <w:rFonts w:ascii="Georgia" w:hAnsi="Georgia" w:cs="Times New Roman"/>
            <w:sz w:val="21"/>
            <w:szCs w:val="21"/>
          </w:rPr>
          <w:t>kenan.uenlue@students.uni-mannheim.de</w:t>
        </w:r>
      </w:hyperlink>
    </w:p>
    <w:p w14:paraId="096C8AF5" w14:textId="4BD1FF27" w:rsidR="00647413" w:rsidRDefault="006D2592" w:rsidP="009D3F88">
      <w:pPr>
        <w:spacing w:after="0"/>
        <w:jc w:val="right"/>
        <w:rPr>
          <w:rFonts w:ascii="Georgia" w:hAnsi="Georgia" w:cs="Georgia"/>
          <w:color w:val="000000"/>
          <w:sz w:val="21"/>
          <w:szCs w:val="21"/>
        </w:rPr>
      </w:pPr>
      <w:r w:rsidRPr="00404C44">
        <w:rPr>
          <w:rFonts w:ascii="Georgia" w:hAnsi="Georgia" w:cs="Georgia"/>
          <w:color w:val="000000"/>
          <w:sz w:val="21"/>
          <w:szCs w:val="21"/>
        </w:rPr>
        <w:t>+</w:t>
      </w:r>
      <w:r w:rsidR="00857C6F" w:rsidRPr="00404C44">
        <w:rPr>
          <w:rFonts w:ascii="Georgia" w:hAnsi="Georgia" w:cs="Georgia"/>
          <w:color w:val="000000"/>
          <w:sz w:val="21"/>
          <w:szCs w:val="21"/>
        </w:rPr>
        <w:t>49 17</w:t>
      </w:r>
      <w:r w:rsidR="00404C44">
        <w:rPr>
          <w:rFonts w:ascii="Georgia" w:hAnsi="Georgia" w:cs="Georgia"/>
          <w:color w:val="000000"/>
          <w:sz w:val="21"/>
          <w:szCs w:val="21"/>
        </w:rPr>
        <w:t>6 60029771</w:t>
      </w:r>
    </w:p>
    <w:p w14:paraId="190D8C01" w14:textId="77777777" w:rsidR="00404C44" w:rsidRDefault="00404C44" w:rsidP="00404C44">
      <w:pPr>
        <w:spacing w:after="0"/>
        <w:rPr>
          <w:rFonts w:ascii="Georgia" w:hAnsi="Georgia" w:cs="Georgia"/>
          <w:color w:val="000000"/>
          <w:sz w:val="21"/>
          <w:szCs w:val="21"/>
        </w:rPr>
      </w:pPr>
    </w:p>
    <w:p w14:paraId="331401A3" w14:textId="003C0161" w:rsidR="00404C44" w:rsidRPr="00404C44" w:rsidRDefault="00404C44" w:rsidP="00404C44">
      <w:pPr>
        <w:spacing w:after="0"/>
        <w:rPr>
          <w:rFonts w:ascii="Georgia" w:hAnsi="Georgia" w:cs="Georgia"/>
          <w:color w:val="000000"/>
          <w:sz w:val="21"/>
          <w:szCs w:val="21"/>
        </w:rPr>
      </w:pPr>
      <w:r w:rsidRPr="00404C44">
        <w:rPr>
          <w:rFonts w:ascii="Georgia" w:hAnsi="Georgia" w:cs="Georgia"/>
          <w:color w:val="000000"/>
          <w:sz w:val="21"/>
          <w:szCs w:val="21"/>
        </w:rPr>
        <w:t>ROOTS Advisory GmbH</w:t>
      </w:r>
    </w:p>
    <w:p w14:paraId="218F9F69" w14:textId="77777777" w:rsidR="00404C44" w:rsidRPr="00404C44" w:rsidRDefault="00404C44" w:rsidP="00404C44">
      <w:pPr>
        <w:spacing w:after="0"/>
        <w:rPr>
          <w:rFonts w:ascii="Georgia" w:hAnsi="Georgia" w:cs="Georgia"/>
          <w:color w:val="000000"/>
          <w:sz w:val="21"/>
          <w:szCs w:val="21"/>
        </w:rPr>
      </w:pPr>
      <w:r w:rsidRPr="00404C44">
        <w:rPr>
          <w:rFonts w:ascii="Georgia" w:hAnsi="Georgia" w:cs="Georgia"/>
          <w:color w:val="000000"/>
          <w:sz w:val="21"/>
          <w:szCs w:val="21"/>
        </w:rPr>
        <w:t>Hochstraße 49</w:t>
      </w:r>
    </w:p>
    <w:p w14:paraId="1DE346C7" w14:textId="77777777" w:rsidR="00404C44" w:rsidRPr="00404C44" w:rsidRDefault="00404C44" w:rsidP="00404C44">
      <w:pPr>
        <w:spacing w:after="0"/>
        <w:rPr>
          <w:rFonts w:ascii="Georgia" w:hAnsi="Georgia" w:cs="Georgia"/>
          <w:color w:val="000000"/>
          <w:sz w:val="21"/>
          <w:szCs w:val="21"/>
        </w:rPr>
      </w:pPr>
      <w:r w:rsidRPr="00404C44">
        <w:rPr>
          <w:rFonts w:ascii="Georgia" w:hAnsi="Georgia" w:cs="Georgia"/>
          <w:color w:val="000000"/>
          <w:sz w:val="21"/>
          <w:szCs w:val="21"/>
        </w:rPr>
        <w:t>60313 Frankfurt am Main</w:t>
      </w:r>
    </w:p>
    <w:p w14:paraId="331F0CA5" w14:textId="13A297B1" w:rsidR="00404C44" w:rsidRPr="00404C44" w:rsidRDefault="00404C44" w:rsidP="00404C44">
      <w:pPr>
        <w:spacing w:after="0"/>
        <w:rPr>
          <w:rFonts w:ascii="Georgia" w:hAnsi="Georgia" w:cs="Georgia"/>
          <w:color w:val="000000"/>
          <w:sz w:val="21"/>
          <w:szCs w:val="21"/>
        </w:rPr>
      </w:pPr>
      <w:r w:rsidRPr="00404C44">
        <w:rPr>
          <w:rFonts w:ascii="Georgia" w:hAnsi="Georgia" w:cs="Georgia"/>
          <w:color w:val="000000"/>
          <w:sz w:val="21"/>
          <w:szCs w:val="21"/>
        </w:rPr>
        <w:t>+49 69 219350810</w:t>
      </w:r>
    </w:p>
    <w:p w14:paraId="70A974D0" w14:textId="3277D60F" w:rsidR="000A5AB8" w:rsidRPr="00404C44" w:rsidRDefault="000A5AB8" w:rsidP="000A5AB8">
      <w:pPr>
        <w:spacing w:after="0"/>
        <w:rPr>
          <w:rFonts w:ascii="Georgia" w:hAnsi="Georgia" w:cs="Times New Roman"/>
          <w:b/>
          <w:sz w:val="21"/>
          <w:szCs w:val="21"/>
        </w:rPr>
      </w:pPr>
    </w:p>
    <w:p w14:paraId="1056FF5B" w14:textId="5FA2190C" w:rsidR="00721480" w:rsidRPr="0099776A" w:rsidRDefault="00721480" w:rsidP="00721480">
      <w:pPr>
        <w:spacing w:after="0"/>
        <w:rPr>
          <w:rFonts w:ascii="Georgia" w:hAnsi="Georgia" w:cs="Times New Roman"/>
          <w:b/>
          <w:sz w:val="21"/>
          <w:szCs w:val="21"/>
        </w:rPr>
      </w:pPr>
      <w:r w:rsidRPr="0099776A">
        <w:rPr>
          <w:rFonts w:ascii="Georgia" w:hAnsi="Georgia" w:cs="Times New Roman"/>
          <w:b/>
          <w:sz w:val="21"/>
          <w:szCs w:val="21"/>
        </w:rPr>
        <w:t>Bewerbung um ein Praktikum im Bereich</w:t>
      </w:r>
      <w:r w:rsidR="00404C44">
        <w:rPr>
          <w:rFonts w:ascii="Georgia" w:hAnsi="Georgia" w:cs="Times New Roman"/>
          <w:b/>
          <w:sz w:val="21"/>
          <w:szCs w:val="21"/>
        </w:rPr>
        <w:t xml:space="preserve"> M&amp;A</w:t>
      </w:r>
    </w:p>
    <w:p w14:paraId="748F03B9" w14:textId="77777777" w:rsidR="00721480" w:rsidRPr="0099776A" w:rsidRDefault="00721480" w:rsidP="00721480">
      <w:pPr>
        <w:spacing w:after="0"/>
        <w:rPr>
          <w:rFonts w:ascii="Georgia" w:hAnsi="Georgia" w:cs="Times New Roman"/>
          <w:b/>
          <w:sz w:val="21"/>
          <w:szCs w:val="21"/>
        </w:rPr>
      </w:pPr>
    </w:p>
    <w:p w14:paraId="2D8EBCDB" w14:textId="77777777" w:rsidR="00721480" w:rsidRPr="0099776A" w:rsidRDefault="00721480" w:rsidP="00721480">
      <w:pPr>
        <w:spacing w:after="0"/>
        <w:jc w:val="both"/>
        <w:rPr>
          <w:rFonts w:ascii="Georgia" w:hAnsi="Georgia" w:cs="Times New Roman"/>
          <w:sz w:val="21"/>
          <w:szCs w:val="21"/>
        </w:rPr>
      </w:pPr>
      <w:r w:rsidRPr="0099776A">
        <w:rPr>
          <w:rFonts w:ascii="Georgia" w:hAnsi="Georgia" w:cs="Times New Roman"/>
          <w:sz w:val="21"/>
          <w:szCs w:val="21"/>
        </w:rPr>
        <w:t xml:space="preserve">Sehr geehrte Damen und Herren, </w:t>
      </w:r>
    </w:p>
    <w:p w14:paraId="57EFDFB8" w14:textId="77777777" w:rsidR="00721480" w:rsidRPr="0099776A" w:rsidRDefault="00721480" w:rsidP="00721480">
      <w:pPr>
        <w:spacing w:after="0"/>
        <w:jc w:val="both"/>
        <w:rPr>
          <w:rFonts w:ascii="Georgia" w:hAnsi="Georgia" w:cs="Times New Roman"/>
          <w:sz w:val="21"/>
          <w:szCs w:val="21"/>
        </w:rPr>
      </w:pPr>
    </w:p>
    <w:p w14:paraId="5B0A973D" w14:textId="64DBE888" w:rsidR="00721480" w:rsidRDefault="00404C44" w:rsidP="00E460D5">
      <w:pPr>
        <w:spacing w:after="0"/>
        <w:jc w:val="both"/>
        <w:rPr>
          <w:rFonts w:ascii="Georgia" w:hAnsi="Georgia" w:cs="Times New Roman"/>
          <w:sz w:val="21"/>
          <w:szCs w:val="21"/>
        </w:rPr>
      </w:pPr>
      <w:r w:rsidRPr="00404C44">
        <w:rPr>
          <w:rFonts w:ascii="Georgia" w:hAnsi="Georgia" w:cs="Times New Roman"/>
          <w:sz w:val="21"/>
          <w:szCs w:val="21"/>
        </w:rPr>
        <w:t xml:space="preserve">mit einer fundierten Basis in Betriebswirtschaftslehre, </w:t>
      </w:r>
      <w:r>
        <w:rPr>
          <w:rFonts w:ascii="Georgia" w:hAnsi="Georgia" w:cs="Times New Roman"/>
          <w:sz w:val="21"/>
          <w:szCs w:val="21"/>
        </w:rPr>
        <w:t>hervorragenden akademischen Leistungen</w:t>
      </w:r>
      <w:r w:rsidRPr="00404C44">
        <w:rPr>
          <w:rFonts w:ascii="Georgia" w:hAnsi="Georgia" w:cs="Times New Roman"/>
          <w:sz w:val="21"/>
          <w:szCs w:val="21"/>
        </w:rPr>
        <w:t xml:space="preserve"> und einer Leidenschaft für wirtschaftliche Dynamiken bringe ich eine vielseitige Expertise und ein tiefes Verständnis für die komplexen Mechanismen der globalen Märkte mit. Mein Werdegang ist </w:t>
      </w:r>
      <w:ins w:id="0" w:author="David Döbele" w:date="2024-08-03T12:13:00Z" w16du:dateUtc="2024-08-03T10:13:00Z">
        <w:r w:rsidR="00E460D5">
          <w:rPr>
            <w:rFonts w:ascii="Georgia" w:hAnsi="Georgia" w:cs="Times New Roman"/>
            <w:sz w:val="21"/>
            <w:szCs w:val="21"/>
          </w:rPr>
          <w:t xml:space="preserve">bereits seit Jahren </w:t>
        </w:r>
      </w:ins>
      <w:r w:rsidRPr="00404C44">
        <w:rPr>
          <w:rFonts w:ascii="Georgia" w:hAnsi="Georgia" w:cs="Times New Roman"/>
          <w:sz w:val="21"/>
          <w:szCs w:val="21"/>
        </w:rPr>
        <w:t xml:space="preserve">geprägt </w:t>
      </w:r>
      <w:ins w:id="1" w:author="David Döbele" w:date="2024-08-03T12:13:00Z" w16du:dateUtc="2024-08-03T10:13:00Z">
        <w:r w:rsidR="00E460D5">
          <w:rPr>
            <w:rFonts w:ascii="Georgia" w:hAnsi="Georgia" w:cs="Times New Roman"/>
            <w:sz w:val="21"/>
            <w:szCs w:val="21"/>
          </w:rPr>
          <w:t>von meinem aktive</w:t>
        </w:r>
      </w:ins>
      <w:ins w:id="2" w:author="David Döbele" w:date="2024-08-03T12:14:00Z" w16du:dateUtc="2024-08-03T10:14:00Z">
        <w:r w:rsidR="00E460D5">
          <w:rPr>
            <w:rFonts w:ascii="Georgia" w:hAnsi="Georgia" w:cs="Times New Roman"/>
            <w:sz w:val="21"/>
            <w:szCs w:val="21"/>
          </w:rPr>
          <w:t>n</w:t>
        </w:r>
      </w:ins>
      <w:ins w:id="3" w:author="David Döbele" w:date="2024-08-03T12:13:00Z" w16du:dateUtc="2024-08-03T10:13:00Z">
        <w:r w:rsidR="00E460D5">
          <w:rPr>
            <w:rFonts w:ascii="Georgia" w:hAnsi="Georgia" w:cs="Times New Roman"/>
            <w:sz w:val="21"/>
            <w:szCs w:val="21"/>
          </w:rPr>
          <w:t xml:space="preserve"> Engagement in Initiativen, Vereinen sowie in der Politik. </w:t>
        </w:r>
      </w:ins>
      <w:ins w:id="4" w:author="David Döbele" w:date="2024-08-03T12:14:00Z" w16du:dateUtc="2024-08-03T10:14:00Z">
        <w:r w:rsidR="00E460D5">
          <w:rPr>
            <w:rFonts w:ascii="Georgia" w:hAnsi="Georgia" w:cs="Times New Roman"/>
            <w:sz w:val="21"/>
            <w:szCs w:val="21"/>
          </w:rPr>
          <w:t>Aus diesem Grund suche ich auch einen Karriere-Einstieg in einem Umfeld, das meine hohe Einsatzbereitschaft honoriert. Hierfür erachte ich das M&amp;A als ideal, da es neben</w:t>
        </w:r>
      </w:ins>
      <w:ins w:id="5" w:author="David Döbele" w:date="2024-08-03T12:15:00Z" w16du:dateUtc="2024-08-03T10:15:00Z">
        <w:r w:rsidR="00E460D5">
          <w:rPr>
            <w:rFonts w:ascii="Georgia" w:hAnsi="Georgia" w:cs="Times New Roman"/>
            <w:sz w:val="21"/>
            <w:szCs w:val="21"/>
          </w:rPr>
          <w:t xml:space="preserve"> einem sehr anspruchsvollen Arbeitsalltag </w:t>
        </w:r>
      </w:ins>
      <w:ins w:id="6" w:author="David Döbele" w:date="2024-08-03T12:16:00Z" w16du:dateUtc="2024-08-03T10:16:00Z">
        <w:r w:rsidR="00E460D5">
          <w:rPr>
            <w:rFonts w:ascii="Georgia" w:hAnsi="Georgia" w:cs="Times New Roman"/>
            <w:sz w:val="21"/>
            <w:szCs w:val="21"/>
          </w:rPr>
          <w:t>auch eine ideale Verbindung für meine betriebswirtschaftlichen Interessen herstellt.</w:t>
        </w:r>
      </w:ins>
      <w:del w:id="7" w:author="David Döbele" w:date="2024-08-03T12:17:00Z" w16du:dateUtc="2024-08-03T10:17:00Z">
        <w:r w:rsidRPr="00404C44" w:rsidDel="00E460D5">
          <w:rPr>
            <w:rFonts w:ascii="Georgia" w:hAnsi="Georgia" w:cs="Times New Roman"/>
            <w:sz w:val="21"/>
            <w:szCs w:val="21"/>
          </w:rPr>
          <w:delText>von einem kontinuierlichen Streben nach Wissen und einem klaren Fokus auf finanzwirtschaftliche Zusammenhänge, der durch meine fesselnde Erfahrung im Bereich Social Media im Landtag von Baden-Württemberg und meiner Verantwortung als Leiter in der Marketingabteilung von 180 Degrees Consulting Mannheim weiter vertieft wurde. Meine Begeisterung für die Börse und makroökonomische Themen wurde im Verlauf meines Bildungsweges verstärkt und führte mich schließlich zu dem klaren Entschluss, meine Leidenschaft für Finanzen und Unternehmensstrategie in das spannende Berufsfeld des Mergers &amp; Acquisitions (M&amp;A) zu lenken.</w:delText>
        </w:r>
      </w:del>
    </w:p>
    <w:p w14:paraId="1A0CE478" w14:textId="77777777" w:rsidR="00404C44" w:rsidRPr="002627D2" w:rsidRDefault="00404C44" w:rsidP="00721480">
      <w:pPr>
        <w:spacing w:after="0"/>
        <w:jc w:val="both"/>
        <w:rPr>
          <w:rFonts w:ascii="Georgia" w:hAnsi="Georgia" w:cs="Times New Roman"/>
          <w:sz w:val="21"/>
          <w:szCs w:val="21"/>
        </w:rPr>
      </w:pPr>
    </w:p>
    <w:p w14:paraId="2FD02666" w14:textId="1611022C" w:rsidR="00721480" w:rsidRDefault="00404C44" w:rsidP="00721480">
      <w:pPr>
        <w:spacing w:after="0"/>
        <w:jc w:val="both"/>
        <w:rPr>
          <w:rFonts w:ascii="Georgia" w:hAnsi="Georgia" w:cs="Times New Roman"/>
          <w:sz w:val="21"/>
          <w:szCs w:val="21"/>
        </w:rPr>
      </w:pPr>
      <w:r w:rsidRPr="00404C44">
        <w:rPr>
          <w:rFonts w:ascii="Georgia" w:hAnsi="Georgia" w:cs="Times New Roman"/>
          <w:sz w:val="21"/>
          <w:szCs w:val="21"/>
        </w:rPr>
        <w:t xml:space="preserve">Nach meinem erfolgreichen Abschluss der allgemeinen Hochschulreife am Ludwig-Wilhelm-Gymnasium in Rastatt, in dem ich </w:t>
      </w:r>
      <w:r>
        <w:rPr>
          <w:rFonts w:ascii="Georgia" w:hAnsi="Georgia" w:cs="Times New Roman"/>
          <w:sz w:val="21"/>
          <w:szCs w:val="21"/>
        </w:rPr>
        <w:t>umfangreiche</w:t>
      </w:r>
      <w:r w:rsidRPr="00404C44">
        <w:rPr>
          <w:rFonts w:ascii="Georgia" w:hAnsi="Georgia" w:cs="Times New Roman"/>
          <w:sz w:val="21"/>
          <w:szCs w:val="21"/>
        </w:rPr>
        <w:t xml:space="preserve"> Kenntnisse in Betriebswirtschaftslehre, Rechnungswesen und Finanzwirtschaft erworben habe, wurde mir klar, dass meine berufliche Zukunft in der Wirtschaft liegt. Mein kontinuierliches Streben nach Wissen und meine Fähigkeit, selbstständig an hohen Zielen zu arbeiten, haben sich durch meine langjährige Tätigkeit als Schülersprecher und Klassensprecher sowie mein Engagement im Landtag von Baden-Württemberg, wo ich an der Entwicklung einer umfassenden Social-Media-Strategie beteiligt war, manifestiert. Parallel dazu ergab sich die Möglichkeit, bei 180 Degrees Consulting Mannheim, einer studentischen Unternehmensberatung, meine Kenntnisse im Bereich Social Media zu erweitern und mein Verständnis für gründliche und disziplinierte Arbeitsweisen zu vertiefen. Diese Erfahrungen haben mir nicht nur gezeigt, wie wichtig es ist, komplexe Herausforderungen mit Gründlichkeit anzugehen, sondern auch, wie sich dieses Wissen in nachhaltige Lösungen umsetzen lässt. </w:t>
      </w:r>
      <w:ins w:id="8" w:author="David Döbele" w:date="2024-08-03T12:17:00Z" w16du:dateUtc="2024-08-03T10:17:00Z">
        <w:r w:rsidR="00E460D5">
          <w:rPr>
            <w:rFonts w:ascii="Georgia" w:hAnsi="Georgia" w:cs="Times New Roman"/>
            <w:sz w:val="21"/>
            <w:szCs w:val="21"/>
          </w:rPr>
          <w:t xml:space="preserve">Inzwischen vertiefe ich mein Engagement als President unserer Initiative in Mannheim und habe die Verantwortung für XYZ </w:t>
        </w:r>
      </w:ins>
      <w:ins w:id="9" w:author="David Döbele" w:date="2024-08-03T12:18:00Z" w16du:dateUtc="2024-08-03T10:18:00Z">
        <w:r w:rsidR="00E460D5">
          <w:rPr>
            <w:rFonts w:ascii="Georgia" w:hAnsi="Georgia" w:cs="Times New Roman"/>
            <w:sz w:val="21"/>
            <w:szCs w:val="21"/>
          </w:rPr>
          <w:t>Mitglieder</w:t>
        </w:r>
      </w:ins>
      <w:ins w:id="10" w:author="David Döbele" w:date="2024-08-03T12:17:00Z" w16du:dateUtc="2024-08-03T10:17:00Z">
        <w:r w:rsidR="00E460D5">
          <w:rPr>
            <w:rFonts w:ascii="Georgia" w:hAnsi="Georgia" w:cs="Times New Roman"/>
            <w:sz w:val="21"/>
            <w:szCs w:val="21"/>
          </w:rPr>
          <w:t xml:space="preserve">. </w:t>
        </w:r>
      </w:ins>
      <w:r w:rsidRPr="00404C44">
        <w:rPr>
          <w:rFonts w:ascii="Georgia" w:hAnsi="Georgia" w:cs="Times New Roman"/>
          <w:sz w:val="21"/>
          <w:szCs w:val="21"/>
        </w:rPr>
        <w:t>Abseits meiner beruflichen Tätigkeiten habe ich meine Leidenschaft für Fußball, die ich seit meiner Kindheit mit hoher Disziplin verfolge, als Quelle für Teamarbeit, Koordination und gemeinsames Zielsetzen schätzen gelernt. Diese Fähigkeiten der Teamarbeit, Zielorientierung und Disziplin möchte ich nun gerne als Praktikant in Ihr Unternehmen einbringen, um gemeinsam anspruchsvolle Projekte erfolgreich umzusetzen</w:t>
      </w:r>
    </w:p>
    <w:p w14:paraId="1B28664A" w14:textId="77777777" w:rsidR="00404C44" w:rsidRPr="00E65B09" w:rsidRDefault="00404C44" w:rsidP="00721480">
      <w:pPr>
        <w:spacing w:after="0"/>
        <w:jc w:val="both"/>
        <w:rPr>
          <w:rFonts w:ascii="Georgia" w:hAnsi="Georgia" w:cs="Times New Roman"/>
          <w:sz w:val="21"/>
          <w:szCs w:val="21"/>
        </w:rPr>
      </w:pPr>
    </w:p>
    <w:p w14:paraId="6C3A1CAD" w14:textId="77777777" w:rsidR="00404C44" w:rsidRPr="00404C44" w:rsidRDefault="00404C44" w:rsidP="00404C44">
      <w:pPr>
        <w:spacing w:after="0"/>
        <w:jc w:val="both"/>
        <w:rPr>
          <w:rFonts w:ascii="Georgia" w:hAnsi="Georgia" w:cs="Times New Roman"/>
          <w:sz w:val="21"/>
          <w:szCs w:val="21"/>
        </w:rPr>
      </w:pPr>
      <w:r w:rsidRPr="00404C44">
        <w:rPr>
          <w:rFonts w:ascii="Georgia" w:hAnsi="Georgia" w:cs="Times New Roman"/>
          <w:sz w:val="21"/>
          <w:szCs w:val="21"/>
        </w:rPr>
        <w:t>ROOTS Advisory erscheint mir als die perfekte Möglichkeit für dieses Praktikum. Durch Ihre langjährige Erfahrung aus dem Investment Banking und der Industrie ermöglichen Sie mittelständischen Unternehmen eine fachlich hochwertige, zielorientierte und maßgeschneiderte Transaktionsberatung. Gleichzeitig bieten Sie Ihren Mitarbeitern ein spannendes und herausforderndes Arbeitsumfeld, wobei die Projekte in kleinen Teams betreut werden und Eigeninitiative stark gefragt ist. Als besonders bemerkenswert erachte ich jedoch Ihr umfangreiches Netzwerk durch internationale Partnerschaften, welche es mir erlauben würden, an grenzüberschreitenden Projekten mitzuarbeiten und viele neue Eindrücke weltweit zu generieren.</w:t>
      </w:r>
    </w:p>
    <w:p w14:paraId="73C3ED07" w14:textId="77777777" w:rsidR="00721480" w:rsidRPr="00E65B09" w:rsidRDefault="00721480" w:rsidP="00721480">
      <w:pPr>
        <w:spacing w:after="0"/>
        <w:jc w:val="both"/>
        <w:rPr>
          <w:rFonts w:ascii="Georgia" w:hAnsi="Georgia" w:cs="Times New Roman"/>
          <w:sz w:val="21"/>
          <w:szCs w:val="21"/>
        </w:rPr>
      </w:pPr>
    </w:p>
    <w:p w14:paraId="1536D4C5" w14:textId="2E9382BF" w:rsidR="00404C44" w:rsidRPr="00404C44" w:rsidRDefault="00404C44" w:rsidP="00404C44">
      <w:pPr>
        <w:spacing w:after="0"/>
        <w:jc w:val="both"/>
        <w:rPr>
          <w:rFonts w:ascii="Georgia" w:hAnsi="Georgia" w:cs="Times New Roman"/>
          <w:sz w:val="21"/>
          <w:szCs w:val="21"/>
        </w:rPr>
      </w:pPr>
      <w:r w:rsidRPr="00404C44">
        <w:rPr>
          <w:rFonts w:ascii="Georgia" w:hAnsi="Georgia" w:cs="Times New Roman"/>
          <w:sz w:val="21"/>
          <w:szCs w:val="21"/>
        </w:rPr>
        <w:t xml:space="preserve">Ich bin mir sicher, dass ich durch mein starkes Interesse an der Tätigkeit im M&amp;A, meine hohe Einsatzbereitschaft sowie meine hervorragenden analytischen Fähigkeiten – trotz oder gerade wegen meines jungen Alters – eine Bereicherung </w:t>
      </w:r>
      <w:r>
        <w:rPr>
          <w:rFonts w:ascii="Georgia" w:hAnsi="Georgia" w:cs="Times New Roman"/>
          <w:sz w:val="21"/>
          <w:szCs w:val="21"/>
        </w:rPr>
        <w:t>für ROOTS Advisory</w:t>
      </w:r>
      <w:r w:rsidRPr="00404C44">
        <w:rPr>
          <w:rFonts w:ascii="Georgia" w:hAnsi="Georgia" w:cs="Times New Roman"/>
          <w:sz w:val="21"/>
          <w:szCs w:val="21"/>
        </w:rPr>
        <w:t xml:space="preserve"> sein werde und würde mich sehr freuen, Sie auch in einem persönlichen Gespräch von mir überzeugen zu dürfen.</w:t>
      </w:r>
    </w:p>
    <w:p w14:paraId="241124B5" w14:textId="77777777" w:rsidR="00721480" w:rsidRPr="00E65B09" w:rsidRDefault="00721480" w:rsidP="00721480">
      <w:pPr>
        <w:spacing w:after="0"/>
        <w:jc w:val="both"/>
        <w:rPr>
          <w:rFonts w:ascii="Georgia" w:hAnsi="Georgia" w:cs="Times New Roman"/>
          <w:sz w:val="21"/>
          <w:szCs w:val="21"/>
        </w:rPr>
      </w:pPr>
    </w:p>
    <w:p w14:paraId="40B9F218" w14:textId="77777777" w:rsidR="00721480" w:rsidRPr="002627D2" w:rsidRDefault="00721480" w:rsidP="00721480">
      <w:pPr>
        <w:spacing w:after="0"/>
        <w:jc w:val="both"/>
        <w:rPr>
          <w:rFonts w:ascii="Georgia" w:hAnsi="Georgia" w:cs="Times New Roman"/>
          <w:sz w:val="21"/>
          <w:szCs w:val="21"/>
        </w:rPr>
      </w:pPr>
      <w:r>
        <w:rPr>
          <w:rFonts w:ascii="Georgia" w:hAnsi="Georgia" w:cs="Times New Roman"/>
          <w:sz w:val="21"/>
          <w:szCs w:val="21"/>
        </w:rPr>
        <w:t>Mit freundlichen Grüßen</w:t>
      </w:r>
    </w:p>
    <w:p w14:paraId="3889615B" w14:textId="1777B253" w:rsidR="00721480" w:rsidRPr="00D30CEA" w:rsidRDefault="00721480" w:rsidP="00721480">
      <w:pPr>
        <w:spacing w:after="0"/>
        <w:jc w:val="both"/>
        <w:rPr>
          <w:rFonts w:ascii="Georgia" w:hAnsi="Georgia" w:cs="Times New Roman"/>
          <w:sz w:val="21"/>
          <w:szCs w:val="21"/>
        </w:rPr>
      </w:pPr>
    </w:p>
    <w:p w14:paraId="3BDB02BA" w14:textId="24535F12" w:rsidR="00BB3512" w:rsidRPr="00D30CEA" w:rsidRDefault="00404C44" w:rsidP="00721480">
      <w:pPr>
        <w:spacing w:after="0"/>
        <w:jc w:val="both"/>
        <w:rPr>
          <w:rFonts w:ascii="Georgia" w:hAnsi="Georgia" w:cs="Times New Roman"/>
          <w:sz w:val="21"/>
          <w:szCs w:val="21"/>
        </w:rPr>
      </w:pPr>
      <w:r>
        <w:rPr>
          <w:noProof/>
        </w:rPr>
        <mc:AlternateContent>
          <mc:Choice Requires="wpi">
            <w:drawing>
              <wp:anchor distT="0" distB="0" distL="114300" distR="114300" simplePos="0" relativeHeight="251659264" behindDoc="0" locked="0" layoutInCell="1" allowOverlap="1" wp14:anchorId="2D73068A" wp14:editId="0B794563">
                <wp:simplePos x="0" y="0"/>
                <wp:positionH relativeFrom="column">
                  <wp:posOffset>-15240</wp:posOffset>
                </wp:positionH>
                <wp:positionV relativeFrom="paragraph">
                  <wp:posOffset>-106680</wp:posOffset>
                </wp:positionV>
                <wp:extent cx="1257300" cy="374015"/>
                <wp:effectExtent l="38100" t="38100" r="19050" b="45085"/>
                <wp:wrapNone/>
                <wp:docPr id="1135808331" name="Freihand 36"/>
                <wp:cNvGraphicFramePr/>
                <a:graphic xmlns:a="http://schemas.openxmlformats.org/drawingml/2006/main">
                  <a:graphicData uri="http://schemas.microsoft.com/office/word/2010/wordprocessingInk">
                    <mc:AlternateContent xmlns:a14="http://schemas.microsoft.com/office/drawing/2010/main">
                      <mc:Choice Requires="a14">
                        <w14:contentPart bwMode="auto" r:id="rId6">
                          <w14:nvContentPartPr>
                            <w14:cNvContentPartPr/>
                          </w14:nvContentPartPr>
                          <w14:xfrm>
                            <a:off x="0" y="0"/>
                            <a:ext cx="1257300" cy="374015"/>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1135808331" name="Freihand 36"/>
                            <a:cNvPicPr/>
                          </a:nvPicPr>
                          <a:blipFill>
                            <a:blip xmlns:r="http://schemas.openxmlformats.org/officeDocument/2006/relationships" r:embed="rId7"/>
                            <a:stretch>
                              <a:fillRect/>
                            </a:stretch>
                          </a:blipFill>
                          <a:spPr>
                            <a:xfrm>
                              <a:off x="-4319" y="-4316"/>
                              <a:ext cx="1265939" cy="382646"/>
                            </a:xfrm>
                            <a:prstGeom prst="rect">
                              <a:avLst/>
                            </a:prstGeom>
                          </a:spPr>
                        </a:pic>
                      </mc:Fallback>
                    </mc:AlternateContent>
                  </a:graphicData>
                </a:graphic>
              </wp:anchor>
            </w:drawing>
          </mc:Choice>
          <mc:Fallback>
            <w:pict>
              <v:shapetype w14:anchorId="700E34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36" o:spid="_x0000_s1026" type="#_x0000_t75" style="position:absolute;margin-left:-1.55pt;margin-top:-8.75pt;width:99.7pt;height:30.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">
                <v:imagedata r:id="rId8" o:title=""/>
              </v:shape>
            </w:pict>
          </mc:Fallback>
        </mc:AlternateContent>
      </w:r>
    </w:p>
    <w:sectPr w:rsidR="00BB3512" w:rsidRPr="00D30CE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5"/>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3B31"/>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04C44"/>
    <w:rsid w:val="00415608"/>
    <w:rsid w:val="00424CAF"/>
    <w:rsid w:val="00434D23"/>
    <w:rsid w:val="00436A3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A7895"/>
    <w:rsid w:val="006B302C"/>
    <w:rsid w:val="006D2592"/>
    <w:rsid w:val="006F58EC"/>
    <w:rsid w:val="00706233"/>
    <w:rsid w:val="00721480"/>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06C7"/>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1FE"/>
    <w:rsid w:val="008D7CDB"/>
    <w:rsid w:val="008E100E"/>
    <w:rsid w:val="008E4BA9"/>
    <w:rsid w:val="008E7A27"/>
    <w:rsid w:val="008E7D17"/>
    <w:rsid w:val="00991E04"/>
    <w:rsid w:val="009A256E"/>
    <w:rsid w:val="009D07DC"/>
    <w:rsid w:val="009D3BBF"/>
    <w:rsid w:val="009D3F88"/>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2018F"/>
    <w:rsid w:val="00C6717B"/>
    <w:rsid w:val="00C71380"/>
    <w:rsid w:val="00C9003C"/>
    <w:rsid w:val="00C97ECA"/>
    <w:rsid w:val="00CA1160"/>
    <w:rsid w:val="00CA702E"/>
    <w:rsid w:val="00CA7350"/>
    <w:rsid w:val="00CB639D"/>
    <w:rsid w:val="00CD51E6"/>
    <w:rsid w:val="00CE433B"/>
    <w:rsid w:val="00D170E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60D5"/>
    <w:rsid w:val="00E473ED"/>
    <w:rsid w:val="00E47DAF"/>
    <w:rsid w:val="00E62550"/>
    <w:rsid w:val="00E65B09"/>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805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404C44"/>
    <w:rPr>
      <w:color w:val="605E5C"/>
      <w:shd w:val="clear" w:color="auto" w:fill="E1DFDD"/>
    </w:rPr>
  </w:style>
  <w:style w:type="paragraph" w:styleId="berarbeitung">
    <w:name w:val="Revision"/>
    <w:hidden/>
    <w:uiPriority w:val="99"/>
    <w:semiHidden/>
    <w:rsid w:val="00E460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33122757">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05424401">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clipboard/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theme" Target="theme/theme1.xml"/><Relationship Id="rId5" Type="http://schemas.openxmlformats.org/officeDocument/2006/relationships/hyperlink" Target="mailto:kenan.uenlue@students.uni-mannheim.de" TargetMode="Externa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9T12:48:02.156"/>
    </inkml:context>
    <inkml:brush xml:id="br0">
      <inkml:brushProperty name="width" value="0.025" units="cm"/>
      <inkml:brushProperty name="height" value="0.025" units="cm"/>
    </inkml:brush>
  </inkml:definitions>
  <inkml:trace contextRef="#ctx0" brushRef="#br0">301 1 9776,'-1'3'313,"-6"41"2008,-6-24-927,4 4-1115,1 0 0,0-1 0,3 1 0,-3 39 0,4-35-90,1 0-1,-19 53 1,4-26 35,11-35-139,-10 29-1,-11 14 182,-18 70 1,-2 7 49,35-106-173,1 0 0,3 2-1,-5 38 1,14-72-132,-1 2 0,1-1-1,1 0 1,-1-1 0,1 2 0,-1-1 0,1-1-1,0 1 1,1 0 0,-1 0 0,2 4-1,4-9-2109</inkml:trace>
  <inkml:trace contextRef="#ctx0" brushRef="#br0" timeOffset="374.18">89 812 11296,'30'-37'122,"-9"9"9,36-52 228,-39 52-8,34-38-1,228-249 3011,-245 270-2860,-23 30-399,-1 1 1,1-1-1,2 2 0,17-14 0,-22 19-15,-1 2-1,-1-2 0,2 0 1,-2 1-1,7-12 1,-13 17-2096</inkml:trace>
  <inkml:trace contextRef="#ctx0" brushRef="#br0" timeOffset="855.41">229 609 10936,'-4'53'222,"2"-41"-117,0-1 0,2 1 0,0-1 0,0 0 0,0 1 0,2 0 0,0-1 1,6 13-1,-5-1 586,-4-22-622,1 2 1,0-2-1,0 1 0,0 0 0,1 0 0,-1 0 0,0 0 0,1-1 1,0 1-1,-1 0 0,0 0 0,3 3 0,3 3 176,-2 1 0,0 0-1,0 0 1,0-1 0,3 19-1,-5-18-146,0 1 259,-1-8-13,2-2-72,3 4-353,-3-3-75,0 1 1,1-1-1,-1 0 0,1-1 1,-1 1-1,0 0 1,1 0-1,3 0 1,3-1-9925</inkml:trace>
  <inkml:trace contextRef="#ctx0" brushRef="#br0" timeOffset="1708.13">402 741 9952,'14'-14'-28,"-1"-1"1,0 0-1,-3 0 1,17-29-1,-11 17 14,2 1 38,-13 20-7,1-2 0,-1 0 1,5-9-1,-10 16 15,1 0-1,-1 1 1,0 0-1,1-1 1,-1 1-1,0-1 1,0 0-1,0 0 1,0 1-1,1 0 1,-1-1-1,0 0 1,0 1-1,0-1 1,0 0-1,-1 0 1,1 1-1,0 0 1,0 0-1,0-1 1,-1 1 0,1-1-1,0 0 1,-1 1-1,1-1 1,0 1-1,-1 0 1,1-1-1,-1 1 1,0-2-1,0 2 6,-1-1 1,2 1-1,-1 0 0,-1 0 0,1 0 1,-1 0-1,1 0 0,0 0 0,-1 0 1,1 0-1,0 0 0,-1 0 0,1 0 1,-2 1-1,-2 1 34,-1-1 0,2 1 0,-2 0 0,1-1 0,0 2 0,-8 4 0,5 0 20,-1-1-1,2 1 0,1 1 0,-1 0 1,0-1-1,1 1 0,1 1 0,0-1 1,-6 17-1,2-7 101,3 1-1,1 0 1,0 0 0,1 1-1,0 33 1,3-34-48,0-11-4,0 0 0,1-1 0,1 2 0,2 9 1,-5-4 293,5-6-133,-2-7-262,0 0 1,0 0 0,0 0-1,0 0 1,0 0-1,0 0 1,0-1-1,1 1 1,-1 0-1,-1-1 1,2 1 0,-1 0-1,1-1 1,-2 0-1,2 0 1,-1 1-1,1-1 1,-1 0-1,1 0 1,-1 0 0,1 1-1,-1-2 1,3 1-1,-2-1-1,1 1 0,0-1 0,0 0 0,-1 0 1,1 0-1,-1 0 0,1-1 0,-1 0 0,1 1 0,4-3 0,2-4 48,-1-1-1,0 1 1,1-1-1,6-12 1,45-68 311,-33 29-295,-23 49-96,0 0 0,0 1 0,2-1 0,1 1 0,-1 0 0,2-1 0,8-8 0,-9 10-8,-6 6-1,1 1 1,-1-1 0,1 2 0,0-1 0,0 1-1,0-2 1,0 2 0,0-1 0,-1 0 0,7-2-1,0 1-156,-8 3 132,0 1 0,0-1 0,1 0 0,-1 1 0,1-1 0,-1 0 0,1 0 0,-1 0 0,0 1 0,1-1 0,-1 1 0,1-1 0,-1 1 0,0-1 0,0 0 0,1 0 0,-1 1-1,0-1 1,0 0 0,0 1 0,1-1 0,-1 1 0,0-1 0,0 1 0,0 0 0,0-1 0,0 1 0,0-1 0,0 0 0,-1 2 0,2 14-380,-4 4 28,-1-2 0,0 2 0,-2-2-1,-1 2 1,-10 19 0,8-14-101,9-21 440,-1 0 1,0-1 0,0 0-1,0 1 1,-1-1-1,1 1 1,0-2-1,-3 5 1,3-5 16,-1-1 0,1 1 0,-1-1 0,1 1 0,0 0 0,0 0 0,0 0 0,0-1 0,1 1 0,0 0 0,-1 0 0,1 0 0,-1 0 0,1 1 0,-1 6-31,-1-5 44,2-2 11,-1 0-1,0-1 1,0 1-1,0 0 1,0-1-1,0 0 1,-1 1-1,1-1 1,0 1-1,-3 2 1,3-3 636,2-1-617,0-1-1,0 1 1,-1 0 0,0-1-1,1 1 1,0-1-1,0 1 1,0-1 0,-1 1-1,1 0 1,0 0 0,-1-1-1,1 0 1,0 1 0,-1-1-1,1 0 1,-1 1 0,1 0-1,-1-1 1,0 0-1,1 1 1,0-2 0,6-18 149,-6 17-136,5-10 125,0 0 1,16-22-1,-1 1 121,-8 14-130,0 0 0,2 1 0,0 1 0,22-18 0,-22 21-76,-12 12-47,-2 1-18,0 1 0,0 0 0,0 0 0,0 0 0,0 0 0,0 1 0,0-1 0,0 1 0,0-1 0,0 0 0,0 0 0,1 0 0,-1 1 0,1-1 0,-1 1 0,1 0-1,-1 0 1,1-1 0,-1 1 0,1 0 0,1 0 0,-2-1 71,5 15 51,-4 8-92,-2 0 0,-1 1 0,-1-2 0,-2 1 1,1 0-1,-13 27 0,3-16 17,10-28-25,1 0-1,-1 1 1,1 0 0,0-1 0,0 1-1,1-1 1,-1 10 0,-2 0 70,4-14-91,0 0 0,-1 0-1,1 0 1,0 0 0,-1 0-1,1 0 1,0-1 0,0 1-1,0 0 1,0 0 0,0 0-1,0 0 1,0 0 0,0 0-1,1 0 1,-1 0 0,1 1-1,-1-1 104,27-7-1932,-11 3-8499</inkml:trace>
  <inkml:trace contextRef="#ctx0" brushRef="#br0" timeOffset="2578.75">1051 545 12104,'-4'3'-1,"1"-2"16,1 1-1,0 0 0,0 0 1,-1 0-1,0-1 0,0 0 0,0 0 1,1 0-1,-1-1 0,-1 1 0,1 0 1,0 0-1,0 0 0,1-1 0,-7 1 1,6-1 134,1 1 0,-1 0 0,0 0 0,1 0 0,-1 0 1,0 0-1,-2 3 0,-5 1 6,7-2-60,0-3 0,0 3 0,0-1 1,0 1-1,0 0 0,1-2 0,0 3 1,0-1-1,-5 5 0,-16 34 622,14-24-498,-3 4 227,1 0 0,1 1 0,-9 31 1,11-31 546,6-11-678,1-9-248,1-2-47,0 0 0,0 0 0,-1 0 0,1 1 0,0-1 0,1-1 0,-1 2 0,0-1 0,0 0 0,1 0 0,-1-1 0,0 1 0,1 0 0,0 0 0,-1 0 1,1 0-1,0 0 0,-1 0 0,1 1 0,3 3 356,-3-5-352,-1 0-1,1 1 1,-1-1 0,1 0 0,-1 0-1,1 0 1,0 0 0,-1 0 0,1 0 0,-1 0-1,1 0 1,-1 0 0,1 0 0,0 0-1,-1 0 1,1 0 0,-1 0 0,1-1-1,-1 1 1,1 0 0,-1 0 0,1-1 0,-1 1-1,1 0 1,-1-1 0,1 1 0,-1 0-1,0 0 1,15-11 18,-14 9 71,8-3-53,-2-1 0,0 0 0,0 0 0,-3 0 0,3 0 1,-1-1-1,-2 0 0,8-11 0,35-44 281,-29 33-212,-13 22-103,0-1 0,1-2 0,-2 2 0,6-15 0,1-12 29,-61 203-103,49-147 15,2-18 29,-1 0-1,1 0 1,-1-1 0,-1 2-1,1-2 1,0 2 0,-1-1 0,0-1-1,0 1 1,0 4 0,1-7 3,0 0 0,0 0-1,0 1 1,0-1 0,0 1 0,0-1 0,0 0 0,0 0 0,0 1 0,0-1 0,0 1 0,0-1 0,0 1 0,1-1 0,-1 1 0,0-1 0,1 0 0,-1 0 0,0 0-1,1 1 1,-1-1 0,0 0 0,1 1 0,-1-1 0,1 0 0,-1 1 0,1-1 0,-1 0 0,1 0 0,-1 0 0,1 0 0,-1 1 0,1-1 0,-1 0 0,1 0 0,0 0-1,16 2-9,-9-5 10,0 0 1,-2 0-1,2 0 0,-1-1 0,0 0 1,0 0-1,-2 0 0,12-9 0,-5 5 1,-2-2 0,0 0 0,0 1 0,-2-1 0,1 0 0,-1-2-1,0 1 1,-3 0 0,10-15 0,-9 9-16,3-1 1,19-31-1,-21 39 1,-5 7-2,0 2 1,-1-1 0,1 1-1,-1-2 1,1 1 0,-1-1 0,0 2-1,0-1 1,1-4 0,-2 6-86,-1 6-176,2 19 134,0-13 90,-1 1 0,-1-1 0,-1 1 0,-3 13 0,-4 7-93,1 2-46,-18 41 1,14-49 159,9-16 22,-2 1 1,-1 0 0,1-1-1,-15 18 1,19-28 50,2-2 29,3-11 29,0 1 0,2 0-1,0 0 1,14-20 0,-12 21-48,-3 1 0,1 0-1,8-22 1,-5 13 33,-1-2 0,3 2 0,20-27 0,8-17 79,9 1-6,-41 52-125,-7 9-30,1 0 0,-1 0-1,0 0 1,0 0 0,1-1-1,-1 1 1,0 0 0,0 0-1,1 0 1,-1 0 0,0 0 0,0 0-1,1 0 1,-1 0 0,0 0-1,1 0 1,-1 0 0,0 0-1,0 0 1,1 1 0,-1-1 0,0 0-1,0 0 1,1 0 0,-1 0-1,0 0 1,0 0 0,0 1-1,1-1 1,-1 0 0,0 0 0,0 0-1,0 1 1,0-1 0,0 0-1,0 0 1,1 0 1,-1 1 1,1-1-1,-1 1 0,1-1 0,-1 1 1,1 0-1,-1-1 0,1 0 0,-1 1 1,0-1-1,1 1 0,-1 0 0,0-1 1,0 0-1,1 1 0,-1-1 1,0 0-1,0 1 0,0 0 0,0 0 1,0 0-1,0-1 0,0 1 0,0-1 1,0 1-1,-1-1 0,1 1 1,0 0-1,0 0 0,-1-1 0,1 1 1,-1 0 4,-3 27 23,1-5-13,-2 2 0,-13 41 0,9-39 4,-6 29-1,5-9 31,8-38-36,1-2-1,0 0 1,0 2-1,2 10 1,-1-16-1,1 1 1,-1 0-1,1-1 1,0 1-1,0-1 1,1 0-1,-1 1 1,1-1-1,0-1 1,0 2 0,-1-1-1,4 3 1,-4-5-8,0 0 1,1-1-1,-1 1 1,0 0 0,1-1-1,-1 0 1,1 0 0,-1 1-1,-1-1 1,2 0-1,-1 1 1,1-1 0,-1 0-1,1 0 1,-1 0-1,1 0 1,-1 0 0,3-1-1,28-5 101,-26 5-71,3-1 12,0-1 1,-1 1-1,-1-2 1,2 2-1,-2-1 1,1-1-1,-2 0 1,15-9-1,-10 4-748,2-1 0,-2-1 0,15-19 0,0 1-12900</inkml:trace>
  <inkml:trace contextRef="#ctx0" brushRef="#br0" timeOffset="3927.77">1865 839 8432,'13'-9'140,"-1"-1"1,-2 1 0,1-1-1,-1 0 1,12-18-1,-9 13 237,27-27-1,-20 20-197,-1 2 0,0-2 1,-2-1-1,-1 0 0,13-27 1,35-51 184,-24 48-100,54-100 0,-54 90-140,-25 41 11,13-27 0,-9 17 248,-19 32-357,0 0 1,0 0-1,0 0 1,0 0-1,0 0 1,-1 0-1,1 0 1,0 0-1,0 0 1,0 0-1,0 0 1,0 0-1,0 0 1,0 0-1,0 0 1,0 0-1,0 0 1,0 0-1,0 0 1,0 0-1,0 0 1,0 0-1,0 0 1,0 0-1,0 0 0,0 0 1,-1 0-1,1 0 1,0 0-1,0 0 1,0 0-1,0 0 1,0 0-1,0 0 1,0-1-1,0 1 1,0 0-1,0 0 1,0 0-1,0 0 1,0 0-1,-10 6 312,-12 10-247,12-6-13,2-2-1,0 1 0,1 0 0,-1 2 1,2-1-1,-9 19 0,-23 71 421,8-14-102,-27 65 248,52-129-537,-1-1 0,1 2 1,-1 36-1,0-7 45,-3 75 447,9-120-531,0-1 0,0 1 1,1-2-1,1 2 0,-1-2 1,1 2-1,0-2 0,4 8 0,-5-13-52,0 0 0,0 0 0,0 0 0,0 0 0,0 0 0,0-1 0,1 1 0,-1 0 0,0 0 0,0-1 0,0 1 0,0-1 0,0 1 0,0 0 0,0 0 0,0-1 0,0 0 0,0 1 0,4-5 6,1 0-1,-2 1 0,1-2 0,-1 2 0,1-1 1,-2-1-1,3-5 0,-3 6-1,1-2 0,-1 2 0,2 0 1,0 0-1,0-1 0,10-8 0,1 0 18,-2 1-1,1-2 1,-2 1-1,-1-2 1,1 0-1,-3 0 1,15-26-1,-13 20-8,1 1-1,1-1 1,28-28 0,-35 44-13,0-2 0,-1 1 0,0 0 1,0-2-1,-1 2 0,7-12 0,-11 18-1,-4 2-12,0 2 1,0-1 0,0 1-1,1-1 1,-1 0-1,2 1 1,-1 0 0,0 0-1,-1 2 1,-3 5 4,-4 3-7,0 0 0,1 0 1,1 1-1,0 0 0,2 1 1,-1-1-1,-4 27 0,9-33-1,-1-1 0,0 1 0,0-1 0,-5 9 0,4-10 0,1 1 0,1 0 0,-1 0 0,-2 12 0,0 0 0,3-16 0,1-1 0,0 1 0,1-1 0,-1 1 0,1-1 0,-1 0 0,1 1 0,0 0 0,0-1 0,1 0 0,-1 2 0,0-2 0,1 0 0,0 0 0,1 4 0,2 0 0,-4-5 0,0 0 0,0 0 0,0-1 0,1 1 0,-1 0 0,0 0 0,1 0 0,-1 0 0,1-1 0,0 1 0,-1 0 0,1 0 0,0-1 0,-1 1 0,1-1 0,-1 0 0,1 1 0,0 0 0,-1-1 0,1 1 0,0-1 0,0 1 0,-1-1 0,1 0 0,0 0 0,2 1 0,2-1 0,-2-1 0,2 1-1,0 0 1,0-1 0,-1-1-1,-1 1 1,2 0 0,-1 0-1,0-1 1,0 1-1,1-2 1,-1 2 0,2-4-1,8-3 0,-8 5 0,-1 2 1,-1-3-1,0 0 0,7-6 1,8-5-25,-15 11 14,1 1 0,-2-2 0,1 1-1,0 0 1,0-1 0,-1 1 0,-1-1 0,4-7 0,10-15-85,-1-1-64,-13 22 78,1 1 0,0 0-1,1-1 1,6-7 0,4-10-295,-12 20 271,0 1-1,0-2 1,0 1-1,0 0 1,6-5-1,-7 5-421,-3 0-261,3 5-172,0 2 822,0-1 0,-1 0 0,0 0 0,0 1 0,0-1 0,0 0 0,-1 0 0,0 0 0,0 0 0,0 0 0,-3 6 0,0 5-209,-19 66-690,14-51 911,6-21 52,0 1 0,0 0-1,2-1 1,0 1 0,-1 12 0,4-15 75,5-1-1380</inkml:trace>
  <inkml:trace contextRef="#ctx0" brushRef="#br0" timeOffset="4582.64">2570 736 7536,'27'-56'541,"-23"43"-333,2 1 1,1 0-1,-1 0 1,11-14 0,6-7 332,-18 25-412,-1 2 1,1-3-1,1 3 0,10-12 1,-9 11-34,8-4 268,-13 9-90,1-1 37,3 9 6,-4-1-232,-1 0 0,0 0 0,0 1-1,-1 0 1,0-1 0,0 1 0,-2 9 0,2 3-2,-3 9 270,-9 40 0,8-48-19,0-1 1,1 2-1,2-1 1,1 34-1,1-46 341,-1-7-651,-1 1 0,1-1-1,0 1 1,0-1 0,0 1-1,0 0 1,0 0-1,0 0 1,0-1 0,0 0-1,0 1 1,0 0-1,0-1 1,0 0 0,1 1-1,-1 0 1,0-1-1,1 0 1,-1 1 0,0 0-1,1-1 1,-1 1-1,1-1 1,-1 1 0,1-1-1,-1 0 1,1 1-1,0-1 1,-1 1 0,1-1-1,-1 1 1,1-1 0,0 0-1,0 1 1,-1-1-1,0 0 1,1 0 0,-1 1-1,1-1 1,0 0-1,0 0 1,0 0 0,-1 0-1,1 0 1,0 0-1,-1 0 1,1 0 0,-1 0-1,1 0 1,0-1-1,0 1 1,-1 0 0,1 0-1,0-1 1,1 0-1,3-1 7,1 1-1,0-1 0,-1 1 0,0-1 0,1 0 0,-1-2 0,0 2 0,1-1 0,5-6 0,-1 1 60,0-1-1,13-19 1,-18 22-86,7-9-2094,0 2-8369</inkml:trace>
  <inkml:trace contextRef="#ctx0" brushRef="#br0" timeOffset="5131.39">3050 249 9056,'16'-46'-5,"-6"23"-2,-2-1 0,3-25-1,-2 17 140,-9 26 100,-16 25 1471,-2 15-965,2 1 1,-18 63 0,-36 149 1185,23-90-875,24-44-204,23-109-812,0-1 0,0-2 0,-1 3 0,1-1 1,0 0-1,1-1 0,-1 2 0,0-1 0,0 0 0,1 0 0,0 0 0,1 0 0,-1 0 0,2 3 0,11 25 454,-15-31-475,1 1 0,0-1 0,0 1 0,0-1 0,0 0 0,0 1 0,0-1 0,1 0 0,-1 0 0,0 0 0,0 0 0,0 1 0,0-1 0,0 1 0,1-1 0,-1 0 0,0 1 0,0-1 0,1 1 0,-1-1 0,0 0 0,1 0 0,-1 0 0,0 0 0,1 1 0,-1-1 0,1 0 0,-1 0 0,0 1 0,1-1 0,-1 0 0,1 0 0,-1 0 0,1 0 0,-1 0 0,1 1 0,-1-1 0,1 0 0,-1 0 0,1 0 0,-1 0 0,0 0 0,0 0 0,0-1 0,1 1 0,-1 0 0,1 0 0,-1 0 0,1-1 0,15-14 130,-9 8-28,6-5-70,-5 5-7,0 0-1,0 1 1,-1-2-1,0 0 0,-2 0 1,2 0-1,-1 1 0,4-11 1,2-12 56,36-96 148,-42 104-216,-2 0 45,2 3 0,15-33 0,-28 71-42,1-2 1,0 3-1,-3 31 1,-3 82 58,16-71-87,-5-61 0,1-1 0,0 0 0,-1 1 0,1-1 0,0 1 0,0 0 0,0 0 0,0-1 0,0 0 0,0 1 0,0 0 0,0-1 0,0 1 0,1 0 0,-1-1 0,0 1 0,0-1 0,1 0 0,-1 1 0,0 0 0,1-1 0,-1 1 0,1-1 0,-1 0 0,1 1 0,1 0 1,-1 1-1,0-1 0,1 0 1,-1 0-1,1 1 0,0-1 1,-1-1-1,1 1 0,0 0 1,0 0-1,0-1 0,0 0 1,0 1-1,0-1 0,0 0 1,-1 0-1,1 1 0,1-1 1,-1 0-1,-1 0 0,1 0 1,0-1-1,0 1 0,0 0 0,0 0 1,0 0-1,0-1 0,0 1 1,0-1-1,0 0 0,0 0 1,0 1-1,-1-1 0,3-2 1,5-3 2,-1 2 0,1-3 0,-1 2 0,10-12 0,5-5 17,0-1 0,-3-1 0,0 0 0,-1-2 0,17-34 0,-26 46-12,-7 10-8,-2 1 0,1 2 1,0-3-1,0 1 0,0-1 1,-1 1-1,1 0 0,-1 0 0,1-4 1,-2 7-5,0 4 1,-1-1 0,0 0 0,0 1 0,0-1 0,0 0 1,-1 1-1,0-1 0,1 0 0,-2 0 0,2 0 0,-1 1 0,-3 1 1,-10 16-15,2 6-75,2 0 0,1 0 0,-9 51 0,19-77-74,1 14 189,2-7-2780</inkml:trace>
  <inkml:trace contextRef="#ctx0" brushRef="#br0" timeOffset="5485.92">3162 299 13720,'16'-1'63,"0"-1"0,31-5 0,-31 5 10,1-1-1,22-1 0,51-6 438,-88 10-488,-1 0 0,1-1 0,0 1 0,0 0 1,-1 0-1,1 0 0,-1-1 0,0 0 0,1 0 1,0 1-1,-2-1 0,4 0 0,-3 0-11,0 0-1,1 1 1,-1-1 0,0 1-1,1 0 1,-1-1 0,1 0-1,-1 1 1,0 0-1,0-1 1,1 1 0,-1 0-1,1 0 1,1 0 0,-1 0-132,0 0 1,0 0 0,-1-1-1,2 1 1,-1 0 0,0-1 0,0 1-1,1 0 1,-1-1 0,0 0-1,-1 0 1,1 1 0,3-3 0,9-5-9000</inkml:trace>
  <inkml:trace contextRef="#ctx0" brushRef="#br0" timeOffset="5966.95">2486 142 12464,'5'7'127,"-1"0"-1,1 0 1,-1-1 0,13 11 0,-17-17-92,1 1-1,-1-1 0,0 0 0,1 0 1,-1 0-1,1 1 0,-1-1 1,1 0-1,-1 1 0,0-1 1,1 0-1,-1 0 0,1 1 1,0-1-1,-1 0 0,1 0 0,-1 0 1,1 0-1,0 0 0,-1 0 1,1 0-1,0 0 0,-1 0 1,1 0-1,-1 0 0,1 0 1,-1-1-1,0 1 0,1 0 0,-1 0 1,1-1-1,0 1 0,-1 0 1,1-1-1,-1 1 0,1 0 1,0-1-1,2 0 124,23-4 493,-7 3-401,-2-1 0,1-1-1,30-10 1,-36 11-178,-1 0 1,1-1-1,0 2 0,0 0 1,0 1-1,14 0 0,20-4 115,-43 5-367,0-1 0,-2 0 0,2 1 0,-1-1 0,1 0 0,-2-1 0,2 2 0,3-3-1,-5 2-91,11-6-9994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597</Words>
  <Characters>3766</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6</cp:revision>
  <dcterms:created xsi:type="dcterms:W3CDTF">2024-01-05T10:47:00Z</dcterms:created>
  <dcterms:modified xsi:type="dcterms:W3CDTF">2024-08-03T10:18:00Z</dcterms:modified>
</cp:coreProperties>
</file>