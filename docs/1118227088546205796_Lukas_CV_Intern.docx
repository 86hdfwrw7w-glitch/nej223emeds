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63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2"/>
        <w:gridCol w:w="2098"/>
        <w:gridCol w:w="449"/>
        <w:gridCol w:w="83"/>
        <w:gridCol w:w="997"/>
        <w:gridCol w:w="62"/>
        <w:gridCol w:w="52"/>
        <w:gridCol w:w="296"/>
        <w:gridCol w:w="496"/>
        <w:gridCol w:w="678"/>
        <w:gridCol w:w="18"/>
        <w:gridCol w:w="598"/>
        <w:gridCol w:w="208"/>
        <w:gridCol w:w="359"/>
        <w:gridCol w:w="2126"/>
        <w:tblGridChange w:id="0">
          <w:tblGrid>
            <w:gridCol w:w="2112"/>
            <w:gridCol w:w="2098"/>
            <w:gridCol w:w="449"/>
            <w:gridCol w:w="83"/>
            <w:gridCol w:w="997"/>
            <w:gridCol w:w="62"/>
            <w:gridCol w:w="52"/>
            <w:gridCol w:w="296"/>
            <w:gridCol w:w="496"/>
            <w:gridCol w:w="678"/>
            <w:gridCol w:w="18"/>
            <w:gridCol w:w="598"/>
            <w:gridCol w:w="208"/>
            <w:gridCol w:w="359"/>
            <w:gridCol w:w="2126"/>
          </w:tblGrid>
        </w:tblGridChange>
      </w:tblGrid>
      <w:tr w:rsidR="00FA0962" w:rsidRPr="004C40C8" w14:paraId="46C3BB8A" w14:textId="77777777" w:rsidTr="00B21D29">
        <w:trPr>
          <w:trHeight w:val="1001"/>
        </w:trPr>
        <w:tc>
          <w:tcPr>
            <w:tcW w:w="10632" w:type="dxa"/>
            <w:gridSpan w:val="15"/>
          </w:tcPr>
          <w:p w14:paraId="120D9DB3" w14:textId="1E33AA27" w:rsidR="008C1498" w:rsidRPr="00C918E2" w:rsidRDefault="008C1498" w:rsidP="00B21D29">
            <w:pPr>
              <w:spacing w:after="0" w:line="240" w:lineRule="auto"/>
              <w:jc w:val="center"/>
              <w:rPr>
                <w:rFonts w:ascii="Georgia" w:hAnsi="Georgia"/>
                <w:b/>
                <w:bCs/>
                <w:sz w:val="48"/>
                <w:szCs w:val="48"/>
              </w:rPr>
            </w:pPr>
            <w:r>
              <w:rPr>
                <w:rFonts w:ascii="Georgia" w:hAnsi="Georgia"/>
                <w:b/>
                <w:bCs/>
                <w:sz w:val="48"/>
                <w:szCs w:val="48"/>
              </w:rPr>
              <w:t>Lukas Müller</w:t>
            </w:r>
          </w:p>
          <w:tbl>
            <w:tblPr>
              <w:tblStyle w:val="Tabellenraster"/>
              <w:tblW w:w="106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628"/>
            </w:tblGrid>
            <w:tr w:rsidR="008C1498" w:rsidRPr="00A67780" w14:paraId="73523808" w14:textId="77777777" w:rsidTr="00B21D29">
              <w:trPr>
                <w:trHeight w:hRule="exact" w:val="510"/>
              </w:trPr>
              <w:tc>
                <w:tcPr>
                  <w:tcW w:w="10628" w:type="dxa"/>
                </w:tcPr>
                <w:p w14:paraId="2F6797F9" w14:textId="5764F2BC" w:rsidR="008C1498" w:rsidRPr="00C918E2" w:rsidRDefault="002B1CCD" w:rsidP="00B21D29">
                  <w:pPr>
                    <w:spacing w:after="0" w:line="240" w:lineRule="auto"/>
                    <w:jc w:val="center"/>
                    <w:rPr>
                      <w:rFonts w:ascii="Georgia" w:hAnsi="Georgia"/>
                    </w:rPr>
                  </w:pPr>
                  <w:r>
                    <w:rPr>
                      <w:rFonts w:ascii="Georgia" w:hAnsi="Georgia"/>
                      <w:sz w:val="20"/>
                    </w:rPr>
                    <w:t>Paul-Schallück-Straße</w:t>
                  </w:r>
                  <w:r w:rsidRPr="00C918E2">
                    <w:rPr>
                      <w:rFonts w:ascii="Georgia" w:hAnsi="Georgia"/>
                      <w:sz w:val="20"/>
                    </w:rPr>
                    <w:t xml:space="preserve"> </w:t>
                  </w:r>
                  <w:r>
                    <w:rPr>
                      <w:rFonts w:ascii="Georgia" w:hAnsi="Georgia"/>
                      <w:sz w:val="20"/>
                    </w:rPr>
                    <w:t>33</w:t>
                  </w:r>
                  <w:r w:rsidR="008C1498" w:rsidRPr="00C918E2">
                    <w:rPr>
                      <w:rFonts w:ascii="Georgia" w:hAnsi="Georgia"/>
                      <w:sz w:val="20"/>
                    </w:rPr>
                    <w:t>, 50</w:t>
                  </w:r>
                  <w:r>
                    <w:rPr>
                      <w:rFonts w:ascii="Georgia" w:hAnsi="Georgia"/>
                      <w:sz w:val="20"/>
                    </w:rPr>
                    <w:t>939</w:t>
                  </w:r>
                  <w:r w:rsidR="008C1498" w:rsidRPr="00C918E2">
                    <w:rPr>
                      <w:rFonts w:ascii="Georgia" w:hAnsi="Georgia"/>
                      <w:sz w:val="20"/>
                    </w:rPr>
                    <w:t xml:space="preserve"> Köln</w:t>
                  </w:r>
                </w:p>
                <w:p w14:paraId="343DEAEC" w14:textId="1CB37E1D" w:rsidR="008C1498" w:rsidRDefault="008C1498" w:rsidP="00B21D29">
                  <w:pPr>
                    <w:spacing w:after="0" w:line="240" w:lineRule="auto"/>
                    <w:jc w:val="center"/>
                    <w:rPr>
                      <w:rFonts w:ascii="Georgia" w:hAnsi="Georgia" w:cs="Georgia"/>
                      <w:color w:val="000000"/>
                      <w:sz w:val="20"/>
                    </w:rPr>
                  </w:pPr>
                  <w:r w:rsidRPr="00C918E2">
                    <w:rPr>
                      <w:rFonts w:ascii="Georgia" w:hAnsi="Georgia" w:cs="Georgia"/>
                      <w:color w:val="000000"/>
                      <w:sz w:val="20"/>
                    </w:rPr>
                    <w:t xml:space="preserve">+49 176 </w:t>
                  </w:r>
                  <w:r>
                    <w:rPr>
                      <w:rFonts w:ascii="Georgia" w:hAnsi="Georgia" w:cs="Georgia"/>
                      <w:color w:val="000000"/>
                      <w:sz w:val="20"/>
                    </w:rPr>
                    <w:t>20709150</w:t>
                  </w:r>
                  <w:r w:rsidRPr="00C918E2">
                    <w:rPr>
                      <w:rFonts w:ascii="Georgia" w:hAnsi="Georgia" w:cs="Georgia"/>
                      <w:color w:val="000000"/>
                      <w:sz w:val="20"/>
                    </w:rPr>
                    <w:t xml:space="preserve"> | luk.muel.03@gmail.com | </w:t>
                  </w:r>
                  <w:r w:rsidR="00D623FD">
                    <w:rPr>
                      <w:rFonts w:ascii="Georgia" w:hAnsi="Georgia" w:cs="Georgia"/>
                      <w:color w:val="000000"/>
                      <w:sz w:val="20"/>
                    </w:rPr>
                    <w:t xml:space="preserve">geb. am </w:t>
                  </w:r>
                  <w:r w:rsidRPr="00C918E2">
                    <w:rPr>
                      <w:rFonts w:ascii="Georgia" w:hAnsi="Georgia" w:cs="Georgia"/>
                      <w:color w:val="000000"/>
                      <w:sz w:val="20"/>
                    </w:rPr>
                    <w:t>12.10.2003 in Andernach</w:t>
                  </w:r>
                </w:p>
                <w:p w14:paraId="2CF9D41D" w14:textId="0841057E" w:rsidR="00B21D29" w:rsidRDefault="00B21D29" w:rsidP="00B21D29">
                  <w:pPr>
                    <w:spacing w:after="0" w:line="240" w:lineRule="auto"/>
                    <w:jc w:val="center"/>
                    <w:rPr>
                      <w:rFonts w:ascii="Georgia" w:hAnsi="Georgia" w:cs="Georgia"/>
                      <w:color w:val="000000"/>
                      <w:sz w:val="20"/>
                    </w:rPr>
                  </w:pPr>
                </w:p>
                <w:p w14:paraId="0F174145" w14:textId="396A8AC8" w:rsidR="00B21D29" w:rsidRDefault="00B21D29" w:rsidP="00B21D29">
                  <w:pPr>
                    <w:spacing w:after="0" w:line="240" w:lineRule="auto"/>
                    <w:jc w:val="center"/>
                    <w:rPr>
                      <w:rFonts w:ascii="Georgia" w:hAnsi="Georgia" w:cs="Georgia"/>
                      <w:color w:val="000000"/>
                      <w:sz w:val="20"/>
                    </w:rPr>
                  </w:pPr>
                </w:p>
                <w:p w14:paraId="475AF625" w14:textId="17365654" w:rsidR="00B21D29" w:rsidRDefault="00B21D29" w:rsidP="00B21D29">
                  <w:pPr>
                    <w:spacing w:after="0" w:line="240" w:lineRule="auto"/>
                    <w:jc w:val="center"/>
                    <w:rPr>
                      <w:rFonts w:ascii="Georgia" w:hAnsi="Georgia" w:cs="Georgia"/>
                      <w:color w:val="000000"/>
                      <w:sz w:val="20"/>
                    </w:rPr>
                  </w:pPr>
                </w:p>
                <w:p w14:paraId="1A9A8A77" w14:textId="255990F0" w:rsidR="00B21D29" w:rsidRDefault="00B21D29" w:rsidP="00B21D29">
                  <w:pPr>
                    <w:spacing w:after="0" w:line="240" w:lineRule="auto"/>
                    <w:jc w:val="center"/>
                    <w:rPr>
                      <w:rFonts w:ascii="Georgia" w:hAnsi="Georgia" w:cs="Georgia"/>
                      <w:color w:val="000000"/>
                      <w:sz w:val="20"/>
                    </w:rPr>
                  </w:pPr>
                </w:p>
                <w:p w14:paraId="781A1569" w14:textId="77777777" w:rsidR="00B21D29" w:rsidRPr="00C918E2" w:rsidRDefault="00B21D29" w:rsidP="00B21D29">
                  <w:pPr>
                    <w:spacing w:after="0" w:line="240" w:lineRule="auto"/>
                    <w:jc w:val="center"/>
                    <w:rPr>
                      <w:rFonts w:ascii="Georgia" w:hAnsi="Georgia" w:cs="Georgia"/>
                      <w:color w:val="000000"/>
                      <w:sz w:val="20"/>
                    </w:rPr>
                  </w:pPr>
                </w:p>
                <w:p w14:paraId="466A33CE" w14:textId="77777777" w:rsidR="008C1498" w:rsidRPr="00B21D29" w:rsidRDefault="008C1498" w:rsidP="00B21D29">
                  <w:pPr>
                    <w:spacing w:after="0" w:line="240" w:lineRule="auto"/>
                    <w:jc w:val="center"/>
                    <w:rPr>
                      <w:rFonts w:ascii="Georgia" w:hAnsi="Georgia"/>
                      <w:sz w:val="32"/>
                      <w:szCs w:val="32"/>
                    </w:rPr>
                  </w:pPr>
                </w:p>
              </w:tc>
            </w:tr>
          </w:tbl>
          <w:p w14:paraId="3E8D1DF9" w14:textId="2FA96ED5" w:rsidR="008C24B5" w:rsidRPr="00B21D29" w:rsidRDefault="008C24B5" w:rsidP="008F0D94">
            <w:pPr>
              <w:spacing w:after="0" w:line="240" w:lineRule="auto"/>
              <w:jc w:val="center"/>
              <w:rPr>
                <w:rFonts w:ascii="Georgia" w:hAnsi="Georgia" w:cs="Arial"/>
                <w:b/>
                <w:bCs/>
                <w:color w:val="000000"/>
                <w:sz w:val="11"/>
                <w:szCs w:val="11"/>
                <w:u w:val="single"/>
              </w:rPr>
            </w:pPr>
          </w:p>
        </w:tc>
      </w:tr>
      <w:tr w:rsidR="00FA0962" w:rsidRPr="004C40C8" w14:paraId="04D0EF86" w14:textId="77777777" w:rsidTr="00B21D29">
        <w:trPr>
          <w:trHeight w:hRule="exact" w:val="397"/>
        </w:trPr>
        <w:tc>
          <w:tcPr>
            <w:tcW w:w="10632" w:type="dxa"/>
            <w:gridSpan w:val="15"/>
            <w:tcBorders>
              <w:bottom w:val="single" w:sz="4" w:space="0" w:color="auto"/>
            </w:tcBorders>
            <w:vAlign w:val="bottom"/>
          </w:tcPr>
          <w:p w14:paraId="5DFE6E0E" w14:textId="797890AD" w:rsidR="008C24B5" w:rsidRPr="008C1498" w:rsidRDefault="008C24B5" w:rsidP="008F0D94">
            <w:pPr>
              <w:spacing w:after="0" w:line="240" w:lineRule="auto"/>
              <w:jc w:val="center"/>
              <w:rPr>
                <w:rFonts w:ascii="Georgia" w:hAnsi="Georgia" w:cs="Arial"/>
                <w:sz w:val="32"/>
                <w:szCs w:val="32"/>
              </w:rPr>
            </w:pPr>
            <w:r w:rsidRPr="008C1498">
              <w:rPr>
                <w:rFonts w:ascii="Georgia" w:hAnsi="Georgia" w:cs="Arial"/>
                <w:b/>
                <w:smallCaps/>
                <w:sz w:val="32"/>
                <w:szCs w:val="32"/>
              </w:rPr>
              <w:t>Schul</w:t>
            </w:r>
            <w:r w:rsidR="00D30BDA">
              <w:rPr>
                <w:rFonts w:ascii="Georgia" w:hAnsi="Georgia" w:cs="Arial"/>
                <w:b/>
                <w:smallCaps/>
                <w:sz w:val="32"/>
                <w:szCs w:val="32"/>
              </w:rPr>
              <w:t xml:space="preserve">e &amp; </w:t>
            </w:r>
            <w:r w:rsidRPr="008C1498">
              <w:rPr>
                <w:rFonts w:ascii="Georgia" w:hAnsi="Georgia" w:cs="Arial"/>
                <w:b/>
                <w:smallCaps/>
                <w:sz w:val="32"/>
                <w:szCs w:val="32"/>
              </w:rPr>
              <w:t>Studium</w:t>
            </w:r>
          </w:p>
        </w:tc>
      </w:tr>
      <w:tr w:rsidR="00B21D29" w:rsidRPr="004C40C8" w14:paraId="5DCD8212" w14:textId="23D24B60" w:rsidTr="00B21D29">
        <w:trPr>
          <w:trHeight w:hRule="exact" w:val="340"/>
        </w:trPr>
        <w:tc>
          <w:tcPr>
            <w:tcW w:w="5739" w:type="dxa"/>
            <w:gridSpan w:val="5"/>
            <w:tcBorders>
              <w:top w:val="single" w:sz="4" w:space="0" w:color="auto"/>
            </w:tcBorders>
            <w:vAlign w:val="bottom"/>
          </w:tcPr>
          <w:p w14:paraId="2BD9CE56" w14:textId="76308BE5" w:rsidR="00B21D29" w:rsidRPr="008C1498" w:rsidRDefault="00B21D29" w:rsidP="00B21D29">
            <w:pPr>
              <w:spacing w:after="0" w:line="240" w:lineRule="auto"/>
              <w:rPr>
                <w:rFonts w:ascii="Georgia" w:hAnsi="Georgia" w:cs="Arial"/>
                <w:i/>
                <w:smallCaps/>
              </w:rPr>
            </w:pPr>
            <w:r w:rsidRPr="00F66750">
              <w:rPr>
                <w:rFonts w:ascii="Georgia" w:hAnsi="Georgia" w:cs="Arial"/>
                <w:b/>
                <w:smallCaps/>
                <w:sz w:val="24"/>
                <w:szCs w:val="24"/>
              </w:rPr>
              <w:t>Technische Hochschule Köln</w:t>
            </w:r>
          </w:p>
        </w:tc>
        <w:tc>
          <w:tcPr>
            <w:tcW w:w="4893" w:type="dxa"/>
            <w:gridSpan w:val="10"/>
            <w:tcBorders>
              <w:top w:val="single" w:sz="4" w:space="0" w:color="auto"/>
            </w:tcBorders>
            <w:vAlign w:val="bottom"/>
          </w:tcPr>
          <w:p w14:paraId="55A26336" w14:textId="4F75867A" w:rsidR="00B21D29" w:rsidRPr="008C1498" w:rsidRDefault="00B21D29" w:rsidP="00B21D29">
            <w:pPr>
              <w:pStyle w:val="Ort"/>
            </w:pPr>
            <w:r w:rsidRPr="00B21D29">
              <w:rPr>
                <w:sz w:val="24"/>
                <w:szCs w:val="21"/>
              </w:rPr>
              <w:t xml:space="preserve">Köln </w:t>
            </w:r>
          </w:p>
        </w:tc>
      </w:tr>
      <w:tr w:rsidR="00B21D29" w:rsidRPr="004C40C8" w14:paraId="0FBD64FC" w14:textId="0A656B05" w:rsidTr="00B21D29">
        <w:trPr>
          <w:trHeight w:hRule="exact" w:val="227"/>
        </w:trPr>
        <w:tc>
          <w:tcPr>
            <w:tcW w:w="5739" w:type="dxa"/>
            <w:gridSpan w:val="5"/>
            <w:vAlign w:val="bottom"/>
          </w:tcPr>
          <w:p w14:paraId="1F0EA42F" w14:textId="1C5F6FB6" w:rsidR="00B21D29" w:rsidRPr="00625486" w:rsidRDefault="00B21D29" w:rsidP="00B21D29">
            <w:pPr>
              <w:pStyle w:val="Beschreibung"/>
            </w:pPr>
            <w:r w:rsidRPr="00B21D29">
              <w:rPr>
                <w:sz w:val="20"/>
                <w:szCs w:val="20"/>
              </w:rPr>
              <w:t>B.A. in Betriebswirtschaftslehre (Schnitt: 1,6)</w:t>
            </w:r>
          </w:p>
        </w:tc>
        <w:tc>
          <w:tcPr>
            <w:tcW w:w="4893" w:type="dxa"/>
            <w:gridSpan w:val="10"/>
            <w:vAlign w:val="bottom"/>
          </w:tcPr>
          <w:p w14:paraId="6FC75AAE" w14:textId="23EC0E4F" w:rsidR="00B21D29" w:rsidRPr="00625486" w:rsidRDefault="00B21D29" w:rsidP="00B21D29">
            <w:pPr>
              <w:spacing w:after="0" w:line="240" w:lineRule="auto"/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625486">
              <w:rPr>
                <w:rFonts w:ascii="Georgia" w:hAnsi="Georgia" w:cs="Arial"/>
                <w:sz w:val="20"/>
                <w:szCs w:val="20"/>
              </w:rPr>
              <w:t>10/</w:t>
            </w:r>
            <w:r w:rsidRPr="00625486">
              <w:rPr>
                <w:rFonts w:ascii="Georgia" w:hAnsi="Georgia" w:cs="Arial"/>
                <w:color w:val="000000" w:themeColor="text1"/>
                <w:sz w:val="20"/>
                <w:szCs w:val="20"/>
              </w:rPr>
              <w:t>2022</w:t>
            </w:r>
            <w:r w:rsidRPr="00625486">
              <w:rPr>
                <w:rFonts w:ascii="Georgia" w:hAnsi="Georgia" w:cs="Arial"/>
                <w:sz w:val="20"/>
                <w:szCs w:val="20"/>
              </w:rPr>
              <w:t xml:space="preserve"> – heute </w:t>
            </w:r>
          </w:p>
        </w:tc>
      </w:tr>
      <w:tr w:rsidR="00B21D29" w:rsidRPr="004C40C8" w14:paraId="5EEA124F" w14:textId="77777777" w:rsidTr="00B21D29">
        <w:trPr>
          <w:trHeight w:val="13"/>
        </w:trPr>
        <w:tc>
          <w:tcPr>
            <w:tcW w:w="8147" w:type="dxa"/>
            <w:gridSpan w:val="13"/>
            <w:vAlign w:val="bottom"/>
          </w:tcPr>
          <w:p w14:paraId="6FD7DD14" w14:textId="524A1DC0" w:rsidR="00B21D29" w:rsidRPr="00625486" w:rsidRDefault="00B21D29" w:rsidP="00B21D29">
            <w:pPr>
              <w:pStyle w:val="Bullets"/>
              <w:ind w:left="283"/>
            </w:pPr>
            <w:r w:rsidRPr="00B21D29">
              <w:rPr>
                <w:sz w:val="20"/>
                <w:szCs w:val="20"/>
              </w:rPr>
              <w:t>Relevante</w:t>
            </w:r>
            <w:r>
              <w:rPr>
                <w:sz w:val="20"/>
                <w:szCs w:val="20"/>
              </w:rPr>
              <w:t>s</w:t>
            </w:r>
            <w:r w:rsidRPr="00B21D29">
              <w:rPr>
                <w:sz w:val="20"/>
                <w:szCs w:val="20"/>
              </w:rPr>
              <w:t xml:space="preserve"> Modul: Consulting &amp; Information (1,0)</w:t>
            </w:r>
          </w:p>
        </w:tc>
        <w:tc>
          <w:tcPr>
            <w:tcW w:w="2485" w:type="dxa"/>
            <w:gridSpan w:val="2"/>
            <w:vAlign w:val="bottom"/>
          </w:tcPr>
          <w:p w14:paraId="474937AF" w14:textId="77777777" w:rsidR="00B21D29" w:rsidRPr="008C1498" w:rsidRDefault="00B21D29" w:rsidP="00B21D29">
            <w:pPr>
              <w:spacing w:after="0" w:line="240" w:lineRule="auto"/>
              <w:jc w:val="right"/>
              <w:rPr>
                <w:rFonts w:ascii="Georgia" w:hAnsi="Georgia" w:cs="Arial"/>
              </w:rPr>
            </w:pPr>
          </w:p>
        </w:tc>
      </w:tr>
      <w:tr w:rsidR="00B21D29" w:rsidRPr="004C40C8" w14:paraId="10E09E38" w14:textId="06A66616" w:rsidTr="00375761">
        <w:trPr>
          <w:trHeight w:hRule="exact" w:val="340"/>
        </w:trPr>
        <w:tc>
          <w:tcPr>
            <w:tcW w:w="7323" w:type="dxa"/>
            <w:gridSpan w:val="10"/>
            <w:vAlign w:val="bottom"/>
          </w:tcPr>
          <w:p w14:paraId="61A1A26A" w14:textId="2C091C5E" w:rsidR="00B21D29" w:rsidRPr="008C1498" w:rsidRDefault="00B21D29" w:rsidP="00B21D29">
            <w:pPr>
              <w:spacing w:after="0" w:line="240" w:lineRule="auto"/>
              <w:rPr>
                <w:rFonts w:ascii="Georgia" w:hAnsi="Georgia" w:cs="Arial"/>
                <w:i/>
                <w:smallCaps/>
              </w:rPr>
            </w:pPr>
            <w:r w:rsidRPr="00F66750">
              <w:rPr>
                <w:rFonts w:ascii="Georgia" w:hAnsi="Georgia" w:cs="Arial"/>
                <w:b/>
                <w:smallCaps/>
                <w:sz w:val="24"/>
                <w:szCs w:val="24"/>
              </w:rPr>
              <w:t>Realschule plus und Fachoberschule an der Untermosel</w:t>
            </w:r>
          </w:p>
        </w:tc>
        <w:tc>
          <w:tcPr>
            <w:tcW w:w="3309" w:type="dxa"/>
            <w:gridSpan w:val="5"/>
            <w:vAlign w:val="bottom"/>
          </w:tcPr>
          <w:p w14:paraId="38A702AE" w14:textId="512F6B6B" w:rsidR="00B21D29" w:rsidRPr="008C1498" w:rsidRDefault="00B21D29" w:rsidP="00B21D29">
            <w:pPr>
              <w:pStyle w:val="Ort"/>
            </w:pPr>
            <w:r w:rsidRPr="00B21D29">
              <w:rPr>
                <w:sz w:val="24"/>
                <w:szCs w:val="21"/>
              </w:rPr>
              <w:t>Kobern-Gondorf</w:t>
            </w:r>
          </w:p>
        </w:tc>
      </w:tr>
      <w:tr w:rsidR="00B21D29" w:rsidRPr="004C40C8" w14:paraId="11AD98A2" w14:textId="52386B77" w:rsidTr="00B21D29">
        <w:trPr>
          <w:trHeight w:hRule="exact" w:val="227"/>
        </w:trPr>
        <w:tc>
          <w:tcPr>
            <w:tcW w:w="7323" w:type="dxa"/>
            <w:gridSpan w:val="10"/>
            <w:vAlign w:val="bottom"/>
          </w:tcPr>
          <w:p w14:paraId="0972BC47" w14:textId="3943DF1C" w:rsidR="00B21D29" w:rsidRPr="00B21D29" w:rsidRDefault="00B21D29" w:rsidP="00B21D29">
            <w:pPr>
              <w:pStyle w:val="Beschreibung"/>
              <w:rPr>
                <w:sz w:val="20"/>
                <w:szCs w:val="20"/>
              </w:rPr>
            </w:pPr>
            <w:r w:rsidRPr="00B21D29">
              <w:rPr>
                <w:sz w:val="20"/>
                <w:szCs w:val="20"/>
              </w:rPr>
              <w:t>Fachhochschulreife (Schnitt: 2,1)</w:t>
            </w:r>
          </w:p>
        </w:tc>
        <w:tc>
          <w:tcPr>
            <w:tcW w:w="3309" w:type="dxa"/>
            <w:gridSpan w:val="5"/>
            <w:vAlign w:val="bottom"/>
          </w:tcPr>
          <w:p w14:paraId="597F8B39" w14:textId="7D2907F7" w:rsidR="00B21D29" w:rsidRPr="00625486" w:rsidRDefault="00B21D29" w:rsidP="00B21D29">
            <w:pPr>
              <w:spacing w:after="0" w:line="240" w:lineRule="auto"/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625486">
              <w:rPr>
                <w:rFonts w:ascii="Georgia" w:hAnsi="Georgia" w:cs="Arial"/>
                <w:sz w:val="20"/>
                <w:szCs w:val="20"/>
              </w:rPr>
              <w:t>08/2017 – 06/2022</w:t>
            </w:r>
          </w:p>
        </w:tc>
      </w:tr>
      <w:tr w:rsidR="00B21D29" w:rsidRPr="00A579A9" w:rsidDel="0083581A" w14:paraId="4FA9D728" w14:textId="1456ABD2" w:rsidTr="00B21D29">
        <w:trPr>
          <w:trHeight w:val="13"/>
          <w:del w:id="1" w:author="David Döbele" w:date="2023-06-13T19:11:00Z"/>
        </w:trPr>
        <w:tc>
          <w:tcPr>
            <w:tcW w:w="10632" w:type="dxa"/>
            <w:gridSpan w:val="15"/>
            <w:vAlign w:val="bottom"/>
          </w:tcPr>
          <w:p w14:paraId="6040BD5C" w14:textId="25FD9961" w:rsidR="00B21D29" w:rsidRPr="00625486" w:rsidDel="0083581A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del w:id="2" w:author="David Döbele" w:date="2023-06-13T19:08:00Z"/>
                <w:rFonts w:cs="Arial"/>
                <w:sz w:val="20"/>
                <w:szCs w:val="20"/>
              </w:rPr>
            </w:pPr>
            <w:del w:id="3" w:author="David Döbele" w:date="2023-06-13T19:11:00Z">
              <w:r w:rsidRPr="00625486" w:rsidDel="0083581A">
                <w:rPr>
                  <w:rFonts w:cs="Arial"/>
                  <w:sz w:val="20"/>
                  <w:szCs w:val="20"/>
                </w:rPr>
                <w:delText>Schwerpunktfach: BWL (Note: 2</w:delText>
              </w:r>
              <w:r w:rsidDel="0083581A">
                <w:rPr>
                  <w:rFonts w:cs="Arial"/>
                  <w:sz w:val="20"/>
                  <w:szCs w:val="20"/>
                </w:rPr>
                <w:delText>,0</w:delText>
              </w:r>
              <w:r w:rsidRPr="00625486" w:rsidDel="0083581A">
                <w:rPr>
                  <w:rFonts w:cs="Arial"/>
                  <w:sz w:val="20"/>
                  <w:szCs w:val="20"/>
                </w:rPr>
                <w:delText>) und Engagement in der Schülerfirma</w:delText>
              </w:r>
            </w:del>
          </w:p>
          <w:p w14:paraId="671FF293" w14:textId="6C9E6A08" w:rsidR="00B21D29" w:rsidRPr="0083581A" w:rsidDel="0083581A" w:rsidRDefault="00B21D29" w:rsidP="0083581A">
            <w:pPr>
              <w:pStyle w:val="Bullets"/>
              <w:tabs>
                <w:tab w:val="clear" w:pos="360"/>
              </w:tabs>
              <w:ind w:left="643" w:hanging="360"/>
              <w:rPr>
                <w:del w:id="4" w:author="David Döbele" w:date="2023-06-13T19:11:00Z"/>
                <w:rFonts w:cs="Arial"/>
                <w:sz w:val="20"/>
                <w:szCs w:val="20"/>
              </w:rPr>
            </w:pPr>
            <w:del w:id="5" w:author="David Döbele" w:date="2023-06-13T19:08:00Z">
              <w:r w:rsidRPr="0083581A" w:rsidDel="0083581A">
                <w:rPr>
                  <w:rFonts w:cs="Arial"/>
                  <w:sz w:val="20"/>
                  <w:szCs w:val="20"/>
                </w:rPr>
                <w:delText>Wahlfach in Klassenstufen acht bis zehn: Wirtschaft und Verwaltung</w:delText>
              </w:r>
            </w:del>
          </w:p>
        </w:tc>
      </w:tr>
      <w:tr w:rsidR="00B21D29" w:rsidRPr="004C40C8" w14:paraId="142FAB2C" w14:textId="77777777" w:rsidTr="0083581A">
        <w:tblPrEx>
          <w:tblW w:w="10632" w:type="dxa"/>
          <w:tblInd w:w="-284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6" w:author="David Döbele" w:date="2023-06-13T19:09:00Z">
            <w:tblPrEx>
              <w:tblW w:w="10632" w:type="dxa"/>
              <w:tblInd w:w="-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hRule="exact" w:val="397"/>
          <w:trPrChange w:id="7" w:author="David Döbele" w:date="2023-06-13T19:09:00Z">
            <w:trPr>
              <w:trHeight w:hRule="exact" w:val="397"/>
            </w:trPr>
          </w:trPrChange>
        </w:trPr>
        <w:tc>
          <w:tcPr>
            <w:tcW w:w="10632" w:type="dxa"/>
            <w:gridSpan w:val="15"/>
            <w:tcBorders>
              <w:bottom w:val="single" w:sz="4" w:space="0" w:color="auto"/>
            </w:tcBorders>
            <w:vAlign w:val="bottom"/>
            <w:tcPrChange w:id="8" w:author="David Döbele" w:date="2023-06-13T19:09:00Z">
              <w:tcPr>
                <w:tcW w:w="10632" w:type="dxa"/>
                <w:gridSpan w:val="15"/>
                <w:vAlign w:val="bottom"/>
              </w:tcPr>
            </w:tcPrChange>
          </w:tcPr>
          <w:p w14:paraId="41AFE6A2" w14:textId="77777777" w:rsidR="00B21D29" w:rsidRPr="008C1498" w:rsidRDefault="00B21D29" w:rsidP="00B21D29">
            <w:pPr>
              <w:pStyle w:val="BERSCHRIFT"/>
              <w:jc w:val="center"/>
              <w:rPr>
                <w:rFonts w:cs="Arial"/>
              </w:rPr>
            </w:pPr>
            <w:r w:rsidRPr="008C1498">
              <w:rPr>
                <w:rFonts w:cs="Arial"/>
              </w:rPr>
              <w:t>Praktische Erfahrungen</w:t>
            </w:r>
          </w:p>
        </w:tc>
      </w:tr>
      <w:tr w:rsidR="00375761" w:rsidRPr="00625486" w14:paraId="5259EBF6" w14:textId="77777777" w:rsidTr="0083581A">
        <w:tblPrEx>
          <w:tblW w:w="10632" w:type="dxa"/>
          <w:tblInd w:w="-284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9" w:author="David Döbele" w:date="2023-06-13T19:09:00Z">
            <w:tblPrEx>
              <w:tblW w:w="10632" w:type="dxa"/>
              <w:tblInd w:w="-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hRule="exact" w:val="340"/>
          <w:trPrChange w:id="10" w:author="David Döbele" w:date="2023-06-13T19:09:00Z">
            <w:trPr>
              <w:trHeight w:hRule="exact" w:val="340"/>
            </w:trPr>
          </w:trPrChange>
        </w:trPr>
        <w:tc>
          <w:tcPr>
            <w:tcW w:w="6645" w:type="dxa"/>
            <w:gridSpan w:val="9"/>
            <w:tcBorders>
              <w:top w:val="single" w:sz="4" w:space="0" w:color="auto"/>
            </w:tcBorders>
            <w:vAlign w:val="bottom"/>
            <w:tcPrChange w:id="11" w:author="David Döbele" w:date="2023-06-13T19:09:00Z">
              <w:tcPr>
                <w:tcW w:w="6645" w:type="dxa"/>
                <w:gridSpan w:val="9"/>
                <w:vAlign w:val="bottom"/>
              </w:tcPr>
            </w:tcPrChange>
          </w:tcPr>
          <w:p w14:paraId="48989682" w14:textId="720F9F2A" w:rsidR="00375761" w:rsidRPr="00F66750" w:rsidRDefault="00375761" w:rsidP="00B21D29">
            <w:pPr>
              <w:spacing w:after="0" w:line="240" w:lineRule="auto"/>
              <w:rPr>
                <w:rFonts w:ascii="Georgia" w:hAnsi="Georgia" w:cs="Arial"/>
                <w:b/>
                <w:smallCaps/>
                <w:sz w:val="24"/>
                <w:szCs w:val="24"/>
              </w:rPr>
            </w:pPr>
            <w:r>
              <w:rPr>
                <w:rFonts w:ascii="Georgia" w:hAnsi="Georgia" w:cs="Arial"/>
                <w:b/>
                <w:smallCaps/>
                <w:sz w:val="24"/>
                <w:szCs w:val="24"/>
              </w:rPr>
              <w:t>Capgemini Invent</w:t>
            </w:r>
          </w:p>
        </w:tc>
        <w:tc>
          <w:tcPr>
            <w:tcW w:w="3987" w:type="dxa"/>
            <w:gridSpan w:val="6"/>
            <w:tcBorders>
              <w:top w:val="single" w:sz="4" w:space="0" w:color="auto"/>
            </w:tcBorders>
            <w:vAlign w:val="bottom"/>
            <w:tcPrChange w:id="12" w:author="David Döbele" w:date="2023-06-13T19:09:00Z">
              <w:tcPr>
                <w:tcW w:w="3987" w:type="dxa"/>
                <w:gridSpan w:val="6"/>
                <w:vAlign w:val="bottom"/>
              </w:tcPr>
            </w:tcPrChange>
          </w:tcPr>
          <w:p w14:paraId="20D2CEF2" w14:textId="54BAAC3B" w:rsidR="00375761" w:rsidRPr="00B21D29" w:rsidRDefault="00375761" w:rsidP="00B21D29">
            <w:pPr>
              <w:pStyle w:val="Ort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  <w:t>Köln</w:t>
            </w:r>
          </w:p>
        </w:tc>
      </w:tr>
      <w:tr w:rsidR="00375761" w:rsidRPr="00375761" w14:paraId="350E3515" w14:textId="77777777" w:rsidTr="00013F6D">
        <w:tblPrEx>
          <w:tblW w:w="10632" w:type="dxa"/>
          <w:tblInd w:w="-284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3" w:author="David Döbele" w:date="2023-06-13T19:13:00Z">
            <w:tblPrEx>
              <w:tblW w:w="10632" w:type="dxa"/>
              <w:tblInd w:w="-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hRule="exact" w:val="255"/>
          <w:trPrChange w:id="14" w:author="David Döbele" w:date="2023-06-13T19:13:00Z">
            <w:trPr>
              <w:trHeight w:hRule="exact" w:val="340"/>
            </w:trPr>
          </w:trPrChange>
        </w:trPr>
        <w:tc>
          <w:tcPr>
            <w:tcW w:w="8506" w:type="dxa"/>
            <w:gridSpan w:val="14"/>
            <w:vAlign w:val="bottom"/>
            <w:tcPrChange w:id="15" w:author="David Döbele" w:date="2023-06-13T19:13:00Z">
              <w:tcPr>
                <w:tcW w:w="6645" w:type="dxa"/>
                <w:gridSpan w:val="9"/>
                <w:vAlign w:val="bottom"/>
              </w:tcPr>
            </w:tcPrChange>
          </w:tcPr>
          <w:p w14:paraId="0C40C59A" w14:textId="7C5A06BF" w:rsidR="00375761" w:rsidRPr="00375761" w:rsidRDefault="0083581A" w:rsidP="00375761">
            <w:pPr>
              <w:pStyle w:val="Beschreibung"/>
              <w:rPr>
                <w:sz w:val="24"/>
                <w:szCs w:val="24"/>
              </w:rPr>
            </w:pPr>
            <w:ins w:id="16" w:author="David Döbele" w:date="2023-06-13T19:10:00Z">
              <w:r>
                <w:rPr>
                  <w:sz w:val="20"/>
                  <w:szCs w:val="20"/>
                </w:rPr>
                <w:t xml:space="preserve">Praktikum in der </w:t>
              </w:r>
            </w:ins>
            <w:r w:rsidR="00375761" w:rsidRPr="0083581A">
              <w:rPr>
                <w:sz w:val="20"/>
                <w:szCs w:val="20"/>
                <w:rPrChange w:id="17" w:author="David Döbele" w:date="2023-06-13T19:10:00Z">
                  <w:rPr/>
                </w:rPrChange>
              </w:rPr>
              <w:t>Strategie &amp; Managementberatung</w:t>
            </w:r>
            <w:ins w:id="18" w:author="David Döbele" w:date="2023-06-13T19:09:00Z">
              <w:r w:rsidRPr="0083581A">
                <w:rPr>
                  <w:sz w:val="20"/>
                  <w:szCs w:val="20"/>
                  <w:rPrChange w:id="19" w:author="David Döbele" w:date="2023-06-13T19:10:00Z">
                    <w:rPr/>
                  </w:rPrChange>
                </w:rPr>
                <w:t xml:space="preserve"> (geplant, Vertrag bereits unterschrieben)</w:t>
              </w:r>
            </w:ins>
          </w:p>
        </w:tc>
        <w:tc>
          <w:tcPr>
            <w:tcW w:w="2126" w:type="dxa"/>
            <w:vAlign w:val="bottom"/>
            <w:tcPrChange w:id="20" w:author="David Döbele" w:date="2023-06-13T19:13:00Z">
              <w:tcPr>
                <w:tcW w:w="3987" w:type="dxa"/>
                <w:gridSpan w:val="6"/>
                <w:vAlign w:val="bottom"/>
              </w:tcPr>
            </w:tcPrChange>
          </w:tcPr>
          <w:p w14:paraId="2BE96D2E" w14:textId="25D5C1EE" w:rsidR="00375761" w:rsidRPr="00375761" w:rsidRDefault="00375761" w:rsidP="00B21D29">
            <w:pPr>
              <w:pStyle w:val="Ort"/>
              <w:rPr>
                <w:i w:val="0"/>
                <w:iCs/>
                <w:sz w:val="20"/>
                <w:szCs w:val="20"/>
              </w:rPr>
            </w:pPr>
            <w:r w:rsidRPr="00375761">
              <w:rPr>
                <w:i w:val="0"/>
                <w:iCs/>
                <w:sz w:val="20"/>
                <w:szCs w:val="20"/>
              </w:rPr>
              <w:t>07/2023 – 10/2023</w:t>
            </w:r>
          </w:p>
        </w:tc>
      </w:tr>
      <w:tr w:rsidR="00375761" w:rsidRPr="00625486" w14:paraId="64962234" w14:textId="77777777" w:rsidTr="0083581A">
        <w:tblPrEx>
          <w:tblW w:w="10632" w:type="dxa"/>
          <w:tblInd w:w="-284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1" w:author="David Döbele" w:date="2023-06-13T19:09:00Z">
            <w:tblPrEx>
              <w:tblW w:w="10632" w:type="dxa"/>
              <w:tblInd w:w="-2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hRule="exact" w:val="227"/>
          <w:trPrChange w:id="22" w:author="David Döbele" w:date="2023-06-13T19:09:00Z">
            <w:trPr>
              <w:trHeight w:hRule="exact" w:val="340"/>
            </w:trPr>
          </w:trPrChange>
        </w:trPr>
        <w:tc>
          <w:tcPr>
            <w:tcW w:w="10632" w:type="dxa"/>
            <w:gridSpan w:val="15"/>
            <w:vAlign w:val="bottom"/>
            <w:tcPrChange w:id="23" w:author="David Döbele" w:date="2023-06-13T19:09:00Z">
              <w:tcPr>
                <w:tcW w:w="10632" w:type="dxa"/>
                <w:gridSpan w:val="15"/>
                <w:vAlign w:val="bottom"/>
              </w:tcPr>
            </w:tcPrChange>
          </w:tcPr>
          <w:p w14:paraId="7FCC884E" w14:textId="3055FFFA" w:rsidR="00375761" w:rsidRPr="00375761" w:rsidRDefault="00375761" w:rsidP="00375761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–––––––––––––––––––</w:t>
            </w:r>
          </w:p>
        </w:tc>
      </w:tr>
      <w:tr w:rsidR="00B21D29" w:rsidRPr="00625486" w14:paraId="28763387" w14:textId="47D5C539" w:rsidTr="00375761">
        <w:trPr>
          <w:trHeight w:hRule="exact" w:val="340"/>
        </w:trPr>
        <w:tc>
          <w:tcPr>
            <w:tcW w:w="6645" w:type="dxa"/>
            <w:gridSpan w:val="9"/>
            <w:vAlign w:val="bottom"/>
          </w:tcPr>
          <w:p w14:paraId="6F5EF1FC" w14:textId="21772286" w:rsidR="00B21D29" w:rsidRPr="00625486" w:rsidRDefault="00B21D29" w:rsidP="00B21D29">
            <w:pPr>
              <w:spacing w:after="0" w:line="240" w:lineRule="auto"/>
              <w:rPr>
                <w:rFonts w:ascii="Georgia" w:hAnsi="Georgia" w:cs="Arial"/>
                <w:i/>
                <w:smallCaps/>
                <w:sz w:val="24"/>
                <w:szCs w:val="24"/>
              </w:rPr>
            </w:pPr>
            <w:r w:rsidRPr="00F66750">
              <w:rPr>
                <w:rFonts w:ascii="Georgia" w:hAnsi="Georgia" w:cs="Arial"/>
                <w:b/>
                <w:smallCaps/>
                <w:sz w:val="24"/>
                <w:szCs w:val="24"/>
              </w:rPr>
              <w:t xml:space="preserve">OGS </w:t>
            </w:r>
            <w:r>
              <w:rPr>
                <w:rFonts w:ascii="Georgia" w:hAnsi="Georgia" w:cs="Arial"/>
                <w:b/>
                <w:smallCaps/>
                <w:sz w:val="24"/>
                <w:szCs w:val="24"/>
              </w:rPr>
              <w:t xml:space="preserve">Datenverarbeitung und Systemberatung </w:t>
            </w:r>
            <w:r w:rsidRPr="00F66750">
              <w:rPr>
                <w:rFonts w:ascii="Georgia" w:hAnsi="Georgia" w:cs="Arial"/>
                <w:b/>
                <w:smallCaps/>
                <w:sz w:val="24"/>
                <w:szCs w:val="24"/>
              </w:rPr>
              <w:t>GmbH</w:t>
            </w:r>
          </w:p>
        </w:tc>
        <w:tc>
          <w:tcPr>
            <w:tcW w:w="3987" w:type="dxa"/>
            <w:gridSpan w:val="6"/>
            <w:vAlign w:val="bottom"/>
          </w:tcPr>
          <w:p w14:paraId="6EFC0222" w14:textId="268D0773" w:rsidR="00B21D29" w:rsidRPr="00B21D29" w:rsidRDefault="00B21D29" w:rsidP="00B21D29">
            <w:pPr>
              <w:pStyle w:val="Ort"/>
              <w:rPr>
                <w:sz w:val="24"/>
                <w:szCs w:val="21"/>
              </w:rPr>
            </w:pPr>
            <w:r w:rsidRPr="00B21D29">
              <w:rPr>
                <w:sz w:val="24"/>
                <w:szCs w:val="21"/>
              </w:rPr>
              <w:t>Koblenz</w:t>
            </w:r>
          </w:p>
        </w:tc>
      </w:tr>
      <w:tr w:rsidR="00B21D29" w:rsidRPr="004C40C8" w14:paraId="05D70A2A" w14:textId="0F639662" w:rsidTr="00B21D29">
        <w:trPr>
          <w:trHeight w:hRule="exact" w:val="227"/>
        </w:trPr>
        <w:tc>
          <w:tcPr>
            <w:tcW w:w="6645" w:type="dxa"/>
            <w:gridSpan w:val="9"/>
            <w:vAlign w:val="bottom"/>
          </w:tcPr>
          <w:p w14:paraId="74554222" w14:textId="6103A45A" w:rsidR="00B21D29" w:rsidRPr="00625486" w:rsidRDefault="00B21D29" w:rsidP="00B21D29">
            <w:pPr>
              <w:pStyle w:val="Beschreibung"/>
            </w:pPr>
            <w:r w:rsidRPr="00B21D29">
              <w:rPr>
                <w:sz w:val="20"/>
                <w:szCs w:val="20"/>
              </w:rPr>
              <w:t>Praktikum in einer IT-Beratung</w:t>
            </w:r>
          </w:p>
        </w:tc>
        <w:tc>
          <w:tcPr>
            <w:tcW w:w="3987" w:type="dxa"/>
            <w:gridSpan w:val="6"/>
            <w:vAlign w:val="bottom"/>
          </w:tcPr>
          <w:p w14:paraId="7A8CF0A9" w14:textId="04B93D63" w:rsidR="00B21D29" w:rsidRPr="00625486" w:rsidRDefault="00B21D29" w:rsidP="00B21D29">
            <w:pPr>
              <w:spacing w:after="0" w:line="240" w:lineRule="auto"/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625486">
              <w:rPr>
                <w:rFonts w:ascii="Georgia" w:hAnsi="Georgia" w:cs="Arial"/>
                <w:sz w:val="20"/>
                <w:szCs w:val="20"/>
              </w:rPr>
              <w:t>09/2022</w:t>
            </w:r>
          </w:p>
        </w:tc>
      </w:tr>
      <w:tr w:rsidR="00B21D29" w:rsidRPr="004C40C8" w14:paraId="138B807C" w14:textId="77777777" w:rsidTr="00B21D29">
        <w:trPr>
          <w:trHeight w:val="20"/>
        </w:trPr>
        <w:tc>
          <w:tcPr>
            <w:tcW w:w="10632" w:type="dxa"/>
            <w:gridSpan w:val="15"/>
            <w:vAlign w:val="bottom"/>
          </w:tcPr>
          <w:p w14:paraId="494F5474" w14:textId="5DD73C52" w:rsidR="00B21D29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Einblicke in verschiedene Analyse-Methoden und deren Anwendungsbereiche (Top-Down, Bottom-Up…)</w:t>
            </w:r>
          </w:p>
          <w:p w14:paraId="79412289" w14:textId="34F01CE5" w:rsidR="00B21D29" w:rsidDel="0083581A" w:rsidRDefault="00B21D29" w:rsidP="0083581A">
            <w:pPr>
              <w:pStyle w:val="Bullets"/>
              <w:tabs>
                <w:tab w:val="clear" w:pos="360"/>
              </w:tabs>
              <w:ind w:left="643" w:hanging="360"/>
              <w:rPr>
                <w:del w:id="24" w:author="David Döbele" w:date="2023-06-13T19:11:00Z"/>
                <w:rFonts w:cs="Arial"/>
                <w:sz w:val="20"/>
                <w:szCs w:val="20"/>
              </w:rPr>
              <w:pPrChange w:id="25" w:author="David Döbele" w:date="2023-06-13T19:11:00Z">
                <w:pPr>
                  <w:pStyle w:val="Bullets"/>
                  <w:tabs>
                    <w:tab w:val="clear" w:pos="360"/>
                  </w:tabs>
                  <w:ind w:left="643" w:hanging="360"/>
                </w:pPr>
              </w:pPrChange>
            </w:pPr>
            <w:del w:id="26" w:author="David Döbele" w:date="2023-06-13T19:10:00Z">
              <w:r w:rsidDel="0083581A">
                <w:rPr>
                  <w:rFonts w:cs="Arial"/>
                  <w:sz w:val="20"/>
                  <w:szCs w:val="20"/>
                </w:rPr>
                <w:delText xml:space="preserve">Einblicke </w:delText>
              </w:r>
            </w:del>
            <w:ins w:id="27" w:author="David Döbele" w:date="2023-06-13T19:10:00Z">
              <w:r w:rsidR="0083581A">
                <w:rPr>
                  <w:rFonts w:cs="Arial"/>
                  <w:sz w:val="20"/>
                  <w:szCs w:val="20"/>
                </w:rPr>
                <w:t>Mitarbeit</w:t>
              </w:r>
              <w:r w:rsidR="0083581A">
                <w:rPr>
                  <w:rFonts w:cs="Arial"/>
                  <w:sz w:val="20"/>
                  <w:szCs w:val="20"/>
                </w:rPr>
                <w:t xml:space="preserve"> </w:t>
              </w:r>
            </w:ins>
            <w:del w:id="28" w:author="David Döbele" w:date="2023-06-13T19:10:00Z">
              <w:r w:rsidDel="0083581A">
                <w:rPr>
                  <w:rFonts w:cs="Arial"/>
                  <w:sz w:val="20"/>
                  <w:szCs w:val="20"/>
                </w:rPr>
                <w:delText>in die</w:delText>
              </w:r>
            </w:del>
            <w:ins w:id="29" w:author="David Döbele" w:date="2023-06-13T19:10:00Z">
              <w:r w:rsidR="0083581A">
                <w:rPr>
                  <w:rFonts w:cs="Arial"/>
                  <w:sz w:val="20"/>
                  <w:szCs w:val="20"/>
                </w:rPr>
                <w:t>bei der</w:t>
              </w:r>
            </w:ins>
            <w:r>
              <w:rPr>
                <w:rFonts w:cs="Arial"/>
                <w:sz w:val="20"/>
                <w:szCs w:val="20"/>
              </w:rPr>
              <w:t xml:space="preserve"> Beratung von Kunden bei der Implementierung von What3Words in die Logistik</w:t>
            </w:r>
          </w:p>
          <w:p w14:paraId="25ADB1D2" w14:textId="1A4A1A7F" w:rsidR="00B21D29" w:rsidRPr="00EF55FF" w:rsidRDefault="00B21D29" w:rsidP="0083581A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del w:id="30" w:author="David Döbele" w:date="2023-06-13T19:11:00Z">
              <w:r w:rsidRPr="00625486" w:rsidDel="0083581A">
                <w:rPr>
                  <w:rFonts w:cs="Arial"/>
                  <w:sz w:val="20"/>
                  <w:szCs w:val="20"/>
                </w:rPr>
                <w:delText xml:space="preserve">Programmierung </w:delText>
              </w:r>
              <w:r w:rsidDel="0083581A">
                <w:rPr>
                  <w:rFonts w:cs="Arial"/>
                  <w:sz w:val="20"/>
                  <w:szCs w:val="20"/>
                </w:rPr>
                <w:delText xml:space="preserve">eines Taschenrechners </w:delText>
              </w:r>
              <w:r w:rsidRPr="00625486" w:rsidDel="0083581A">
                <w:rPr>
                  <w:rFonts w:cs="Arial"/>
                  <w:sz w:val="20"/>
                  <w:szCs w:val="20"/>
                </w:rPr>
                <w:delText>mit</w:delText>
              </w:r>
              <w:r w:rsidDel="0083581A">
                <w:rPr>
                  <w:rFonts w:cs="Arial"/>
                  <w:sz w:val="20"/>
                  <w:szCs w:val="20"/>
                </w:rPr>
                <w:delText xml:space="preserve"> der Objektorientierten Programmiersprache</w:delText>
              </w:r>
              <w:r w:rsidRPr="00625486" w:rsidDel="0083581A">
                <w:rPr>
                  <w:rFonts w:cs="Arial"/>
                  <w:sz w:val="20"/>
                  <w:szCs w:val="20"/>
                </w:rPr>
                <w:delText xml:space="preserve"> C#</w:delText>
              </w:r>
            </w:del>
          </w:p>
        </w:tc>
      </w:tr>
      <w:tr w:rsidR="00B21D29" w:rsidRPr="00625486" w14:paraId="3B7FFC50" w14:textId="305FC148" w:rsidTr="00B21D29">
        <w:trPr>
          <w:trHeight w:hRule="exact" w:val="340"/>
        </w:trPr>
        <w:tc>
          <w:tcPr>
            <w:tcW w:w="5853" w:type="dxa"/>
            <w:gridSpan w:val="7"/>
            <w:vAlign w:val="bottom"/>
          </w:tcPr>
          <w:p w14:paraId="730FAD80" w14:textId="27669508" w:rsidR="00B21D29" w:rsidRPr="00B21D29" w:rsidRDefault="00B21D29" w:rsidP="00B21D29">
            <w:pPr>
              <w:pStyle w:val="Ort"/>
              <w:jc w:val="left"/>
              <w:rPr>
                <w:b/>
                <w:bCs/>
                <w:i w:val="0"/>
                <w:iCs/>
              </w:rPr>
            </w:pPr>
            <w:r w:rsidRPr="00B21D29">
              <w:rPr>
                <w:b/>
                <w:bCs/>
                <w:i w:val="0"/>
                <w:iCs/>
                <w:sz w:val="24"/>
                <w:szCs w:val="21"/>
              </w:rPr>
              <w:t>Jakob Stockschläder GmbH &amp; Co. KG</w:t>
            </w:r>
          </w:p>
        </w:tc>
        <w:tc>
          <w:tcPr>
            <w:tcW w:w="4779" w:type="dxa"/>
            <w:gridSpan w:val="8"/>
            <w:vAlign w:val="bottom"/>
          </w:tcPr>
          <w:p w14:paraId="6486C5B7" w14:textId="57A23D47" w:rsidR="00B21D29" w:rsidRPr="00B21D29" w:rsidRDefault="00B21D29" w:rsidP="00B21D29">
            <w:pPr>
              <w:pStyle w:val="Ort"/>
              <w:rPr>
                <w:iCs/>
              </w:rPr>
            </w:pPr>
            <w:r w:rsidRPr="00B21D29">
              <w:rPr>
                <w:sz w:val="24"/>
                <w:szCs w:val="21"/>
              </w:rPr>
              <w:t>Ochtendung</w:t>
            </w:r>
          </w:p>
        </w:tc>
      </w:tr>
      <w:tr w:rsidR="00B21D29" w:rsidRPr="004C40C8" w14:paraId="4804CD30" w14:textId="77777777" w:rsidTr="00B21D29">
        <w:trPr>
          <w:trHeight w:hRule="exact" w:val="227"/>
        </w:trPr>
        <w:tc>
          <w:tcPr>
            <w:tcW w:w="4210" w:type="dxa"/>
            <w:gridSpan w:val="2"/>
            <w:vAlign w:val="bottom"/>
          </w:tcPr>
          <w:p w14:paraId="37FF69CC" w14:textId="10144AD7" w:rsidR="00B21D29" w:rsidRPr="00625486" w:rsidRDefault="00B21D29" w:rsidP="00B21D29">
            <w:pPr>
              <w:pStyle w:val="Beschreibung"/>
            </w:pPr>
            <w:r>
              <w:rPr>
                <w:sz w:val="20"/>
                <w:szCs w:val="20"/>
              </w:rPr>
              <w:t>Praktikum/</w:t>
            </w:r>
            <w:r w:rsidRPr="00B21D29">
              <w:rPr>
                <w:sz w:val="20"/>
                <w:szCs w:val="20"/>
              </w:rPr>
              <w:t>Ferienjob</w:t>
            </w:r>
          </w:p>
        </w:tc>
        <w:tc>
          <w:tcPr>
            <w:tcW w:w="6422" w:type="dxa"/>
            <w:gridSpan w:val="13"/>
            <w:vAlign w:val="bottom"/>
          </w:tcPr>
          <w:p w14:paraId="5C8A7DB1" w14:textId="79C1A7A4" w:rsidR="00B21D29" w:rsidRPr="00B21D29" w:rsidRDefault="00B21D29" w:rsidP="00B21D29">
            <w:pPr>
              <w:jc w:val="right"/>
              <w:rPr>
                <w:rFonts w:ascii="Georgia" w:hAnsi="Georgia"/>
                <w:i/>
                <w:iCs/>
                <w:smallCaps/>
              </w:rPr>
            </w:pPr>
            <w:r w:rsidRPr="00B21D29">
              <w:rPr>
                <w:rFonts w:ascii="Georgia" w:hAnsi="Georgia"/>
                <w:sz w:val="20"/>
                <w:szCs w:val="20"/>
              </w:rPr>
              <w:t>08/2021 – 09/2021 &amp; 07/2022 – 09/2022</w:t>
            </w:r>
          </w:p>
        </w:tc>
      </w:tr>
      <w:tr w:rsidR="00B21D29" w:rsidRPr="004C40C8" w14:paraId="1BD4020B" w14:textId="77777777" w:rsidTr="00B21D29">
        <w:trPr>
          <w:trHeight w:val="13"/>
        </w:trPr>
        <w:tc>
          <w:tcPr>
            <w:tcW w:w="10632" w:type="dxa"/>
            <w:gridSpan w:val="15"/>
            <w:vAlign w:val="bottom"/>
          </w:tcPr>
          <w:p w14:paraId="72CC643C" w14:textId="2226B162" w:rsidR="00B21D29" w:rsidRPr="00625486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iCs w:val="0"/>
                <w:smallCap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Selbstständige Auftragsverhandlung und -abwicklung mit Händlern</w:t>
            </w:r>
          </w:p>
          <w:p w14:paraId="559A4EF5" w14:textId="004DF887" w:rsidR="00B21D29" w:rsidRPr="007428C4" w:rsidRDefault="00B21D29" w:rsidP="007428C4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 w:rsidRPr="00625486">
              <w:rPr>
                <w:rFonts w:cs="Arial"/>
                <w:sz w:val="20"/>
                <w:szCs w:val="20"/>
              </w:rPr>
              <w:t>Erstellung von Kommissionen</w:t>
            </w:r>
            <w:r>
              <w:rPr>
                <w:rFonts w:cs="Arial"/>
                <w:sz w:val="20"/>
                <w:szCs w:val="20"/>
              </w:rPr>
              <w:t xml:space="preserve"> und Kalkulation von Preisen für Kundenaufträge und Angebote</w:t>
            </w:r>
          </w:p>
        </w:tc>
      </w:tr>
      <w:tr w:rsidR="00B21D29" w:rsidRPr="00625486" w14:paraId="7EE7376B" w14:textId="21545C30" w:rsidTr="00B21D29">
        <w:trPr>
          <w:trHeight w:val="345"/>
        </w:trPr>
        <w:tc>
          <w:tcPr>
            <w:tcW w:w="5801" w:type="dxa"/>
            <w:gridSpan w:val="6"/>
            <w:vAlign w:val="bottom"/>
          </w:tcPr>
          <w:p w14:paraId="71A26AC7" w14:textId="13E11759" w:rsidR="00B21D29" w:rsidRPr="00B21D29" w:rsidRDefault="00B21D29" w:rsidP="00B21D29">
            <w:pPr>
              <w:pStyle w:val="Ort"/>
              <w:jc w:val="left"/>
              <w:rPr>
                <w:b/>
                <w:bCs/>
                <w:i w:val="0"/>
                <w:iCs/>
              </w:rPr>
            </w:pPr>
            <w:r w:rsidRPr="00B21D29">
              <w:rPr>
                <w:b/>
                <w:bCs/>
                <w:i w:val="0"/>
                <w:iCs/>
                <w:sz w:val="24"/>
                <w:szCs w:val="21"/>
              </w:rPr>
              <w:t>I&amp;M Baustoffhandel Bruchof GmbH &amp; Co. KG</w:t>
            </w:r>
          </w:p>
        </w:tc>
        <w:tc>
          <w:tcPr>
            <w:tcW w:w="4831" w:type="dxa"/>
            <w:gridSpan w:val="9"/>
            <w:vAlign w:val="bottom"/>
          </w:tcPr>
          <w:p w14:paraId="3C615AE1" w14:textId="24FD61AC" w:rsidR="00B21D29" w:rsidRPr="00B21D29" w:rsidRDefault="00B21D29" w:rsidP="00B21D29">
            <w:pPr>
              <w:pStyle w:val="Ort"/>
            </w:pPr>
            <w:r w:rsidRPr="00B21D29">
              <w:rPr>
                <w:sz w:val="24"/>
                <w:szCs w:val="21"/>
              </w:rPr>
              <w:t>Polch</w:t>
            </w:r>
          </w:p>
        </w:tc>
      </w:tr>
      <w:tr w:rsidR="00B21D29" w:rsidRPr="004C40C8" w14:paraId="1201D52C" w14:textId="1D994C21" w:rsidTr="00B21D29">
        <w:trPr>
          <w:trHeight w:hRule="exact" w:val="227"/>
        </w:trPr>
        <w:tc>
          <w:tcPr>
            <w:tcW w:w="5801" w:type="dxa"/>
            <w:gridSpan w:val="6"/>
            <w:vAlign w:val="bottom"/>
          </w:tcPr>
          <w:p w14:paraId="25E309F5" w14:textId="10D5C0F8" w:rsidR="00B21D29" w:rsidRPr="008C1498" w:rsidRDefault="00B21D29" w:rsidP="00B21D29">
            <w:pPr>
              <w:pStyle w:val="Beschreibung"/>
            </w:pPr>
            <w:r w:rsidRPr="00B21D29">
              <w:rPr>
                <w:sz w:val="20"/>
                <w:szCs w:val="20"/>
              </w:rPr>
              <w:t>Praktikum als Industriekaufmann</w:t>
            </w:r>
          </w:p>
        </w:tc>
        <w:tc>
          <w:tcPr>
            <w:tcW w:w="4831" w:type="dxa"/>
            <w:gridSpan w:val="9"/>
            <w:vAlign w:val="bottom"/>
          </w:tcPr>
          <w:p w14:paraId="1D0A43CA" w14:textId="4E2B9969" w:rsidR="00B21D29" w:rsidRPr="008C1498" w:rsidRDefault="00B21D29" w:rsidP="00B21D29">
            <w:pPr>
              <w:spacing w:after="0" w:line="240" w:lineRule="auto"/>
              <w:jc w:val="right"/>
              <w:rPr>
                <w:rFonts w:ascii="Georgia" w:hAnsi="Georgia" w:cs="Arial"/>
              </w:rPr>
            </w:pPr>
            <w:r w:rsidRPr="00625486">
              <w:rPr>
                <w:rFonts w:ascii="Georgia" w:hAnsi="Georgia" w:cs="Arial"/>
                <w:sz w:val="20"/>
                <w:szCs w:val="20"/>
              </w:rPr>
              <w:t xml:space="preserve">08/2020 – 07/2021 </w:t>
            </w:r>
          </w:p>
        </w:tc>
      </w:tr>
      <w:tr w:rsidR="00B21D29" w:rsidRPr="004C40C8" w14:paraId="513DA8F3" w14:textId="77777777" w:rsidTr="00B21D29">
        <w:trPr>
          <w:trHeight w:val="13"/>
        </w:trPr>
        <w:tc>
          <w:tcPr>
            <w:tcW w:w="10632" w:type="dxa"/>
            <w:gridSpan w:val="15"/>
            <w:vAlign w:val="bottom"/>
          </w:tcPr>
          <w:p w14:paraId="33672AEA" w14:textId="725B5481" w:rsidR="00B21D29" w:rsidRPr="00625486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 w:rsidRPr="00625486">
              <w:rPr>
                <w:rFonts w:cs="Arial"/>
                <w:sz w:val="20"/>
                <w:szCs w:val="20"/>
              </w:rPr>
              <w:t>Selbstständige Arbeit im Vertrieb</w:t>
            </w:r>
            <w:r>
              <w:rPr>
                <w:rFonts w:cs="Arial"/>
                <w:sz w:val="20"/>
                <w:szCs w:val="20"/>
              </w:rPr>
              <w:t xml:space="preserve"> und der</w:t>
            </w:r>
            <w:r w:rsidRPr="00625486">
              <w:rPr>
                <w:rFonts w:cs="Arial"/>
                <w:sz w:val="20"/>
                <w:szCs w:val="20"/>
              </w:rPr>
              <w:t xml:space="preserve"> Beratung sowohl telefonisch als auch vor Ort</w:t>
            </w:r>
          </w:p>
          <w:p w14:paraId="62A056FE" w14:textId="34C5D3F9" w:rsidR="00B21D29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Kalkulation von Preisen für Kundenaufträge und Angebote mithilfe der Gevis-Software</w:t>
            </w:r>
          </w:p>
          <w:p w14:paraId="1C64F8A1" w14:textId="2461BBB8" w:rsidR="00B21D29" w:rsidRPr="00625486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Über 100 Selbstständige Auftragsverhandlungen und -abwicklungen von bis zu 30.000 €</w:t>
            </w:r>
          </w:p>
          <w:p w14:paraId="075133D2" w14:textId="546B4787" w:rsidR="00B21D29" w:rsidRPr="00625486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Tägliche Arbeit</w:t>
            </w:r>
            <w:r w:rsidRPr="00625486">
              <w:rPr>
                <w:rFonts w:cs="Arial"/>
                <w:sz w:val="20"/>
                <w:szCs w:val="20"/>
              </w:rPr>
              <w:t xml:space="preserve"> mit Microsoft Office 365 und Gevis</w:t>
            </w:r>
          </w:p>
        </w:tc>
      </w:tr>
      <w:tr w:rsidR="00B21D29" w:rsidRPr="004C40C8" w14:paraId="72746D16" w14:textId="77777777" w:rsidTr="00B21D29">
        <w:trPr>
          <w:trHeight w:hRule="exact" w:val="397"/>
        </w:trPr>
        <w:tc>
          <w:tcPr>
            <w:tcW w:w="10632" w:type="dxa"/>
            <w:gridSpan w:val="15"/>
            <w:tcBorders>
              <w:bottom w:val="single" w:sz="4" w:space="0" w:color="auto"/>
            </w:tcBorders>
            <w:vAlign w:val="bottom"/>
          </w:tcPr>
          <w:p w14:paraId="45874BD1" w14:textId="3663474D" w:rsidR="00B21D29" w:rsidRPr="008C1498" w:rsidRDefault="00B21D29" w:rsidP="00B21D29">
            <w:pPr>
              <w:pStyle w:val="BERSCHRIFT"/>
              <w:jc w:val="center"/>
              <w:rPr>
                <w:rFonts w:cs="Arial"/>
                <w:i/>
                <w:sz w:val="22"/>
                <w:szCs w:val="22"/>
              </w:rPr>
            </w:pPr>
            <w:r w:rsidRPr="00F66750">
              <w:rPr>
                <w:rFonts w:cs="Arial"/>
              </w:rPr>
              <w:t>Extracurriculares Engagement</w:t>
            </w:r>
          </w:p>
        </w:tc>
      </w:tr>
      <w:tr w:rsidR="00B21D29" w:rsidRPr="004C40C8" w14:paraId="5A23FB41" w14:textId="74AABE54" w:rsidTr="00B21D29">
        <w:trPr>
          <w:trHeight w:hRule="exact" w:val="340"/>
        </w:trPr>
        <w:tc>
          <w:tcPr>
            <w:tcW w:w="7939" w:type="dxa"/>
            <w:gridSpan w:val="12"/>
            <w:tcBorders>
              <w:top w:val="single" w:sz="4" w:space="0" w:color="auto"/>
            </w:tcBorders>
            <w:vAlign w:val="bottom"/>
          </w:tcPr>
          <w:p w14:paraId="529C8841" w14:textId="2629976B" w:rsidR="00B21D29" w:rsidRPr="00B21D29" w:rsidRDefault="00B21D29" w:rsidP="00B21D29">
            <w:pPr>
              <w:pStyle w:val="Ort"/>
              <w:jc w:val="left"/>
              <w:rPr>
                <w:b/>
                <w:bCs/>
                <w:i w:val="0"/>
                <w:iCs/>
              </w:rPr>
            </w:pPr>
            <w:r w:rsidRPr="00B21D29">
              <w:rPr>
                <w:b/>
                <w:bCs/>
                <w:i w:val="0"/>
                <w:iCs/>
                <w:sz w:val="24"/>
                <w:szCs w:val="21"/>
              </w:rPr>
              <w:t>Exzellenz Start-up Center Gateway – Universität zu Köln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</w:tcBorders>
            <w:vAlign w:val="bottom"/>
          </w:tcPr>
          <w:p w14:paraId="55549E37" w14:textId="1011BEC5" w:rsidR="00B21D29" w:rsidRPr="00B21D29" w:rsidRDefault="00B21D29" w:rsidP="00B21D29">
            <w:pPr>
              <w:pStyle w:val="Ort"/>
            </w:pPr>
            <w:r w:rsidRPr="00B21D29">
              <w:rPr>
                <w:sz w:val="24"/>
                <w:szCs w:val="20"/>
              </w:rPr>
              <w:t>Köln</w:t>
            </w:r>
          </w:p>
        </w:tc>
      </w:tr>
      <w:tr w:rsidR="00B21D29" w:rsidRPr="004C40C8" w14:paraId="61744822" w14:textId="6B791CB7" w:rsidTr="00B21D29">
        <w:trPr>
          <w:trHeight w:hRule="exact" w:val="227"/>
        </w:trPr>
        <w:tc>
          <w:tcPr>
            <w:tcW w:w="6149" w:type="dxa"/>
            <w:gridSpan w:val="8"/>
            <w:vAlign w:val="bottom"/>
          </w:tcPr>
          <w:p w14:paraId="660ED0FC" w14:textId="3D126F64" w:rsidR="00B21D29" w:rsidRPr="00625486" w:rsidRDefault="00B21D29" w:rsidP="00B21D29">
            <w:pPr>
              <w:pStyle w:val="Beschreibung"/>
            </w:pPr>
            <w:r w:rsidRPr="00B21D29">
              <w:rPr>
                <w:sz w:val="20"/>
                <w:szCs w:val="20"/>
              </w:rPr>
              <w:t xml:space="preserve">Leitung </w:t>
            </w:r>
            <w:r>
              <w:rPr>
                <w:sz w:val="20"/>
                <w:szCs w:val="20"/>
              </w:rPr>
              <w:t xml:space="preserve">und </w:t>
            </w:r>
            <w:r w:rsidRPr="00B21D29">
              <w:rPr>
                <w:sz w:val="20"/>
                <w:szCs w:val="20"/>
              </w:rPr>
              <w:t>Gründung eines Start-ups für nachhaltige Dämmstoffe</w:t>
            </w:r>
          </w:p>
        </w:tc>
        <w:tc>
          <w:tcPr>
            <w:tcW w:w="4483" w:type="dxa"/>
            <w:gridSpan w:val="7"/>
            <w:vAlign w:val="bottom"/>
          </w:tcPr>
          <w:p w14:paraId="204F861A" w14:textId="0D301E6A" w:rsidR="00B21D29" w:rsidRPr="00B21D29" w:rsidRDefault="00B21D29" w:rsidP="00B21D29">
            <w:pPr>
              <w:jc w:val="right"/>
              <w:rPr>
                <w:rFonts w:ascii="Georgia" w:hAnsi="Georgia"/>
                <w:sz w:val="20"/>
                <w:szCs w:val="20"/>
              </w:rPr>
            </w:pPr>
            <w:r w:rsidRPr="00B21D29">
              <w:rPr>
                <w:rFonts w:ascii="Georgia" w:hAnsi="Georgia"/>
                <w:sz w:val="20"/>
                <w:szCs w:val="20"/>
              </w:rPr>
              <w:t>03/2023 – heute</w:t>
            </w:r>
          </w:p>
        </w:tc>
      </w:tr>
      <w:tr w:rsidR="00B21D29" w:rsidRPr="004C40C8" w14:paraId="63D98BEB" w14:textId="77777777" w:rsidTr="00B21D29">
        <w:trPr>
          <w:trHeight w:val="340"/>
        </w:trPr>
        <w:tc>
          <w:tcPr>
            <w:tcW w:w="10632" w:type="dxa"/>
            <w:gridSpan w:val="15"/>
            <w:vAlign w:val="bottom"/>
          </w:tcPr>
          <w:p w14:paraId="47D7B0F3" w14:textId="38AC28F4" w:rsidR="00B21D29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 w:rsidRPr="00B21D29">
              <w:rPr>
                <w:rFonts w:cs="Arial"/>
                <w:sz w:val="20"/>
                <w:szCs w:val="20"/>
              </w:rPr>
              <w:t>Unterstützung durch einen Inkubator</w:t>
            </w:r>
          </w:p>
          <w:p w14:paraId="0D73DAAB" w14:textId="1EE16475" w:rsidR="00B21D29" w:rsidRPr="00B21D29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 w:rsidRPr="00B21D29">
              <w:rPr>
                <w:rFonts w:cs="Arial"/>
                <w:sz w:val="20"/>
                <w:szCs w:val="20"/>
              </w:rPr>
              <w:t>Teilnahmen an Business Development</w:t>
            </w:r>
            <w:r>
              <w:rPr>
                <w:rFonts w:cs="Arial"/>
                <w:sz w:val="20"/>
                <w:szCs w:val="20"/>
              </w:rPr>
              <w:t>-</w:t>
            </w:r>
            <w:r w:rsidRPr="00B21D29">
              <w:rPr>
                <w:rFonts w:cs="Arial"/>
                <w:sz w:val="20"/>
                <w:szCs w:val="20"/>
              </w:rPr>
              <w:t>Workshops, die sich insbesondere mit Themen wie Marktforschung, strategischer Planung und din Faktoren, welche zum Erfolg oder Misserfolg von Start-ups führen, beschäftigen</w:t>
            </w:r>
          </w:p>
          <w:p w14:paraId="2447717D" w14:textId="4DAAE0B2" w:rsidR="00B21D29" w:rsidRPr="00B21D29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 w:rsidRPr="00B21D29">
              <w:rPr>
                <w:rFonts w:cs="Arial"/>
                <w:sz w:val="20"/>
                <w:szCs w:val="20"/>
              </w:rPr>
              <w:t>Networking mit anderen Start-ups durch Austausch mit Gründer*innen und Unternehmen</w:t>
            </w:r>
          </w:p>
        </w:tc>
      </w:tr>
      <w:tr w:rsidR="00B21D29" w:rsidRPr="004C40C8" w14:paraId="3E97B2FD" w14:textId="4118CA84" w:rsidTr="00B21D29">
        <w:trPr>
          <w:trHeight w:hRule="exact" w:val="340"/>
        </w:trPr>
        <w:tc>
          <w:tcPr>
            <w:tcW w:w="4742" w:type="dxa"/>
            <w:gridSpan w:val="4"/>
            <w:vAlign w:val="bottom"/>
          </w:tcPr>
          <w:p w14:paraId="1BA907AA" w14:textId="36A443B2" w:rsidR="00B21D29" w:rsidRPr="00B21D29" w:rsidRDefault="00B21D29" w:rsidP="00B21D29">
            <w:pPr>
              <w:pStyle w:val="Ort"/>
              <w:jc w:val="left"/>
              <w:rPr>
                <w:b/>
                <w:bCs/>
                <w:i w:val="0"/>
                <w:iCs/>
                <w:sz w:val="24"/>
                <w:szCs w:val="21"/>
              </w:rPr>
            </w:pPr>
            <w:r w:rsidRPr="00B21D29">
              <w:rPr>
                <w:b/>
                <w:bCs/>
                <w:i w:val="0"/>
                <w:iCs/>
                <w:sz w:val="24"/>
                <w:szCs w:val="21"/>
              </w:rPr>
              <w:t>Enactus Köln – Universität zu Köln</w:t>
            </w:r>
          </w:p>
        </w:tc>
        <w:tc>
          <w:tcPr>
            <w:tcW w:w="5890" w:type="dxa"/>
            <w:gridSpan w:val="11"/>
            <w:vAlign w:val="bottom"/>
          </w:tcPr>
          <w:p w14:paraId="6F1E067D" w14:textId="1D27FE59" w:rsidR="00B21D29" w:rsidRPr="00B21D29" w:rsidRDefault="00B21D29" w:rsidP="00B21D29">
            <w:pPr>
              <w:pStyle w:val="Ort"/>
              <w:rPr>
                <w:rFonts w:cs="Arial"/>
                <w:iCs/>
              </w:rPr>
            </w:pPr>
            <w:r w:rsidRPr="00B21D29">
              <w:rPr>
                <w:rFonts w:cs="Arial"/>
                <w:sz w:val="24"/>
                <w:szCs w:val="21"/>
              </w:rPr>
              <w:t>Köln</w:t>
            </w:r>
          </w:p>
        </w:tc>
      </w:tr>
      <w:tr w:rsidR="00B21D29" w:rsidRPr="004C40C8" w14:paraId="59A8C694" w14:textId="566F9CCF" w:rsidTr="00B21D29">
        <w:trPr>
          <w:trHeight w:hRule="exact" w:val="227"/>
        </w:trPr>
        <w:tc>
          <w:tcPr>
            <w:tcW w:w="8506" w:type="dxa"/>
            <w:gridSpan w:val="14"/>
            <w:vAlign w:val="bottom"/>
          </w:tcPr>
          <w:p w14:paraId="777B8BA2" w14:textId="10564208" w:rsidR="00B21D29" w:rsidRPr="00B21D29" w:rsidRDefault="00B21D29" w:rsidP="00B21D29">
            <w:pPr>
              <w:pStyle w:val="Beschreibung"/>
            </w:pPr>
            <w:r>
              <w:rPr>
                <w:sz w:val="20"/>
                <w:szCs w:val="20"/>
              </w:rPr>
              <w:t>Weltweit größtes Gründer Netzwerk für soziale Unternehmen</w:t>
            </w:r>
          </w:p>
        </w:tc>
        <w:tc>
          <w:tcPr>
            <w:tcW w:w="2126" w:type="dxa"/>
            <w:vAlign w:val="bottom"/>
          </w:tcPr>
          <w:p w14:paraId="12DF9D2D" w14:textId="6362E3F6" w:rsidR="00B21D29" w:rsidRPr="00B21D29" w:rsidRDefault="00B21D29" w:rsidP="00B21D29">
            <w:pPr>
              <w:jc w:val="right"/>
              <w:rPr>
                <w:rFonts w:ascii="Georgia" w:hAnsi="Georgia"/>
              </w:rPr>
            </w:pPr>
            <w:r w:rsidRPr="00B21D29">
              <w:rPr>
                <w:rFonts w:ascii="Georgia" w:hAnsi="Georgia"/>
                <w:sz w:val="20"/>
                <w:szCs w:val="20"/>
              </w:rPr>
              <w:t>12/2022 – heute</w:t>
            </w:r>
          </w:p>
        </w:tc>
      </w:tr>
      <w:tr w:rsidR="00B21D29" w:rsidRPr="004C40C8" w14:paraId="2333D93C" w14:textId="77777777" w:rsidTr="00B21D29">
        <w:trPr>
          <w:trHeight w:val="13"/>
        </w:trPr>
        <w:tc>
          <w:tcPr>
            <w:tcW w:w="10632" w:type="dxa"/>
            <w:gridSpan w:val="15"/>
            <w:vAlign w:val="bottom"/>
          </w:tcPr>
          <w:p w14:paraId="09FCAE1D" w14:textId="32A3DD09" w:rsidR="00B21D29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Teilnahme an einem </w:t>
            </w:r>
            <w:r w:rsidRPr="0054459E">
              <w:rPr>
                <w:rFonts w:cs="Arial"/>
                <w:sz w:val="20"/>
                <w:szCs w:val="20"/>
                <w:lang w:val="en-US"/>
              </w:rPr>
              <w:t>Sustainability Workshop</w:t>
            </w:r>
            <w:r>
              <w:rPr>
                <w:rFonts w:cs="Arial"/>
                <w:sz w:val="20"/>
                <w:szCs w:val="20"/>
                <w:lang w:val="en-US"/>
              </w:rPr>
              <w:t>/Case Study</w:t>
            </w:r>
            <w:r w:rsidRPr="0054459E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bei der </w:t>
            </w:r>
            <w:r w:rsidRPr="0054459E">
              <w:rPr>
                <w:rFonts w:cs="Arial"/>
                <w:sz w:val="20"/>
                <w:szCs w:val="20"/>
                <w:lang w:val="en-US"/>
              </w:rPr>
              <w:t>Boston Consulting Group (BCG)</w:t>
            </w:r>
          </w:p>
          <w:p w14:paraId="567D3EF1" w14:textId="7E6640BD" w:rsidR="00B21D29" w:rsidRPr="0054459E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 w:rsidRPr="0054459E">
              <w:rPr>
                <w:rFonts w:cs="Arial"/>
                <w:sz w:val="20"/>
                <w:szCs w:val="20"/>
              </w:rPr>
              <w:t>Entwicklung eines Finanz- und Businessplans</w:t>
            </w:r>
            <w:r>
              <w:rPr>
                <w:rFonts w:cs="Arial"/>
                <w:sz w:val="20"/>
                <w:szCs w:val="20"/>
              </w:rPr>
              <w:t xml:space="preserve"> und Analyse des Dämmstoffmarktes</w:t>
            </w:r>
          </w:p>
          <w:p w14:paraId="1DE493F2" w14:textId="77777777" w:rsidR="00B21D29" w:rsidRPr="0054459E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 w:rsidRPr="0054459E">
              <w:rPr>
                <w:rFonts w:cs="Arial"/>
                <w:sz w:val="20"/>
                <w:szCs w:val="20"/>
              </w:rPr>
              <w:t>Erstellung von PowerPoint Präsentationen und abschließender Pitch am 19.01.2023</w:t>
            </w:r>
          </w:p>
          <w:p w14:paraId="2B4E49FE" w14:textId="17A3E560" w:rsidR="00B21D29" w:rsidRPr="00FD1966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 w:rsidRPr="0054459E">
              <w:rPr>
                <w:rFonts w:cs="Arial"/>
                <w:sz w:val="20"/>
                <w:szCs w:val="20"/>
              </w:rPr>
              <w:t xml:space="preserve">Recruiting zur Gewinnung neuer </w:t>
            </w:r>
            <w:r>
              <w:rPr>
                <w:rFonts w:cs="Arial"/>
                <w:sz w:val="20"/>
                <w:szCs w:val="20"/>
              </w:rPr>
              <w:t>Enactus Mitglieder durch Vorlesungsbesuche in der Universität</w:t>
            </w:r>
          </w:p>
          <w:tbl>
            <w:tblPr>
              <w:tblStyle w:val="Tabellenraster"/>
              <w:tblW w:w="1063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228"/>
              <w:gridCol w:w="3404"/>
            </w:tblGrid>
            <w:tr w:rsidR="00B21D29" w:rsidRPr="008C1498" w14:paraId="127DF954" w14:textId="77777777" w:rsidTr="00B21D29">
              <w:trPr>
                <w:trHeight w:hRule="exact" w:val="340"/>
              </w:trPr>
              <w:tc>
                <w:tcPr>
                  <w:tcW w:w="7228" w:type="dxa"/>
                  <w:vAlign w:val="bottom"/>
                </w:tcPr>
                <w:p w14:paraId="039F1B0D" w14:textId="77777777" w:rsidR="00B21D29" w:rsidRPr="00B21D29" w:rsidRDefault="00B21D29" w:rsidP="00B21D29">
                  <w:pPr>
                    <w:pStyle w:val="Ort"/>
                    <w:jc w:val="left"/>
                    <w:rPr>
                      <w:b/>
                      <w:bCs/>
                      <w:i w:val="0"/>
                      <w:iCs/>
                    </w:rPr>
                  </w:pPr>
                  <w:r w:rsidRPr="00B21D29">
                    <w:rPr>
                      <w:b/>
                      <w:bCs/>
                      <w:i w:val="0"/>
                      <w:iCs/>
                      <w:sz w:val="24"/>
                      <w:szCs w:val="21"/>
                    </w:rPr>
                    <w:t>1. FSV Mainz 05</w:t>
                  </w:r>
                </w:p>
              </w:tc>
              <w:tc>
                <w:tcPr>
                  <w:tcW w:w="3404" w:type="dxa"/>
                  <w:vAlign w:val="bottom"/>
                </w:tcPr>
                <w:p w14:paraId="09DD8683" w14:textId="12276313" w:rsidR="00B21D29" w:rsidRPr="008C1498" w:rsidRDefault="00B21D29" w:rsidP="00B21D29">
                  <w:pPr>
                    <w:pStyle w:val="Ort"/>
                    <w:rPr>
                      <w:rFonts w:cs="Arial"/>
                      <w:sz w:val="22"/>
                    </w:rPr>
                  </w:pPr>
                  <w:r w:rsidRPr="00625486">
                    <w:rPr>
                      <w:rFonts w:cs="Arial"/>
                      <w:sz w:val="24"/>
                      <w:szCs w:val="24"/>
                    </w:rPr>
                    <w:t>Mainz</w:t>
                  </w:r>
                </w:p>
              </w:tc>
            </w:tr>
            <w:tr w:rsidR="00B21D29" w:rsidRPr="00625486" w14:paraId="4B4AD892" w14:textId="77777777" w:rsidTr="00B21D29">
              <w:trPr>
                <w:trHeight w:hRule="exact" w:val="227"/>
              </w:trPr>
              <w:tc>
                <w:tcPr>
                  <w:tcW w:w="7228" w:type="dxa"/>
                  <w:vAlign w:val="bottom"/>
                </w:tcPr>
                <w:p w14:paraId="05D2C5AA" w14:textId="2EDC98EC" w:rsidR="00B21D29" w:rsidRPr="00625486" w:rsidRDefault="00B21D29" w:rsidP="00B21D29">
                  <w:pPr>
                    <w:pStyle w:val="Beschreibung"/>
                    <w:rPr>
                      <w:rFonts w:cs="Arial"/>
                      <w:b/>
                      <w:smallCaps/>
                      <w:sz w:val="20"/>
                      <w:szCs w:val="20"/>
                    </w:rPr>
                  </w:pPr>
                  <w:r>
                    <w:rPr>
                      <w:rFonts w:cs="Arial"/>
                      <w:sz w:val="20"/>
                      <w:szCs w:val="20"/>
                    </w:rPr>
                    <w:t xml:space="preserve">Teilnahme an einem </w:t>
                  </w:r>
                  <w:r w:rsidRPr="00625486">
                    <w:rPr>
                      <w:rFonts w:cs="Arial"/>
                      <w:sz w:val="20"/>
                      <w:szCs w:val="20"/>
                    </w:rPr>
                    <w:t>Pro</w:t>
                  </w:r>
                  <w:r>
                    <w:rPr>
                      <w:rFonts w:cs="Arial"/>
                      <w:sz w:val="20"/>
                      <w:szCs w:val="20"/>
                    </w:rPr>
                    <w:t>jekt</w:t>
                  </w:r>
                  <w:r w:rsidRPr="00625486">
                    <w:rPr>
                      <w:rFonts w:cs="Arial"/>
                      <w:sz w:val="20"/>
                      <w:szCs w:val="20"/>
                    </w:rPr>
                    <w:t xml:space="preserve"> zum Thema Nachhaltigkeit für den Verein </w:t>
                  </w:r>
                </w:p>
              </w:tc>
              <w:tc>
                <w:tcPr>
                  <w:tcW w:w="3404" w:type="dxa"/>
                  <w:vAlign w:val="bottom"/>
                </w:tcPr>
                <w:p w14:paraId="01F5BC70" w14:textId="402E688C" w:rsidR="00B21D29" w:rsidRPr="00625486" w:rsidRDefault="00B21D29" w:rsidP="00B21D29">
                  <w:pPr>
                    <w:spacing w:after="0" w:line="240" w:lineRule="auto"/>
                    <w:jc w:val="right"/>
                    <w:rPr>
                      <w:rFonts w:ascii="Georgia" w:hAnsi="Georgia" w:cs="Arial"/>
                      <w:sz w:val="20"/>
                      <w:szCs w:val="20"/>
                    </w:rPr>
                  </w:pPr>
                  <w:r w:rsidRPr="00625486">
                    <w:rPr>
                      <w:rFonts w:ascii="Georgia" w:hAnsi="Georgia" w:cs="Arial"/>
                      <w:sz w:val="20"/>
                      <w:szCs w:val="20"/>
                    </w:rPr>
                    <w:t>02/2022 – 05/2022</w:t>
                  </w:r>
                </w:p>
              </w:tc>
            </w:tr>
          </w:tbl>
          <w:p w14:paraId="7883F884" w14:textId="6D8F6B78" w:rsidR="00B21D29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 w:rsidRPr="00625486">
              <w:rPr>
                <w:rFonts w:cs="Arial"/>
                <w:sz w:val="20"/>
                <w:szCs w:val="20"/>
              </w:rPr>
              <w:t xml:space="preserve">Beratung zum Thema Öffentlichkeitsarbeit </w:t>
            </w:r>
            <w:r>
              <w:rPr>
                <w:rFonts w:cs="Arial"/>
                <w:sz w:val="20"/>
                <w:szCs w:val="20"/>
              </w:rPr>
              <w:t>und Erarbeitung eines Nachhaltigkeitskonzepts</w:t>
            </w:r>
          </w:p>
          <w:p w14:paraId="321ADB2C" w14:textId="624A2A15" w:rsidR="00B21D29" w:rsidRPr="00EF55FF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Fokussierung auf die Implementierung neuer Technologien, nach Vorstellung der Zwischenergebnisse</w:t>
            </w:r>
          </w:p>
          <w:p w14:paraId="79AA62C1" w14:textId="1BA49C18" w:rsidR="00B21D29" w:rsidRPr="00EF55FF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Recherche über Technologien für nachhaltige Stromerzeugung und Erstellung einer PowerPoint-Präsentation</w:t>
            </w:r>
          </w:p>
          <w:p w14:paraId="035D0921" w14:textId="76B58557" w:rsidR="00B21D29" w:rsidRPr="008C1498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</w:rPr>
            </w:pPr>
            <w:r w:rsidRPr="00625486">
              <w:rPr>
                <w:rFonts w:cs="Arial"/>
                <w:sz w:val="20"/>
                <w:szCs w:val="20"/>
              </w:rPr>
              <w:t>Abschließende Präsentation der Ergebnisse</w:t>
            </w:r>
            <w:r>
              <w:rPr>
                <w:rFonts w:cs="Arial"/>
                <w:sz w:val="20"/>
                <w:szCs w:val="20"/>
              </w:rPr>
              <w:t xml:space="preserve"> für das Top-Management</w:t>
            </w:r>
          </w:p>
        </w:tc>
      </w:tr>
      <w:tr w:rsidR="00B21D29" w:rsidRPr="004C40C8" w14:paraId="72E2B949" w14:textId="3C8D96D2" w:rsidTr="00B21D29">
        <w:trPr>
          <w:trHeight w:hRule="exact" w:val="340"/>
        </w:trPr>
        <w:tc>
          <w:tcPr>
            <w:tcW w:w="4659" w:type="dxa"/>
            <w:gridSpan w:val="3"/>
            <w:vAlign w:val="bottom"/>
          </w:tcPr>
          <w:p w14:paraId="7C375C74" w14:textId="22B0E2CE" w:rsidR="00B21D29" w:rsidRPr="00B21D29" w:rsidRDefault="00B21D29" w:rsidP="00B21D29">
            <w:pPr>
              <w:pStyle w:val="Ort"/>
              <w:jc w:val="left"/>
              <w:rPr>
                <w:b/>
                <w:bCs/>
                <w:i w:val="0"/>
                <w:iCs/>
                <w:sz w:val="22"/>
              </w:rPr>
            </w:pPr>
            <w:r w:rsidRPr="00B21D29">
              <w:rPr>
                <w:b/>
                <w:bCs/>
                <w:i w:val="0"/>
                <w:iCs/>
                <w:sz w:val="24"/>
                <w:szCs w:val="21"/>
              </w:rPr>
              <w:t>Abelia (Franchise Pflegedienst)</w:t>
            </w:r>
          </w:p>
        </w:tc>
        <w:tc>
          <w:tcPr>
            <w:tcW w:w="5973" w:type="dxa"/>
            <w:gridSpan w:val="12"/>
            <w:vAlign w:val="bottom"/>
          </w:tcPr>
          <w:p w14:paraId="1EDFCF62" w14:textId="205ED9F0" w:rsidR="00B21D29" w:rsidRPr="00B21D29" w:rsidRDefault="00B21D29" w:rsidP="00B21D29">
            <w:pPr>
              <w:pStyle w:val="Ort"/>
              <w:rPr>
                <w:rFonts w:cs="Arial"/>
                <w:i w:val="0"/>
                <w:iCs/>
                <w:sz w:val="22"/>
              </w:rPr>
            </w:pPr>
            <w:r w:rsidRPr="00625486">
              <w:rPr>
                <w:rFonts w:cs="Arial"/>
                <w:sz w:val="24"/>
                <w:szCs w:val="24"/>
              </w:rPr>
              <w:t>Kobern-Gondorf</w:t>
            </w:r>
          </w:p>
        </w:tc>
      </w:tr>
      <w:tr w:rsidR="00B21D29" w:rsidRPr="004C40C8" w14:paraId="3623AE12" w14:textId="52DD023B" w:rsidTr="00B21D29">
        <w:trPr>
          <w:trHeight w:hRule="exact" w:val="227"/>
        </w:trPr>
        <w:tc>
          <w:tcPr>
            <w:tcW w:w="7341" w:type="dxa"/>
            <w:gridSpan w:val="11"/>
            <w:vAlign w:val="bottom"/>
          </w:tcPr>
          <w:p w14:paraId="1CA30C83" w14:textId="245D32E8" w:rsidR="00B21D29" w:rsidRPr="00B21D29" w:rsidRDefault="00B21D29" w:rsidP="00B21D29">
            <w:pPr>
              <w:pStyle w:val="Beschreibung"/>
              <w:rPr>
                <w:sz w:val="21"/>
                <w:szCs w:val="21"/>
              </w:rPr>
            </w:pPr>
            <w:r w:rsidRPr="00B21D29">
              <w:rPr>
                <w:sz w:val="20"/>
                <w:szCs w:val="20"/>
              </w:rPr>
              <w:t>Teilnahme an einem Projekt zum Thema Kunden und Mitarbeitergewinnung</w:t>
            </w:r>
          </w:p>
        </w:tc>
        <w:tc>
          <w:tcPr>
            <w:tcW w:w="3291" w:type="dxa"/>
            <w:gridSpan w:val="4"/>
            <w:vAlign w:val="bottom"/>
          </w:tcPr>
          <w:p w14:paraId="03AB7DB5" w14:textId="137F6A08" w:rsidR="00B21D29" w:rsidRPr="00B21D29" w:rsidRDefault="00B21D29" w:rsidP="00B21D29">
            <w:pPr>
              <w:jc w:val="right"/>
              <w:rPr>
                <w:rFonts w:ascii="Georgia" w:hAnsi="Georgia"/>
                <w:sz w:val="21"/>
                <w:szCs w:val="21"/>
              </w:rPr>
            </w:pPr>
            <w:r w:rsidRPr="00B21D29">
              <w:rPr>
                <w:rFonts w:ascii="Georgia" w:hAnsi="Georgia"/>
                <w:sz w:val="20"/>
                <w:szCs w:val="20"/>
              </w:rPr>
              <w:t>09/2021 – 02/2022</w:t>
            </w:r>
          </w:p>
        </w:tc>
      </w:tr>
      <w:tr w:rsidR="00B21D29" w:rsidRPr="00A579A9" w14:paraId="69340DD1" w14:textId="77777777" w:rsidTr="00B21D29">
        <w:trPr>
          <w:trHeight w:val="291"/>
        </w:trPr>
        <w:tc>
          <w:tcPr>
            <w:tcW w:w="10632" w:type="dxa"/>
            <w:gridSpan w:val="15"/>
            <w:vAlign w:val="bottom"/>
          </w:tcPr>
          <w:p w14:paraId="11D9B006" w14:textId="528A1E96" w:rsidR="00B21D29" w:rsidRPr="00625486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Erstellung</w:t>
            </w:r>
            <w:r w:rsidRPr="00625486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 xml:space="preserve">und Vorstellung </w:t>
            </w:r>
            <w:r w:rsidRPr="00625486">
              <w:rPr>
                <w:rFonts w:cs="Arial"/>
                <w:sz w:val="20"/>
                <w:szCs w:val="20"/>
              </w:rPr>
              <w:t>eines Slogans und eines Logos</w:t>
            </w:r>
          </w:p>
          <w:p w14:paraId="67429498" w14:textId="77777777" w:rsidR="00B21D29" w:rsidRPr="00625486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 w:rsidRPr="00625486">
              <w:rPr>
                <w:rFonts w:cs="Arial"/>
                <w:sz w:val="20"/>
                <w:szCs w:val="20"/>
              </w:rPr>
              <w:t>Beratung und Einbringen von Ideen, um neue Kunden und Mitarbeiter zu akquirieren</w:t>
            </w:r>
          </w:p>
          <w:p w14:paraId="004B70D3" w14:textId="7EC30FDA" w:rsidR="00B21D29" w:rsidRPr="00625486" w:rsidRDefault="00B21D29" w:rsidP="00B21D29">
            <w:pPr>
              <w:pStyle w:val="Bullets"/>
              <w:tabs>
                <w:tab w:val="clear" w:pos="360"/>
              </w:tabs>
              <w:ind w:left="643" w:hanging="360"/>
              <w:rPr>
                <w:rFonts w:cs="Arial"/>
                <w:sz w:val="20"/>
                <w:szCs w:val="20"/>
              </w:rPr>
            </w:pPr>
            <w:r w:rsidRPr="00625486">
              <w:rPr>
                <w:rFonts w:cs="Arial"/>
                <w:sz w:val="20"/>
                <w:szCs w:val="20"/>
              </w:rPr>
              <w:t xml:space="preserve">Erstellung </w:t>
            </w:r>
            <w:r>
              <w:rPr>
                <w:rFonts w:cs="Arial"/>
                <w:sz w:val="20"/>
                <w:szCs w:val="20"/>
              </w:rPr>
              <w:t xml:space="preserve">und Vorstellung </w:t>
            </w:r>
            <w:r w:rsidRPr="00625486">
              <w:rPr>
                <w:rFonts w:cs="Arial"/>
                <w:sz w:val="20"/>
                <w:szCs w:val="20"/>
              </w:rPr>
              <w:t>einer Abschluss-Präsentation für das Top-Management</w:t>
            </w:r>
          </w:p>
        </w:tc>
      </w:tr>
      <w:tr w:rsidR="00B21D29" w:rsidRPr="004C40C8" w14:paraId="43C42B1D" w14:textId="77777777" w:rsidTr="00B21D29">
        <w:trPr>
          <w:trHeight w:hRule="exact" w:val="397"/>
        </w:trPr>
        <w:tc>
          <w:tcPr>
            <w:tcW w:w="10632" w:type="dxa"/>
            <w:gridSpan w:val="15"/>
            <w:tcBorders>
              <w:bottom w:val="single" w:sz="4" w:space="0" w:color="auto"/>
            </w:tcBorders>
            <w:vAlign w:val="bottom"/>
          </w:tcPr>
          <w:p w14:paraId="0D02E97D" w14:textId="77777777" w:rsidR="00B21D29" w:rsidRPr="008C1498" w:rsidRDefault="00B21D29" w:rsidP="00B21D29">
            <w:pPr>
              <w:spacing w:after="0" w:line="240" w:lineRule="auto"/>
              <w:jc w:val="center"/>
              <w:rPr>
                <w:rFonts w:ascii="Georgia" w:hAnsi="Georgia" w:cs="Arial"/>
                <w:b/>
                <w:smallCaps/>
              </w:rPr>
            </w:pPr>
            <w:r w:rsidRPr="008C1498">
              <w:rPr>
                <w:rFonts w:ascii="Georgia" w:hAnsi="Georgia" w:cs="Arial"/>
                <w:b/>
                <w:smallCaps/>
                <w:sz w:val="32"/>
                <w:szCs w:val="32"/>
              </w:rPr>
              <w:t>Fähigkeiten &amp; Interessen</w:t>
            </w:r>
          </w:p>
        </w:tc>
      </w:tr>
      <w:tr w:rsidR="00B21D29" w:rsidRPr="004C40C8" w14:paraId="1C17FB36" w14:textId="1F08CAAB" w:rsidTr="00B21D29">
        <w:trPr>
          <w:trHeight w:hRule="exact" w:val="284"/>
        </w:trPr>
        <w:tc>
          <w:tcPr>
            <w:tcW w:w="2112" w:type="dxa"/>
            <w:tcBorders>
              <w:top w:val="single" w:sz="4" w:space="0" w:color="auto"/>
            </w:tcBorders>
            <w:vAlign w:val="bottom"/>
          </w:tcPr>
          <w:p w14:paraId="57B6D50B" w14:textId="30209BA9" w:rsidR="00B21D29" w:rsidRPr="00625486" w:rsidRDefault="00B21D29" w:rsidP="00B21D29">
            <w:pPr>
              <w:spacing w:after="0" w:line="240" w:lineRule="auto"/>
              <w:rPr>
                <w:rFonts w:ascii="Georgia" w:hAnsi="Georgia" w:cs="Arial"/>
                <w:sz w:val="20"/>
                <w:szCs w:val="20"/>
              </w:rPr>
            </w:pPr>
            <w:r w:rsidRPr="00625486">
              <w:rPr>
                <w:rFonts w:ascii="Georgia" w:hAnsi="Georgia" w:cs="Arial"/>
                <w:sz w:val="20"/>
                <w:szCs w:val="20"/>
              </w:rPr>
              <w:t>Sprachen:</w:t>
            </w:r>
          </w:p>
        </w:tc>
        <w:tc>
          <w:tcPr>
            <w:tcW w:w="8520" w:type="dxa"/>
            <w:gridSpan w:val="14"/>
            <w:tcBorders>
              <w:top w:val="single" w:sz="4" w:space="0" w:color="auto"/>
            </w:tcBorders>
            <w:vAlign w:val="bottom"/>
          </w:tcPr>
          <w:p w14:paraId="44B05C94" w14:textId="261BE5F6" w:rsidR="00B21D29" w:rsidRPr="00625486" w:rsidRDefault="00B21D29" w:rsidP="00B21D29">
            <w:pPr>
              <w:spacing w:after="0" w:line="240" w:lineRule="auto"/>
              <w:rPr>
                <w:rFonts w:ascii="Georgia" w:hAnsi="Georgia" w:cs="Arial"/>
                <w:sz w:val="20"/>
                <w:szCs w:val="20"/>
              </w:rPr>
            </w:pPr>
            <w:r w:rsidRPr="00625486">
              <w:rPr>
                <w:rFonts w:ascii="Georgia" w:hAnsi="Georgia" w:cs="Arial"/>
                <w:color w:val="000000"/>
                <w:sz w:val="20"/>
                <w:szCs w:val="20"/>
              </w:rPr>
              <w:t>Deutsch (Muttersprache), Englisch (fließend)</w:t>
            </w:r>
          </w:p>
        </w:tc>
      </w:tr>
      <w:tr w:rsidR="00B21D29" w:rsidRPr="0083581A" w14:paraId="140DAC6A" w14:textId="09B679F0" w:rsidTr="00B21D29">
        <w:trPr>
          <w:trHeight w:hRule="exact" w:val="284"/>
        </w:trPr>
        <w:tc>
          <w:tcPr>
            <w:tcW w:w="2112" w:type="dxa"/>
            <w:vAlign w:val="bottom"/>
          </w:tcPr>
          <w:p w14:paraId="5F0D15E4" w14:textId="1DCCEED6" w:rsidR="00B21D29" w:rsidRPr="00625486" w:rsidRDefault="00B21D29" w:rsidP="00B21D29">
            <w:pPr>
              <w:spacing w:after="0" w:line="240" w:lineRule="auto"/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625486">
              <w:rPr>
                <w:rFonts w:ascii="Georgia" w:hAnsi="Georgia" w:cs="Arial"/>
                <w:sz w:val="20"/>
                <w:szCs w:val="20"/>
              </w:rPr>
              <w:t>Technisches:</w:t>
            </w:r>
          </w:p>
        </w:tc>
        <w:tc>
          <w:tcPr>
            <w:tcW w:w="8520" w:type="dxa"/>
            <w:gridSpan w:val="14"/>
            <w:vAlign w:val="bottom"/>
          </w:tcPr>
          <w:p w14:paraId="38709912" w14:textId="1DEAC4EA" w:rsidR="00B21D29" w:rsidRPr="00625486" w:rsidRDefault="00B21D29" w:rsidP="00B21D29">
            <w:pPr>
              <w:spacing w:after="0" w:line="240" w:lineRule="auto"/>
              <w:rPr>
                <w:rFonts w:ascii="Georgia" w:hAnsi="Georgia" w:cs="Arial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625486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Microsoft Office 365 (Word, Excel, PowerPoint)</w:t>
            </w:r>
          </w:p>
        </w:tc>
      </w:tr>
      <w:tr w:rsidR="00B21D29" w:rsidRPr="004C40C8" w14:paraId="35550448" w14:textId="1F459D9F" w:rsidTr="00B21D29">
        <w:trPr>
          <w:trHeight w:hRule="exact" w:val="284"/>
        </w:trPr>
        <w:tc>
          <w:tcPr>
            <w:tcW w:w="2112" w:type="dxa"/>
            <w:vAlign w:val="bottom"/>
          </w:tcPr>
          <w:p w14:paraId="3194D250" w14:textId="341F43F0" w:rsidR="00B21D29" w:rsidRPr="00625486" w:rsidRDefault="00B21D29" w:rsidP="00B21D29">
            <w:pPr>
              <w:spacing w:after="0" w:line="240" w:lineRule="auto"/>
              <w:rPr>
                <w:rFonts w:ascii="Georgia" w:hAnsi="Georgia" w:cs="Arial"/>
                <w:color w:val="000000"/>
                <w:sz w:val="20"/>
                <w:szCs w:val="20"/>
              </w:rPr>
            </w:pPr>
            <w:r w:rsidRPr="00625486">
              <w:rPr>
                <w:rFonts w:ascii="Georgia" w:hAnsi="Georgia" w:cs="Arial"/>
                <w:sz w:val="20"/>
                <w:szCs w:val="20"/>
              </w:rPr>
              <w:t>Interessen:</w:t>
            </w:r>
          </w:p>
        </w:tc>
        <w:tc>
          <w:tcPr>
            <w:tcW w:w="8520" w:type="dxa"/>
            <w:gridSpan w:val="14"/>
            <w:vAlign w:val="bottom"/>
          </w:tcPr>
          <w:p w14:paraId="4CBCB268" w14:textId="2B57391F" w:rsidR="00B21D29" w:rsidRPr="00625486" w:rsidRDefault="00B21D29" w:rsidP="00B21D29">
            <w:pPr>
              <w:spacing w:after="0" w:line="240" w:lineRule="auto"/>
              <w:rPr>
                <w:rFonts w:ascii="Georgia" w:hAnsi="Georgia" w:cs="Arial"/>
                <w:color w:val="000000"/>
                <w:sz w:val="20"/>
                <w:szCs w:val="20"/>
              </w:rPr>
            </w:pPr>
            <w:r>
              <w:rPr>
                <w:rFonts w:ascii="Georgia" w:hAnsi="Georgia" w:cs="Arial"/>
                <w:color w:val="000000"/>
                <w:sz w:val="20"/>
                <w:szCs w:val="20"/>
              </w:rPr>
              <w:t>TechCrunch,</w:t>
            </w:r>
            <w:r w:rsidRPr="00625486">
              <w:rPr>
                <w:rFonts w:ascii="Georgia" w:hAnsi="Georgia" w:cs="Arial"/>
                <w:color w:val="000000"/>
                <w:sz w:val="20"/>
                <w:szCs w:val="20"/>
              </w:rPr>
              <w:t xml:space="preserve"> Wirtschaft, Politik</w:t>
            </w:r>
            <w:r>
              <w:rPr>
                <w:rFonts w:ascii="Georgia" w:hAnsi="Georgia" w:cs="Arial"/>
                <w:color w:val="000000"/>
                <w:sz w:val="20"/>
                <w:szCs w:val="20"/>
              </w:rPr>
              <w:t xml:space="preserve">, </w:t>
            </w:r>
            <w:r w:rsidRPr="00625486">
              <w:rPr>
                <w:rFonts w:ascii="Georgia" w:hAnsi="Georgia" w:cs="Arial"/>
                <w:color w:val="000000"/>
                <w:sz w:val="20"/>
                <w:szCs w:val="20"/>
              </w:rPr>
              <w:t>Kraft und Ausdauersport/Fitness</w:t>
            </w:r>
            <w:r>
              <w:rPr>
                <w:rFonts w:ascii="Georgia" w:hAnsi="Georgia" w:cs="Arial"/>
                <w:color w:val="000000"/>
                <w:sz w:val="20"/>
                <w:szCs w:val="20"/>
              </w:rPr>
              <w:t>,</w:t>
            </w:r>
            <w:r w:rsidRPr="00625486">
              <w:rPr>
                <w:rFonts w:ascii="Georgia" w:hAnsi="Georgia" w:cs="Arial"/>
                <w:color w:val="000000"/>
                <w:sz w:val="20"/>
                <w:szCs w:val="20"/>
              </w:rPr>
              <w:t xml:space="preserve"> Skifahren</w:t>
            </w:r>
          </w:p>
        </w:tc>
      </w:tr>
      <w:tr w:rsidR="00B21D29" w:rsidRPr="004C40C8" w14:paraId="7A2E3376" w14:textId="77777777" w:rsidTr="00B21D29">
        <w:trPr>
          <w:trHeight w:val="340"/>
        </w:trPr>
        <w:tc>
          <w:tcPr>
            <w:tcW w:w="2112" w:type="dxa"/>
            <w:vAlign w:val="bottom"/>
          </w:tcPr>
          <w:p w14:paraId="03A1B642" w14:textId="7BBFD7E9" w:rsidR="00B21D29" w:rsidRPr="00B21D29" w:rsidRDefault="00B21D29" w:rsidP="00B21D29">
            <w:pPr>
              <w:spacing w:after="0" w:line="240" w:lineRule="auto"/>
              <w:rPr>
                <w:rFonts w:ascii="Georgia" w:hAnsi="Georgia" w:cs="Arial"/>
                <w:sz w:val="10"/>
                <w:szCs w:val="10"/>
              </w:rPr>
            </w:pPr>
          </w:p>
          <w:p w14:paraId="09CB0A7F" w14:textId="52EF482D" w:rsidR="00B21D29" w:rsidRDefault="00B21D29" w:rsidP="00B21D29">
            <w:pPr>
              <w:spacing w:after="0" w:line="240" w:lineRule="auto"/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cstheme="minorHAnsi"/>
                <w:noProof/>
                <w:color w:val="000000"/>
                <w:sz w:val="20"/>
                <w:szCs w:val="20"/>
              </w:rPr>
              <w:drawing>
                <wp:inline distT="0" distB="0" distL="0" distR="0" wp14:anchorId="40B0C31C" wp14:editId="4E479E80">
                  <wp:extent cx="993369" cy="303530"/>
                  <wp:effectExtent l="0" t="0" r="0" b="127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fik 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587" cy="303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FDC64" w14:textId="5F987D93" w:rsidR="00B21D29" w:rsidRPr="00625486" w:rsidRDefault="00B21D29" w:rsidP="00B21D29">
            <w:pPr>
              <w:spacing w:after="0" w:line="240" w:lineRule="auto"/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sz w:val="20"/>
                <w:szCs w:val="20"/>
              </w:rPr>
              <w:t xml:space="preserve">Köln, </w:t>
            </w:r>
            <w:r w:rsidR="002713F4">
              <w:rPr>
                <w:rFonts w:ascii="Georgia" w:hAnsi="Georgia" w:cs="Arial"/>
                <w:sz w:val="20"/>
                <w:szCs w:val="20"/>
              </w:rPr>
              <w:t>23</w:t>
            </w:r>
            <w:r>
              <w:rPr>
                <w:rFonts w:ascii="Georgia" w:hAnsi="Georgia" w:cs="Arial"/>
                <w:sz w:val="20"/>
                <w:szCs w:val="20"/>
              </w:rPr>
              <w:t>.</w:t>
            </w:r>
            <w:r w:rsidR="00B80EFA">
              <w:rPr>
                <w:rFonts w:ascii="Georgia" w:hAnsi="Georgia" w:cs="Arial"/>
                <w:sz w:val="20"/>
                <w:szCs w:val="20"/>
              </w:rPr>
              <w:t xml:space="preserve"> Mai </w:t>
            </w:r>
            <w:r>
              <w:rPr>
                <w:rFonts w:ascii="Georgia" w:hAnsi="Georgia" w:cs="Arial"/>
                <w:sz w:val="20"/>
                <w:szCs w:val="20"/>
              </w:rPr>
              <w:t>2023</w:t>
            </w:r>
          </w:p>
        </w:tc>
        <w:tc>
          <w:tcPr>
            <w:tcW w:w="8520" w:type="dxa"/>
            <w:gridSpan w:val="14"/>
            <w:vAlign w:val="bottom"/>
          </w:tcPr>
          <w:p w14:paraId="1706C7DD" w14:textId="49C9EC10" w:rsidR="00B21D29" w:rsidRPr="00625486" w:rsidRDefault="00B21D29" w:rsidP="00B21D29">
            <w:pPr>
              <w:spacing w:after="0" w:line="240" w:lineRule="auto"/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1F19F6D7" w14:textId="77777777" w:rsidR="00B21D29" w:rsidRDefault="00B21D29" w:rsidP="00570D11"/>
    <w:sectPr w:rsidR="00B21D29" w:rsidSect="0083581A">
      <w:pgSz w:w="11906" w:h="16838"/>
      <w:pgMar w:top="510" w:right="964" w:bottom="57" w:left="964" w:header="709" w:footer="709" w:gutter="0"/>
      <w:cols w:space="708"/>
      <w:docGrid w:linePitch="360"/>
      <w:sectPrChange w:id="31" w:author="David Döbele" w:date="2023-06-13T19:11:00Z">
        <w:sectPr w:rsidR="00B21D29" w:rsidSect="0083581A">
          <w:pgMar w:top="510" w:right="964" w:bottom="510" w:left="964" w:header="709" w:footer="709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6791F"/>
    <w:multiLevelType w:val="hybridMultilevel"/>
    <w:tmpl w:val="E416B46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367B5"/>
    <w:multiLevelType w:val="hybridMultilevel"/>
    <w:tmpl w:val="766EBAC8"/>
    <w:lvl w:ilvl="0" w:tplc="0654FE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D967CD"/>
    <w:multiLevelType w:val="hybridMultilevel"/>
    <w:tmpl w:val="ED02F1E2"/>
    <w:lvl w:ilvl="0" w:tplc="3244CB3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4933A3"/>
    <w:multiLevelType w:val="hybridMultilevel"/>
    <w:tmpl w:val="4C9C4E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193777">
    <w:abstractNumId w:val="2"/>
  </w:num>
  <w:num w:numId="2" w16cid:durableId="43867778">
    <w:abstractNumId w:val="1"/>
  </w:num>
  <w:num w:numId="3" w16cid:durableId="1072704754">
    <w:abstractNumId w:val="0"/>
  </w:num>
  <w:num w:numId="4" w16cid:durableId="141427783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trackRevisions/>
  <w:defaultTabStop w:val="708"/>
  <w:hyphenationZone w:val="425"/>
  <w:drawingGridHorizontalSpacing w:val="142"/>
  <w:drawingGridVerticalSpacing w:val="14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38"/>
    <w:rsid w:val="00013F6D"/>
    <w:rsid w:val="000A7BF2"/>
    <w:rsid w:val="00257B73"/>
    <w:rsid w:val="002713F4"/>
    <w:rsid w:val="002B1CCD"/>
    <w:rsid w:val="00375761"/>
    <w:rsid w:val="003C3F7C"/>
    <w:rsid w:val="003D0935"/>
    <w:rsid w:val="003D0A05"/>
    <w:rsid w:val="0044618A"/>
    <w:rsid w:val="00456C56"/>
    <w:rsid w:val="00480F65"/>
    <w:rsid w:val="004C40C8"/>
    <w:rsid w:val="004E5DA1"/>
    <w:rsid w:val="0054459E"/>
    <w:rsid w:val="00570D11"/>
    <w:rsid w:val="005913E9"/>
    <w:rsid w:val="005F3B7D"/>
    <w:rsid w:val="005F4D5D"/>
    <w:rsid w:val="00602952"/>
    <w:rsid w:val="0062213E"/>
    <w:rsid w:val="00625486"/>
    <w:rsid w:val="00671499"/>
    <w:rsid w:val="006B6DBE"/>
    <w:rsid w:val="006C1FB2"/>
    <w:rsid w:val="006F4B17"/>
    <w:rsid w:val="007428C4"/>
    <w:rsid w:val="00803C3E"/>
    <w:rsid w:val="008056F5"/>
    <w:rsid w:val="008263AE"/>
    <w:rsid w:val="0083581A"/>
    <w:rsid w:val="00856AC5"/>
    <w:rsid w:val="00881E94"/>
    <w:rsid w:val="008B3C84"/>
    <w:rsid w:val="008C1498"/>
    <w:rsid w:val="008C24B5"/>
    <w:rsid w:val="008E2EA8"/>
    <w:rsid w:val="008E615F"/>
    <w:rsid w:val="008F0D94"/>
    <w:rsid w:val="00930239"/>
    <w:rsid w:val="009617EB"/>
    <w:rsid w:val="00A11927"/>
    <w:rsid w:val="00A13851"/>
    <w:rsid w:val="00A54C83"/>
    <w:rsid w:val="00AD40AC"/>
    <w:rsid w:val="00AF7359"/>
    <w:rsid w:val="00B21D29"/>
    <w:rsid w:val="00B80EFA"/>
    <w:rsid w:val="00C02325"/>
    <w:rsid w:val="00C35CDA"/>
    <w:rsid w:val="00C44297"/>
    <w:rsid w:val="00C52EF5"/>
    <w:rsid w:val="00CB6E02"/>
    <w:rsid w:val="00CC757D"/>
    <w:rsid w:val="00CD0254"/>
    <w:rsid w:val="00D23537"/>
    <w:rsid w:val="00D30BDA"/>
    <w:rsid w:val="00D623FD"/>
    <w:rsid w:val="00D86100"/>
    <w:rsid w:val="00E87C19"/>
    <w:rsid w:val="00EE4A38"/>
    <w:rsid w:val="00EF55FF"/>
    <w:rsid w:val="00F34490"/>
    <w:rsid w:val="00F405A2"/>
    <w:rsid w:val="00F66750"/>
    <w:rsid w:val="00FA0962"/>
    <w:rsid w:val="00FB3E88"/>
    <w:rsid w:val="00FD1966"/>
    <w:rsid w:val="00FD7B51"/>
    <w:rsid w:val="00FF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72E70"/>
  <w15:chartTrackingRefBased/>
  <w15:docId w15:val="{B1F57F68-36D7-384A-9EF7-5C23EECA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E4A38"/>
    <w:pPr>
      <w:spacing w:after="160" w:line="259" w:lineRule="auto"/>
    </w:pPr>
    <w:rPr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EE4A38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RSCHRIFT">
    <w:name w:val="ÜBERSCHRIFT"/>
    <w:basedOn w:val="KeinLeerraum"/>
    <w:qFormat/>
    <w:rsid w:val="00EE4A38"/>
    <w:rPr>
      <w:rFonts w:ascii="Georgia" w:hAnsi="Georgia"/>
      <w:b/>
      <w:smallCaps/>
      <w:sz w:val="32"/>
      <w:szCs w:val="32"/>
    </w:rPr>
  </w:style>
  <w:style w:type="paragraph" w:customStyle="1" w:styleId="Ort">
    <w:name w:val="Ort"/>
    <w:basedOn w:val="Standard"/>
    <w:qFormat/>
    <w:rsid w:val="00EE4A38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EE4A38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EE4A38"/>
    <w:pPr>
      <w:numPr>
        <w:numId w:val="1"/>
      </w:numPr>
      <w:tabs>
        <w:tab w:val="num" w:pos="360"/>
      </w:tabs>
      <w:spacing w:after="0" w:line="240" w:lineRule="auto"/>
      <w:ind w:firstLine="0"/>
    </w:pPr>
    <w:rPr>
      <w:rFonts w:ascii="Georgia" w:hAnsi="Georgia" w:cs="Georgia"/>
      <w:i/>
      <w:iCs/>
      <w:color w:val="000000"/>
    </w:rPr>
  </w:style>
  <w:style w:type="paragraph" w:styleId="Listenabsatz">
    <w:name w:val="List Paragraph"/>
    <w:basedOn w:val="Standard"/>
    <w:uiPriority w:val="1"/>
    <w:qFormat/>
    <w:rsid w:val="00EE4A38"/>
    <w:pPr>
      <w:ind w:left="720"/>
      <w:contextualSpacing/>
    </w:pPr>
  </w:style>
  <w:style w:type="paragraph" w:styleId="KeinLeerraum">
    <w:name w:val="No Spacing"/>
    <w:uiPriority w:val="1"/>
    <w:qFormat/>
    <w:rsid w:val="00EE4A38"/>
    <w:rPr>
      <w:sz w:val="22"/>
      <w:szCs w:val="22"/>
    </w:rPr>
  </w:style>
  <w:style w:type="paragraph" w:styleId="berarbeitung">
    <w:name w:val="Revision"/>
    <w:hidden/>
    <w:uiPriority w:val="99"/>
    <w:semiHidden/>
    <w:rsid w:val="00FA0962"/>
    <w:rPr>
      <w:sz w:val="22"/>
      <w:szCs w:val="22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AD40A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D40A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D40AC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D40A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D40A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B2FEE1-57BE-4D41-B83D-251ECE7ED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523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Müller (lmuell29)</dc:creator>
  <cp:keywords/>
  <dc:description/>
  <cp:lastModifiedBy>David Döbele</cp:lastModifiedBy>
  <cp:revision>7</cp:revision>
  <cp:lastPrinted>2023-04-20T11:38:00Z</cp:lastPrinted>
  <dcterms:created xsi:type="dcterms:W3CDTF">2023-05-11T19:30:00Z</dcterms:created>
  <dcterms:modified xsi:type="dcterms:W3CDTF">2023-06-13T17:13:00Z</dcterms:modified>
</cp:coreProperties>
</file>