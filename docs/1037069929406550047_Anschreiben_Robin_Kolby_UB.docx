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13331" w14:textId="6AAA74D2" w:rsidR="00EE44B0" w:rsidRPr="00904BBF" w:rsidRDefault="00710F0B" w:rsidP="00A156B9">
      <w:pPr>
        <w:jc w:val="right"/>
        <w:rPr>
          <w:rFonts w:ascii="Georgia" w:hAnsi="Georgia"/>
          <w:sz w:val="20"/>
          <w:szCs w:val="20"/>
          <w:rPrChange w:id="0" w:author="David Döbele" w:date="2022-11-01T19:25:00Z">
            <w:rPr>
              <w:rFonts w:ascii="Georgia" w:hAnsi="Georgia"/>
              <w:sz w:val="21"/>
              <w:szCs w:val="21"/>
            </w:rPr>
          </w:rPrChange>
        </w:rPr>
      </w:pPr>
      <w:r w:rsidRPr="00904BBF">
        <w:rPr>
          <w:rFonts w:ascii="Georgia" w:hAnsi="Georgia"/>
          <w:sz w:val="20"/>
          <w:szCs w:val="20"/>
          <w:rPrChange w:id="1" w:author="David Döbele" w:date="2022-11-01T19:25:00Z">
            <w:rPr>
              <w:rFonts w:ascii="Georgia" w:hAnsi="Georgia"/>
              <w:sz w:val="21"/>
              <w:szCs w:val="21"/>
            </w:rPr>
          </w:rPrChange>
        </w:rPr>
        <w:t xml:space="preserve">Robin J.C. </w:t>
      </w:r>
      <w:proofErr w:type="spellStart"/>
      <w:r w:rsidRPr="00904BBF">
        <w:rPr>
          <w:rFonts w:ascii="Georgia" w:hAnsi="Georgia"/>
          <w:sz w:val="20"/>
          <w:szCs w:val="20"/>
          <w:rPrChange w:id="2" w:author="David Döbele" w:date="2022-11-01T19:25:00Z">
            <w:rPr>
              <w:rFonts w:ascii="Georgia" w:hAnsi="Georgia"/>
              <w:sz w:val="21"/>
              <w:szCs w:val="21"/>
            </w:rPr>
          </w:rPrChange>
        </w:rPr>
        <w:t>Kolby</w:t>
      </w:r>
      <w:proofErr w:type="spellEnd"/>
    </w:p>
    <w:p w14:paraId="0815CC5A" w14:textId="0BB1EC48" w:rsidR="004A6740" w:rsidRPr="00904BBF" w:rsidRDefault="00710F0B" w:rsidP="00A156B9">
      <w:pPr>
        <w:jc w:val="right"/>
        <w:rPr>
          <w:rFonts w:ascii="Georgia" w:hAnsi="Georgia"/>
          <w:sz w:val="20"/>
          <w:szCs w:val="20"/>
          <w:rPrChange w:id="3" w:author="David Döbele" w:date="2022-11-01T19:25:00Z">
            <w:rPr>
              <w:rFonts w:ascii="Georgia" w:hAnsi="Georgia"/>
              <w:sz w:val="21"/>
              <w:szCs w:val="21"/>
            </w:rPr>
          </w:rPrChange>
        </w:rPr>
      </w:pPr>
      <w:r w:rsidRPr="00904BBF">
        <w:rPr>
          <w:rFonts w:ascii="Georgia" w:hAnsi="Georgia"/>
          <w:sz w:val="20"/>
          <w:szCs w:val="20"/>
          <w:rPrChange w:id="4" w:author="David Döbele" w:date="2022-11-01T19:25:00Z">
            <w:rPr>
              <w:rFonts w:ascii="Georgia" w:hAnsi="Georgia"/>
              <w:sz w:val="21"/>
              <w:szCs w:val="21"/>
            </w:rPr>
          </w:rPrChange>
        </w:rPr>
        <w:t>Franz-Lisztgasse 25A</w:t>
      </w:r>
    </w:p>
    <w:p w14:paraId="474D3B3D" w14:textId="5E7262C9" w:rsidR="001E6FC7" w:rsidRPr="00904BBF" w:rsidRDefault="00710F0B" w:rsidP="00A156B9">
      <w:pPr>
        <w:jc w:val="right"/>
        <w:rPr>
          <w:rFonts w:ascii="Georgia" w:hAnsi="Georgia"/>
          <w:sz w:val="20"/>
          <w:szCs w:val="20"/>
          <w:rPrChange w:id="5" w:author="David Döbele" w:date="2022-11-01T19:25:00Z">
            <w:rPr>
              <w:rFonts w:ascii="Georgia" w:hAnsi="Georgia"/>
              <w:sz w:val="21"/>
              <w:szCs w:val="21"/>
            </w:rPr>
          </w:rPrChange>
        </w:rPr>
      </w:pPr>
      <w:r w:rsidRPr="00904BBF">
        <w:rPr>
          <w:rFonts w:ascii="Georgia" w:hAnsi="Georgia"/>
          <w:sz w:val="20"/>
          <w:szCs w:val="20"/>
          <w:rPrChange w:id="6" w:author="David Döbele" w:date="2022-11-01T19:25:00Z">
            <w:rPr>
              <w:rFonts w:ascii="Georgia" w:hAnsi="Georgia"/>
              <w:sz w:val="21"/>
              <w:szCs w:val="21"/>
            </w:rPr>
          </w:rPrChange>
        </w:rPr>
        <w:t>A-7123 Mönchhof</w:t>
      </w:r>
    </w:p>
    <w:p w14:paraId="654492DB" w14:textId="4658808A" w:rsidR="00DD0015" w:rsidRPr="00904BBF" w:rsidRDefault="00DD0015" w:rsidP="00A156B9">
      <w:pPr>
        <w:jc w:val="right"/>
        <w:rPr>
          <w:rFonts w:ascii="Georgia" w:hAnsi="Georgia"/>
          <w:sz w:val="20"/>
          <w:szCs w:val="20"/>
          <w:rPrChange w:id="7" w:author="David Döbele" w:date="2022-11-01T19:25:00Z">
            <w:rPr>
              <w:rFonts w:ascii="Georgia" w:hAnsi="Georgia"/>
              <w:sz w:val="21"/>
              <w:szCs w:val="21"/>
            </w:rPr>
          </w:rPrChange>
        </w:rPr>
      </w:pPr>
      <w:r w:rsidRPr="00904BBF">
        <w:rPr>
          <w:rFonts w:ascii="Georgia" w:hAnsi="Georgia"/>
          <w:sz w:val="20"/>
          <w:szCs w:val="20"/>
          <w:rPrChange w:id="8" w:author="David Döbele" w:date="2022-11-01T19:25:00Z">
            <w:rPr>
              <w:rFonts w:ascii="Georgia" w:hAnsi="Georgia"/>
              <w:sz w:val="21"/>
              <w:szCs w:val="21"/>
            </w:rPr>
          </w:rPrChange>
        </w:rPr>
        <w:t>Österreich</w:t>
      </w:r>
    </w:p>
    <w:p w14:paraId="78E662E1" w14:textId="55E5C83B" w:rsidR="001E6FC7" w:rsidRPr="00904BBF" w:rsidRDefault="00710F0B" w:rsidP="00A156B9">
      <w:pPr>
        <w:jc w:val="right"/>
        <w:rPr>
          <w:rFonts w:ascii="Georgia" w:hAnsi="Georgia"/>
          <w:sz w:val="20"/>
          <w:szCs w:val="20"/>
          <w:rPrChange w:id="9" w:author="David Döbele" w:date="2022-11-01T19:25:00Z">
            <w:rPr>
              <w:rFonts w:ascii="Georgia" w:hAnsi="Georgia"/>
              <w:sz w:val="21"/>
              <w:szCs w:val="21"/>
            </w:rPr>
          </w:rPrChange>
        </w:rPr>
      </w:pPr>
      <w:r w:rsidRPr="00904BBF">
        <w:rPr>
          <w:rFonts w:ascii="Georgia" w:hAnsi="Georgia"/>
          <w:sz w:val="20"/>
          <w:szCs w:val="20"/>
          <w:rPrChange w:id="10" w:author="David Döbele" w:date="2022-11-01T19:25:00Z">
            <w:rPr>
              <w:rFonts w:ascii="Georgia" w:hAnsi="Georgia"/>
              <w:sz w:val="21"/>
              <w:szCs w:val="21"/>
            </w:rPr>
          </w:rPrChange>
        </w:rPr>
        <w:t>E-</w:t>
      </w:r>
      <w:r w:rsidR="001E6FC7" w:rsidRPr="00904BBF">
        <w:rPr>
          <w:rFonts w:ascii="Georgia" w:hAnsi="Georgia"/>
          <w:sz w:val="20"/>
          <w:szCs w:val="20"/>
          <w:rPrChange w:id="11" w:author="David Döbele" w:date="2022-11-01T19:25:00Z">
            <w:rPr>
              <w:rFonts w:ascii="Georgia" w:hAnsi="Georgia"/>
              <w:sz w:val="21"/>
              <w:szCs w:val="21"/>
            </w:rPr>
          </w:rPrChange>
        </w:rPr>
        <w:t>Mail</w:t>
      </w:r>
      <w:r w:rsidR="00C4564A" w:rsidRPr="00904BBF">
        <w:rPr>
          <w:rFonts w:ascii="Georgia" w:hAnsi="Georgia"/>
          <w:sz w:val="20"/>
          <w:szCs w:val="20"/>
          <w:rPrChange w:id="12" w:author="David Döbele" w:date="2022-11-01T19:25:00Z">
            <w:rPr>
              <w:rFonts w:ascii="Georgia" w:hAnsi="Georgia"/>
              <w:sz w:val="21"/>
              <w:szCs w:val="21"/>
            </w:rPr>
          </w:rPrChange>
        </w:rPr>
        <w:t>:</w:t>
      </w:r>
      <w:r w:rsidRPr="00904BBF">
        <w:rPr>
          <w:rFonts w:ascii="Georgia" w:hAnsi="Georgia"/>
          <w:sz w:val="20"/>
          <w:szCs w:val="20"/>
          <w:rPrChange w:id="13" w:author="David Döbele" w:date="2022-11-01T19:25:00Z">
            <w:rPr>
              <w:rFonts w:ascii="Georgia" w:hAnsi="Georgia"/>
              <w:sz w:val="21"/>
              <w:szCs w:val="21"/>
            </w:rPr>
          </w:rPrChange>
        </w:rPr>
        <w:t xml:space="preserve"> robin.kolby@gmx.at</w:t>
      </w:r>
    </w:p>
    <w:p w14:paraId="0D174AB6" w14:textId="56873062" w:rsidR="001E6FC7" w:rsidRPr="00904BBF" w:rsidRDefault="001E6FC7" w:rsidP="00BC7A3D">
      <w:pPr>
        <w:jc w:val="right"/>
        <w:rPr>
          <w:rFonts w:ascii="Georgia" w:hAnsi="Georgia"/>
          <w:sz w:val="20"/>
          <w:szCs w:val="20"/>
          <w:rPrChange w:id="14" w:author="David Döbele" w:date="2022-11-01T19:25:00Z">
            <w:rPr>
              <w:rFonts w:ascii="Georgia" w:hAnsi="Georgia"/>
              <w:sz w:val="21"/>
              <w:szCs w:val="21"/>
            </w:rPr>
          </w:rPrChange>
        </w:rPr>
      </w:pPr>
      <w:r w:rsidRPr="00904BBF">
        <w:rPr>
          <w:rFonts w:ascii="Georgia" w:hAnsi="Georgia"/>
          <w:sz w:val="20"/>
          <w:szCs w:val="20"/>
          <w:rPrChange w:id="15" w:author="David Döbele" w:date="2022-11-01T19:25:00Z">
            <w:rPr>
              <w:rFonts w:ascii="Georgia" w:hAnsi="Georgia"/>
              <w:sz w:val="21"/>
              <w:szCs w:val="21"/>
            </w:rPr>
          </w:rPrChange>
        </w:rPr>
        <w:t>Mobil:</w:t>
      </w:r>
      <w:r w:rsidR="00710F0B" w:rsidRPr="00904BBF">
        <w:rPr>
          <w:rFonts w:ascii="Georgia" w:hAnsi="Georgia"/>
          <w:sz w:val="20"/>
          <w:szCs w:val="20"/>
          <w:rPrChange w:id="16" w:author="David Döbele" w:date="2022-11-01T19:25:00Z">
            <w:rPr>
              <w:rFonts w:ascii="Georgia" w:hAnsi="Georgia"/>
              <w:sz w:val="21"/>
              <w:szCs w:val="21"/>
            </w:rPr>
          </w:rPrChange>
        </w:rPr>
        <w:t xml:space="preserve"> +43</w:t>
      </w:r>
      <w:r w:rsidR="00DD0015" w:rsidRPr="00904BBF">
        <w:rPr>
          <w:rFonts w:ascii="Georgia" w:hAnsi="Georgia"/>
          <w:sz w:val="20"/>
          <w:szCs w:val="20"/>
          <w:rPrChange w:id="17" w:author="David Döbele" w:date="2022-11-01T19:25:00Z">
            <w:rPr>
              <w:rFonts w:ascii="Georgia" w:hAnsi="Georgia"/>
              <w:sz w:val="21"/>
              <w:szCs w:val="21"/>
            </w:rPr>
          </w:rPrChange>
        </w:rPr>
        <w:t xml:space="preserve"> </w:t>
      </w:r>
      <w:r w:rsidR="00710F0B" w:rsidRPr="00904BBF">
        <w:rPr>
          <w:rFonts w:ascii="Georgia" w:hAnsi="Georgia"/>
          <w:sz w:val="20"/>
          <w:szCs w:val="20"/>
          <w:rPrChange w:id="18" w:author="David Döbele" w:date="2022-11-01T19:25:00Z">
            <w:rPr>
              <w:rFonts w:ascii="Georgia" w:hAnsi="Georgia"/>
              <w:sz w:val="21"/>
              <w:szCs w:val="21"/>
            </w:rPr>
          </w:rPrChange>
        </w:rPr>
        <w:t>650</w:t>
      </w:r>
      <w:r w:rsidR="00DD0015" w:rsidRPr="00904BBF">
        <w:rPr>
          <w:rFonts w:ascii="Georgia" w:hAnsi="Georgia"/>
          <w:sz w:val="20"/>
          <w:szCs w:val="20"/>
          <w:rPrChange w:id="19" w:author="David Döbele" w:date="2022-11-01T19:25:00Z">
            <w:rPr>
              <w:rFonts w:ascii="Georgia" w:hAnsi="Georgia"/>
              <w:sz w:val="21"/>
              <w:szCs w:val="21"/>
            </w:rPr>
          </w:rPrChange>
        </w:rPr>
        <w:t xml:space="preserve"> </w:t>
      </w:r>
      <w:r w:rsidR="00710F0B" w:rsidRPr="00904BBF">
        <w:rPr>
          <w:rFonts w:ascii="Georgia" w:hAnsi="Georgia"/>
          <w:sz w:val="20"/>
          <w:szCs w:val="20"/>
          <w:rPrChange w:id="20" w:author="David Döbele" w:date="2022-11-01T19:25:00Z">
            <w:rPr>
              <w:rFonts w:ascii="Georgia" w:hAnsi="Georgia"/>
              <w:sz w:val="21"/>
              <w:szCs w:val="21"/>
            </w:rPr>
          </w:rPrChange>
        </w:rPr>
        <w:t>303 11 98</w:t>
      </w:r>
    </w:p>
    <w:p w14:paraId="19C322C7" w14:textId="72C60020" w:rsidR="001E6FC7" w:rsidRPr="00904BBF" w:rsidRDefault="00804BE8">
      <w:pPr>
        <w:rPr>
          <w:rFonts w:ascii="Georgia" w:hAnsi="Georgia"/>
          <w:sz w:val="20"/>
          <w:szCs w:val="20"/>
          <w:rPrChange w:id="21" w:author="David Döbele" w:date="2022-11-01T19:25:00Z">
            <w:rPr>
              <w:rFonts w:ascii="Georgia" w:hAnsi="Georgia"/>
              <w:sz w:val="21"/>
              <w:szCs w:val="21"/>
            </w:rPr>
          </w:rPrChange>
        </w:rPr>
      </w:pPr>
      <w:r w:rsidRPr="00904BBF">
        <w:rPr>
          <w:rFonts w:ascii="Georgia" w:hAnsi="Georgia"/>
          <w:sz w:val="20"/>
          <w:szCs w:val="20"/>
          <w:rPrChange w:id="22" w:author="David Döbele" w:date="2022-11-01T19:25:00Z">
            <w:rPr>
              <w:rFonts w:ascii="Georgia" w:hAnsi="Georgia"/>
              <w:sz w:val="21"/>
              <w:szCs w:val="21"/>
            </w:rPr>
          </w:rPrChange>
        </w:rPr>
        <w:t>AG</w:t>
      </w:r>
    </w:p>
    <w:p w14:paraId="6A41FFD5" w14:textId="70105D93" w:rsidR="00793C38" w:rsidRPr="00904BBF" w:rsidRDefault="00BC47A1">
      <w:pPr>
        <w:rPr>
          <w:rFonts w:ascii="Georgia" w:hAnsi="Georgia"/>
          <w:sz w:val="20"/>
          <w:szCs w:val="20"/>
          <w:rPrChange w:id="23" w:author="David Döbele" w:date="2022-11-01T19:25:00Z">
            <w:rPr>
              <w:rFonts w:ascii="Georgia" w:hAnsi="Georgia"/>
              <w:sz w:val="21"/>
              <w:szCs w:val="21"/>
            </w:rPr>
          </w:rPrChange>
        </w:rPr>
      </w:pPr>
      <w:r w:rsidRPr="00904BBF">
        <w:rPr>
          <w:rFonts w:ascii="Georgia" w:hAnsi="Georgia"/>
          <w:sz w:val="20"/>
          <w:szCs w:val="20"/>
          <w:rPrChange w:id="24" w:author="David Döbele" w:date="2022-11-01T19:25:00Z">
            <w:rPr>
              <w:rFonts w:ascii="Georgia" w:hAnsi="Georgia"/>
              <w:sz w:val="21"/>
              <w:szCs w:val="21"/>
            </w:rPr>
          </w:rPrChange>
        </w:rPr>
        <w:t>Straße 10</w:t>
      </w:r>
    </w:p>
    <w:p w14:paraId="6E19E5D6" w14:textId="2AD3E8E0" w:rsidR="001E6FC7" w:rsidRPr="00904BBF" w:rsidRDefault="004239B5">
      <w:pPr>
        <w:rPr>
          <w:rFonts w:ascii="Georgia" w:hAnsi="Georgia"/>
          <w:sz w:val="20"/>
          <w:szCs w:val="20"/>
          <w:rPrChange w:id="25" w:author="David Döbele" w:date="2022-11-01T19:25:00Z">
            <w:rPr>
              <w:rFonts w:ascii="Georgia" w:hAnsi="Georgia"/>
              <w:sz w:val="21"/>
              <w:szCs w:val="21"/>
            </w:rPr>
          </w:rPrChange>
        </w:rPr>
      </w:pPr>
      <w:r w:rsidRPr="00904BBF">
        <w:rPr>
          <w:rFonts w:ascii="Georgia" w:hAnsi="Georgia"/>
          <w:sz w:val="20"/>
          <w:szCs w:val="20"/>
          <w:rPrChange w:id="26" w:author="David Döbele" w:date="2022-11-01T19:25:00Z">
            <w:rPr>
              <w:rFonts w:ascii="Georgia" w:hAnsi="Georgia"/>
              <w:sz w:val="21"/>
              <w:szCs w:val="21"/>
            </w:rPr>
          </w:rPrChange>
        </w:rPr>
        <w:t>60</w:t>
      </w:r>
      <w:r w:rsidR="00793C38" w:rsidRPr="00904BBF">
        <w:rPr>
          <w:rFonts w:ascii="Georgia" w:hAnsi="Georgia"/>
          <w:sz w:val="20"/>
          <w:szCs w:val="20"/>
          <w:rPrChange w:id="27" w:author="David Döbele" w:date="2022-11-01T19:25:00Z">
            <w:rPr>
              <w:rFonts w:ascii="Georgia" w:hAnsi="Georgia"/>
              <w:sz w:val="21"/>
              <w:szCs w:val="21"/>
            </w:rPr>
          </w:rPrChange>
        </w:rPr>
        <w:t>3</w:t>
      </w:r>
      <w:r w:rsidR="00BB77B3" w:rsidRPr="00904BBF">
        <w:rPr>
          <w:rFonts w:ascii="Georgia" w:hAnsi="Georgia"/>
          <w:sz w:val="20"/>
          <w:szCs w:val="20"/>
          <w:rPrChange w:id="28" w:author="David Döbele" w:date="2022-11-01T19:25:00Z">
            <w:rPr>
              <w:rFonts w:ascii="Georgia" w:hAnsi="Georgia"/>
              <w:sz w:val="21"/>
              <w:szCs w:val="21"/>
            </w:rPr>
          </w:rPrChange>
        </w:rPr>
        <w:t>2</w:t>
      </w:r>
      <w:r w:rsidR="00804BE8" w:rsidRPr="00904BBF">
        <w:rPr>
          <w:rFonts w:ascii="Georgia" w:hAnsi="Georgia"/>
          <w:sz w:val="20"/>
          <w:szCs w:val="20"/>
          <w:rPrChange w:id="29" w:author="David Döbele" w:date="2022-11-01T19:25:00Z">
            <w:rPr>
              <w:rFonts w:ascii="Georgia" w:hAnsi="Georgia"/>
              <w:sz w:val="21"/>
              <w:szCs w:val="21"/>
            </w:rPr>
          </w:rPrChange>
        </w:rPr>
        <w:t>5</w:t>
      </w:r>
      <w:r w:rsidRPr="00904BBF">
        <w:rPr>
          <w:rFonts w:ascii="Georgia" w:hAnsi="Georgia"/>
          <w:sz w:val="20"/>
          <w:szCs w:val="20"/>
          <w:rPrChange w:id="30" w:author="David Döbele" w:date="2022-11-01T19:25:00Z">
            <w:rPr>
              <w:rFonts w:ascii="Georgia" w:hAnsi="Georgia"/>
              <w:sz w:val="21"/>
              <w:szCs w:val="21"/>
            </w:rPr>
          </w:rPrChange>
        </w:rPr>
        <w:t xml:space="preserve"> Frankfurt</w:t>
      </w:r>
      <w:r w:rsidR="00793C38" w:rsidRPr="00904BBF">
        <w:rPr>
          <w:rFonts w:ascii="Georgia" w:hAnsi="Georgia"/>
          <w:sz w:val="20"/>
          <w:szCs w:val="20"/>
          <w:rPrChange w:id="31" w:author="David Döbele" w:date="2022-11-01T19:25:00Z">
            <w:rPr>
              <w:rFonts w:ascii="Georgia" w:hAnsi="Georgia"/>
              <w:sz w:val="21"/>
              <w:szCs w:val="21"/>
            </w:rPr>
          </w:rPrChange>
        </w:rPr>
        <w:t xml:space="preserve"> am Main</w:t>
      </w:r>
    </w:p>
    <w:p w14:paraId="55DA6752" w14:textId="2D46783D" w:rsidR="00DD0015" w:rsidRPr="00904BBF" w:rsidRDefault="00DD0015">
      <w:pPr>
        <w:rPr>
          <w:rFonts w:ascii="Georgia" w:hAnsi="Georgia"/>
          <w:sz w:val="20"/>
          <w:szCs w:val="20"/>
          <w:rPrChange w:id="32" w:author="David Döbele" w:date="2022-11-01T19:25:00Z">
            <w:rPr>
              <w:rFonts w:ascii="Georgia" w:hAnsi="Georgia"/>
              <w:sz w:val="21"/>
              <w:szCs w:val="21"/>
            </w:rPr>
          </w:rPrChange>
        </w:rPr>
      </w:pPr>
      <w:r w:rsidRPr="00904BBF">
        <w:rPr>
          <w:rFonts w:ascii="Georgia" w:hAnsi="Georgia"/>
          <w:sz w:val="20"/>
          <w:szCs w:val="20"/>
          <w:rPrChange w:id="33" w:author="David Döbele" w:date="2022-11-01T19:25:00Z">
            <w:rPr>
              <w:rFonts w:ascii="Georgia" w:hAnsi="Georgia"/>
              <w:sz w:val="21"/>
              <w:szCs w:val="21"/>
            </w:rPr>
          </w:rPrChange>
        </w:rPr>
        <w:t>Deutschland</w:t>
      </w:r>
    </w:p>
    <w:p w14:paraId="72932FC3" w14:textId="621B4691" w:rsidR="001E6FC7" w:rsidRPr="00904BBF" w:rsidRDefault="00710F0B" w:rsidP="008F7948">
      <w:pPr>
        <w:ind w:left="708" w:firstLine="708"/>
        <w:jc w:val="right"/>
        <w:rPr>
          <w:rFonts w:ascii="Georgia" w:hAnsi="Georgia"/>
          <w:sz w:val="20"/>
          <w:szCs w:val="20"/>
          <w:rPrChange w:id="34" w:author="David Döbele" w:date="2022-11-01T19:25:00Z">
            <w:rPr>
              <w:rFonts w:ascii="Georgia" w:hAnsi="Georgia"/>
              <w:sz w:val="21"/>
              <w:szCs w:val="21"/>
            </w:rPr>
          </w:rPrChange>
        </w:rPr>
      </w:pPr>
      <w:r w:rsidRPr="00904BBF">
        <w:rPr>
          <w:rFonts w:ascii="Georgia" w:hAnsi="Georgia"/>
          <w:sz w:val="20"/>
          <w:szCs w:val="20"/>
          <w:rPrChange w:id="35" w:author="David Döbele" w:date="2022-11-01T19:25:00Z">
            <w:rPr>
              <w:rFonts w:ascii="Georgia" w:hAnsi="Georgia"/>
              <w:sz w:val="21"/>
              <w:szCs w:val="21"/>
            </w:rPr>
          </w:rPrChange>
        </w:rPr>
        <w:t>Mönchhof</w:t>
      </w:r>
      <w:r w:rsidR="00C4564A" w:rsidRPr="00904BBF">
        <w:rPr>
          <w:rFonts w:ascii="Georgia" w:hAnsi="Georgia"/>
          <w:sz w:val="20"/>
          <w:szCs w:val="20"/>
          <w:rPrChange w:id="36" w:author="David Döbele" w:date="2022-11-01T19:25:00Z">
            <w:rPr>
              <w:rFonts w:ascii="Georgia" w:hAnsi="Georgia"/>
              <w:sz w:val="21"/>
              <w:szCs w:val="21"/>
            </w:rPr>
          </w:rPrChange>
        </w:rPr>
        <w:t xml:space="preserve">, </w:t>
      </w:r>
      <w:r w:rsidR="00CB21BA" w:rsidRPr="00904BBF">
        <w:rPr>
          <w:rFonts w:ascii="Georgia" w:hAnsi="Georgia"/>
          <w:sz w:val="20"/>
          <w:szCs w:val="20"/>
          <w:rPrChange w:id="37" w:author="David Döbele" w:date="2022-11-01T19:25:00Z">
            <w:rPr>
              <w:rFonts w:ascii="Georgia" w:hAnsi="Georgia"/>
              <w:sz w:val="21"/>
              <w:szCs w:val="21"/>
            </w:rPr>
          </w:rPrChange>
        </w:rPr>
        <w:t>1</w:t>
      </w:r>
      <w:r w:rsidR="00B45837" w:rsidRPr="00904BBF">
        <w:rPr>
          <w:rFonts w:ascii="Georgia" w:hAnsi="Georgia"/>
          <w:sz w:val="20"/>
          <w:szCs w:val="20"/>
          <w:rPrChange w:id="38" w:author="David Döbele" w:date="2022-11-01T19:25:00Z">
            <w:rPr>
              <w:rFonts w:ascii="Georgia" w:hAnsi="Georgia"/>
              <w:sz w:val="21"/>
              <w:szCs w:val="21"/>
            </w:rPr>
          </w:rPrChange>
        </w:rPr>
        <w:t>2</w:t>
      </w:r>
      <w:r w:rsidRPr="00904BBF">
        <w:rPr>
          <w:rFonts w:ascii="Georgia" w:hAnsi="Georgia"/>
          <w:sz w:val="20"/>
          <w:szCs w:val="20"/>
          <w:rPrChange w:id="39" w:author="David Döbele" w:date="2022-11-01T19:25:00Z">
            <w:rPr>
              <w:rFonts w:ascii="Georgia" w:hAnsi="Georgia"/>
              <w:sz w:val="21"/>
              <w:szCs w:val="21"/>
            </w:rPr>
          </w:rPrChange>
        </w:rPr>
        <w:t>.0</w:t>
      </w:r>
      <w:r w:rsidR="00182738" w:rsidRPr="00904BBF">
        <w:rPr>
          <w:rFonts w:ascii="Georgia" w:hAnsi="Georgia"/>
          <w:sz w:val="20"/>
          <w:szCs w:val="20"/>
          <w:rPrChange w:id="40" w:author="David Döbele" w:date="2022-11-01T19:25:00Z">
            <w:rPr>
              <w:rFonts w:ascii="Georgia" w:hAnsi="Georgia"/>
              <w:sz w:val="21"/>
              <w:szCs w:val="21"/>
            </w:rPr>
          </w:rPrChange>
        </w:rPr>
        <w:t>7</w:t>
      </w:r>
      <w:r w:rsidRPr="00904BBF">
        <w:rPr>
          <w:rFonts w:ascii="Georgia" w:hAnsi="Georgia"/>
          <w:sz w:val="20"/>
          <w:szCs w:val="20"/>
          <w:rPrChange w:id="41" w:author="David Döbele" w:date="2022-11-01T19:25:00Z">
            <w:rPr>
              <w:rFonts w:ascii="Georgia" w:hAnsi="Georgia"/>
              <w:sz w:val="21"/>
              <w:szCs w:val="21"/>
            </w:rPr>
          </w:rPrChange>
        </w:rPr>
        <w:t>.2022</w:t>
      </w:r>
    </w:p>
    <w:p w14:paraId="139C30C5" w14:textId="77777777" w:rsidR="001E6FC7" w:rsidRPr="00904BBF" w:rsidRDefault="001E6FC7">
      <w:pPr>
        <w:rPr>
          <w:rFonts w:ascii="Georgia" w:hAnsi="Georgia"/>
          <w:sz w:val="20"/>
          <w:szCs w:val="20"/>
          <w:rPrChange w:id="42" w:author="David Döbele" w:date="2022-11-01T19:25:00Z">
            <w:rPr>
              <w:rFonts w:ascii="Georgia" w:hAnsi="Georgia"/>
              <w:sz w:val="18"/>
              <w:szCs w:val="18"/>
            </w:rPr>
          </w:rPrChange>
        </w:rPr>
      </w:pPr>
    </w:p>
    <w:p w14:paraId="46C9B02E" w14:textId="489DE4AA" w:rsidR="00955BE9" w:rsidRPr="00904BBF" w:rsidRDefault="00955BE9" w:rsidP="00955BE9">
      <w:pPr>
        <w:spacing w:line="247" w:lineRule="auto"/>
        <w:rPr>
          <w:rFonts w:ascii="Georgia" w:hAnsi="Georgia" w:cs="Times New Roman"/>
          <w:b/>
          <w:sz w:val="20"/>
          <w:szCs w:val="20"/>
          <w:rPrChange w:id="43" w:author="David Döbele" w:date="2022-11-01T19:25:00Z">
            <w:rPr>
              <w:rFonts w:ascii="Georgia" w:hAnsi="Georgia" w:cs="Times New Roman"/>
              <w:b/>
              <w:sz w:val="21"/>
              <w:szCs w:val="21"/>
            </w:rPr>
          </w:rPrChange>
        </w:rPr>
      </w:pPr>
      <w:r w:rsidRPr="00904BBF">
        <w:rPr>
          <w:rFonts w:ascii="Georgia" w:hAnsi="Georgia" w:cs="Times New Roman"/>
          <w:b/>
          <w:sz w:val="20"/>
          <w:szCs w:val="20"/>
          <w:rPrChange w:id="44" w:author="David Döbele" w:date="2022-11-01T19:25:00Z">
            <w:rPr>
              <w:rFonts w:ascii="Georgia" w:hAnsi="Georgia" w:cs="Times New Roman"/>
              <w:b/>
              <w:sz w:val="21"/>
              <w:szCs w:val="21"/>
            </w:rPr>
          </w:rPrChange>
        </w:rPr>
        <w:t>Bewerbung als Praktikant</w:t>
      </w:r>
    </w:p>
    <w:p w14:paraId="4278AFE6" w14:textId="77777777" w:rsidR="00955BE9" w:rsidRPr="00904BBF" w:rsidRDefault="00955BE9" w:rsidP="00955BE9">
      <w:pPr>
        <w:spacing w:line="247" w:lineRule="auto"/>
        <w:rPr>
          <w:rFonts w:ascii="Georgia" w:hAnsi="Georgia" w:cs="Times New Roman"/>
          <w:b/>
          <w:sz w:val="20"/>
          <w:szCs w:val="20"/>
          <w:rPrChange w:id="45" w:author="David Döbele" w:date="2022-11-01T19:25:00Z">
            <w:rPr>
              <w:rFonts w:ascii="Georgia" w:hAnsi="Georgia" w:cs="Times New Roman"/>
              <w:b/>
              <w:sz w:val="18"/>
              <w:szCs w:val="18"/>
            </w:rPr>
          </w:rPrChange>
        </w:rPr>
      </w:pPr>
    </w:p>
    <w:p w14:paraId="4250B6CE" w14:textId="77777777" w:rsidR="002A6B60" w:rsidRPr="00904BBF" w:rsidRDefault="002A6B60" w:rsidP="002A6B60">
      <w:pPr>
        <w:jc w:val="both"/>
        <w:rPr>
          <w:rFonts w:ascii="Georgia" w:hAnsi="Georgia" w:cs="Times New Roman"/>
          <w:sz w:val="20"/>
          <w:szCs w:val="20"/>
          <w:rPrChange w:id="46" w:author="David Döbele" w:date="2022-11-01T19:25:00Z">
            <w:rPr>
              <w:rFonts w:ascii="Georgia" w:hAnsi="Georgia" w:cs="Times New Roman"/>
              <w:sz w:val="21"/>
              <w:szCs w:val="21"/>
            </w:rPr>
          </w:rPrChange>
        </w:rPr>
      </w:pPr>
      <w:r w:rsidRPr="00904BBF">
        <w:rPr>
          <w:rFonts w:ascii="Georgia" w:hAnsi="Georgia" w:cs="Times New Roman"/>
          <w:sz w:val="20"/>
          <w:szCs w:val="20"/>
          <w:rPrChange w:id="47" w:author="David Döbele" w:date="2022-11-01T19:25:00Z">
            <w:rPr>
              <w:rFonts w:ascii="Georgia" w:hAnsi="Georgia" w:cs="Times New Roman"/>
              <w:sz w:val="21"/>
              <w:szCs w:val="21"/>
            </w:rPr>
          </w:rPrChange>
        </w:rPr>
        <w:t>Sehr geehrte Damen und Herren,</w:t>
      </w:r>
    </w:p>
    <w:p w14:paraId="2D81E091" w14:textId="77777777" w:rsidR="002A6B60" w:rsidRPr="00904BBF" w:rsidRDefault="002A6B60" w:rsidP="002A6B60">
      <w:pPr>
        <w:jc w:val="both"/>
        <w:rPr>
          <w:rFonts w:ascii="Georgia" w:hAnsi="Georgia" w:cs="Times New Roman"/>
          <w:sz w:val="20"/>
          <w:szCs w:val="20"/>
          <w:rPrChange w:id="48" w:author="David Döbele" w:date="2022-11-01T19:25:00Z">
            <w:rPr>
              <w:rFonts w:ascii="Georgia" w:hAnsi="Georgia" w:cs="Times New Roman"/>
              <w:sz w:val="8"/>
              <w:szCs w:val="8"/>
            </w:rPr>
          </w:rPrChange>
        </w:rPr>
      </w:pPr>
    </w:p>
    <w:p w14:paraId="491B13FD" w14:textId="2CC0A739" w:rsidR="00597D00" w:rsidRPr="00904BBF" w:rsidRDefault="00C93922" w:rsidP="00C93922">
      <w:pPr>
        <w:jc w:val="both"/>
        <w:rPr>
          <w:rFonts w:ascii="Georgia" w:hAnsi="Georgia" w:cs="Times New Roman"/>
          <w:sz w:val="20"/>
          <w:szCs w:val="20"/>
          <w:rPrChange w:id="49" w:author="David Döbele" w:date="2022-11-01T19:25:00Z">
            <w:rPr>
              <w:rFonts w:ascii="Georgia" w:hAnsi="Georgia" w:cs="Times New Roman"/>
              <w:sz w:val="21"/>
              <w:szCs w:val="21"/>
            </w:rPr>
          </w:rPrChange>
        </w:rPr>
      </w:pPr>
      <w:r w:rsidRPr="00904BBF">
        <w:rPr>
          <w:rFonts w:ascii="Georgia" w:hAnsi="Georgia" w:cs="Times New Roman"/>
          <w:sz w:val="20"/>
          <w:szCs w:val="20"/>
          <w:rPrChange w:id="50" w:author="David Döbele" w:date="2022-11-01T19:25:00Z">
            <w:rPr>
              <w:rFonts w:ascii="Georgia" w:hAnsi="Georgia" w:cs="Times New Roman"/>
              <w:sz w:val="21"/>
              <w:szCs w:val="21"/>
            </w:rPr>
          </w:rPrChange>
        </w:rPr>
        <w:t>als vor zwei Jahren aufgrund der Coronapandemie die globale Weltwirtschaft ins Wackeln geriet, entfachte sich meine Leidenschaft für</w:t>
      </w:r>
      <w:r w:rsidR="00597D00" w:rsidRPr="00904BBF">
        <w:rPr>
          <w:rFonts w:ascii="Georgia" w:hAnsi="Georgia" w:cs="Times New Roman"/>
          <w:sz w:val="20"/>
          <w:szCs w:val="20"/>
          <w:rPrChange w:id="51" w:author="David Döbele" w:date="2022-11-01T19:25:00Z">
            <w:rPr>
              <w:rFonts w:ascii="Georgia" w:hAnsi="Georgia" w:cs="Times New Roman"/>
              <w:sz w:val="21"/>
              <w:szCs w:val="21"/>
            </w:rPr>
          </w:rPrChange>
        </w:rPr>
        <w:t xml:space="preserve"> </w:t>
      </w:r>
      <w:r w:rsidRPr="00904BBF">
        <w:rPr>
          <w:rFonts w:ascii="Georgia" w:hAnsi="Georgia" w:cs="Times New Roman"/>
          <w:sz w:val="20"/>
          <w:szCs w:val="20"/>
          <w:rPrChange w:id="52" w:author="David Döbele" w:date="2022-11-01T19:25:00Z">
            <w:rPr>
              <w:rFonts w:ascii="Georgia" w:hAnsi="Georgia" w:cs="Times New Roman"/>
              <w:sz w:val="21"/>
              <w:szCs w:val="21"/>
            </w:rPr>
          </w:rPrChange>
        </w:rPr>
        <w:t xml:space="preserve">ökonomische Inhalte und </w:t>
      </w:r>
      <w:r w:rsidR="00597D00" w:rsidRPr="00904BBF">
        <w:rPr>
          <w:rFonts w:ascii="Georgia" w:hAnsi="Georgia" w:cs="Times New Roman"/>
          <w:sz w:val="20"/>
          <w:szCs w:val="20"/>
          <w:rPrChange w:id="53" w:author="David Döbele" w:date="2022-11-01T19:25:00Z">
            <w:rPr>
              <w:rFonts w:ascii="Georgia" w:hAnsi="Georgia" w:cs="Times New Roman"/>
              <w:sz w:val="21"/>
              <w:szCs w:val="21"/>
            </w:rPr>
          </w:rPrChange>
        </w:rPr>
        <w:t>die Unternehmenswelt</w:t>
      </w:r>
      <w:r w:rsidRPr="00904BBF">
        <w:rPr>
          <w:rFonts w:ascii="Georgia" w:hAnsi="Georgia" w:cs="Times New Roman"/>
          <w:sz w:val="20"/>
          <w:szCs w:val="20"/>
          <w:rPrChange w:id="54" w:author="David Döbele" w:date="2022-11-01T19:25:00Z">
            <w:rPr>
              <w:rFonts w:ascii="Georgia" w:hAnsi="Georgia" w:cs="Times New Roman"/>
              <w:sz w:val="21"/>
              <w:szCs w:val="21"/>
            </w:rPr>
          </w:rPrChange>
        </w:rPr>
        <w:t xml:space="preserve"> </w:t>
      </w:r>
      <w:del w:id="55" w:author="David Döbele" w:date="2022-11-01T19:22:00Z">
        <w:r w:rsidRPr="00904BBF" w:rsidDel="007D5667">
          <w:rPr>
            <w:rFonts w:ascii="Georgia" w:hAnsi="Georgia" w:cs="Times New Roman"/>
            <w:sz w:val="20"/>
            <w:szCs w:val="20"/>
            <w:rPrChange w:id="56" w:author="David Döbele" w:date="2022-11-01T19:25:00Z">
              <w:rPr>
                <w:rFonts w:ascii="Georgia" w:hAnsi="Georgia" w:cs="Times New Roman"/>
                <w:sz w:val="21"/>
                <w:szCs w:val="21"/>
              </w:rPr>
            </w:rPrChange>
          </w:rPr>
          <w:delText>so richtig</w:delText>
        </w:r>
      </w:del>
      <w:ins w:id="57" w:author="David Döbele" w:date="2022-11-01T19:22:00Z">
        <w:r w:rsidR="007D5667" w:rsidRPr="00904BBF">
          <w:rPr>
            <w:rFonts w:ascii="Georgia" w:hAnsi="Georgia" w:cs="Times New Roman"/>
            <w:sz w:val="20"/>
            <w:szCs w:val="20"/>
            <w:rPrChange w:id="58" w:author="David Döbele" w:date="2022-11-01T19:25:00Z">
              <w:rPr>
                <w:rFonts w:ascii="Georgia" w:hAnsi="Georgia" w:cs="Times New Roman"/>
                <w:sz w:val="21"/>
                <w:szCs w:val="21"/>
              </w:rPr>
            </w:rPrChange>
          </w:rPr>
          <w:t>enorm</w:t>
        </w:r>
      </w:ins>
      <w:r w:rsidRPr="00904BBF">
        <w:rPr>
          <w:rFonts w:ascii="Georgia" w:hAnsi="Georgia" w:cs="Times New Roman"/>
          <w:sz w:val="20"/>
          <w:szCs w:val="20"/>
          <w:rPrChange w:id="59" w:author="David Döbele" w:date="2022-11-01T19:25:00Z">
            <w:rPr>
              <w:rFonts w:ascii="Georgia" w:hAnsi="Georgia" w:cs="Times New Roman"/>
              <w:sz w:val="21"/>
              <w:szCs w:val="21"/>
            </w:rPr>
          </w:rPrChange>
        </w:rPr>
        <w:t xml:space="preserve">. Zwar hatte ich schon davor ein reges Interesse an wirtschaftlichen Themen, doch die Covid Krise zeigte mir noch einmal die Bedeutung der Wirtschaft für den Alltag und die Tragweite </w:t>
      </w:r>
      <w:r w:rsidR="00597D00" w:rsidRPr="00904BBF">
        <w:rPr>
          <w:rFonts w:ascii="Georgia" w:hAnsi="Georgia" w:cs="Times New Roman"/>
          <w:sz w:val="20"/>
          <w:szCs w:val="20"/>
          <w:rPrChange w:id="60" w:author="David Döbele" w:date="2022-11-01T19:25:00Z">
            <w:rPr>
              <w:rFonts w:ascii="Georgia" w:hAnsi="Georgia" w:cs="Times New Roman"/>
              <w:sz w:val="21"/>
              <w:szCs w:val="21"/>
            </w:rPr>
          </w:rPrChange>
        </w:rPr>
        <w:t>von Unternehmen</w:t>
      </w:r>
      <w:r w:rsidR="009474A6" w:rsidRPr="00904BBF">
        <w:rPr>
          <w:rFonts w:ascii="Georgia" w:hAnsi="Georgia" w:cs="Times New Roman"/>
          <w:sz w:val="20"/>
          <w:szCs w:val="20"/>
          <w:rPrChange w:id="61" w:author="David Döbele" w:date="2022-11-01T19:25:00Z">
            <w:rPr>
              <w:rFonts w:ascii="Georgia" w:hAnsi="Georgia" w:cs="Times New Roman"/>
              <w:sz w:val="21"/>
              <w:szCs w:val="21"/>
            </w:rPr>
          </w:rPrChange>
        </w:rPr>
        <w:t xml:space="preserve"> für unsere Gesellschaft</w:t>
      </w:r>
      <w:r w:rsidRPr="00904BBF">
        <w:rPr>
          <w:rFonts w:ascii="Georgia" w:hAnsi="Georgia" w:cs="Times New Roman"/>
          <w:sz w:val="20"/>
          <w:szCs w:val="20"/>
          <w:rPrChange w:id="62" w:author="David Döbele" w:date="2022-11-01T19:25:00Z">
            <w:rPr>
              <w:rFonts w:ascii="Georgia" w:hAnsi="Georgia" w:cs="Times New Roman"/>
              <w:sz w:val="21"/>
              <w:szCs w:val="21"/>
            </w:rPr>
          </w:rPrChange>
        </w:rPr>
        <w:t xml:space="preserve"> auf. Besonders faszinierend finde ich </w:t>
      </w:r>
      <w:r w:rsidR="00597D00" w:rsidRPr="00904BBF">
        <w:rPr>
          <w:rFonts w:ascii="Georgia" w:hAnsi="Georgia" w:cs="Times New Roman"/>
          <w:sz w:val="20"/>
          <w:szCs w:val="20"/>
          <w:rPrChange w:id="63" w:author="David Döbele" w:date="2022-11-01T19:25:00Z">
            <w:rPr>
              <w:rFonts w:ascii="Georgia" w:hAnsi="Georgia" w:cs="Times New Roman"/>
              <w:sz w:val="21"/>
              <w:szCs w:val="21"/>
            </w:rPr>
          </w:rPrChange>
        </w:rPr>
        <w:t xml:space="preserve">dabei die Rolle von Beratungen, </w:t>
      </w:r>
      <w:r w:rsidRPr="00904BBF">
        <w:rPr>
          <w:rFonts w:ascii="Georgia" w:hAnsi="Georgia" w:cs="Times New Roman"/>
          <w:sz w:val="20"/>
          <w:szCs w:val="20"/>
          <w:rPrChange w:id="64" w:author="David Döbele" w:date="2022-11-01T19:25:00Z">
            <w:rPr>
              <w:rFonts w:ascii="Georgia" w:hAnsi="Georgia" w:cs="Times New Roman"/>
              <w:sz w:val="21"/>
              <w:szCs w:val="21"/>
            </w:rPr>
          </w:rPrChange>
        </w:rPr>
        <w:t>die eine effizientere Entwicklung von Unternehmen und damit auch der gesamten Wirtschaft als Ziel haben. Nicht nur aufgrund dieses hohen Impacts, sondern auch aufgrund des enormen Lernpotenzials, das diese abwechslungsreiche und spannende Arbeit bietet, strebe ich eine Karriere in diesem Bereich an.</w:t>
      </w:r>
      <w:r w:rsidR="00597D00" w:rsidRPr="00904BBF">
        <w:rPr>
          <w:rFonts w:ascii="Georgia" w:hAnsi="Georgia" w:cs="Times New Roman"/>
          <w:sz w:val="20"/>
          <w:szCs w:val="20"/>
          <w:rPrChange w:id="65" w:author="David Döbele" w:date="2022-11-01T19:25:00Z">
            <w:rPr>
              <w:rFonts w:ascii="Georgia" w:hAnsi="Georgia" w:cs="Times New Roman"/>
              <w:sz w:val="21"/>
              <w:szCs w:val="21"/>
            </w:rPr>
          </w:rPrChange>
        </w:rPr>
        <w:t xml:space="preserve"> Ich finde es ungemein spannend, wie man Unternehmen zunächst detailliert analysiert, um danach eigene Ideen und Maßnahmen einzubringen und dadurch die richtigen Schritte für eine erfolgreiche Zukunft zu setzen. Nachdem ich </w:t>
      </w:r>
      <w:ins w:id="66" w:author="David Döbele" w:date="2022-11-01T19:23:00Z">
        <w:r w:rsidR="007D5667" w:rsidRPr="00904BBF">
          <w:rPr>
            <w:rFonts w:ascii="Georgia" w:hAnsi="Georgia" w:cs="Times New Roman"/>
            <w:sz w:val="20"/>
            <w:szCs w:val="20"/>
            <w:rPrChange w:id="67" w:author="David Döbele" w:date="2022-11-01T19:25:00Z">
              <w:rPr>
                <w:rFonts w:ascii="Georgia" w:hAnsi="Georgia" w:cs="Times New Roman"/>
                <w:sz w:val="21"/>
                <w:szCs w:val="21"/>
              </w:rPr>
            </w:rPrChange>
          </w:rPr>
          <w:t xml:space="preserve">zuvor </w:t>
        </w:r>
      </w:ins>
      <w:r w:rsidR="00597D00" w:rsidRPr="00904BBF">
        <w:rPr>
          <w:rFonts w:ascii="Georgia" w:hAnsi="Georgia" w:cs="Times New Roman"/>
          <w:sz w:val="20"/>
          <w:szCs w:val="20"/>
          <w:rPrChange w:id="68" w:author="David Döbele" w:date="2022-11-01T19:25:00Z">
            <w:rPr>
              <w:rFonts w:ascii="Georgia" w:hAnsi="Georgia" w:cs="Times New Roman"/>
              <w:sz w:val="21"/>
              <w:szCs w:val="21"/>
            </w:rPr>
          </w:rPrChange>
        </w:rPr>
        <w:t>in zwei M&amp;</w:t>
      </w:r>
      <w:del w:id="69" w:author="David Döbele" w:date="2022-11-01T19:23:00Z">
        <w:r w:rsidR="00597D00" w:rsidRPr="00904BBF" w:rsidDel="007D5667">
          <w:rPr>
            <w:rFonts w:ascii="Georgia" w:hAnsi="Georgia" w:cs="Times New Roman"/>
            <w:sz w:val="20"/>
            <w:szCs w:val="20"/>
            <w:rPrChange w:id="70" w:author="David Döbele" w:date="2022-11-01T19:25:00Z">
              <w:rPr>
                <w:rFonts w:ascii="Georgia" w:hAnsi="Georgia" w:cs="Times New Roman"/>
                <w:sz w:val="21"/>
                <w:szCs w:val="21"/>
              </w:rPr>
            </w:rPrChange>
          </w:rPr>
          <w:delText xml:space="preserve">A </w:delText>
        </w:r>
      </w:del>
      <w:ins w:id="71" w:author="David Döbele" w:date="2022-11-01T19:23:00Z">
        <w:r w:rsidR="007D5667" w:rsidRPr="00904BBF">
          <w:rPr>
            <w:rFonts w:ascii="Georgia" w:hAnsi="Georgia" w:cs="Times New Roman"/>
            <w:sz w:val="20"/>
            <w:szCs w:val="20"/>
            <w:rPrChange w:id="72" w:author="David Döbele" w:date="2022-11-01T19:25:00Z">
              <w:rPr>
                <w:rFonts w:ascii="Georgia" w:hAnsi="Georgia" w:cs="Times New Roman"/>
                <w:sz w:val="21"/>
                <w:szCs w:val="21"/>
              </w:rPr>
            </w:rPrChange>
          </w:rPr>
          <w:t>A</w:t>
        </w:r>
        <w:r w:rsidR="007D5667" w:rsidRPr="00904BBF">
          <w:rPr>
            <w:rFonts w:ascii="Georgia" w:hAnsi="Georgia" w:cs="Times New Roman"/>
            <w:sz w:val="20"/>
            <w:szCs w:val="20"/>
            <w:rPrChange w:id="73" w:author="David Döbele" w:date="2022-11-01T19:25:00Z">
              <w:rPr>
                <w:rFonts w:ascii="Georgia" w:hAnsi="Georgia" w:cs="Times New Roman"/>
                <w:sz w:val="21"/>
                <w:szCs w:val="21"/>
              </w:rPr>
            </w:rPrChange>
          </w:rPr>
          <w:t>-</w:t>
        </w:r>
      </w:ins>
      <w:r w:rsidR="00597D00" w:rsidRPr="00904BBF">
        <w:rPr>
          <w:rFonts w:ascii="Georgia" w:hAnsi="Georgia" w:cs="Times New Roman"/>
          <w:sz w:val="20"/>
          <w:szCs w:val="20"/>
          <w:rPrChange w:id="74" w:author="David Döbele" w:date="2022-11-01T19:25:00Z">
            <w:rPr>
              <w:rFonts w:ascii="Georgia" w:hAnsi="Georgia" w:cs="Times New Roman"/>
              <w:sz w:val="21"/>
              <w:szCs w:val="21"/>
            </w:rPr>
          </w:rPrChange>
        </w:rPr>
        <w:t xml:space="preserve">Praktika Erfahrungen mit der Beratung vorwiegend aus finanzieller Perspektive </w:t>
      </w:r>
      <w:del w:id="75" w:author="David Döbele" w:date="2022-11-01T19:23:00Z">
        <w:r w:rsidR="00597D00" w:rsidRPr="00904BBF" w:rsidDel="007D5667">
          <w:rPr>
            <w:rFonts w:ascii="Georgia" w:hAnsi="Georgia" w:cs="Times New Roman"/>
            <w:sz w:val="20"/>
            <w:szCs w:val="20"/>
            <w:rPrChange w:id="76" w:author="David Döbele" w:date="2022-11-01T19:25:00Z">
              <w:rPr>
                <w:rFonts w:ascii="Georgia" w:hAnsi="Georgia" w:cs="Times New Roman"/>
                <w:sz w:val="21"/>
                <w:szCs w:val="21"/>
              </w:rPr>
            </w:rPrChange>
          </w:rPr>
          <w:delText>gesammelt habe</w:delText>
        </w:r>
      </w:del>
      <w:ins w:id="77" w:author="David Döbele" w:date="2022-11-01T19:23:00Z">
        <w:r w:rsidR="007D5667" w:rsidRPr="00904BBF">
          <w:rPr>
            <w:rFonts w:ascii="Georgia" w:hAnsi="Georgia" w:cs="Times New Roman"/>
            <w:sz w:val="20"/>
            <w:szCs w:val="20"/>
            <w:rPrChange w:id="78" w:author="David Döbele" w:date="2022-11-01T19:25:00Z">
              <w:rPr>
                <w:rFonts w:ascii="Georgia" w:hAnsi="Georgia" w:cs="Times New Roman"/>
                <w:sz w:val="21"/>
                <w:szCs w:val="21"/>
              </w:rPr>
            </w:rPrChange>
          </w:rPr>
          <w:t>sammeln konnte</w:t>
        </w:r>
      </w:ins>
      <w:r w:rsidR="00597D00" w:rsidRPr="00904BBF">
        <w:rPr>
          <w:rFonts w:ascii="Georgia" w:hAnsi="Georgia" w:cs="Times New Roman"/>
          <w:sz w:val="20"/>
          <w:szCs w:val="20"/>
          <w:rPrChange w:id="79" w:author="David Döbele" w:date="2022-11-01T19:25:00Z">
            <w:rPr>
              <w:rFonts w:ascii="Georgia" w:hAnsi="Georgia" w:cs="Times New Roman"/>
              <w:sz w:val="21"/>
              <w:szCs w:val="21"/>
            </w:rPr>
          </w:rPrChange>
        </w:rPr>
        <w:t>, möchte ich mich danach bei strategischen Projekten weiterentwickeln. Daher möchte ich Sie in meinem Gap Year ab März 2023 als Praktikant an Ihrem Standort in Stadt unterstützen.</w:t>
      </w:r>
    </w:p>
    <w:p w14:paraId="53BC0C64" w14:textId="79D00292" w:rsidR="003755B7" w:rsidRPr="00904BBF" w:rsidRDefault="003755B7" w:rsidP="003755B7">
      <w:pPr>
        <w:jc w:val="both"/>
        <w:rPr>
          <w:rFonts w:ascii="Georgia" w:hAnsi="Georgia" w:cs="Times New Roman"/>
          <w:sz w:val="20"/>
          <w:szCs w:val="20"/>
          <w:rPrChange w:id="80" w:author="David Döbele" w:date="2022-11-01T19:25:00Z">
            <w:rPr>
              <w:rFonts w:ascii="Georgia" w:hAnsi="Georgia" w:cs="Times New Roman"/>
              <w:sz w:val="21"/>
              <w:szCs w:val="21"/>
            </w:rPr>
          </w:rPrChange>
        </w:rPr>
      </w:pPr>
    </w:p>
    <w:p w14:paraId="21DFE76C" w14:textId="62148901" w:rsidR="003C54E0" w:rsidRPr="00904BBF" w:rsidRDefault="0072158E" w:rsidP="0072158E">
      <w:pPr>
        <w:jc w:val="both"/>
        <w:rPr>
          <w:rFonts w:ascii="Georgia" w:hAnsi="Georgia" w:cs="Times New Roman"/>
          <w:sz w:val="20"/>
          <w:szCs w:val="20"/>
          <w:rPrChange w:id="81" w:author="David Döbele" w:date="2022-11-01T19:25:00Z">
            <w:rPr>
              <w:rFonts w:ascii="Georgia" w:hAnsi="Georgia" w:cs="Times New Roman"/>
              <w:sz w:val="21"/>
              <w:szCs w:val="21"/>
            </w:rPr>
          </w:rPrChange>
        </w:rPr>
      </w:pPr>
      <w:r w:rsidRPr="00904BBF">
        <w:rPr>
          <w:rFonts w:ascii="Georgia" w:hAnsi="Georgia" w:cs="Times New Roman"/>
          <w:sz w:val="20"/>
          <w:szCs w:val="20"/>
          <w:rPrChange w:id="82" w:author="David Döbele" w:date="2022-11-01T19:25:00Z">
            <w:rPr>
              <w:rFonts w:ascii="Georgia" w:hAnsi="Georgia" w:cs="Times New Roman"/>
              <w:sz w:val="21"/>
              <w:szCs w:val="21"/>
            </w:rPr>
          </w:rPrChange>
        </w:rPr>
        <w:t xml:space="preserve">Vor kurzem konnte ich mein </w:t>
      </w:r>
      <w:r w:rsidR="009474A6" w:rsidRPr="00904BBF">
        <w:rPr>
          <w:rFonts w:ascii="Georgia" w:hAnsi="Georgia" w:cs="Times New Roman"/>
          <w:sz w:val="20"/>
          <w:szCs w:val="20"/>
          <w:rPrChange w:id="83" w:author="David Döbele" w:date="2022-11-01T19:25:00Z">
            <w:rPr>
              <w:rFonts w:ascii="Georgia" w:hAnsi="Georgia" w:cs="Times New Roman"/>
              <w:sz w:val="21"/>
              <w:szCs w:val="21"/>
            </w:rPr>
          </w:rPrChange>
        </w:rPr>
        <w:t>Studium der Internationalen Betriebswirtschaftslehre</w:t>
      </w:r>
      <w:r w:rsidRPr="00904BBF">
        <w:rPr>
          <w:rFonts w:ascii="Georgia" w:hAnsi="Georgia" w:cs="Times New Roman"/>
          <w:sz w:val="20"/>
          <w:szCs w:val="20"/>
          <w:rPrChange w:id="84" w:author="David Döbele" w:date="2022-11-01T19:25:00Z">
            <w:rPr>
              <w:rFonts w:ascii="Georgia" w:hAnsi="Georgia" w:cs="Times New Roman"/>
              <w:sz w:val="21"/>
              <w:szCs w:val="21"/>
            </w:rPr>
          </w:rPrChange>
        </w:rPr>
        <w:t xml:space="preserve"> an der Wirtschaftsuniversität Wien mit Auszeichnung abschließen, wo ich mich auch in verschiedenen Studentenorganisationen (AIESEC, International Business Club) </w:t>
      </w:r>
      <w:r w:rsidR="003C54E0" w:rsidRPr="00904BBF">
        <w:rPr>
          <w:rFonts w:ascii="Georgia" w:hAnsi="Georgia" w:cs="Times New Roman"/>
          <w:sz w:val="20"/>
          <w:szCs w:val="20"/>
          <w:rPrChange w:id="85" w:author="David Döbele" w:date="2022-11-01T19:25:00Z">
            <w:rPr>
              <w:rFonts w:ascii="Georgia" w:hAnsi="Georgia" w:cs="Times New Roman"/>
              <w:sz w:val="21"/>
              <w:szCs w:val="21"/>
            </w:rPr>
          </w:rPrChange>
        </w:rPr>
        <w:t xml:space="preserve">engagierte. In diesen Tätigkeiten war ich </w:t>
      </w:r>
      <w:r w:rsidR="00EE5D84" w:rsidRPr="00904BBF">
        <w:rPr>
          <w:rFonts w:ascii="Georgia" w:hAnsi="Georgia" w:cs="Times New Roman"/>
          <w:sz w:val="20"/>
          <w:szCs w:val="20"/>
          <w:rPrChange w:id="86" w:author="David Döbele" w:date="2022-11-01T19:25:00Z">
            <w:rPr>
              <w:rFonts w:ascii="Georgia" w:hAnsi="Georgia" w:cs="Times New Roman"/>
              <w:sz w:val="21"/>
              <w:szCs w:val="21"/>
            </w:rPr>
          </w:rPrChange>
        </w:rPr>
        <w:t xml:space="preserve">unter anderem auch </w:t>
      </w:r>
      <w:r w:rsidR="003C54E0" w:rsidRPr="00904BBF">
        <w:rPr>
          <w:rFonts w:ascii="Georgia" w:hAnsi="Georgia" w:cs="Times New Roman"/>
          <w:sz w:val="20"/>
          <w:szCs w:val="20"/>
          <w:rPrChange w:id="87" w:author="David Döbele" w:date="2022-11-01T19:25:00Z">
            <w:rPr>
              <w:rFonts w:ascii="Georgia" w:hAnsi="Georgia" w:cs="Times New Roman"/>
              <w:sz w:val="21"/>
              <w:szCs w:val="21"/>
            </w:rPr>
          </w:rPrChange>
        </w:rPr>
        <w:t>für die Organisation von diversen Workshops und Events (u.a. mit der Boston Consulting Group oder Accenture) verantwortlich</w:t>
      </w:r>
      <w:r w:rsidR="00556476" w:rsidRPr="00904BBF">
        <w:rPr>
          <w:rFonts w:ascii="Georgia" w:hAnsi="Georgia" w:cs="Times New Roman"/>
          <w:sz w:val="20"/>
          <w:szCs w:val="20"/>
          <w:rPrChange w:id="88" w:author="David Döbele" w:date="2022-11-01T19:25:00Z">
            <w:rPr>
              <w:rFonts w:ascii="Georgia" w:hAnsi="Georgia" w:cs="Times New Roman"/>
              <w:sz w:val="21"/>
              <w:szCs w:val="21"/>
            </w:rPr>
          </w:rPrChange>
        </w:rPr>
        <w:t xml:space="preserve">. Bei solchen Veranstaltungen (z.B. Talent Day bei Deloitte) fand ich meine Begeisterung für eine beratende Tätigkeit, da es mir </w:t>
      </w:r>
      <w:r w:rsidR="003C54E0" w:rsidRPr="00904BBF">
        <w:rPr>
          <w:rFonts w:ascii="Georgia" w:hAnsi="Georgia" w:cs="Times New Roman"/>
          <w:sz w:val="20"/>
          <w:szCs w:val="20"/>
          <w:rPrChange w:id="89" w:author="David Döbele" w:date="2022-11-01T19:25:00Z">
            <w:rPr>
              <w:rFonts w:ascii="Georgia" w:hAnsi="Georgia" w:cs="Times New Roman"/>
              <w:sz w:val="21"/>
              <w:szCs w:val="21"/>
            </w:rPr>
          </w:rPrChange>
        </w:rPr>
        <w:t>große Freude</w:t>
      </w:r>
      <w:r w:rsidR="00C50A94" w:rsidRPr="00904BBF">
        <w:rPr>
          <w:rFonts w:ascii="Georgia" w:hAnsi="Georgia" w:cs="Times New Roman"/>
          <w:sz w:val="20"/>
          <w:szCs w:val="20"/>
          <w:rPrChange w:id="90" w:author="David Döbele" w:date="2022-11-01T19:25:00Z">
            <w:rPr>
              <w:rFonts w:ascii="Georgia" w:hAnsi="Georgia" w:cs="Times New Roman"/>
              <w:sz w:val="21"/>
              <w:szCs w:val="21"/>
            </w:rPr>
          </w:rPrChange>
        </w:rPr>
        <w:t xml:space="preserve"> bereitet</w:t>
      </w:r>
      <w:r w:rsidR="003C54E0" w:rsidRPr="00904BBF">
        <w:rPr>
          <w:rFonts w:ascii="Georgia" w:hAnsi="Georgia" w:cs="Times New Roman"/>
          <w:sz w:val="20"/>
          <w:szCs w:val="20"/>
          <w:rPrChange w:id="91" w:author="David Döbele" w:date="2022-11-01T19:25:00Z">
            <w:rPr>
              <w:rFonts w:ascii="Georgia" w:hAnsi="Georgia" w:cs="Times New Roman"/>
              <w:sz w:val="21"/>
              <w:szCs w:val="21"/>
            </w:rPr>
          </w:rPrChange>
        </w:rPr>
        <w:t>, gemeinsam im Team mit anderen motivierten Kollegen Projekte zu entwickeln und auch zu realisieren.</w:t>
      </w:r>
      <w:r w:rsidR="00556476" w:rsidRPr="00904BBF">
        <w:rPr>
          <w:rFonts w:ascii="Georgia" w:hAnsi="Georgia" w:cs="Times New Roman"/>
          <w:sz w:val="20"/>
          <w:szCs w:val="20"/>
          <w:rPrChange w:id="92" w:author="David Döbele" w:date="2022-11-01T19:25:00Z">
            <w:rPr>
              <w:rFonts w:ascii="Georgia" w:hAnsi="Georgia" w:cs="Times New Roman"/>
              <w:sz w:val="21"/>
              <w:szCs w:val="21"/>
            </w:rPr>
          </w:rPrChange>
        </w:rPr>
        <w:t xml:space="preserve"> </w:t>
      </w:r>
      <w:r w:rsidRPr="00904BBF">
        <w:rPr>
          <w:rFonts w:ascii="Georgia" w:hAnsi="Georgia" w:cs="Times New Roman"/>
          <w:sz w:val="20"/>
          <w:szCs w:val="20"/>
          <w:rPrChange w:id="93" w:author="David Döbele" w:date="2022-11-01T19:25:00Z">
            <w:rPr>
              <w:rFonts w:ascii="Georgia" w:hAnsi="Georgia" w:cs="Times New Roman"/>
              <w:sz w:val="21"/>
              <w:szCs w:val="21"/>
            </w:rPr>
          </w:rPrChange>
        </w:rPr>
        <w:t>Sowohl diese Aktivitäten als auch die vielen Auslandserfahrungen ermöglichten es mir, ein internationales Netzwerk aufzubauen und auch in interkulturellen Teams erfolgreich zusammen</w:t>
      </w:r>
      <w:r w:rsidR="009474A6" w:rsidRPr="00904BBF">
        <w:rPr>
          <w:rFonts w:ascii="Georgia" w:hAnsi="Georgia" w:cs="Times New Roman"/>
          <w:sz w:val="20"/>
          <w:szCs w:val="20"/>
          <w:rPrChange w:id="94" w:author="David Döbele" w:date="2022-11-01T19:25:00Z">
            <w:rPr>
              <w:rFonts w:ascii="Georgia" w:hAnsi="Georgia" w:cs="Times New Roman"/>
              <w:sz w:val="21"/>
              <w:szCs w:val="21"/>
            </w:rPr>
          </w:rPrChange>
        </w:rPr>
        <w:t xml:space="preserve">zuarbeiten. </w:t>
      </w:r>
      <w:r w:rsidRPr="00904BBF">
        <w:rPr>
          <w:rFonts w:ascii="Georgia" w:hAnsi="Georgia" w:cs="Times New Roman"/>
          <w:sz w:val="20"/>
          <w:szCs w:val="20"/>
          <w:rPrChange w:id="95" w:author="David Döbele" w:date="2022-11-01T19:25:00Z">
            <w:rPr>
              <w:rFonts w:ascii="Georgia" w:hAnsi="Georgia" w:cs="Times New Roman"/>
              <w:sz w:val="21"/>
              <w:szCs w:val="21"/>
            </w:rPr>
          </w:rPrChange>
        </w:rPr>
        <w:t>Meine Freunde bewundern meinen Ehrgeiz und Selbstdisziplin auch in stressigen Situationen, weshalb ich oft meine Kommilitonen zu höheren Leistungen ansporne oder mein Wissen gerne an Jüngere in Form von Mathematikunterricht weitergebe.</w:t>
      </w:r>
      <w:r w:rsidR="003C54E0" w:rsidRPr="00904BBF">
        <w:rPr>
          <w:rFonts w:ascii="Georgia" w:hAnsi="Georgia" w:cs="Times New Roman"/>
          <w:sz w:val="20"/>
          <w:szCs w:val="20"/>
          <w:rPrChange w:id="96" w:author="David Döbele" w:date="2022-11-01T19:25:00Z">
            <w:rPr>
              <w:rFonts w:ascii="Georgia" w:hAnsi="Georgia" w:cs="Times New Roman"/>
              <w:sz w:val="21"/>
              <w:szCs w:val="21"/>
            </w:rPr>
          </w:rPrChange>
        </w:rPr>
        <w:t xml:space="preserve"> Meine sozialen Kompetenzen, aber auch meine Präsentations</w:t>
      </w:r>
      <w:r w:rsidR="00DD6F75" w:rsidRPr="00904BBF">
        <w:rPr>
          <w:rFonts w:ascii="Georgia" w:hAnsi="Georgia" w:cs="Times New Roman"/>
          <w:sz w:val="20"/>
          <w:szCs w:val="20"/>
          <w:rPrChange w:id="97" w:author="David Döbele" w:date="2022-11-01T19:25:00Z">
            <w:rPr>
              <w:rFonts w:ascii="Georgia" w:hAnsi="Georgia" w:cs="Times New Roman"/>
              <w:sz w:val="21"/>
              <w:szCs w:val="21"/>
            </w:rPr>
          </w:rPrChange>
        </w:rPr>
        <w:t>techniken helfen</w:t>
      </w:r>
      <w:r w:rsidR="003C54E0" w:rsidRPr="00904BBF">
        <w:rPr>
          <w:rFonts w:ascii="Georgia" w:hAnsi="Georgia" w:cs="Times New Roman"/>
          <w:sz w:val="20"/>
          <w:szCs w:val="20"/>
          <w:rPrChange w:id="98" w:author="David Döbele" w:date="2022-11-01T19:25:00Z">
            <w:rPr>
              <w:rFonts w:ascii="Georgia" w:hAnsi="Georgia" w:cs="Times New Roman"/>
              <w:sz w:val="21"/>
              <w:szCs w:val="21"/>
            </w:rPr>
          </w:rPrChange>
        </w:rPr>
        <w:t xml:space="preserve"> mir</w:t>
      </w:r>
      <w:r w:rsidR="00EE5D84" w:rsidRPr="00904BBF">
        <w:rPr>
          <w:rFonts w:ascii="Georgia" w:hAnsi="Georgia" w:cs="Times New Roman"/>
          <w:sz w:val="20"/>
          <w:szCs w:val="20"/>
          <w:rPrChange w:id="99" w:author="David Döbele" w:date="2022-11-01T19:25:00Z">
            <w:rPr>
              <w:rFonts w:ascii="Georgia" w:hAnsi="Georgia" w:cs="Times New Roman"/>
              <w:sz w:val="21"/>
              <w:szCs w:val="21"/>
            </w:rPr>
          </w:rPrChange>
        </w:rPr>
        <w:t xml:space="preserve"> oft </w:t>
      </w:r>
      <w:r w:rsidR="00DD6F75" w:rsidRPr="00904BBF">
        <w:rPr>
          <w:rFonts w:ascii="Georgia" w:hAnsi="Georgia" w:cs="Times New Roman"/>
          <w:sz w:val="20"/>
          <w:szCs w:val="20"/>
          <w:rPrChange w:id="100" w:author="David Döbele" w:date="2022-11-01T19:25:00Z">
            <w:rPr>
              <w:rFonts w:ascii="Georgia" w:hAnsi="Georgia" w:cs="Times New Roman"/>
              <w:sz w:val="21"/>
              <w:szCs w:val="21"/>
            </w:rPr>
          </w:rPrChange>
        </w:rPr>
        <w:t>dabei, im Team oder einer Gruppe effektiv Inhalte zu vermitteln, weshalb ich von meiner Institutsleiterin den „Kompetenznachweis Wirtschaftstraining“ verliehen bekam. In meinem Praktikum bei ox8 darf ich als Mitglied eines kleinen Teams nahe bei Projekten</w:t>
      </w:r>
      <w:r w:rsidR="00EE5D84" w:rsidRPr="00904BBF">
        <w:rPr>
          <w:rFonts w:ascii="Georgia" w:hAnsi="Georgia" w:cs="Times New Roman"/>
          <w:sz w:val="20"/>
          <w:szCs w:val="20"/>
          <w:rPrChange w:id="101" w:author="David Döbele" w:date="2022-11-01T19:25:00Z">
            <w:rPr>
              <w:rFonts w:ascii="Georgia" w:hAnsi="Georgia" w:cs="Times New Roman"/>
              <w:sz w:val="21"/>
              <w:szCs w:val="21"/>
            </w:rPr>
          </w:rPrChange>
        </w:rPr>
        <w:t xml:space="preserve"> </w:t>
      </w:r>
      <w:r w:rsidR="00C50A94" w:rsidRPr="00904BBF">
        <w:rPr>
          <w:rFonts w:ascii="Georgia" w:hAnsi="Georgia" w:cs="Times New Roman"/>
          <w:sz w:val="20"/>
          <w:szCs w:val="20"/>
          <w:rPrChange w:id="102" w:author="David Döbele" w:date="2022-11-01T19:25:00Z">
            <w:rPr>
              <w:rFonts w:ascii="Georgia" w:hAnsi="Georgia" w:cs="Times New Roman"/>
              <w:sz w:val="21"/>
              <w:szCs w:val="21"/>
            </w:rPr>
          </w:rPrChange>
        </w:rPr>
        <w:t>mitarbeiten, bin unter anderem maßgeblich an</w:t>
      </w:r>
      <w:r w:rsidR="00EE5D84" w:rsidRPr="00904BBF">
        <w:rPr>
          <w:rFonts w:ascii="Georgia" w:hAnsi="Georgia" w:cs="Times New Roman"/>
          <w:sz w:val="20"/>
          <w:szCs w:val="20"/>
          <w:rPrChange w:id="103" w:author="David Döbele" w:date="2022-11-01T19:25:00Z">
            <w:rPr>
              <w:rFonts w:ascii="Georgia" w:hAnsi="Georgia" w:cs="Times New Roman"/>
              <w:sz w:val="21"/>
              <w:szCs w:val="21"/>
            </w:rPr>
          </w:rPrChange>
        </w:rPr>
        <w:t xml:space="preserve"> </w:t>
      </w:r>
      <w:ins w:id="104" w:author="David Döbele" w:date="2022-11-01T19:24:00Z">
        <w:r w:rsidR="007D5667" w:rsidRPr="00904BBF">
          <w:rPr>
            <w:rFonts w:ascii="Georgia" w:hAnsi="Georgia" w:cs="Times New Roman"/>
            <w:sz w:val="20"/>
            <w:szCs w:val="20"/>
            <w:rPrChange w:id="105" w:author="David Döbele" w:date="2022-11-01T19:25:00Z">
              <w:rPr>
                <w:rFonts w:ascii="Georgia" w:hAnsi="Georgia" w:cs="Times New Roman"/>
                <w:sz w:val="21"/>
                <w:szCs w:val="21"/>
              </w:rPr>
            </w:rPrChange>
          </w:rPr>
          <w:t xml:space="preserve">wichtigen </w:t>
        </w:r>
        <w:proofErr w:type="spellStart"/>
        <w:r w:rsidR="007D5667" w:rsidRPr="00904BBF">
          <w:rPr>
            <w:rFonts w:ascii="Georgia" w:hAnsi="Georgia" w:cs="Times New Roman"/>
            <w:sz w:val="20"/>
            <w:szCs w:val="20"/>
            <w:rPrChange w:id="106" w:author="David Döbele" w:date="2022-11-01T19:25:00Z">
              <w:rPr>
                <w:rFonts w:ascii="Georgia" w:hAnsi="Georgia" w:cs="Times New Roman"/>
                <w:sz w:val="21"/>
                <w:szCs w:val="21"/>
              </w:rPr>
            </w:rPrChange>
          </w:rPr>
          <w:t xml:space="preserve">Bestandteilen von </w:t>
        </w:r>
      </w:ins>
      <w:proofErr w:type="spellEnd"/>
      <w:r w:rsidR="00EE5D84" w:rsidRPr="00904BBF">
        <w:rPr>
          <w:rFonts w:ascii="Georgia" w:hAnsi="Georgia" w:cs="Times New Roman"/>
          <w:sz w:val="20"/>
          <w:szCs w:val="20"/>
          <w:rPrChange w:id="107" w:author="David Döbele" w:date="2022-11-01T19:25:00Z">
            <w:rPr>
              <w:rFonts w:ascii="Georgia" w:hAnsi="Georgia" w:cs="Times New Roman"/>
              <w:sz w:val="21"/>
              <w:szCs w:val="21"/>
            </w:rPr>
          </w:rPrChange>
        </w:rPr>
        <w:t>Transaktionen</w:t>
      </w:r>
      <w:r w:rsidR="00DD6F75" w:rsidRPr="00904BBF">
        <w:rPr>
          <w:rFonts w:ascii="Georgia" w:hAnsi="Georgia" w:cs="Times New Roman"/>
          <w:sz w:val="20"/>
          <w:szCs w:val="20"/>
          <w:rPrChange w:id="108" w:author="David Döbele" w:date="2022-11-01T19:25:00Z">
            <w:rPr>
              <w:rFonts w:ascii="Georgia" w:hAnsi="Georgia" w:cs="Times New Roman"/>
              <w:sz w:val="21"/>
              <w:szCs w:val="21"/>
            </w:rPr>
          </w:rPrChange>
        </w:rPr>
        <w:t xml:space="preserve"> </w:t>
      </w:r>
      <w:r w:rsidR="009474A6" w:rsidRPr="00904BBF">
        <w:rPr>
          <w:rFonts w:ascii="Georgia" w:hAnsi="Georgia" w:cs="Times New Roman"/>
          <w:sz w:val="20"/>
          <w:szCs w:val="20"/>
          <w:rPrChange w:id="109" w:author="David Döbele" w:date="2022-11-01T19:25:00Z">
            <w:rPr>
              <w:rFonts w:ascii="Georgia" w:hAnsi="Georgia" w:cs="Times New Roman"/>
              <w:sz w:val="21"/>
              <w:szCs w:val="21"/>
            </w:rPr>
          </w:rPrChange>
        </w:rPr>
        <w:t>beteiligt</w:t>
      </w:r>
      <w:r w:rsidR="00DD6F75" w:rsidRPr="00904BBF">
        <w:rPr>
          <w:rFonts w:ascii="Georgia" w:hAnsi="Georgia" w:cs="Times New Roman"/>
          <w:sz w:val="20"/>
          <w:szCs w:val="20"/>
          <w:rPrChange w:id="110" w:author="David Döbele" w:date="2022-11-01T19:25:00Z">
            <w:rPr>
              <w:rFonts w:ascii="Georgia" w:hAnsi="Georgia" w:cs="Times New Roman"/>
              <w:sz w:val="21"/>
              <w:szCs w:val="21"/>
            </w:rPr>
          </w:rPrChange>
        </w:rPr>
        <w:t xml:space="preserve"> und kann daher viele </w:t>
      </w:r>
      <w:r w:rsidR="00EE5D84" w:rsidRPr="00904BBF">
        <w:rPr>
          <w:rFonts w:ascii="Georgia" w:hAnsi="Georgia" w:cs="Times New Roman"/>
          <w:sz w:val="20"/>
          <w:szCs w:val="20"/>
          <w:rPrChange w:id="111" w:author="David Döbele" w:date="2022-11-01T19:25:00Z">
            <w:rPr>
              <w:rFonts w:ascii="Georgia" w:hAnsi="Georgia" w:cs="Times New Roman"/>
              <w:sz w:val="21"/>
              <w:szCs w:val="21"/>
            </w:rPr>
          </w:rPrChange>
        </w:rPr>
        <w:t>lehrreiche</w:t>
      </w:r>
      <w:r w:rsidR="00DD6F75" w:rsidRPr="00904BBF">
        <w:rPr>
          <w:rFonts w:ascii="Georgia" w:hAnsi="Georgia" w:cs="Times New Roman"/>
          <w:sz w:val="20"/>
          <w:szCs w:val="20"/>
          <w:rPrChange w:id="112" w:author="David Döbele" w:date="2022-11-01T19:25:00Z">
            <w:rPr>
              <w:rFonts w:ascii="Georgia" w:hAnsi="Georgia" w:cs="Times New Roman"/>
              <w:sz w:val="21"/>
              <w:szCs w:val="21"/>
            </w:rPr>
          </w:rPrChange>
        </w:rPr>
        <w:t xml:space="preserve"> Erfahrungen sammeln. </w:t>
      </w:r>
      <w:r w:rsidR="00C50A94" w:rsidRPr="00904BBF">
        <w:rPr>
          <w:rFonts w:ascii="Georgia" w:hAnsi="Georgia" w:cs="Times New Roman"/>
          <w:sz w:val="20"/>
          <w:szCs w:val="20"/>
          <w:rPrChange w:id="113" w:author="David Döbele" w:date="2022-11-01T19:25:00Z">
            <w:rPr>
              <w:rFonts w:ascii="Georgia" w:hAnsi="Georgia" w:cs="Times New Roman"/>
              <w:sz w:val="21"/>
              <w:szCs w:val="21"/>
            </w:rPr>
          </w:rPrChange>
        </w:rPr>
        <w:t>M</w:t>
      </w:r>
      <w:r w:rsidR="00DD6F75" w:rsidRPr="00904BBF">
        <w:rPr>
          <w:rFonts w:ascii="Georgia" w:hAnsi="Georgia" w:cs="Times New Roman"/>
          <w:sz w:val="20"/>
          <w:szCs w:val="20"/>
          <w:rPrChange w:id="114" w:author="David Döbele" w:date="2022-11-01T19:25:00Z">
            <w:rPr>
              <w:rFonts w:ascii="Georgia" w:hAnsi="Georgia" w:cs="Times New Roman"/>
              <w:sz w:val="21"/>
              <w:szCs w:val="21"/>
            </w:rPr>
          </w:rPrChange>
        </w:rPr>
        <w:t>eine analytischen Fähigkeiten, die ich a</w:t>
      </w:r>
      <w:r w:rsidR="00C50A94" w:rsidRPr="00904BBF">
        <w:rPr>
          <w:rFonts w:ascii="Georgia" w:hAnsi="Georgia" w:cs="Times New Roman"/>
          <w:sz w:val="20"/>
          <w:szCs w:val="20"/>
          <w:rPrChange w:id="115" w:author="David Döbele" w:date="2022-11-01T19:25:00Z">
            <w:rPr>
              <w:rFonts w:ascii="Georgia" w:hAnsi="Georgia" w:cs="Times New Roman"/>
              <w:sz w:val="21"/>
              <w:szCs w:val="21"/>
            </w:rPr>
          </w:rPrChange>
        </w:rPr>
        <w:t>n</w:t>
      </w:r>
      <w:r w:rsidR="00DD6F75" w:rsidRPr="00904BBF">
        <w:rPr>
          <w:rFonts w:ascii="Georgia" w:hAnsi="Georgia" w:cs="Times New Roman"/>
          <w:sz w:val="20"/>
          <w:szCs w:val="20"/>
          <w:rPrChange w:id="116" w:author="David Döbele" w:date="2022-11-01T19:25:00Z">
            <w:rPr>
              <w:rFonts w:ascii="Georgia" w:hAnsi="Georgia" w:cs="Times New Roman"/>
              <w:sz w:val="21"/>
              <w:szCs w:val="21"/>
            </w:rPr>
          </w:rPrChange>
        </w:rPr>
        <w:t xml:space="preserve"> der Universität mit ausgezeichneten Leistungen immer wieder unter Beweis stellen konnte,</w:t>
      </w:r>
      <w:r w:rsidR="00C50A94" w:rsidRPr="00904BBF">
        <w:rPr>
          <w:rFonts w:ascii="Georgia" w:hAnsi="Georgia" w:cs="Times New Roman"/>
          <w:sz w:val="20"/>
          <w:szCs w:val="20"/>
          <w:rPrChange w:id="117" w:author="David Döbele" w:date="2022-11-01T19:25:00Z">
            <w:rPr>
              <w:rFonts w:ascii="Georgia" w:hAnsi="Georgia" w:cs="Times New Roman"/>
              <w:sz w:val="21"/>
              <w:szCs w:val="21"/>
            </w:rPr>
          </w:rPrChange>
        </w:rPr>
        <w:t xml:space="preserve"> kommen mir bei diesen herausfordernden</w:t>
      </w:r>
      <w:r w:rsidR="009474A6" w:rsidRPr="00904BBF">
        <w:rPr>
          <w:rFonts w:ascii="Georgia" w:hAnsi="Georgia" w:cs="Times New Roman"/>
          <w:sz w:val="20"/>
          <w:szCs w:val="20"/>
          <w:rPrChange w:id="118" w:author="David Döbele" w:date="2022-11-01T19:25:00Z">
            <w:rPr>
              <w:rFonts w:ascii="Georgia" w:hAnsi="Georgia" w:cs="Times New Roman"/>
              <w:sz w:val="21"/>
              <w:szCs w:val="21"/>
            </w:rPr>
          </w:rPrChange>
        </w:rPr>
        <w:t xml:space="preserve"> und</w:t>
      </w:r>
      <w:r w:rsidR="00C50A94" w:rsidRPr="00904BBF">
        <w:rPr>
          <w:rFonts w:ascii="Georgia" w:hAnsi="Georgia" w:cs="Times New Roman"/>
          <w:sz w:val="20"/>
          <w:szCs w:val="20"/>
          <w:rPrChange w:id="119" w:author="David Döbele" w:date="2022-11-01T19:25:00Z">
            <w:rPr>
              <w:rFonts w:ascii="Georgia" w:hAnsi="Georgia" w:cs="Times New Roman"/>
              <w:sz w:val="21"/>
              <w:szCs w:val="21"/>
            </w:rPr>
          </w:rPrChange>
        </w:rPr>
        <w:t xml:space="preserve"> spannenden Aufgaben </w:t>
      </w:r>
      <w:r w:rsidR="00B85DD0" w:rsidRPr="00904BBF">
        <w:rPr>
          <w:rFonts w:ascii="Georgia" w:hAnsi="Georgia" w:cs="Times New Roman"/>
          <w:sz w:val="20"/>
          <w:szCs w:val="20"/>
          <w:rPrChange w:id="120" w:author="David Döbele" w:date="2022-11-01T19:25:00Z">
            <w:rPr>
              <w:rFonts w:ascii="Georgia" w:hAnsi="Georgia" w:cs="Times New Roman"/>
              <w:sz w:val="21"/>
              <w:szCs w:val="21"/>
            </w:rPr>
          </w:rPrChange>
        </w:rPr>
        <w:t>zugute</w:t>
      </w:r>
      <w:r w:rsidR="00C50A94" w:rsidRPr="00904BBF">
        <w:rPr>
          <w:rFonts w:ascii="Georgia" w:hAnsi="Georgia" w:cs="Times New Roman"/>
          <w:sz w:val="20"/>
          <w:szCs w:val="20"/>
          <w:rPrChange w:id="121" w:author="David Döbele" w:date="2022-11-01T19:25:00Z">
            <w:rPr>
              <w:rFonts w:ascii="Georgia" w:hAnsi="Georgia" w:cs="Times New Roman"/>
              <w:sz w:val="21"/>
              <w:szCs w:val="21"/>
            </w:rPr>
          </w:rPrChange>
        </w:rPr>
        <w:t>.</w:t>
      </w:r>
      <w:r w:rsidR="009474A6" w:rsidRPr="00904BBF">
        <w:rPr>
          <w:rFonts w:ascii="Georgia" w:hAnsi="Georgia" w:cs="Times New Roman"/>
          <w:sz w:val="20"/>
          <w:szCs w:val="20"/>
          <w:rPrChange w:id="122" w:author="David Döbele" w:date="2022-11-01T19:25:00Z">
            <w:rPr>
              <w:rFonts w:ascii="Georgia" w:hAnsi="Georgia" w:cs="Times New Roman"/>
              <w:sz w:val="21"/>
              <w:szCs w:val="21"/>
            </w:rPr>
          </w:rPrChange>
        </w:rPr>
        <w:t xml:space="preserve"> </w:t>
      </w:r>
      <w:r w:rsidR="00EE5D84" w:rsidRPr="00904BBF">
        <w:rPr>
          <w:rFonts w:ascii="Georgia" w:hAnsi="Georgia" w:cs="Times New Roman"/>
          <w:sz w:val="20"/>
          <w:szCs w:val="20"/>
          <w:rPrChange w:id="123" w:author="David Döbele" w:date="2022-11-01T19:25:00Z">
            <w:rPr>
              <w:rFonts w:ascii="Georgia" w:hAnsi="Georgia" w:cs="Times New Roman"/>
              <w:sz w:val="21"/>
              <w:szCs w:val="21"/>
            </w:rPr>
          </w:rPrChange>
        </w:rPr>
        <w:t>Diesen</w:t>
      </w:r>
      <w:r w:rsidR="00DD6F75" w:rsidRPr="00904BBF">
        <w:rPr>
          <w:rFonts w:ascii="Georgia" w:hAnsi="Georgia" w:cs="Times New Roman"/>
          <w:sz w:val="20"/>
          <w:szCs w:val="20"/>
          <w:rPrChange w:id="124" w:author="David Döbele" w:date="2022-11-01T19:25:00Z">
            <w:rPr>
              <w:rFonts w:ascii="Georgia" w:hAnsi="Georgia" w:cs="Times New Roman"/>
              <w:sz w:val="21"/>
              <w:szCs w:val="21"/>
            </w:rPr>
          </w:rPrChange>
        </w:rPr>
        <w:t xml:space="preserve"> Ehrgeiz, als auch mein Leistungs- und Durchhaltevermögen möchte ich auch im Rahmen eines Praktikums bei Ihnen einsetzen.</w:t>
      </w:r>
    </w:p>
    <w:p w14:paraId="63D93E14" w14:textId="202F780F" w:rsidR="003B6DE1" w:rsidRPr="00904BBF" w:rsidRDefault="003B6DE1" w:rsidP="00955BE9">
      <w:pPr>
        <w:jc w:val="both"/>
        <w:rPr>
          <w:rFonts w:ascii="Georgia" w:hAnsi="Georgia" w:cs="Times New Roman"/>
          <w:sz w:val="20"/>
          <w:szCs w:val="20"/>
          <w:rPrChange w:id="125" w:author="David Döbele" w:date="2022-11-01T19:25:00Z">
            <w:rPr>
              <w:rFonts w:ascii="Georgia" w:hAnsi="Georgia" w:cs="Times New Roman"/>
              <w:sz w:val="8"/>
              <w:szCs w:val="8"/>
            </w:rPr>
          </w:rPrChange>
        </w:rPr>
      </w:pPr>
    </w:p>
    <w:p w14:paraId="226451D7" w14:textId="4A0E9D2D" w:rsidR="00630C75" w:rsidRPr="00904BBF" w:rsidRDefault="00BC47A1" w:rsidP="00955BE9">
      <w:pPr>
        <w:jc w:val="both"/>
        <w:rPr>
          <w:rFonts w:ascii="Georgia" w:hAnsi="Georgia" w:cs="Times New Roman"/>
          <w:sz w:val="20"/>
          <w:szCs w:val="20"/>
          <w:rPrChange w:id="126" w:author="David Döbele" w:date="2022-11-01T19:25:00Z">
            <w:rPr>
              <w:rFonts w:ascii="Georgia" w:hAnsi="Georgia" w:cs="Times New Roman"/>
              <w:sz w:val="21"/>
              <w:szCs w:val="21"/>
            </w:rPr>
          </w:rPrChange>
        </w:rPr>
      </w:pPr>
      <w:r w:rsidRPr="00904BBF">
        <w:rPr>
          <w:rFonts w:ascii="Georgia" w:hAnsi="Georgia" w:cs="Times New Roman"/>
          <w:sz w:val="20"/>
          <w:szCs w:val="20"/>
          <w:rPrChange w:id="127" w:author="David Döbele" w:date="2022-11-01T19:25:00Z">
            <w:rPr>
              <w:rFonts w:ascii="Georgia" w:hAnsi="Georgia" w:cs="Times New Roman"/>
              <w:sz w:val="21"/>
              <w:szCs w:val="21"/>
            </w:rPr>
          </w:rPrChange>
        </w:rPr>
        <w:t>3. Absatz</w:t>
      </w:r>
    </w:p>
    <w:p w14:paraId="6BB46527" w14:textId="77777777" w:rsidR="00BC47A1" w:rsidRPr="00904BBF" w:rsidRDefault="00BC47A1" w:rsidP="00BC47A1">
      <w:pPr>
        <w:jc w:val="both"/>
        <w:rPr>
          <w:rFonts w:ascii="Georgia" w:hAnsi="Georgia" w:cs="Times New Roman"/>
          <w:sz w:val="20"/>
          <w:szCs w:val="20"/>
          <w:rPrChange w:id="128" w:author="David Döbele" w:date="2022-11-01T19:25:00Z">
            <w:rPr>
              <w:rFonts w:ascii="Georgia" w:hAnsi="Georgia" w:cs="Times New Roman"/>
              <w:sz w:val="21"/>
              <w:szCs w:val="21"/>
            </w:rPr>
          </w:rPrChange>
        </w:rPr>
      </w:pPr>
      <w:r w:rsidRPr="00904BBF">
        <w:rPr>
          <w:rFonts w:ascii="Georgia" w:hAnsi="Georgia" w:cs="Times New Roman"/>
          <w:sz w:val="20"/>
          <w:szCs w:val="20"/>
          <w:rPrChange w:id="129" w:author="David Döbele" w:date="2022-11-01T19:25:00Z">
            <w:rPr>
              <w:rFonts w:ascii="Georgia" w:hAnsi="Georgia" w:cs="Times New Roman"/>
              <w:sz w:val="21"/>
              <w:szCs w:val="21"/>
            </w:rPr>
          </w:rPrChange>
        </w:rPr>
        <w:t>3. Absatz</w:t>
      </w:r>
    </w:p>
    <w:p w14:paraId="2917B881" w14:textId="77777777" w:rsidR="00BC47A1" w:rsidRPr="00904BBF" w:rsidRDefault="00BC47A1" w:rsidP="00BC47A1">
      <w:pPr>
        <w:jc w:val="both"/>
        <w:rPr>
          <w:rFonts w:ascii="Georgia" w:hAnsi="Georgia" w:cs="Times New Roman"/>
          <w:sz w:val="20"/>
          <w:szCs w:val="20"/>
          <w:rPrChange w:id="130" w:author="David Döbele" w:date="2022-11-01T19:25:00Z">
            <w:rPr>
              <w:rFonts w:ascii="Georgia" w:hAnsi="Georgia" w:cs="Times New Roman"/>
              <w:sz w:val="21"/>
              <w:szCs w:val="21"/>
            </w:rPr>
          </w:rPrChange>
        </w:rPr>
      </w:pPr>
      <w:r w:rsidRPr="00904BBF">
        <w:rPr>
          <w:rFonts w:ascii="Georgia" w:hAnsi="Georgia" w:cs="Times New Roman"/>
          <w:sz w:val="20"/>
          <w:szCs w:val="20"/>
          <w:rPrChange w:id="131" w:author="David Döbele" w:date="2022-11-01T19:25:00Z">
            <w:rPr>
              <w:rFonts w:ascii="Georgia" w:hAnsi="Georgia" w:cs="Times New Roman"/>
              <w:sz w:val="21"/>
              <w:szCs w:val="21"/>
            </w:rPr>
          </w:rPrChange>
        </w:rPr>
        <w:t>3. Absatz</w:t>
      </w:r>
    </w:p>
    <w:p w14:paraId="6C2954D1" w14:textId="77777777" w:rsidR="00BC47A1" w:rsidRPr="00904BBF" w:rsidRDefault="00BC47A1" w:rsidP="00BC47A1">
      <w:pPr>
        <w:jc w:val="both"/>
        <w:rPr>
          <w:rFonts w:ascii="Georgia" w:hAnsi="Georgia" w:cs="Times New Roman"/>
          <w:sz w:val="20"/>
          <w:szCs w:val="20"/>
          <w:rPrChange w:id="132" w:author="David Döbele" w:date="2022-11-01T19:25:00Z">
            <w:rPr>
              <w:rFonts w:ascii="Georgia" w:hAnsi="Georgia" w:cs="Times New Roman"/>
              <w:sz w:val="21"/>
              <w:szCs w:val="21"/>
            </w:rPr>
          </w:rPrChange>
        </w:rPr>
      </w:pPr>
      <w:r w:rsidRPr="00904BBF">
        <w:rPr>
          <w:rFonts w:ascii="Georgia" w:hAnsi="Georgia" w:cs="Times New Roman"/>
          <w:sz w:val="20"/>
          <w:szCs w:val="20"/>
          <w:rPrChange w:id="133" w:author="David Döbele" w:date="2022-11-01T19:25:00Z">
            <w:rPr>
              <w:rFonts w:ascii="Georgia" w:hAnsi="Georgia" w:cs="Times New Roman"/>
              <w:sz w:val="21"/>
              <w:szCs w:val="21"/>
            </w:rPr>
          </w:rPrChange>
        </w:rPr>
        <w:t>3. Absatz</w:t>
      </w:r>
    </w:p>
    <w:p w14:paraId="198E753D" w14:textId="77777777" w:rsidR="00BC47A1" w:rsidRPr="00904BBF" w:rsidRDefault="00BC47A1" w:rsidP="00BC47A1">
      <w:pPr>
        <w:jc w:val="both"/>
        <w:rPr>
          <w:rFonts w:ascii="Georgia" w:hAnsi="Georgia" w:cs="Times New Roman"/>
          <w:sz w:val="20"/>
          <w:szCs w:val="20"/>
          <w:rPrChange w:id="134" w:author="David Döbele" w:date="2022-11-01T19:25:00Z">
            <w:rPr>
              <w:rFonts w:ascii="Georgia" w:hAnsi="Georgia" w:cs="Times New Roman"/>
              <w:sz w:val="21"/>
              <w:szCs w:val="21"/>
            </w:rPr>
          </w:rPrChange>
        </w:rPr>
      </w:pPr>
      <w:r w:rsidRPr="00904BBF">
        <w:rPr>
          <w:rFonts w:ascii="Georgia" w:hAnsi="Georgia" w:cs="Times New Roman"/>
          <w:sz w:val="20"/>
          <w:szCs w:val="20"/>
          <w:rPrChange w:id="135" w:author="David Döbele" w:date="2022-11-01T19:25:00Z">
            <w:rPr>
              <w:rFonts w:ascii="Georgia" w:hAnsi="Georgia" w:cs="Times New Roman"/>
              <w:sz w:val="21"/>
              <w:szCs w:val="21"/>
            </w:rPr>
          </w:rPrChange>
        </w:rPr>
        <w:t>3. Absatz</w:t>
      </w:r>
    </w:p>
    <w:p w14:paraId="58ED90B6" w14:textId="77777777" w:rsidR="00BC47A1" w:rsidRPr="00904BBF" w:rsidRDefault="00BC47A1" w:rsidP="00BC47A1">
      <w:pPr>
        <w:jc w:val="both"/>
        <w:rPr>
          <w:rFonts w:ascii="Georgia" w:hAnsi="Georgia" w:cs="Times New Roman"/>
          <w:sz w:val="20"/>
          <w:szCs w:val="20"/>
          <w:rPrChange w:id="136" w:author="David Döbele" w:date="2022-11-01T19:25:00Z">
            <w:rPr>
              <w:rFonts w:ascii="Georgia" w:hAnsi="Georgia" w:cs="Times New Roman"/>
              <w:sz w:val="21"/>
              <w:szCs w:val="21"/>
            </w:rPr>
          </w:rPrChange>
        </w:rPr>
      </w:pPr>
      <w:r w:rsidRPr="00904BBF">
        <w:rPr>
          <w:rFonts w:ascii="Georgia" w:hAnsi="Georgia" w:cs="Times New Roman"/>
          <w:sz w:val="20"/>
          <w:szCs w:val="20"/>
          <w:rPrChange w:id="137" w:author="David Döbele" w:date="2022-11-01T19:25:00Z">
            <w:rPr>
              <w:rFonts w:ascii="Georgia" w:hAnsi="Georgia" w:cs="Times New Roman"/>
              <w:sz w:val="21"/>
              <w:szCs w:val="21"/>
            </w:rPr>
          </w:rPrChange>
        </w:rPr>
        <w:t>3. Absatz</w:t>
      </w:r>
    </w:p>
    <w:p w14:paraId="7FE442EB" w14:textId="77777777" w:rsidR="00BC47A1" w:rsidRPr="00904BBF" w:rsidRDefault="00BC47A1" w:rsidP="00BC47A1">
      <w:pPr>
        <w:jc w:val="both"/>
        <w:rPr>
          <w:rFonts w:ascii="Georgia" w:hAnsi="Georgia" w:cs="Times New Roman"/>
          <w:sz w:val="20"/>
          <w:szCs w:val="20"/>
          <w:rPrChange w:id="138" w:author="David Döbele" w:date="2022-11-01T19:25:00Z">
            <w:rPr>
              <w:rFonts w:ascii="Georgia" w:hAnsi="Georgia" w:cs="Times New Roman"/>
              <w:sz w:val="21"/>
              <w:szCs w:val="21"/>
            </w:rPr>
          </w:rPrChange>
        </w:rPr>
      </w:pPr>
      <w:r w:rsidRPr="00904BBF">
        <w:rPr>
          <w:rFonts w:ascii="Georgia" w:hAnsi="Georgia" w:cs="Times New Roman"/>
          <w:sz w:val="20"/>
          <w:szCs w:val="20"/>
          <w:rPrChange w:id="139" w:author="David Döbele" w:date="2022-11-01T19:25:00Z">
            <w:rPr>
              <w:rFonts w:ascii="Georgia" w:hAnsi="Georgia" w:cs="Times New Roman"/>
              <w:sz w:val="21"/>
              <w:szCs w:val="21"/>
            </w:rPr>
          </w:rPrChange>
        </w:rPr>
        <w:t>3. Absatz</w:t>
      </w:r>
    </w:p>
    <w:p w14:paraId="615B3058" w14:textId="77777777" w:rsidR="00BC47A1" w:rsidRPr="00904BBF" w:rsidRDefault="00BC47A1" w:rsidP="00BC47A1">
      <w:pPr>
        <w:jc w:val="both"/>
        <w:rPr>
          <w:rFonts w:ascii="Georgia" w:hAnsi="Georgia" w:cs="Times New Roman"/>
          <w:sz w:val="20"/>
          <w:szCs w:val="20"/>
          <w:rPrChange w:id="140" w:author="David Döbele" w:date="2022-11-01T19:25:00Z">
            <w:rPr>
              <w:rFonts w:ascii="Georgia" w:hAnsi="Georgia" w:cs="Times New Roman"/>
              <w:sz w:val="21"/>
              <w:szCs w:val="21"/>
            </w:rPr>
          </w:rPrChange>
        </w:rPr>
      </w:pPr>
      <w:r w:rsidRPr="00904BBF">
        <w:rPr>
          <w:rFonts w:ascii="Georgia" w:hAnsi="Georgia" w:cs="Times New Roman"/>
          <w:sz w:val="20"/>
          <w:szCs w:val="20"/>
          <w:rPrChange w:id="141" w:author="David Döbele" w:date="2022-11-01T19:25:00Z">
            <w:rPr>
              <w:rFonts w:ascii="Georgia" w:hAnsi="Georgia" w:cs="Times New Roman"/>
              <w:sz w:val="21"/>
              <w:szCs w:val="21"/>
            </w:rPr>
          </w:rPrChange>
        </w:rPr>
        <w:t>3. Absatz</w:t>
      </w:r>
    </w:p>
    <w:p w14:paraId="2DB09E44" w14:textId="03FA2E5B" w:rsidR="00BC47A1" w:rsidRPr="00904BBF" w:rsidRDefault="00BC47A1" w:rsidP="00955BE9">
      <w:pPr>
        <w:jc w:val="both"/>
        <w:rPr>
          <w:rFonts w:ascii="Georgia" w:hAnsi="Georgia" w:cs="Times New Roman"/>
          <w:sz w:val="20"/>
          <w:szCs w:val="20"/>
          <w:rPrChange w:id="142" w:author="David Döbele" w:date="2022-11-01T19:25:00Z">
            <w:rPr>
              <w:rFonts w:ascii="Georgia" w:hAnsi="Georgia" w:cs="Times New Roman"/>
              <w:sz w:val="21"/>
              <w:szCs w:val="21"/>
            </w:rPr>
          </w:rPrChange>
        </w:rPr>
      </w:pPr>
      <w:r w:rsidRPr="00904BBF">
        <w:rPr>
          <w:rFonts w:ascii="Georgia" w:hAnsi="Georgia" w:cs="Times New Roman"/>
          <w:sz w:val="20"/>
          <w:szCs w:val="20"/>
          <w:rPrChange w:id="143" w:author="David Döbele" w:date="2022-11-01T19:25:00Z">
            <w:rPr>
              <w:rFonts w:ascii="Georgia" w:hAnsi="Georgia" w:cs="Times New Roman"/>
              <w:sz w:val="21"/>
              <w:szCs w:val="21"/>
            </w:rPr>
          </w:rPrChange>
        </w:rPr>
        <w:t>3. Absatz</w:t>
      </w:r>
    </w:p>
    <w:p w14:paraId="7AD088CC" w14:textId="2D1CEE1A" w:rsidR="0013554D" w:rsidRPr="00904BBF" w:rsidRDefault="0013554D" w:rsidP="002A6B60">
      <w:pPr>
        <w:jc w:val="both"/>
        <w:rPr>
          <w:rFonts w:ascii="Georgia" w:hAnsi="Georgia" w:cs="Times New Roman"/>
          <w:sz w:val="20"/>
          <w:szCs w:val="20"/>
          <w:rPrChange w:id="144" w:author="David Döbele" w:date="2022-11-01T19:25:00Z">
            <w:rPr>
              <w:rFonts w:ascii="Georgia" w:hAnsi="Georgia" w:cs="Times New Roman"/>
              <w:sz w:val="10"/>
              <w:szCs w:val="10"/>
            </w:rPr>
          </w:rPrChange>
        </w:rPr>
      </w:pPr>
    </w:p>
    <w:p w14:paraId="672FD3CE" w14:textId="70C8A584" w:rsidR="002A6B60" w:rsidRPr="00904BBF" w:rsidRDefault="00B31D1E" w:rsidP="002A6B60">
      <w:pPr>
        <w:jc w:val="both"/>
        <w:rPr>
          <w:rFonts w:ascii="Georgia" w:hAnsi="Georgia" w:cs="Times New Roman"/>
          <w:sz w:val="20"/>
          <w:szCs w:val="20"/>
          <w:rPrChange w:id="145" w:author="David Döbele" w:date="2022-11-01T19:25:00Z">
            <w:rPr>
              <w:rFonts w:ascii="Georgia" w:hAnsi="Georgia" w:cs="Times New Roman"/>
              <w:sz w:val="21"/>
              <w:szCs w:val="21"/>
            </w:rPr>
          </w:rPrChange>
        </w:rPr>
      </w:pPr>
      <w:r w:rsidRPr="00904BBF">
        <w:rPr>
          <w:rFonts w:ascii="Georgia" w:hAnsi="Georgia" w:cs="Times New Roman"/>
          <w:sz w:val="20"/>
          <w:szCs w:val="20"/>
          <w:rPrChange w:id="146" w:author="David Döbele" w:date="2022-11-01T19:25:00Z">
            <w:rPr>
              <w:rFonts w:ascii="Georgia" w:hAnsi="Georgia" w:cs="Times New Roman"/>
              <w:sz w:val="21"/>
              <w:szCs w:val="21"/>
            </w:rPr>
          </w:rPrChange>
        </w:rPr>
        <w:t>Ich erhoffe mir vom</w:t>
      </w:r>
      <w:r w:rsidR="00793C38" w:rsidRPr="00904BBF">
        <w:rPr>
          <w:rFonts w:ascii="Georgia" w:hAnsi="Georgia" w:cs="Times New Roman"/>
          <w:sz w:val="20"/>
          <w:szCs w:val="20"/>
          <w:rPrChange w:id="147" w:author="David Döbele" w:date="2022-11-01T19:25:00Z">
            <w:rPr>
              <w:rFonts w:ascii="Georgia" w:hAnsi="Georgia" w:cs="Times New Roman"/>
              <w:sz w:val="21"/>
              <w:szCs w:val="21"/>
            </w:rPr>
          </w:rPrChange>
        </w:rPr>
        <w:t xml:space="preserve"> </w:t>
      </w:r>
      <w:r w:rsidRPr="00904BBF">
        <w:rPr>
          <w:rFonts w:ascii="Georgia" w:hAnsi="Georgia" w:cs="Times New Roman"/>
          <w:sz w:val="20"/>
          <w:szCs w:val="20"/>
          <w:rPrChange w:id="148" w:author="David Döbele" w:date="2022-11-01T19:25:00Z">
            <w:rPr>
              <w:rFonts w:ascii="Georgia" w:hAnsi="Georgia" w:cs="Times New Roman"/>
              <w:sz w:val="21"/>
              <w:szCs w:val="21"/>
            </w:rPr>
          </w:rPrChange>
        </w:rPr>
        <w:t>Praktikum</w:t>
      </w:r>
      <w:r w:rsidR="00B85DD0" w:rsidRPr="00904BBF">
        <w:rPr>
          <w:rFonts w:ascii="Georgia" w:hAnsi="Georgia" w:cs="Times New Roman"/>
          <w:sz w:val="20"/>
          <w:szCs w:val="20"/>
          <w:rPrChange w:id="149" w:author="David Döbele" w:date="2022-11-01T19:25:00Z">
            <w:rPr>
              <w:rFonts w:ascii="Georgia" w:hAnsi="Georgia" w:cs="Times New Roman"/>
              <w:sz w:val="21"/>
              <w:szCs w:val="21"/>
            </w:rPr>
          </w:rPrChange>
        </w:rPr>
        <w:t xml:space="preserve"> im Bereich Strategie</w:t>
      </w:r>
      <w:r w:rsidRPr="00904BBF">
        <w:rPr>
          <w:rFonts w:ascii="Georgia" w:hAnsi="Georgia" w:cs="Times New Roman"/>
          <w:sz w:val="20"/>
          <w:szCs w:val="20"/>
          <w:rPrChange w:id="150" w:author="David Döbele" w:date="2022-11-01T19:25:00Z">
            <w:rPr>
              <w:rFonts w:ascii="Georgia" w:hAnsi="Georgia" w:cs="Times New Roman"/>
              <w:sz w:val="21"/>
              <w:szCs w:val="21"/>
            </w:rPr>
          </w:rPrChange>
        </w:rPr>
        <w:t>, dass ich meine eigenen Ideen und Erfahrungen erfolgreich einbringen und eine steile Lernkurve durch abwechslungsreiche Aufgaben</w:t>
      </w:r>
      <w:r w:rsidR="00B67B09" w:rsidRPr="00904BBF">
        <w:rPr>
          <w:rFonts w:ascii="Georgia" w:hAnsi="Georgia" w:cs="Times New Roman"/>
          <w:sz w:val="20"/>
          <w:szCs w:val="20"/>
          <w:rPrChange w:id="151" w:author="David Döbele" w:date="2022-11-01T19:25:00Z">
            <w:rPr>
              <w:rFonts w:ascii="Georgia" w:hAnsi="Georgia" w:cs="Times New Roman"/>
              <w:sz w:val="21"/>
              <w:szCs w:val="21"/>
            </w:rPr>
          </w:rPrChange>
        </w:rPr>
        <w:t xml:space="preserve"> erreichen kann</w:t>
      </w:r>
      <w:r w:rsidRPr="00904BBF">
        <w:rPr>
          <w:rFonts w:ascii="Georgia" w:hAnsi="Georgia" w:cs="Times New Roman"/>
          <w:sz w:val="20"/>
          <w:szCs w:val="20"/>
          <w:rPrChange w:id="152" w:author="David Döbele" w:date="2022-11-01T19:25:00Z">
            <w:rPr>
              <w:rFonts w:ascii="Georgia" w:hAnsi="Georgia" w:cs="Times New Roman"/>
              <w:sz w:val="21"/>
              <w:szCs w:val="21"/>
            </w:rPr>
          </w:rPrChange>
        </w:rPr>
        <w:t>. Ich bin davon überzeugt, dass ich mit meiner Leistungsorientierung</w:t>
      </w:r>
      <w:r w:rsidR="00B67B09" w:rsidRPr="00904BBF">
        <w:rPr>
          <w:rFonts w:ascii="Georgia" w:hAnsi="Georgia" w:cs="Times New Roman"/>
          <w:sz w:val="20"/>
          <w:szCs w:val="20"/>
          <w:rPrChange w:id="153" w:author="David Döbele" w:date="2022-11-01T19:25:00Z">
            <w:rPr>
              <w:rFonts w:ascii="Georgia" w:hAnsi="Georgia" w:cs="Times New Roman"/>
              <w:sz w:val="21"/>
              <w:szCs w:val="21"/>
            </w:rPr>
          </w:rPrChange>
        </w:rPr>
        <w:t xml:space="preserve">, meiner Einsatzbereitschaft sowie meiner Leidenschaft für </w:t>
      </w:r>
      <w:r w:rsidR="00B85DD0" w:rsidRPr="00904BBF">
        <w:rPr>
          <w:rFonts w:ascii="Georgia" w:hAnsi="Georgia" w:cs="Times New Roman"/>
          <w:sz w:val="20"/>
          <w:szCs w:val="20"/>
          <w:rPrChange w:id="154" w:author="David Döbele" w:date="2022-11-01T19:25:00Z">
            <w:rPr>
              <w:rFonts w:ascii="Georgia" w:hAnsi="Georgia" w:cs="Times New Roman"/>
              <w:sz w:val="21"/>
              <w:szCs w:val="21"/>
            </w:rPr>
          </w:rPrChange>
        </w:rPr>
        <w:t>die Beratung</w:t>
      </w:r>
      <w:r w:rsidR="00B67B09" w:rsidRPr="00904BBF">
        <w:rPr>
          <w:rFonts w:ascii="Georgia" w:hAnsi="Georgia" w:cs="Times New Roman"/>
          <w:sz w:val="20"/>
          <w:szCs w:val="20"/>
          <w:rPrChange w:id="155" w:author="David Döbele" w:date="2022-11-01T19:25:00Z">
            <w:rPr>
              <w:rFonts w:ascii="Georgia" w:hAnsi="Georgia" w:cs="Times New Roman"/>
              <w:sz w:val="21"/>
              <w:szCs w:val="21"/>
            </w:rPr>
          </w:rPrChange>
        </w:rPr>
        <w:t xml:space="preserve"> zum Erfolg Ihres Unternehmens </w:t>
      </w:r>
      <w:r w:rsidR="003755B7" w:rsidRPr="00904BBF">
        <w:rPr>
          <w:rFonts w:ascii="Georgia" w:hAnsi="Georgia" w:cs="Times New Roman"/>
          <w:sz w:val="20"/>
          <w:szCs w:val="20"/>
          <w:rPrChange w:id="156" w:author="David Döbele" w:date="2022-11-01T19:25:00Z">
            <w:rPr>
              <w:rFonts w:ascii="Georgia" w:hAnsi="Georgia" w:cs="Times New Roman"/>
              <w:sz w:val="21"/>
              <w:szCs w:val="21"/>
            </w:rPr>
          </w:rPrChange>
        </w:rPr>
        <w:t>beitragen</w:t>
      </w:r>
      <w:r w:rsidR="00B67B09" w:rsidRPr="00904BBF">
        <w:rPr>
          <w:rFonts w:ascii="Georgia" w:hAnsi="Georgia" w:cs="Times New Roman"/>
          <w:sz w:val="20"/>
          <w:szCs w:val="20"/>
          <w:rPrChange w:id="157" w:author="David Döbele" w:date="2022-11-01T19:25:00Z">
            <w:rPr>
              <w:rFonts w:ascii="Georgia" w:hAnsi="Georgia" w:cs="Times New Roman"/>
              <w:sz w:val="21"/>
              <w:szCs w:val="21"/>
            </w:rPr>
          </w:rPrChange>
        </w:rPr>
        <w:t xml:space="preserve"> werde</w:t>
      </w:r>
      <w:r w:rsidR="003755B7" w:rsidRPr="00904BBF">
        <w:rPr>
          <w:rFonts w:ascii="Georgia" w:hAnsi="Georgia" w:cs="Times New Roman"/>
          <w:sz w:val="20"/>
          <w:szCs w:val="20"/>
          <w:rPrChange w:id="158" w:author="David Döbele" w:date="2022-11-01T19:25:00Z">
            <w:rPr>
              <w:rFonts w:ascii="Georgia" w:hAnsi="Georgia" w:cs="Times New Roman"/>
              <w:sz w:val="21"/>
              <w:szCs w:val="21"/>
            </w:rPr>
          </w:rPrChange>
        </w:rPr>
        <w:t>,</w:t>
      </w:r>
      <w:r w:rsidR="00B67B09" w:rsidRPr="00904BBF">
        <w:rPr>
          <w:rFonts w:ascii="Georgia" w:hAnsi="Georgia" w:cs="Times New Roman"/>
          <w:sz w:val="20"/>
          <w:szCs w:val="20"/>
          <w:rPrChange w:id="159" w:author="David Döbele" w:date="2022-11-01T19:25:00Z">
            <w:rPr>
              <w:rFonts w:ascii="Georgia" w:hAnsi="Georgia" w:cs="Times New Roman"/>
              <w:sz w:val="21"/>
              <w:szCs w:val="21"/>
            </w:rPr>
          </w:rPrChange>
        </w:rPr>
        <w:t xml:space="preserve"> und würde mich sehr darüber freuen, Sie auch in einem persönlichen Gespräch von mir überzeugen zu dürfen.</w:t>
      </w:r>
    </w:p>
    <w:p w14:paraId="31153A1D" w14:textId="77777777" w:rsidR="00793C38" w:rsidRPr="00904BBF" w:rsidRDefault="00793C38" w:rsidP="000C3413">
      <w:pPr>
        <w:jc w:val="both"/>
        <w:rPr>
          <w:rFonts w:ascii="Georgia" w:hAnsi="Georgia" w:cs="Times New Roman"/>
          <w:sz w:val="20"/>
          <w:szCs w:val="20"/>
          <w:rPrChange w:id="160" w:author="David Döbele" w:date="2022-11-01T19:25:00Z">
            <w:rPr>
              <w:rFonts w:ascii="Georgia" w:hAnsi="Georgia" w:cs="Times New Roman"/>
              <w:sz w:val="10"/>
              <w:szCs w:val="10"/>
            </w:rPr>
          </w:rPrChange>
        </w:rPr>
      </w:pPr>
    </w:p>
    <w:p w14:paraId="589F17E1" w14:textId="25CAE200" w:rsidR="00F97294" w:rsidRPr="00904BBF" w:rsidRDefault="00B67B09" w:rsidP="000C3413">
      <w:pPr>
        <w:jc w:val="both"/>
        <w:rPr>
          <w:rFonts w:ascii="Georgia" w:hAnsi="Georgia" w:cs="Times New Roman"/>
          <w:sz w:val="20"/>
          <w:szCs w:val="20"/>
          <w:rPrChange w:id="161" w:author="David Döbele" w:date="2022-11-01T19:25:00Z">
            <w:rPr>
              <w:rFonts w:ascii="Georgia" w:hAnsi="Georgia" w:cs="Times New Roman"/>
              <w:sz w:val="21"/>
              <w:szCs w:val="21"/>
            </w:rPr>
          </w:rPrChange>
        </w:rPr>
      </w:pPr>
      <w:r w:rsidRPr="00904BBF">
        <w:rPr>
          <w:rFonts w:ascii="Georgia" w:hAnsi="Georgia" w:cs="Times New Roman"/>
          <w:sz w:val="20"/>
          <w:szCs w:val="20"/>
          <w:rPrChange w:id="162" w:author="David Döbele" w:date="2022-11-01T19:25:00Z">
            <w:rPr>
              <w:rFonts w:ascii="Georgia" w:hAnsi="Georgia" w:cs="Times New Roman"/>
              <w:sz w:val="21"/>
              <w:szCs w:val="21"/>
            </w:rPr>
          </w:rPrChange>
        </w:rPr>
        <w:t>Mit besten Grüßen</w:t>
      </w:r>
    </w:p>
    <w:p w14:paraId="7050F7FA" w14:textId="734CDDE2" w:rsidR="00221A25" w:rsidRPr="00904BBF" w:rsidRDefault="00221A25" w:rsidP="000C3413">
      <w:pPr>
        <w:jc w:val="both"/>
        <w:rPr>
          <w:rFonts w:ascii="Georgia" w:hAnsi="Georgia" w:cs="Times New Roman"/>
          <w:sz w:val="20"/>
          <w:szCs w:val="20"/>
          <w:rPrChange w:id="163" w:author="David Döbele" w:date="2022-11-01T19:25:00Z">
            <w:rPr>
              <w:rFonts w:ascii="Georgia" w:hAnsi="Georgia" w:cs="Times New Roman"/>
              <w:sz w:val="21"/>
              <w:szCs w:val="21"/>
            </w:rPr>
          </w:rPrChange>
        </w:rPr>
      </w:pPr>
      <w:r w:rsidRPr="00904BBF">
        <w:rPr>
          <w:noProof/>
          <w:sz w:val="20"/>
          <w:szCs w:val="20"/>
          <w:rPrChange w:id="164" w:author="David Döbele" w:date="2022-11-01T19:25:00Z">
            <w:rPr>
              <w:noProof/>
            </w:rPr>
          </w:rPrChange>
        </w:rPr>
        <w:drawing>
          <wp:anchor distT="0" distB="0" distL="114300" distR="114300" simplePos="0" relativeHeight="251658240" behindDoc="0" locked="0" layoutInCell="1" allowOverlap="1" wp14:anchorId="6BC43319" wp14:editId="64D271B5">
            <wp:simplePos x="0" y="0"/>
            <wp:positionH relativeFrom="column">
              <wp:posOffset>7201</wp:posOffset>
            </wp:positionH>
            <wp:positionV relativeFrom="paragraph">
              <wp:posOffset>26670</wp:posOffset>
            </wp:positionV>
            <wp:extent cx="1790700" cy="290746"/>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rotWithShape="1">
                    <a:blip r:embed="rId8" cstate="print">
                      <a:extLst>
                        <a:ext uri="{BEBA8EAE-BF5A-486C-A8C5-ECC9F3942E4B}">
                          <a14:imgProps xmlns:a14="http://schemas.microsoft.com/office/drawing/2010/main">
                            <a14:imgLayer r:embed="rId9">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t="13151" b="23444"/>
                    <a:stretch/>
                  </pic:blipFill>
                  <pic:spPr bwMode="auto">
                    <a:xfrm>
                      <a:off x="0" y="0"/>
                      <a:ext cx="1790700" cy="2907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562CDE" w14:textId="7A97B16A" w:rsidR="00340726" w:rsidRPr="00904BBF" w:rsidRDefault="00340726" w:rsidP="000C3413">
      <w:pPr>
        <w:jc w:val="both"/>
        <w:rPr>
          <w:rFonts w:ascii="Georgia" w:hAnsi="Georgia" w:cs="Times New Roman"/>
          <w:sz w:val="20"/>
          <w:szCs w:val="20"/>
          <w:rPrChange w:id="165" w:author="David Döbele" w:date="2022-11-01T19:25:00Z">
            <w:rPr>
              <w:rFonts w:ascii="Georgia" w:hAnsi="Georgia" w:cs="Times New Roman"/>
              <w:sz w:val="21"/>
              <w:szCs w:val="21"/>
            </w:rPr>
          </w:rPrChange>
        </w:rPr>
      </w:pPr>
    </w:p>
    <w:p w14:paraId="57664F43" w14:textId="56888DCB" w:rsidR="00221A25" w:rsidRPr="00904BBF" w:rsidRDefault="00221A25" w:rsidP="000C3413">
      <w:pPr>
        <w:jc w:val="both"/>
        <w:rPr>
          <w:rFonts w:ascii="Georgia" w:hAnsi="Georgia" w:cs="Times New Roman"/>
          <w:sz w:val="20"/>
          <w:szCs w:val="20"/>
          <w:rPrChange w:id="166" w:author="David Döbele" w:date="2022-11-01T19:25:00Z">
            <w:rPr>
              <w:rFonts w:ascii="Georgia" w:hAnsi="Georgia" w:cs="Times New Roman"/>
              <w:sz w:val="21"/>
              <w:szCs w:val="21"/>
            </w:rPr>
          </w:rPrChange>
        </w:rPr>
      </w:pPr>
      <w:r w:rsidRPr="00904BBF">
        <w:rPr>
          <w:rFonts w:ascii="Georgia" w:hAnsi="Georgia" w:cs="Times New Roman"/>
          <w:sz w:val="20"/>
          <w:szCs w:val="20"/>
          <w:rPrChange w:id="167" w:author="David Döbele" w:date="2022-11-01T19:25:00Z">
            <w:rPr>
              <w:rFonts w:ascii="Georgia" w:hAnsi="Georgia" w:cs="Times New Roman"/>
              <w:sz w:val="21"/>
              <w:szCs w:val="21"/>
            </w:rPr>
          </w:rPrChange>
        </w:rPr>
        <w:t xml:space="preserve">Robin J.C. </w:t>
      </w:r>
      <w:proofErr w:type="spellStart"/>
      <w:r w:rsidRPr="00904BBF">
        <w:rPr>
          <w:rFonts w:ascii="Georgia" w:hAnsi="Georgia" w:cs="Times New Roman"/>
          <w:sz w:val="20"/>
          <w:szCs w:val="20"/>
          <w:rPrChange w:id="168" w:author="David Döbele" w:date="2022-11-01T19:25:00Z">
            <w:rPr>
              <w:rFonts w:ascii="Georgia" w:hAnsi="Georgia" w:cs="Times New Roman"/>
              <w:sz w:val="21"/>
              <w:szCs w:val="21"/>
            </w:rPr>
          </w:rPrChange>
        </w:rPr>
        <w:t>Kolby</w:t>
      </w:r>
      <w:proofErr w:type="spellEnd"/>
    </w:p>
    <w:sectPr w:rsidR="00221A25" w:rsidRPr="00904BBF" w:rsidSect="009474A6">
      <w:pgSz w:w="11900" w:h="16840"/>
      <w:pgMar w:top="397" w:right="737" w:bottom="0" w:left="73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9B5A7" w14:textId="77777777" w:rsidR="00C84F97" w:rsidRDefault="00C84F97" w:rsidP="00A156B9">
      <w:r>
        <w:separator/>
      </w:r>
    </w:p>
  </w:endnote>
  <w:endnote w:type="continuationSeparator" w:id="0">
    <w:p w14:paraId="1064D04C" w14:textId="77777777" w:rsidR="00C84F97" w:rsidRDefault="00C84F97"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83F1CE" w14:textId="77777777" w:rsidR="00C84F97" w:rsidRDefault="00C84F97" w:rsidP="00A156B9">
      <w:r>
        <w:separator/>
      </w:r>
    </w:p>
  </w:footnote>
  <w:footnote w:type="continuationSeparator" w:id="0">
    <w:p w14:paraId="12A4D4A4" w14:textId="77777777" w:rsidR="00C84F97" w:rsidRDefault="00C84F97"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3830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43912"/>
    <w:rsid w:val="000A0AF7"/>
    <w:rsid w:val="000C27D1"/>
    <w:rsid w:val="000C3413"/>
    <w:rsid w:val="000E4357"/>
    <w:rsid w:val="000E5917"/>
    <w:rsid w:val="000F2F6E"/>
    <w:rsid w:val="001057F0"/>
    <w:rsid w:val="00110814"/>
    <w:rsid w:val="0013554D"/>
    <w:rsid w:val="001476D4"/>
    <w:rsid w:val="0017795A"/>
    <w:rsid w:val="00182738"/>
    <w:rsid w:val="00185DAD"/>
    <w:rsid w:val="001935C1"/>
    <w:rsid w:val="0019625F"/>
    <w:rsid w:val="001C327B"/>
    <w:rsid w:val="001C3673"/>
    <w:rsid w:val="001D66E6"/>
    <w:rsid w:val="001E6FC7"/>
    <w:rsid w:val="001F51B2"/>
    <w:rsid w:val="00221A25"/>
    <w:rsid w:val="00235669"/>
    <w:rsid w:val="00284FE4"/>
    <w:rsid w:val="002A6B60"/>
    <w:rsid w:val="002F2A81"/>
    <w:rsid w:val="00304BB0"/>
    <w:rsid w:val="003112EA"/>
    <w:rsid w:val="0032583B"/>
    <w:rsid w:val="003328F3"/>
    <w:rsid w:val="00333680"/>
    <w:rsid w:val="00340726"/>
    <w:rsid w:val="003755B7"/>
    <w:rsid w:val="00376E4C"/>
    <w:rsid w:val="003922A6"/>
    <w:rsid w:val="003B2432"/>
    <w:rsid w:val="003B6DE1"/>
    <w:rsid w:val="003C0453"/>
    <w:rsid w:val="003C2410"/>
    <w:rsid w:val="003C54E0"/>
    <w:rsid w:val="003D1123"/>
    <w:rsid w:val="003F7403"/>
    <w:rsid w:val="00407537"/>
    <w:rsid w:val="004239B5"/>
    <w:rsid w:val="00444DE6"/>
    <w:rsid w:val="0045091E"/>
    <w:rsid w:val="0047023E"/>
    <w:rsid w:val="00472BEA"/>
    <w:rsid w:val="004A6740"/>
    <w:rsid w:val="004D6E24"/>
    <w:rsid w:val="004E516F"/>
    <w:rsid w:val="0051624B"/>
    <w:rsid w:val="0055343F"/>
    <w:rsid w:val="00556476"/>
    <w:rsid w:val="00557959"/>
    <w:rsid w:val="005638C2"/>
    <w:rsid w:val="00567586"/>
    <w:rsid w:val="00590C24"/>
    <w:rsid w:val="00597D00"/>
    <w:rsid w:val="005A7876"/>
    <w:rsid w:val="005B1F9B"/>
    <w:rsid w:val="005C18A8"/>
    <w:rsid w:val="005C45BA"/>
    <w:rsid w:val="00607395"/>
    <w:rsid w:val="00613E2B"/>
    <w:rsid w:val="006146C7"/>
    <w:rsid w:val="00623FD8"/>
    <w:rsid w:val="00630C75"/>
    <w:rsid w:val="0064311F"/>
    <w:rsid w:val="006431B4"/>
    <w:rsid w:val="00661462"/>
    <w:rsid w:val="00671CD5"/>
    <w:rsid w:val="006A3056"/>
    <w:rsid w:val="006C2377"/>
    <w:rsid w:val="006C3E20"/>
    <w:rsid w:val="006D1A79"/>
    <w:rsid w:val="006E6486"/>
    <w:rsid w:val="0070635E"/>
    <w:rsid w:val="00710F0B"/>
    <w:rsid w:val="00717992"/>
    <w:rsid w:val="0072158E"/>
    <w:rsid w:val="007271B0"/>
    <w:rsid w:val="007307F4"/>
    <w:rsid w:val="00755109"/>
    <w:rsid w:val="0076389E"/>
    <w:rsid w:val="00784B07"/>
    <w:rsid w:val="0078695D"/>
    <w:rsid w:val="00793C38"/>
    <w:rsid w:val="007950E2"/>
    <w:rsid w:val="007C24A1"/>
    <w:rsid w:val="007D5667"/>
    <w:rsid w:val="007E3211"/>
    <w:rsid w:val="00804BE8"/>
    <w:rsid w:val="008200D8"/>
    <w:rsid w:val="00836707"/>
    <w:rsid w:val="00836AC0"/>
    <w:rsid w:val="00852786"/>
    <w:rsid w:val="00894D21"/>
    <w:rsid w:val="008B3BA4"/>
    <w:rsid w:val="008B5169"/>
    <w:rsid w:val="008C77FC"/>
    <w:rsid w:val="008D5621"/>
    <w:rsid w:val="008F7948"/>
    <w:rsid w:val="00904BBF"/>
    <w:rsid w:val="0090509E"/>
    <w:rsid w:val="00912407"/>
    <w:rsid w:val="009242B3"/>
    <w:rsid w:val="00935030"/>
    <w:rsid w:val="009474A6"/>
    <w:rsid w:val="00955BE9"/>
    <w:rsid w:val="009F2E7C"/>
    <w:rsid w:val="009F47B4"/>
    <w:rsid w:val="009F50E5"/>
    <w:rsid w:val="00A156B9"/>
    <w:rsid w:val="00A3280A"/>
    <w:rsid w:val="00A450EA"/>
    <w:rsid w:val="00A559C0"/>
    <w:rsid w:val="00A760D5"/>
    <w:rsid w:val="00AA7FE9"/>
    <w:rsid w:val="00AC13CD"/>
    <w:rsid w:val="00AC4E2A"/>
    <w:rsid w:val="00B27710"/>
    <w:rsid w:val="00B31D1E"/>
    <w:rsid w:val="00B45837"/>
    <w:rsid w:val="00B67B09"/>
    <w:rsid w:val="00B7517D"/>
    <w:rsid w:val="00B804AF"/>
    <w:rsid w:val="00B843C4"/>
    <w:rsid w:val="00B85DD0"/>
    <w:rsid w:val="00B87BB7"/>
    <w:rsid w:val="00BB2009"/>
    <w:rsid w:val="00BB77B3"/>
    <w:rsid w:val="00BC47A1"/>
    <w:rsid w:val="00BC6398"/>
    <w:rsid w:val="00BC7A3D"/>
    <w:rsid w:val="00BE117F"/>
    <w:rsid w:val="00BF708A"/>
    <w:rsid w:val="00C01AC3"/>
    <w:rsid w:val="00C10FCC"/>
    <w:rsid w:val="00C16765"/>
    <w:rsid w:val="00C247DD"/>
    <w:rsid w:val="00C379E5"/>
    <w:rsid w:val="00C4564A"/>
    <w:rsid w:val="00C50A94"/>
    <w:rsid w:val="00C75E6E"/>
    <w:rsid w:val="00C84F97"/>
    <w:rsid w:val="00C93922"/>
    <w:rsid w:val="00CA05A0"/>
    <w:rsid w:val="00CA6FE3"/>
    <w:rsid w:val="00CB21BA"/>
    <w:rsid w:val="00CD04DF"/>
    <w:rsid w:val="00D15FA0"/>
    <w:rsid w:val="00D300D7"/>
    <w:rsid w:val="00D54045"/>
    <w:rsid w:val="00D56055"/>
    <w:rsid w:val="00D648FF"/>
    <w:rsid w:val="00D64CB6"/>
    <w:rsid w:val="00DD0015"/>
    <w:rsid w:val="00DD6F75"/>
    <w:rsid w:val="00DE7CE3"/>
    <w:rsid w:val="00DF2508"/>
    <w:rsid w:val="00E01186"/>
    <w:rsid w:val="00E15A4E"/>
    <w:rsid w:val="00E26FCA"/>
    <w:rsid w:val="00E3243A"/>
    <w:rsid w:val="00E4550F"/>
    <w:rsid w:val="00E825FF"/>
    <w:rsid w:val="00EA6931"/>
    <w:rsid w:val="00EB6E52"/>
    <w:rsid w:val="00EB77FE"/>
    <w:rsid w:val="00EB7B50"/>
    <w:rsid w:val="00EC73E7"/>
    <w:rsid w:val="00EE44B0"/>
    <w:rsid w:val="00EE5D84"/>
    <w:rsid w:val="00F00148"/>
    <w:rsid w:val="00F06D19"/>
    <w:rsid w:val="00F0754A"/>
    <w:rsid w:val="00F17E63"/>
    <w:rsid w:val="00F32817"/>
    <w:rsid w:val="00F32BA5"/>
    <w:rsid w:val="00F40192"/>
    <w:rsid w:val="00F7199D"/>
    <w:rsid w:val="00F734E6"/>
    <w:rsid w:val="00F741EB"/>
    <w:rsid w:val="00F961A8"/>
    <w:rsid w:val="00F97294"/>
    <w:rsid w:val="00FB2B88"/>
    <w:rsid w:val="00FB2E89"/>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DD00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481684">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308AEA4-B7B1-4C88-96B8-3F23D4D91034}">
  <we:reference id="wa104381727" version="1.0.0.9" store="de-DE" storeType="OMEX"/>
  <we:alternateReferences>
    <we:reference id="WA104381727" version="1.0.0.9"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8093D9D-1574-4617-9F3A-B4ABEC39DE09}">
  <we:reference id="wa200002017" version="1.4.0.0" store="de-DE" storeType="OMEX"/>
  <we:alternateReferences>
    <we:reference id="WA200002017" version="1.4.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A595FB-74E8-4F40-A229-3899ABA87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562</Words>
  <Characters>3543</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11</cp:revision>
  <cp:lastPrinted>2022-07-12T11:22:00Z</cp:lastPrinted>
  <dcterms:created xsi:type="dcterms:W3CDTF">2022-10-16T15:20:00Z</dcterms:created>
  <dcterms:modified xsi:type="dcterms:W3CDTF">2022-11-01T18:25:00Z</dcterms:modified>
</cp:coreProperties>
</file>