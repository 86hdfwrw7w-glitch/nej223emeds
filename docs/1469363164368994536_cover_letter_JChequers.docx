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9A38" w14:textId="7789C015" w:rsidR="00B712FB" w:rsidRPr="00A66D4F" w:rsidRDefault="005731B9" w:rsidP="005731B9">
      <w:pPr>
        <w:pStyle w:val="Textkrper"/>
        <w:spacing w:before="87"/>
        <w:rPr>
          <w:sz w:val="21"/>
          <w:szCs w:val="21"/>
        </w:rPr>
      </w:pPr>
      <w:r>
        <w:t xml:space="preserve"> </w:t>
      </w:r>
      <w:r>
        <w:tab/>
      </w:r>
      <w:r>
        <w:tab/>
      </w:r>
      <w:r>
        <w:tab/>
      </w:r>
      <w:r>
        <w:tab/>
      </w:r>
      <w:r>
        <w:tab/>
      </w:r>
      <w:r>
        <w:tab/>
      </w:r>
      <w:r>
        <w:tab/>
      </w:r>
      <w:r>
        <w:tab/>
      </w:r>
      <w:r>
        <w:tab/>
      </w:r>
      <w:r>
        <w:tab/>
        <w:t xml:space="preserve">    </w:t>
      </w:r>
      <w:r w:rsidR="00A66D4F">
        <w:t xml:space="preserve"> </w:t>
      </w:r>
      <w:r w:rsidRPr="00A66D4F">
        <w:rPr>
          <w:sz w:val="21"/>
          <w:szCs w:val="21"/>
        </w:rPr>
        <w:t xml:space="preserve">Jonathan Essmann                    </w:t>
      </w:r>
      <w:r w:rsidRPr="00A66D4F">
        <w:rPr>
          <w:sz w:val="21"/>
          <w:szCs w:val="21"/>
        </w:rPr>
        <w:br/>
        <w:t xml:space="preserve">    </w:t>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r>
      <w:r w:rsidRPr="00A66D4F">
        <w:rPr>
          <w:sz w:val="21"/>
          <w:szCs w:val="21"/>
        </w:rPr>
        <w:tab/>
        <w:t xml:space="preserve">      </w:t>
      </w:r>
      <w:r w:rsidR="00A66D4F">
        <w:rPr>
          <w:sz w:val="21"/>
          <w:szCs w:val="21"/>
        </w:rPr>
        <w:t xml:space="preserve"> </w:t>
      </w:r>
      <w:proofErr w:type="spellStart"/>
      <w:r w:rsidRPr="00A66D4F">
        <w:rPr>
          <w:sz w:val="21"/>
          <w:szCs w:val="21"/>
        </w:rPr>
        <w:t>Sohnckestraße</w:t>
      </w:r>
      <w:proofErr w:type="spellEnd"/>
      <w:r w:rsidRPr="00A66D4F">
        <w:rPr>
          <w:sz w:val="21"/>
          <w:szCs w:val="21"/>
        </w:rPr>
        <w:t xml:space="preserve"> 8a</w:t>
      </w:r>
    </w:p>
    <w:p w14:paraId="23431822" w14:textId="010A2E35" w:rsidR="00B712FB" w:rsidRPr="00A66D4F" w:rsidRDefault="00540C5A" w:rsidP="005731B9">
      <w:pPr>
        <w:pStyle w:val="Textkrper"/>
        <w:spacing w:before="8"/>
        <w:ind w:right="18"/>
        <w:jc w:val="right"/>
        <w:rPr>
          <w:spacing w:val="-2"/>
          <w:sz w:val="21"/>
          <w:szCs w:val="21"/>
        </w:rPr>
      </w:pPr>
      <w:r>
        <w:rPr>
          <w:spacing w:val="-2"/>
          <w:sz w:val="21"/>
          <w:szCs w:val="21"/>
        </w:rPr>
        <w:t xml:space="preserve"> </w:t>
      </w:r>
      <w:r w:rsidR="005731B9" w:rsidRPr="00A66D4F">
        <w:rPr>
          <w:spacing w:val="-2"/>
          <w:sz w:val="21"/>
          <w:szCs w:val="21"/>
        </w:rPr>
        <w:t xml:space="preserve">81479, Munich </w:t>
      </w:r>
    </w:p>
    <w:p w14:paraId="60019642" w14:textId="7E9B5C26" w:rsidR="00B712FB" w:rsidRPr="00540C5A" w:rsidRDefault="005731B9">
      <w:pPr>
        <w:pStyle w:val="Textkrper"/>
        <w:spacing w:before="6"/>
        <w:ind w:right="18"/>
        <w:jc w:val="right"/>
        <w:rPr>
          <w:lang w:val="de-DE"/>
        </w:rPr>
      </w:pPr>
      <w:r w:rsidRPr="00540C5A">
        <w:rPr>
          <w:spacing w:val="-2"/>
          <w:w w:val="110"/>
          <w:sz w:val="21"/>
          <w:szCs w:val="21"/>
          <w:lang w:val="de-DE"/>
        </w:rPr>
        <w:t xml:space="preserve">    </w:t>
      </w:r>
      <w:r w:rsidR="00540C5A" w:rsidRPr="00540C5A">
        <w:rPr>
          <w:spacing w:val="-2"/>
          <w:w w:val="110"/>
          <w:sz w:val="21"/>
          <w:szCs w:val="21"/>
          <w:lang w:val="de-DE"/>
        </w:rPr>
        <w:t xml:space="preserve"> </w:t>
      </w:r>
      <w:r w:rsidRPr="00540C5A">
        <w:rPr>
          <w:spacing w:val="-2"/>
          <w:w w:val="110"/>
          <w:sz w:val="21"/>
          <w:szCs w:val="21"/>
          <w:lang w:val="de-DE"/>
        </w:rPr>
        <w:t>Germany</w:t>
      </w:r>
    </w:p>
    <w:p w14:paraId="37EE4DE0" w14:textId="77777777" w:rsidR="00B712FB" w:rsidRDefault="00B712FB">
      <w:pPr>
        <w:pStyle w:val="Textkrper"/>
        <w:spacing w:before="31"/>
        <w:rPr>
          <w:lang w:val="de-DE"/>
        </w:rPr>
      </w:pPr>
    </w:p>
    <w:p w14:paraId="0D8A9616" w14:textId="07277D4A" w:rsidR="00E70C77" w:rsidRPr="00E70C77" w:rsidRDefault="009A1A1A" w:rsidP="00E70C77">
      <w:pPr>
        <w:pStyle w:val="Textkrper"/>
        <w:spacing w:before="1"/>
        <w:jc w:val="both"/>
        <w:rPr>
          <w:b/>
          <w:bCs/>
          <w:sz w:val="21"/>
          <w:szCs w:val="21"/>
          <w:lang w:val="de-DE"/>
        </w:rPr>
      </w:pPr>
      <w:r>
        <w:rPr>
          <w:b/>
          <w:bCs/>
          <w:sz w:val="21"/>
          <w:szCs w:val="21"/>
          <w:lang w:val="de-DE"/>
        </w:rPr>
        <w:br/>
      </w:r>
      <w:r w:rsidR="00E70C77" w:rsidRPr="00E70C77">
        <w:rPr>
          <w:b/>
          <w:bCs/>
          <w:sz w:val="21"/>
          <w:szCs w:val="21"/>
          <w:lang w:val="de-DE"/>
        </w:rPr>
        <w:t>Bewerbung um ein Praktikum als Analyst Intern</w:t>
      </w:r>
    </w:p>
    <w:p w14:paraId="4F79E954" w14:textId="04E97C4E" w:rsidR="00BA1864" w:rsidRPr="00540C5A" w:rsidRDefault="00BA1864">
      <w:pPr>
        <w:pStyle w:val="Textkrper"/>
        <w:spacing w:before="31"/>
        <w:rPr>
          <w:lang w:val="de-DE"/>
        </w:rPr>
      </w:pPr>
    </w:p>
    <w:p w14:paraId="4CBCD788" w14:textId="218FE3A6" w:rsidR="003E07CE" w:rsidRDefault="003E07CE" w:rsidP="005420CA">
      <w:pPr>
        <w:pStyle w:val="Textkrper"/>
        <w:spacing w:before="1"/>
        <w:jc w:val="both"/>
        <w:rPr>
          <w:sz w:val="21"/>
          <w:szCs w:val="21"/>
          <w:lang w:val="de-DE"/>
        </w:rPr>
      </w:pPr>
      <w:r w:rsidRPr="00A66D4F">
        <w:rPr>
          <w:sz w:val="21"/>
          <w:szCs w:val="21"/>
          <w:lang w:val="de-DE"/>
        </w:rPr>
        <w:t xml:space="preserve">Sehr geehrter Herr </w:t>
      </w:r>
      <w:proofErr w:type="spellStart"/>
      <w:r w:rsidRPr="00A66D4F">
        <w:rPr>
          <w:sz w:val="21"/>
          <w:szCs w:val="21"/>
          <w:lang w:val="de-DE"/>
        </w:rPr>
        <w:t>Gleitz</w:t>
      </w:r>
      <w:proofErr w:type="spellEnd"/>
      <w:r w:rsidRPr="00A66D4F">
        <w:rPr>
          <w:sz w:val="21"/>
          <w:szCs w:val="21"/>
          <w:lang w:val="de-DE"/>
        </w:rPr>
        <w:t>, sehr geehrter Herr Hartmann,</w:t>
      </w:r>
    </w:p>
    <w:p w14:paraId="7897244E" w14:textId="77777777" w:rsidR="003E07CE" w:rsidRPr="00A66D4F" w:rsidRDefault="003E07CE" w:rsidP="00E70C77">
      <w:pPr>
        <w:pStyle w:val="Textkrper"/>
        <w:spacing w:before="1"/>
        <w:jc w:val="both"/>
        <w:rPr>
          <w:sz w:val="21"/>
          <w:szCs w:val="21"/>
          <w:lang w:val="de-DE"/>
        </w:rPr>
      </w:pPr>
    </w:p>
    <w:p w14:paraId="2515B036" w14:textId="0CAA86AE" w:rsidR="000372B6" w:rsidRPr="00A66D4F" w:rsidRDefault="000372B6" w:rsidP="005420CA">
      <w:pPr>
        <w:pStyle w:val="Textkrper"/>
        <w:spacing w:before="25"/>
        <w:jc w:val="both"/>
        <w:rPr>
          <w:w w:val="105"/>
          <w:sz w:val="21"/>
          <w:szCs w:val="21"/>
          <w:lang w:val="de-DE"/>
        </w:rPr>
      </w:pPr>
      <w:del w:id="0" w:author="David Döbele" w:date="2026-02-06T17:02:00Z" w16du:dateUtc="2026-02-06T16:02:00Z">
        <w:r w:rsidRPr="00A66D4F" w:rsidDel="00EA7B4C">
          <w:rPr>
            <w:w w:val="105"/>
            <w:sz w:val="21"/>
            <w:szCs w:val="21"/>
            <w:lang w:val="de-DE"/>
          </w:rPr>
          <w:delText xml:space="preserve">Im </w:delText>
        </w:r>
      </w:del>
      <w:ins w:id="1" w:author="David Döbele" w:date="2026-02-06T17:02:00Z" w16du:dateUtc="2026-02-06T16:02:00Z">
        <w:r w:rsidR="00EA7B4C">
          <w:rPr>
            <w:w w:val="105"/>
            <w:sz w:val="21"/>
            <w:szCs w:val="21"/>
            <w:lang w:val="de-DE"/>
          </w:rPr>
          <w:t>i</w:t>
        </w:r>
        <w:r w:rsidR="00EA7B4C" w:rsidRPr="00A66D4F">
          <w:rPr>
            <w:w w:val="105"/>
            <w:sz w:val="21"/>
            <w:szCs w:val="21"/>
            <w:lang w:val="de-DE"/>
          </w:rPr>
          <w:t xml:space="preserve">m </w:t>
        </w:r>
      </w:ins>
      <w:r w:rsidRPr="00A66D4F">
        <w:rPr>
          <w:w w:val="105"/>
          <w:sz w:val="21"/>
          <w:szCs w:val="21"/>
          <w:lang w:val="de-DE"/>
        </w:rPr>
        <w:t xml:space="preserve">Austausch mit Dr. Kai Herold im Kontext meiner Tätigkeit bei Delta Equity wurde mir </w:t>
      </w:r>
      <w:proofErr w:type="spellStart"/>
      <w:r w:rsidRPr="00A66D4F">
        <w:rPr>
          <w:w w:val="105"/>
          <w:sz w:val="21"/>
          <w:szCs w:val="21"/>
          <w:lang w:val="de-DE"/>
        </w:rPr>
        <w:t>Chequers</w:t>
      </w:r>
      <w:proofErr w:type="spellEnd"/>
      <w:r w:rsidRPr="00A66D4F">
        <w:rPr>
          <w:w w:val="105"/>
          <w:sz w:val="21"/>
          <w:szCs w:val="21"/>
          <w:lang w:val="de-DE"/>
        </w:rPr>
        <w:t xml:space="preserve"> Capital ausdrücklich als</w:t>
      </w:r>
      <w:r w:rsidR="00495A48" w:rsidRPr="00A66D4F">
        <w:rPr>
          <w:w w:val="105"/>
          <w:sz w:val="21"/>
          <w:szCs w:val="21"/>
          <w:lang w:val="de-DE"/>
        </w:rPr>
        <w:t xml:space="preserve"> </w:t>
      </w:r>
      <w:r w:rsidRPr="00A66D4F">
        <w:rPr>
          <w:w w:val="105"/>
          <w:sz w:val="21"/>
          <w:szCs w:val="21"/>
          <w:lang w:val="de-DE"/>
        </w:rPr>
        <w:t xml:space="preserve">nächster Entwicklungsschritt empfohlen. Für diesen suche ich gezielt ein Private-Equity-Umfeld, das sich nicht primär über einen rein finanzgetriebenen Buyout-Ansatz definiert, sondern Wertschöpfung aus der Kombination von investorengetriebener Disziplin und langfristiger operativer Begleitung von Unternehmern und Managementteams </w:t>
      </w:r>
      <w:r w:rsidR="008E6C8A" w:rsidRPr="00A66D4F">
        <w:rPr>
          <w:w w:val="105"/>
          <w:sz w:val="21"/>
          <w:szCs w:val="21"/>
          <w:lang w:val="de-DE"/>
        </w:rPr>
        <w:t>versteht</w:t>
      </w:r>
      <w:r w:rsidRPr="00A66D4F">
        <w:rPr>
          <w:w w:val="105"/>
          <w:sz w:val="21"/>
          <w:szCs w:val="21"/>
          <w:lang w:val="de-DE"/>
        </w:rPr>
        <w:t xml:space="preserve">. Genau diese Ausrichtung spiegelt sich </w:t>
      </w:r>
      <w:r w:rsidR="008E6C8A" w:rsidRPr="00A66D4F">
        <w:rPr>
          <w:w w:val="105"/>
          <w:sz w:val="21"/>
          <w:szCs w:val="21"/>
          <w:lang w:val="de-DE"/>
        </w:rPr>
        <w:t xml:space="preserve">beispielhaft </w:t>
      </w:r>
      <w:r w:rsidRPr="00A66D4F">
        <w:rPr>
          <w:w w:val="105"/>
          <w:sz w:val="21"/>
          <w:szCs w:val="21"/>
          <w:lang w:val="de-DE"/>
        </w:rPr>
        <w:t xml:space="preserve">für mich in </w:t>
      </w:r>
      <w:r w:rsidR="008E6C8A" w:rsidRPr="00A66D4F">
        <w:rPr>
          <w:w w:val="105"/>
          <w:sz w:val="21"/>
          <w:szCs w:val="21"/>
          <w:lang w:val="de-DE"/>
        </w:rPr>
        <w:t xml:space="preserve">der </w:t>
      </w:r>
      <w:r w:rsidRPr="00A66D4F">
        <w:rPr>
          <w:w w:val="105"/>
          <w:sz w:val="21"/>
          <w:szCs w:val="21"/>
          <w:lang w:val="de-DE"/>
        </w:rPr>
        <w:t>Entwicklung von Riri wider, bei der durch eine klare Plattformlogik, gezielte Bolt-on-Akquisitionen und substanzielle</w:t>
      </w:r>
      <w:r w:rsidR="008E6C8A" w:rsidRPr="00A66D4F">
        <w:rPr>
          <w:w w:val="105"/>
          <w:sz w:val="21"/>
          <w:szCs w:val="21"/>
          <w:lang w:val="de-DE"/>
        </w:rPr>
        <w:t>r</w:t>
      </w:r>
      <w:r w:rsidRPr="00A66D4F">
        <w:rPr>
          <w:w w:val="105"/>
          <w:sz w:val="21"/>
          <w:szCs w:val="21"/>
          <w:lang w:val="de-DE"/>
        </w:rPr>
        <w:t xml:space="preserve"> Einbindung entlang vertikaler Wertschöpfung und R&amp;D nachhaltiges Wachstum realisiert wurde; </w:t>
      </w:r>
      <w:r w:rsidR="008E6C8A" w:rsidRPr="00A66D4F">
        <w:rPr>
          <w:w w:val="105"/>
          <w:sz w:val="21"/>
          <w:szCs w:val="21"/>
          <w:lang w:val="de-DE"/>
        </w:rPr>
        <w:t>ähnlich</w:t>
      </w:r>
      <w:r w:rsidRPr="00A66D4F">
        <w:rPr>
          <w:w w:val="105"/>
          <w:sz w:val="21"/>
          <w:szCs w:val="21"/>
          <w:lang w:val="de-DE"/>
        </w:rPr>
        <w:t xml:space="preserve"> zeigt die Historie von </w:t>
      </w:r>
      <w:proofErr w:type="spellStart"/>
      <w:r w:rsidRPr="00A66D4F">
        <w:rPr>
          <w:w w:val="105"/>
          <w:sz w:val="21"/>
          <w:szCs w:val="21"/>
          <w:lang w:val="de-DE"/>
        </w:rPr>
        <w:t>Accelya</w:t>
      </w:r>
      <w:proofErr w:type="spellEnd"/>
      <w:r w:rsidRPr="00A66D4F">
        <w:rPr>
          <w:w w:val="105"/>
          <w:sz w:val="21"/>
          <w:szCs w:val="21"/>
          <w:lang w:val="de-DE"/>
        </w:rPr>
        <w:t xml:space="preserve">, mit dem Aufbau neuer SaaS-Produktlinien und der internationalen Skalierung, </w:t>
      </w:r>
      <w:r w:rsidR="008E6C8A" w:rsidRPr="00A66D4F">
        <w:rPr>
          <w:w w:val="105"/>
          <w:sz w:val="21"/>
          <w:szCs w:val="21"/>
          <w:lang w:val="de-DE"/>
        </w:rPr>
        <w:t>ihren</w:t>
      </w:r>
      <w:r w:rsidRPr="00A66D4F">
        <w:rPr>
          <w:w w:val="105"/>
          <w:sz w:val="21"/>
          <w:szCs w:val="21"/>
          <w:lang w:val="de-DE"/>
        </w:rPr>
        <w:t xml:space="preserve"> Fokus auf </w:t>
      </w:r>
      <w:r w:rsidR="008E6C8A" w:rsidRPr="00A66D4F">
        <w:rPr>
          <w:w w:val="105"/>
          <w:sz w:val="21"/>
          <w:szCs w:val="21"/>
          <w:lang w:val="de-DE"/>
        </w:rPr>
        <w:t xml:space="preserve">nachhaltige Wertschöpfung </w:t>
      </w:r>
      <w:r w:rsidRPr="00A66D4F">
        <w:rPr>
          <w:w w:val="105"/>
          <w:sz w:val="21"/>
          <w:szCs w:val="21"/>
          <w:lang w:val="de-DE"/>
        </w:rPr>
        <w:t xml:space="preserve">jenseits reiner Finanzoptimierung. Vor diesem Hintergrund erscheint mir </w:t>
      </w:r>
      <w:proofErr w:type="spellStart"/>
      <w:r w:rsidRPr="00A66D4F">
        <w:rPr>
          <w:w w:val="105"/>
          <w:sz w:val="21"/>
          <w:szCs w:val="21"/>
          <w:lang w:val="de-DE"/>
        </w:rPr>
        <w:t>Chequers</w:t>
      </w:r>
      <w:proofErr w:type="spellEnd"/>
      <w:r w:rsidRPr="00A66D4F">
        <w:rPr>
          <w:w w:val="105"/>
          <w:sz w:val="21"/>
          <w:szCs w:val="21"/>
          <w:lang w:val="de-DE"/>
        </w:rPr>
        <w:t xml:space="preserve"> – auch mit Blick auf den jüngst geschlossenen Fonds XVIII und die damit verbundene aktive Investitionsphase – als ein Umfeld, das meinem</w:t>
      </w:r>
      <w:r w:rsidR="00495A48" w:rsidRPr="00A66D4F">
        <w:rPr>
          <w:w w:val="105"/>
          <w:sz w:val="21"/>
          <w:szCs w:val="21"/>
          <w:lang w:val="de-DE"/>
        </w:rPr>
        <w:t xml:space="preserve"> </w:t>
      </w:r>
      <w:r w:rsidRPr="00A66D4F">
        <w:rPr>
          <w:w w:val="105"/>
          <w:sz w:val="21"/>
          <w:szCs w:val="21"/>
          <w:lang w:val="de-DE"/>
        </w:rPr>
        <w:t>Suchprofil in besonderem Maße entspricht.</w:t>
      </w:r>
    </w:p>
    <w:p w14:paraId="286FCB66" w14:textId="492E4B2D" w:rsidR="00EE1D4E" w:rsidRPr="00A66D4F" w:rsidRDefault="00EE1D4E" w:rsidP="005420CA">
      <w:pPr>
        <w:pStyle w:val="Textkrper"/>
        <w:spacing w:before="25"/>
        <w:jc w:val="both"/>
        <w:rPr>
          <w:w w:val="105"/>
          <w:sz w:val="21"/>
          <w:szCs w:val="21"/>
          <w:lang w:val="de-DE"/>
        </w:rPr>
      </w:pPr>
      <w:r w:rsidRPr="00A66D4F">
        <w:rPr>
          <w:w w:val="105"/>
          <w:sz w:val="21"/>
          <w:szCs w:val="21"/>
          <w:lang w:val="de-DE"/>
        </w:rPr>
        <w:br/>
      </w:r>
      <w:r w:rsidR="006F101D" w:rsidRPr="00A66D4F">
        <w:rPr>
          <w:w w:val="105"/>
          <w:sz w:val="21"/>
          <w:szCs w:val="21"/>
          <w:lang w:val="de-DE"/>
        </w:rPr>
        <w:t>An einer Tätigkeit auf der Buy Side reizt mich vor allem die Ganzheitlichkeit des Prozesses.</w:t>
      </w:r>
      <w:r w:rsidR="008E6C8A" w:rsidRPr="00A66D4F">
        <w:rPr>
          <w:w w:val="105"/>
          <w:sz w:val="21"/>
          <w:szCs w:val="21"/>
          <w:lang w:val="de-DE"/>
        </w:rPr>
        <w:t xml:space="preserve"> </w:t>
      </w:r>
      <w:r w:rsidR="006F101D" w:rsidRPr="00A66D4F">
        <w:rPr>
          <w:w w:val="105"/>
          <w:sz w:val="21"/>
          <w:szCs w:val="21"/>
          <w:lang w:val="de-DE"/>
        </w:rPr>
        <w:t>Während meiner Zeit bei Delta Equity habe ich diesen End-</w:t>
      </w:r>
      <w:proofErr w:type="spellStart"/>
      <w:r w:rsidR="006F101D" w:rsidRPr="00A66D4F">
        <w:rPr>
          <w:w w:val="105"/>
          <w:sz w:val="21"/>
          <w:szCs w:val="21"/>
          <w:lang w:val="de-DE"/>
        </w:rPr>
        <w:t>to</w:t>
      </w:r>
      <w:proofErr w:type="spellEnd"/>
      <w:r w:rsidR="006F101D" w:rsidRPr="00A66D4F">
        <w:rPr>
          <w:w w:val="105"/>
          <w:sz w:val="21"/>
          <w:szCs w:val="21"/>
          <w:lang w:val="de-DE"/>
        </w:rPr>
        <w:t xml:space="preserve">-End-Charakter als außergewöhnlich bereichernd erlebt, da Wertschöpfung nicht isoliert analysiert, sondern über alle Phasen hinweg gedacht und verantwortet wird. Ein ähnliches Muster habe ich zuvor auch in meiner selbständigen Tätigkeit im Aufbau eines Venture-Studio-Ansatzes erfahren, insbesondere durch die parallele Arbeit mit mehreren Gründern und Ideen sowie das Mitgestalten unterschiedlicher Geschäftsmodelle über Zeit hinweg. Zugleich wurde mir dabei bewusst, wo die Grenzen dieses Lernens in relativer Isolation liegen. Um diese Perspektive systematisch zu vertiefen, bedarf es </w:t>
      </w:r>
      <w:r w:rsidR="008E6C8A" w:rsidRPr="00A66D4F">
        <w:rPr>
          <w:w w:val="105"/>
          <w:sz w:val="21"/>
          <w:szCs w:val="21"/>
          <w:lang w:val="de-DE"/>
        </w:rPr>
        <w:t xml:space="preserve">für mich </w:t>
      </w:r>
      <w:r w:rsidR="006F101D" w:rsidRPr="00A66D4F">
        <w:rPr>
          <w:w w:val="105"/>
          <w:sz w:val="21"/>
          <w:szCs w:val="21"/>
          <w:lang w:val="de-DE"/>
        </w:rPr>
        <w:t>eines Umfelds, in dem unternehmerisches Denken, analytische Disziplin und Erfahrung in hoher Dichte zusammenkommen</w:t>
      </w:r>
      <w:r w:rsidR="006F101D" w:rsidRPr="00A66D4F">
        <w:rPr>
          <w:b/>
          <w:bCs/>
          <w:w w:val="105"/>
          <w:sz w:val="21"/>
          <w:szCs w:val="21"/>
          <w:lang w:val="de-DE"/>
        </w:rPr>
        <w:t>.</w:t>
      </w:r>
      <w:r w:rsidR="006F101D" w:rsidRPr="00A66D4F">
        <w:rPr>
          <w:w w:val="105"/>
          <w:sz w:val="21"/>
          <w:szCs w:val="21"/>
          <w:lang w:val="de-DE"/>
        </w:rPr>
        <w:t xml:space="preserve"> Entscheidend ist dabei weniger die formale Rolle als vielmehr die Nähe zu besonders starken Denk- und Arbeitsweisen sowie zu Menschen, die das technische Handwerk des Investierens über Jahre hinweg auf höchstem Niveau entwickelt haben. Vor diesem Hintergrund verstehe ich Private Equity – und konkret </w:t>
      </w:r>
      <w:proofErr w:type="spellStart"/>
      <w:r w:rsidR="006F101D" w:rsidRPr="00A66D4F">
        <w:rPr>
          <w:w w:val="105"/>
          <w:sz w:val="21"/>
          <w:szCs w:val="21"/>
          <w:lang w:val="de-DE"/>
        </w:rPr>
        <w:t>Chequers</w:t>
      </w:r>
      <w:proofErr w:type="spellEnd"/>
      <w:r w:rsidR="006F101D" w:rsidRPr="00A66D4F">
        <w:rPr>
          <w:w w:val="105"/>
          <w:sz w:val="21"/>
          <w:szCs w:val="21"/>
          <w:lang w:val="de-DE"/>
        </w:rPr>
        <w:t xml:space="preserve"> – als ein intellektuelles Ökosystem, in dem sich individuelle Lernkurven durch die kollektive Qualität der Beteiligten beschleunigen lassen.</w:t>
      </w:r>
    </w:p>
    <w:p w14:paraId="3867DCF1" w14:textId="77777777" w:rsidR="00990D7D" w:rsidRPr="00A66D4F" w:rsidRDefault="00990D7D" w:rsidP="005420CA">
      <w:pPr>
        <w:pStyle w:val="Textkrper"/>
        <w:spacing w:before="25"/>
        <w:jc w:val="both"/>
        <w:rPr>
          <w:w w:val="105"/>
          <w:sz w:val="21"/>
          <w:szCs w:val="21"/>
          <w:lang w:val="de-DE"/>
        </w:rPr>
      </w:pPr>
    </w:p>
    <w:p w14:paraId="46F95B4C" w14:textId="07006205" w:rsidR="00EE1D4E" w:rsidRPr="00A66D4F" w:rsidRDefault="008E6C8A" w:rsidP="005420CA">
      <w:pPr>
        <w:pStyle w:val="Textkrper"/>
        <w:spacing w:before="27"/>
        <w:jc w:val="both"/>
        <w:rPr>
          <w:sz w:val="21"/>
          <w:szCs w:val="21"/>
          <w:lang w:val="de-DE"/>
        </w:rPr>
      </w:pPr>
      <w:r w:rsidRPr="00A66D4F">
        <w:rPr>
          <w:sz w:val="21"/>
          <w:szCs w:val="21"/>
          <w:lang w:val="de-DE"/>
        </w:rPr>
        <w:t xml:space="preserve">Die notwendigen technischen Grundlagen, um in diesem Umfeld einen Beitrag leisten zu können, bringe ich durch mein Studium an der LSE sowie eine klar </w:t>
      </w:r>
      <w:proofErr w:type="spellStart"/>
      <w:r w:rsidRPr="00A66D4F">
        <w:rPr>
          <w:sz w:val="21"/>
          <w:szCs w:val="21"/>
          <w:lang w:val="de-DE"/>
        </w:rPr>
        <w:t>finance</w:t>
      </w:r>
      <w:proofErr w:type="spellEnd"/>
      <w:r w:rsidRPr="00A66D4F">
        <w:rPr>
          <w:sz w:val="21"/>
          <w:szCs w:val="21"/>
          <w:lang w:val="de-DE"/>
        </w:rPr>
        <w:t xml:space="preserve">-lastige Kurswahl mit. Von anderen Bewerbern unterscheide ich mich jedoch </w:t>
      </w:r>
      <w:r w:rsidR="00495A48" w:rsidRPr="00A66D4F">
        <w:rPr>
          <w:sz w:val="21"/>
          <w:szCs w:val="21"/>
          <w:lang w:val="de-DE"/>
        </w:rPr>
        <w:t xml:space="preserve">zusätzlich </w:t>
      </w:r>
      <w:r w:rsidRPr="00A66D4F">
        <w:rPr>
          <w:sz w:val="21"/>
          <w:szCs w:val="21"/>
          <w:lang w:val="de-DE"/>
        </w:rPr>
        <w:t xml:space="preserve">durch eine ausgeprägt unternehmerische und operative Perspektive, die aus eigenverantwortlicher Selbständigkeit und praktischer Umsetzungserfahrung entstanden ist. Vor diesem Hintergrund kann ich Projektteams um eine differenzierte Sicht ergänzen, </w:t>
      </w:r>
      <w:r w:rsidR="00495A48" w:rsidRPr="00A66D4F">
        <w:rPr>
          <w:sz w:val="21"/>
          <w:szCs w:val="21"/>
          <w:lang w:val="de-DE"/>
        </w:rPr>
        <w:t>allen voran</w:t>
      </w:r>
      <w:r w:rsidRPr="00A66D4F">
        <w:rPr>
          <w:sz w:val="21"/>
          <w:szCs w:val="21"/>
          <w:lang w:val="de-DE"/>
        </w:rPr>
        <w:t xml:space="preserve"> bei der Beurteilung digitaler Geschäftsmodelle und deren Skalierungslogiken sowie im Verständnis </w:t>
      </w:r>
      <w:r w:rsidR="00495A48" w:rsidRPr="00A66D4F">
        <w:rPr>
          <w:sz w:val="21"/>
          <w:szCs w:val="21"/>
          <w:lang w:val="de-DE"/>
        </w:rPr>
        <w:t xml:space="preserve">digitaler Marketingmaßnahmen </w:t>
      </w:r>
      <w:r w:rsidRPr="00A66D4F">
        <w:rPr>
          <w:sz w:val="21"/>
          <w:szCs w:val="21"/>
          <w:lang w:val="de-DE"/>
        </w:rPr>
        <w:t>als kurzfristig wirksamen Hebel zur Performance- und Wertsteigerung.</w:t>
      </w:r>
      <w:r w:rsidR="00495A48" w:rsidRPr="00A66D4F">
        <w:rPr>
          <w:sz w:val="21"/>
          <w:szCs w:val="21"/>
          <w:lang w:val="de-DE"/>
        </w:rPr>
        <w:t xml:space="preserve"> </w:t>
      </w:r>
      <w:r w:rsidRPr="00A66D4F">
        <w:rPr>
          <w:sz w:val="21"/>
          <w:szCs w:val="21"/>
          <w:lang w:val="de-DE"/>
        </w:rPr>
        <w:t>Durch eigenständigen Kundenkontakt und unternehmerische Entscheidungsfindung habe ich zudem gelernt, mich in die Perspektive von Gründern und Managementteams hineinzuversetzen – ein Verständnis, das sich insbesondere im Transaktionskontext und im Austausch mit der Sell Side als wertvoll erweis</w:t>
      </w:r>
      <w:r w:rsidR="00495A48" w:rsidRPr="00A66D4F">
        <w:rPr>
          <w:sz w:val="21"/>
          <w:szCs w:val="21"/>
          <w:lang w:val="de-DE"/>
        </w:rPr>
        <w:t>en könnte</w:t>
      </w:r>
      <w:r w:rsidRPr="00A66D4F">
        <w:rPr>
          <w:sz w:val="21"/>
          <w:szCs w:val="21"/>
          <w:lang w:val="de-DE"/>
        </w:rPr>
        <w:t>. Diese Verbindung aus analytischem Fundament und operativer Nähe möchte ich im Private-Equity-Umfeld gezielt weiterentwickeln und einbringen.</w:t>
      </w:r>
    </w:p>
    <w:p w14:paraId="4C23F341" w14:textId="77777777" w:rsidR="008E6C8A" w:rsidRPr="00A66D4F" w:rsidRDefault="008E6C8A" w:rsidP="005420CA">
      <w:pPr>
        <w:pStyle w:val="Textkrper"/>
        <w:spacing w:before="27"/>
        <w:jc w:val="both"/>
        <w:rPr>
          <w:w w:val="105"/>
          <w:sz w:val="21"/>
          <w:szCs w:val="21"/>
          <w:lang w:val="de-DE"/>
        </w:rPr>
      </w:pPr>
    </w:p>
    <w:p w14:paraId="43678426" w14:textId="230356A7" w:rsidR="00EE1D4E" w:rsidRPr="00A66D4F" w:rsidRDefault="008E6C8A" w:rsidP="005420CA">
      <w:pPr>
        <w:pStyle w:val="Textkrper"/>
        <w:spacing w:before="27"/>
        <w:jc w:val="both"/>
        <w:rPr>
          <w:w w:val="105"/>
          <w:sz w:val="21"/>
          <w:szCs w:val="21"/>
          <w:lang w:val="de-DE"/>
        </w:rPr>
      </w:pPr>
      <w:r w:rsidRPr="00A66D4F">
        <w:rPr>
          <w:w w:val="105"/>
          <w:sz w:val="21"/>
          <w:szCs w:val="21"/>
          <w:lang w:val="de-DE"/>
        </w:rPr>
        <w:t xml:space="preserve">Über die Möglichkeit eines persönlichen Gesprächs, in dem ich meine Erfahrungen näher erläutern und meinen potenziellen Beitrag zu </w:t>
      </w:r>
      <w:proofErr w:type="spellStart"/>
      <w:r w:rsidRPr="00A66D4F">
        <w:rPr>
          <w:w w:val="105"/>
          <w:sz w:val="21"/>
          <w:szCs w:val="21"/>
          <w:lang w:val="de-DE"/>
        </w:rPr>
        <w:t>Chequers</w:t>
      </w:r>
      <w:proofErr w:type="spellEnd"/>
      <w:r w:rsidRPr="00A66D4F">
        <w:rPr>
          <w:w w:val="105"/>
          <w:sz w:val="21"/>
          <w:szCs w:val="21"/>
          <w:lang w:val="de-DE"/>
        </w:rPr>
        <w:t xml:space="preserve"> Capital diskutieren kann, würde ich mich sehr freuen.</w:t>
      </w:r>
    </w:p>
    <w:p w14:paraId="31F218EC" w14:textId="77777777" w:rsidR="00495A48" w:rsidRPr="00A66D4F" w:rsidRDefault="00495A48" w:rsidP="00495A48">
      <w:pPr>
        <w:pStyle w:val="Textkrper"/>
        <w:spacing w:before="27"/>
        <w:jc w:val="both"/>
        <w:rPr>
          <w:sz w:val="21"/>
          <w:szCs w:val="21"/>
          <w:lang w:val="de-DE"/>
        </w:rPr>
      </w:pPr>
    </w:p>
    <w:p w14:paraId="099C5E18" w14:textId="53907639" w:rsidR="00B712FB" w:rsidRPr="00A66D4F" w:rsidRDefault="00E71446">
      <w:pPr>
        <w:pStyle w:val="Textkrper"/>
        <w:ind w:left="23"/>
        <w:rPr>
          <w:sz w:val="21"/>
          <w:szCs w:val="21"/>
        </w:rPr>
      </w:pPr>
      <w:r w:rsidRPr="00A66D4F">
        <w:rPr>
          <w:noProof/>
          <w:sz w:val="21"/>
          <w:szCs w:val="21"/>
        </w:rPr>
        <w:drawing>
          <wp:anchor distT="0" distB="0" distL="114300" distR="114300" simplePos="0" relativeHeight="487588864" behindDoc="1" locked="0" layoutInCell="1" allowOverlap="1" wp14:anchorId="3CE93C16" wp14:editId="05BAD574">
            <wp:simplePos x="0" y="0"/>
            <wp:positionH relativeFrom="column">
              <wp:posOffset>8890</wp:posOffset>
            </wp:positionH>
            <wp:positionV relativeFrom="paragraph">
              <wp:posOffset>156313</wp:posOffset>
            </wp:positionV>
            <wp:extent cx="951230" cy="376555"/>
            <wp:effectExtent l="0" t="0" r="1270" b="4445"/>
            <wp:wrapNone/>
            <wp:docPr id="1678713875"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3875" name="Picture 1" descr="A signature on a white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951230" cy="376555"/>
                    </a:xfrm>
                    <a:prstGeom prst="rect">
                      <a:avLst/>
                    </a:prstGeom>
                  </pic:spPr>
                </pic:pic>
              </a:graphicData>
            </a:graphic>
            <wp14:sizeRelH relativeFrom="page">
              <wp14:pctWidth>0</wp14:pctWidth>
            </wp14:sizeRelH>
            <wp14:sizeRelV relativeFrom="page">
              <wp14:pctHeight>0</wp14:pctHeight>
            </wp14:sizeRelV>
          </wp:anchor>
        </w:drawing>
      </w:r>
      <w:r w:rsidR="008E6C8A" w:rsidRPr="00A66D4F">
        <w:rPr>
          <w:noProof/>
          <w:sz w:val="21"/>
          <w:szCs w:val="21"/>
        </w:rPr>
        <w:t>Mit freundlichen Grüßen</w:t>
      </w:r>
      <w:r w:rsidR="005731B9" w:rsidRPr="00A66D4F">
        <w:rPr>
          <w:spacing w:val="-2"/>
          <w:sz w:val="21"/>
          <w:szCs w:val="21"/>
        </w:rPr>
        <w:t>,</w:t>
      </w:r>
    </w:p>
    <w:p w14:paraId="4ED281B4" w14:textId="3C34785B" w:rsidR="00B712FB" w:rsidRPr="00A66D4F" w:rsidRDefault="00B712FB">
      <w:pPr>
        <w:pStyle w:val="Textkrper"/>
        <w:spacing w:before="25"/>
        <w:rPr>
          <w:sz w:val="21"/>
          <w:szCs w:val="21"/>
        </w:rPr>
      </w:pPr>
    </w:p>
    <w:p w14:paraId="7CC6BF10" w14:textId="303CB9E5" w:rsidR="00B712FB" w:rsidRPr="00A66D4F" w:rsidRDefault="00B712FB">
      <w:pPr>
        <w:pStyle w:val="Textkrper"/>
        <w:spacing w:before="56"/>
        <w:rPr>
          <w:sz w:val="21"/>
          <w:szCs w:val="21"/>
        </w:rPr>
      </w:pPr>
    </w:p>
    <w:p w14:paraId="6F9CBF7F" w14:textId="22BE9CE6" w:rsidR="00B712FB" w:rsidRPr="00A66D4F" w:rsidRDefault="00E71446">
      <w:pPr>
        <w:pStyle w:val="Textkrper"/>
        <w:ind w:left="23"/>
        <w:rPr>
          <w:sz w:val="21"/>
          <w:szCs w:val="21"/>
        </w:rPr>
      </w:pPr>
      <w:r w:rsidRPr="00A66D4F">
        <w:rPr>
          <w:sz w:val="21"/>
          <w:szCs w:val="21"/>
        </w:rPr>
        <w:t>Jonathan Essmann</w:t>
      </w:r>
    </w:p>
    <w:sectPr w:rsidR="00B712FB" w:rsidRPr="00A66D4F">
      <w:type w:val="continuous"/>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trackRevisions/>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12FB"/>
    <w:rsid w:val="000372B6"/>
    <w:rsid w:val="000F55B2"/>
    <w:rsid w:val="00287013"/>
    <w:rsid w:val="003E07CE"/>
    <w:rsid w:val="00416F39"/>
    <w:rsid w:val="00495A48"/>
    <w:rsid w:val="004D6865"/>
    <w:rsid w:val="00540C5A"/>
    <w:rsid w:val="005420CA"/>
    <w:rsid w:val="005731B9"/>
    <w:rsid w:val="006F101D"/>
    <w:rsid w:val="008E6C8A"/>
    <w:rsid w:val="00990D7D"/>
    <w:rsid w:val="009A1A1A"/>
    <w:rsid w:val="00A66D4F"/>
    <w:rsid w:val="00B712FB"/>
    <w:rsid w:val="00BA1864"/>
    <w:rsid w:val="00BB766C"/>
    <w:rsid w:val="00C1410F"/>
    <w:rsid w:val="00C53BB7"/>
    <w:rsid w:val="00C56A2A"/>
    <w:rsid w:val="00CA42FB"/>
    <w:rsid w:val="00E567C9"/>
    <w:rsid w:val="00E70C77"/>
    <w:rsid w:val="00E71446"/>
    <w:rsid w:val="00EA7B4C"/>
    <w:rsid w:val="00EE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086B0"/>
  <w15:docId w15:val="{8C5FAB4F-DDFE-874A-891A-ECECFD64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uiPriority w:val="1"/>
    <w:qFormat/>
  </w:style>
  <w:style w:type="paragraph" w:styleId="Listenabsatz">
    <w:name w:val="List Paragraph"/>
    <w:basedOn w:val="Standard"/>
    <w:uiPriority w:val="1"/>
    <w:qFormat/>
  </w:style>
  <w:style w:type="paragraph" w:customStyle="1" w:styleId="TableParagraph">
    <w:name w:val="Table Paragraph"/>
    <w:basedOn w:val="Standard"/>
    <w:uiPriority w:val="1"/>
    <w:qFormat/>
  </w:style>
  <w:style w:type="paragraph" w:styleId="berarbeitung">
    <w:name w:val="Revision"/>
    <w:hidden/>
    <w:uiPriority w:val="99"/>
    <w:semiHidden/>
    <w:rsid w:val="00EA7B4C"/>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560</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3</cp:revision>
  <cp:lastPrinted>2026-02-06T00:26:00Z</cp:lastPrinted>
  <dcterms:created xsi:type="dcterms:W3CDTF">2026-02-06T00:29:00Z</dcterms:created>
  <dcterms:modified xsi:type="dcterms:W3CDTF">2026-02-06T16:03:00Z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2024-09-01T00:00:00Z</vt:filetime>
  </property>
  <property fmtid="{D5CDD505-2E9C-101B-9397-08002B2CF9AE}" pid="3" name="LastSaved">
    <vt:filetime>2025-12-07T00:00:00Z</vt:filetime>
  </property>
  <property fmtid="{D5CDD505-2E9C-101B-9397-08002B2CF9AE}" pid="4" name="Producer">
    <vt:lpwstr>macOS Version 11.7.9 (Build 20G1426) Quartz PDFContext</vt:lpwstr>
  </property>
</Properties>
</file>