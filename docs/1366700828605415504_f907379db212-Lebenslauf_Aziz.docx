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"/>
        <w:gridCol w:w="1001"/>
        <w:gridCol w:w="1257"/>
        <w:gridCol w:w="1856"/>
        <w:gridCol w:w="989"/>
        <w:gridCol w:w="1275"/>
        <w:gridCol w:w="287"/>
        <w:gridCol w:w="567"/>
        <w:gridCol w:w="154"/>
        <w:gridCol w:w="48"/>
        <w:gridCol w:w="258"/>
        <w:gridCol w:w="102"/>
        <w:gridCol w:w="284"/>
        <w:gridCol w:w="139"/>
        <w:gridCol w:w="1989"/>
      </w:tblGrid>
      <w:tr w:rsidR="0058186A" w:rsidRPr="001743C3" w14:paraId="268FBA73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129984FE" w14:textId="14DFFC92" w:rsidR="0058186A" w:rsidRPr="00C449CF" w:rsidRDefault="0058186A" w:rsidP="006953F4">
            <w:pPr>
              <w:jc w:val="center"/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52"/>
                <w:szCs w:val="52"/>
                <w:lang w:val="de-DE" w:eastAsia="de-DE"/>
                <w14:ligatures w14:val="none"/>
              </w:rPr>
              <w:t>Mohamed Aziz Barbouch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48"/>
                <w:szCs w:val="48"/>
                <w:lang w:val="de-DE" w:eastAsia="de-DE"/>
                <w14:ligatures w14:val="none"/>
              </w:rPr>
              <w:br/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Hofmannstraße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2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9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, 9105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2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Erlangen</w:t>
            </w:r>
            <w:r w:rsidR="00E5592A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| 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+49 176 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58854016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| </w:t>
            </w:r>
            <w:r w:rsidR="00CF14C6" w:rsidRPr="00CF14C6">
              <w:rPr>
                <w:lang w:val="de-DE"/>
              </w:rPr>
              <w:t xml:space="preserve"> </w:t>
            </w:r>
            <w:ins w:id="0" w:author="Barbouch, Mohamed Aziz" w:date="2025-02-04T11:16:00Z" w16du:dateUtc="2025-02-04T10:16:00Z"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  <w:fldChar w:fldCharType="begin"/>
              </w:r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  <w:instrText>HYPERLINK "mailto:mohamedazizbarbouch@gmail.com"</w:instrText>
              </w:r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</w:r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  <w:fldChar w:fldCharType="separate"/>
              </w:r>
              <w:r w:rsidR="00CF14C6" w:rsidRPr="00B67AA4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de-DE"/>
                </w:rPr>
                <w:t>mohamedazizbarbouch@gmail.com</w:t>
              </w:r>
              <w:r w:rsidR="00B67AA4">
                <w:rPr>
                  <w:rFonts w:ascii="Times New Roman" w:hAnsi="Times New Roman" w:cs="Times New Roman"/>
                  <w:sz w:val="20"/>
                  <w:szCs w:val="20"/>
                  <w:lang w:val="de-DE"/>
                </w:rPr>
                <w:fldChar w:fldCharType="end"/>
              </w:r>
            </w:ins>
          </w:p>
        </w:tc>
      </w:tr>
      <w:tr w:rsidR="0058186A" w:rsidRPr="008F53C6" w14:paraId="14EDEEFD" w14:textId="77777777" w:rsidTr="00716516">
        <w:trPr>
          <w:gridBefore w:val="1"/>
          <w:wBefore w:w="142" w:type="dxa"/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72F0A4C4" w14:textId="77777777" w:rsidR="0058186A" w:rsidRPr="008F53C6" w:rsidRDefault="0058186A" w:rsidP="00431A48">
            <w:pPr>
              <w:jc w:val="center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Schule &amp; Studium</w:t>
            </w:r>
          </w:p>
        </w:tc>
      </w:tr>
      <w:tr w:rsidR="0058186A" w:rsidRPr="008F53C6" w14:paraId="611DC0AB" w14:textId="77777777" w:rsidTr="00716516">
        <w:trPr>
          <w:gridBefore w:val="1"/>
          <w:wBefore w:w="142" w:type="dxa"/>
          <w:trHeight w:val="340"/>
        </w:trPr>
        <w:tc>
          <w:tcPr>
            <w:tcW w:w="7386" w:type="dxa"/>
            <w:gridSpan w:val="8"/>
            <w:tcBorders>
              <w:top w:val="single" w:sz="4" w:space="0" w:color="auto"/>
            </w:tcBorders>
            <w:vAlign w:val="bottom"/>
          </w:tcPr>
          <w:p w14:paraId="06F61616" w14:textId="77777777" w:rsidR="0058186A" w:rsidRPr="00C449CF" w:rsidRDefault="0058186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>Friedrich-Alexander-Universität Erlangen-Nürnberg</w:t>
            </w:r>
          </w:p>
        </w:tc>
        <w:tc>
          <w:tcPr>
            <w:tcW w:w="2820" w:type="dxa"/>
            <w:gridSpan w:val="6"/>
            <w:tcBorders>
              <w:top w:val="single" w:sz="4" w:space="0" w:color="auto"/>
            </w:tcBorders>
            <w:vAlign w:val="bottom"/>
          </w:tcPr>
          <w:p w14:paraId="29BA09FC" w14:textId="77777777" w:rsidR="0058186A" w:rsidRPr="008F53C6" w:rsidRDefault="0058186A" w:rsidP="00431A48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Erlangen</w:t>
            </w:r>
          </w:p>
        </w:tc>
      </w:tr>
      <w:tr w:rsidR="0058186A" w:rsidRPr="008F53C6" w14:paraId="0414044B" w14:textId="77777777" w:rsidTr="00716516">
        <w:trPr>
          <w:gridBefore w:val="1"/>
          <w:wBefore w:w="142" w:type="dxa"/>
          <w:trHeight w:val="20"/>
        </w:trPr>
        <w:tc>
          <w:tcPr>
            <w:tcW w:w="7386" w:type="dxa"/>
            <w:gridSpan w:val="8"/>
            <w:shd w:val="clear" w:color="auto" w:fill="auto"/>
            <w:vAlign w:val="bottom"/>
          </w:tcPr>
          <w:p w14:paraId="4D753BD5" w14:textId="27593884" w:rsidR="0058186A" w:rsidRPr="00C449CF" w:rsidRDefault="0058186A" w:rsidP="00431A48">
            <w:pPr>
              <w:rPr>
                <w:rFonts w:ascii="Georgia" w:hAnsi="Georgia"/>
                <w:sz w:val="20"/>
                <w:szCs w:val="20"/>
                <w:lang w:val="de-DE"/>
              </w:rPr>
            </w:pPr>
            <w:r w:rsidRPr="00C449CF">
              <w:rPr>
                <w:rFonts w:ascii="Georgia" w:hAnsi="Georgia"/>
                <w:sz w:val="20"/>
                <w:szCs w:val="20"/>
                <w:lang w:val="de-DE"/>
              </w:rPr>
              <w:t xml:space="preserve">B.Sc. in Wirtschaftsmathematik </w:t>
            </w:r>
          </w:p>
        </w:tc>
        <w:tc>
          <w:tcPr>
            <w:tcW w:w="2820" w:type="dxa"/>
            <w:gridSpan w:val="6"/>
            <w:vAlign w:val="bottom"/>
          </w:tcPr>
          <w:p w14:paraId="258540CF" w14:textId="77777777" w:rsidR="0058186A" w:rsidRPr="008F53C6" w:rsidRDefault="0058186A" w:rsidP="00431A48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10/2023 – 08/2026</w:t>
            </w:r>
          </w:p>
        </w:tc>
      </w:tr>
      <w:tr w:rsidR="0058186A" w:rsidRPr="001743C3" w14:paraId="16A3CE69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shd w:val="clear" w:color="auto" w:fill="auto"/>
            <w:vAlign w:val="bottom"/>
          </w:tcPr>
          <w:p w14:paraId="76CFA2C1" w14:textId="28054D05" w:rsidR="0058186A" w:rsidRPr="00C449CF" w:rsidRDefault="00F85DCA" w:rsidP="00431A48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Aktives Mitglied im Börsen- und Wertpapierverein Nürnberg e.V.</w:t>
            </w:r>
          </w:p>
        </w:tc>
      </w:tr>
      <w:tr w:rsidR="0058186A" w:rsidRPr="008F53C6" w14:paraId="4D8AA2F9" w14:textId="77777777" w:rsidTr="00716516">
        <w:trPr>
          <w:gridBefore w:val="1"/>
          <w:wBefore w:w="142" w:type="dxa"/>
          <w:trHeight w:val="340"/>
        </w:trPr>
        <w:tc>
          <w:tcPr>
            <w:tcW w:w="7386" w:type="dxa"/>
            <w:gridSpan w:val="8"/>
            <w:vAlign w:val="bottom"/>
          </w:tcPr>
          <w:p w14:paraId="25325535" w14:textId="77777777" w:rsidR="0058186A" w:rsidRPr="00C449CF" w:rsidRDefault="0058186A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>Lycée Midoun Djerba (Gymnasium Midoun)</w:t>
            </w:r>
          </w:p>
        </w:tc>
        <w:tc>
          <w:tcPr>
            <w:tcW w:w="2820" w:type="dxa"/>
            <w:gridSpan w:val="6"/>
            <w:vAlign w:val="bottom"/>
          </w:tcPr>
          <w:p w14:paraId="16FB9B89" w14:textId="77777777" w:rsidR="0058186A" w:rsidRPr="008F53C6" w:rsidRDefault="0058186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Tunesien</w:t>
            </w:r>
          </w:p>
        </w:tc>
      </w:tr>
      <w:tr w:rsidR="0058186A" w:rsidRPr="008F53C6" w14:paraId="3C2F89BE" w14:textId="77777777" w:rsidTr="00716516">
        <w:trPr>
          <w:gridBefore w:val="1"/>
          <w:wBefore w:w="142" w:type="dxa"/>
          <w:trHeight w:val="20"/>
        </w:trPr>
        <w:tc>
          <w:tcPr>
            <w:tcW w:w="7434" w:type="dxa"/>
            <w:gridSpan w:val="9"/>
            <w:vAlign w:val="bottom"/>
          </w:tcPr>
          <w:p w14:paraId="5A9AF9E1" w14:textId="77777777" w:rsidR="0058186A" w:rsidRPr="00C449CF" w:rsidRDefault="0058186A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Allgemeine Hochschulreife in der Fachrichtung Mathematik</w:t>
            </w:r>
          </w:p>
        </w:tc>
        <w:tc>
          <w:tcPr>
            <w:tcW w:w="2772" w:type="dxa"/>
            <w:gridSpan w:val="5"/>
            <w:vAlign w:val="bottom"/>
          </w:tcPr>
          <w:p w14:paraId="06711B43" w14:textId="77777777" w:rsidR="0058186A" w:rsidRPr="008F53C6" w:rsidRDefault="0058186A" w:rsidP="00431A48">
            <w:pPr>
              <w:jc w:val="right"/>
              <w:rPr>
                <w:rFonts w:ascii="Georgia" w:hAnsi="Georgia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09/2018 – 06/2022</w:t>
            </w:r>
          </w:p>
        </w:tc>
      </w:tr>
      <w:tr w:rsidR="0058186A" w:rsidRPr="008F53C6" w14:paraId="3869E874" w14:textId="77777777" w:rsidTr="00716516">
        <w:trPr>
          <w:gridBefore w:val="1"/>
          <w:wBefore w:w="142" w:type="dxa"/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2ED83B5B" w14:textId="77777777" w:rsidR="0058186A" w:rsidRPr="008F53C6" w:rsidRDefault="0058186A" w:rsidP="00431A48">
            <w:pPr>
              <w:jc w:val="center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Praxiserfahrungen</w:t>
            </w:r>
          </w:p>
        </w:tc>
      </w:tr>
      <w:tr w:rsidR="00F85DCA" w:rsidRPr="008F53C6" w14:paraId="14FF38B3" w14:textId="77777777" w:rsidTr="00716516">
        <w:trPr>
          <w:gridBefore w:val="1"/>
          <w:wBefore w:w="142" w:type="dxa"/>
          <w:trHeight w:val="340"/>
        </w:trPr>
        <w:tc>
          <w:tcPr>
            <w:tcW w:w="6378" w:type="dxa"/>
            <w:gridSpan w:val="5"/>
            <w:tcBorders>
              <w:top w:val="single" w:sz="4" w:space="0" w:color="auto"/>
            </w:tcBorders>
            <w:vAlign w:val="bottom"/>
          </w:tcPr>
          <w:p w14:paraId="79647AD2" w14:textId="442A409B" w:rsidR="00F85DCA" w:rsidRPr="00C449CF" w:rsidRDefault="008A6B18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bookmarkStart w:id="1" w:name="_Hlk183126193"/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QNB Group</w:t>
            </w:r>
          </w:p>
        </w:tc>
        <w:tc>
          <w:tcPr>
            <w:tcW w:w="3828" w:type="dxa"/>
            <w:gridSpan w:val="9"/>
            <w:tcBorders>
              <w:top w:val="single" w:sz="4" w:space="0" w:color="auto"/>
            </w:tcBorders>
            <w:vAlign w:val="bottom"/>
          </w:tcPr>
          <w:p w14:paraId="1EC8B61D" w14:textId="3E09ADB1" w:rsidR="00F85DCA" w:rsidRPr="008F53C6" w:rsidRDefault="00F85DCA" w:rsidP="00431A48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Tunesien</w:t>
            </w:r>
          </w:p>
        </w:tc>
      </w:tr>
      <w:tr w:rsidR="00F85DCA" w:rsidRPr="008F53C6" w14:paraId="62E1CD66" w14:textId="77777777" w:rsidTr="00716516">
        <w:trPr>
          <w:gridBefore w:val="1"/>
          <w:wBefore w:w="142" w:type="dxa"/>
          <w:trHeight w:val="20"/>
        </w:trPr>
        <w:tc>
          <w:tcPr>
            <w:tcW w:w="7794" w:type="dxa"/>
            <w:gridSpan w:val="11"/>
            <w:vAlign w:val="bottom"/>
          </w:tcPr>
          <w:p w14:paraId="67C7F2CF" w14:textId="77777777" w:rsidR="00F85DCA" w:rsidRDefault="00F85DCA" w:rsidP="00431A4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Praktikant im Corporate Finance </w:t>
            </w:r>
          </w:p>
          <w:p w14:paraId="03DCA272" w14:textId="77777777" w:rsidR="001743C3" w:rsidRPr="001743C3" w:rsidRDefault="001743C3" w:rsidP="001743C3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Finanzanalyse von Kundenunternehmen, einschließlich der Bewertung von Jahresabschlüssen und Finanzkennzahlen. </w:t>
            </w:r>
          </w:p>
          <w:p w14:paraId="5C9AF20B" w14:textId="77777777" w:rsidR="001743C3" w:rsidRPr="001743C3" w:rsidRDefault="001743C3" w:rsidP="001743C3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Erstellung von Finanzmodellen und Unternehmensbewertungen (DCF, Multiples, vergleichbare Transaktionen). </w:t>
            </w:r>
          </w:p>
          <w:p w14:paraId="1C55EEEA" w14:textId="77777777" w:rsidR="001743C3" w:rsidRPr="001743C3" w:rsidRDefault="001743C3" w:rsidP="001743C3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2" w:author="Barbouch, Mohamed Aziz" w:date="2025-04-29T10:55:00Z" w16du:dateUtc="2025-04-29T08:55:00Z">
                  <w:rPr>
                    <w:rFonts w:ascii="Georgia" w:eastAsia="Times New Roman" w:hAnsi="Georgia" w:cs="Times New Roman"/>
                    <w:i/>
                    <w:iCs/>
                    <w:color w:val="000000"/>
                    <w:kern w:val="0"/>
                    <w:sz w:val="20"/>
                    <w:szCs w:val="20"/>
                    <w:lang w:val="de-DE" w:eastAsia="de-DE"/>
                    <w14:ligatures w14:val="none"/>
                  </w:rPr>
                </w:rPrChange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Marktrecherche und Branchenanalysen, um Investitionsmöglichkeiten und Branchentrends zu identifizieren. </w:t>
            </w:r>
          </w:p>
          <w:p w14:paraId="50AC2B6F" w14:textId="77777777" w:rsidR="001743C3" w:rsidRPr="001743C3" w:rsidRDefault="001743C3" w:rsidP="001743C3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3" w:author="Barbouch, Mohamed Aziz" w:date="2025-04-29T10:55:00Z" w16du:dateUtc="2025-04-29T08:55:00Z">
                  <w:rPr>
                    <w:rFonts w:ascii="Georgia" w:eastAsia="Times New Roman" w:hAnsi="Georgia" w:cs="Times New Roman"/>
                    <w:i/>
                    <w:iCs/>
                    <w:color w:val="000000"/>
                    <w:kern w:val="0"/>
                    <w:sz w:val="20"/>
                    <w:szCs w:val="20"/>
                    <w:lang w:val="de-DE" w:eastAsia="de-DE"/>
                    <w14:ligatures w14:val="none"/>
                  </w:rPr>
                </w:rPrChange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Analyse und Strukturierung von Unternehmensfinanzierungen (Fremdkapital, Eigenkapital und Mezzanine-Kapital). </w:t>
            </w:r>
          </w:p>
          <w:p w14:paraId="4D961F70" w14:textId="77777777" w:rsidR="001743C3" w:rsidRPr="001743C3" w:rsidRDefault="001743C3" w:rsidP="001743C3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4" w:author="Barbouch, Mohamed Aziz" w:date="2025-04-29T10:56:00Z" w16du:dateUtc="2025-04-29T08:56:00Z">
                  <w:rPr>
                    <w:rFonts w:ascii="Georgia" w:eastAsia="Times New Roman" w:hAnsi="Georgia" w:cs="Times New Roman"/>
                    <w:i/>
                    <w:iCs/>
                    <w:color w:val="000000"/>
                    <w:kern w:val="0"/>
                    <w:sz w:val="20"/>
                    <w:szCs w:val="20"/>
                    <w:lang w:val="de-DE" w:eastAsia="de-DE"/>
                    <w14:ligatures w14:val="none"/>
                  </w:rPr>
                </w:rPrChange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Erstellung von Pitch Books und Präsentationen für Kunden sowie für interne Entscheidungsgremien. </w:t>
            </w:r>
          </w:p>
          <w:p w14:paraId="1E2EED6B" w14:textId="4D54E9B2" w:rsidR="001743C3" w:rsidRPr="001743C3" w:rsidRDefault="001743C3" w:rsidP="001743C3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val="de-DE" w:eastAsia="de-DE"/>
                <w14:ligatures w14:val="none"/>
                <w:rPrChange w:id="5" w:author="Barbouch, Mohamed Aziz" w:date="2025-04-29T10:53:00Z" w16du:dateUtc="2025-04-29T08:53:00Z">
                  <w:rPr>
                    <w:lang w:val="de-DE" w:eastAsia="de-DE"/>
                  </w:rPr>
                </w:rPrChange>
              </w:rPr>
            </w:pPr>
            <w:r w:rsidRPr="001743C3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Unterstützung bei M&amp;A-Transaktionen, insbesondere bei der Analyse von Synergien und dem Screening potenzieller Zielunternehmen.</w:t>
            </w:r>
          </w:p>
        </w:tc>
        <w:tc>
          <w:tcPr>
            <w:tcW w:w="2412" w:type="dxa"/>
            <w:gridSpan w:val="3"/>
            <w:vAlign w:val="bottom"/>
          </w:tcPr>
          <w:p w14:paraId="0956D2CE" w14:textId="6A6D2B9C" w:rsidR="00F85DCA" w:rsidRPr="00C449CF" w:rsidRDefault="00B67AA4" w:rsidP="00431A48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  <w:r w:rsidR="00F85DCA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/2025 –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  <w:r w:rsidR="00F85DCA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/2025</w:t>
            </w:r>
          </w:p>
        </w:tc>
      </w:tr>
      <w:tr w:rsidR="00F85DCA" w:rsidRPr="008F53C6" w14:paraId="146F83CB" w14:textId="77777777" w:rsidTr="00716516">
        <w:trPr>
          <w:gridBefore w:val="1"/>
          <w:wBefore w:w="142" w:type="dxa"/>
          <w:trHeight w:val="340"/>
        </w:trPr>
        <w:tc>
          <w:tcPr>
            <w:tcW w:w="6378" w:type="dxa"/>
            <w:gridSpan w:val="5"/>
            <w:vAlign w:val="bottom"/>
          </w:tcPr>
          <w:p w14:paraId="01219877" w14:textId="6CAB04FD" w:rsidR="00F85DCA" w:rsidRPr="00C449CF" w:rsidRDefault="00F85DC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KPMG AG</w:t>
            </w:r>
          </w:p>
        </w:tc>
        <w:tc>
          <w:tcPr>
            <w:tcW w:w="3828" w:type="dxa"/>
            <w:gridSpan w:val="9"/>
            <w:vAlign w:val="bottom"/>
          </w:tcPr>
          <w:p w14:paraId="00E2B612" w14:textId="67CB8C28" w:rsidR="00F85DCA" w:rsidRPr="008F53C6" w:rsidRDefault="00F85DCA" w:rsidP="00431A48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 w:rsidR="001D5BC5"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ürnberg</w:t>
            </w:r>
          </w:p>
        </w:tc>
      </w:tr>
      <w:bookmarkEnd w:id="1"/>
      <w:tr w:rsidR="00F85DCA" w:rsidRPr="008F53C6" w14:paraId="7B4F16CB" w14:textId="77777777" w:rsidTr="00716516">
        <w:trPr>
          <w:gridBefore w:val="1"/>
          <w:wBefore w:w="142" w:type="dxa"/>
          <w:trHeight w:val="20"/>
        </w:trPr>
        <w:tc>
          <w:tcPr>
            <w:tcW w:w="7794" w:type="dxa"/>
            <w:gridSpan w:val="11"/>
            <w:vAlign w:val="bottom"/>
          </w:tcPr>
          <w:p w14:paraId="07EB6C2F" w14:textId="59CA9198" w:rsidR="00F85DCA" w:rsidRPr="008F53C6" w:rsidRDefault="00F85DC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Praktikant im A</w:t>
            </w:r>
            <w:r w:rsidR="00101B0B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udit</w:t>
            </w:r>
            <w:del w:id="6" w:author="Sarah Bergmann" w:date="2024-11-23T12:22:00Z" w16du:dateUtc="2024-11-23T11:22:00Z">
              <w:r w:rsidRPr="008F53C6" w:rsidDel="00E5592A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 xml:space="preserve">                                 </w:delText>
              </w:r>
            </w:del>
          </w:p>
        </w:tc>
        <w:tc>
          <w:tcPr>
            <w:tcW w:w="2412" w:type="dxa"/>
            <w:gridSpan w:val="3"/>
            <w:vAlign w:val="bottom"/>
          </w:tcPr>
          <w:p w14:paraId="6DA202B7" w14:textId="18CD5DFA" w:rsidR="00F85DCA" w:rsidRPr="00C449CF" w:rsidRDefault="00F85DCA" w:rsidP="00431A48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09/2024 – 11/2024</w:t>
            </w:r>
          </w:p>
        </w:tc>
      </w:tr>
      <w:tr w:rsidR="00F85DCA" w:rsidRPr="001743C3" w14:paraId="5E4593CB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079696A5" w14:textId="4FCB06A6" w:rsidR="00F85DCA" w:rsidRPr="00C449CF" w:rsidRDefault="00625EC4" w:rsidP="00431A48">
            <w:pPr>
              <w:pStyle w:val="ListParagraph"/>
              <w:numPr>
                <w:ilvl w:val="0"/>
                <w:numId w:val="5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Mitwirkung bei der Erstellung eines Final Analyticals zum Vergleich der Vermögens- und Ertragslage des Konzernabschlusses zwischen Geschäftsjahr und Vorjahr</w:t>
            </w:r>
            <w:ins w:id="7" w:author="Barbouch, Mohamed Aziz" w:date="2025-04-29T10:55:00Z" w16du:dateUtc="2025-04-29T08:55:00Z">
              <w:r w:rsidR="001743C3" w:rsidRPr="001743C3">
                <w:rPr>
                  <w:lang w:val="de-DE"/>
                  <w:rPrChange w:id="8" w:author="Barbouch, Mohamed Aziz" w:date="2025-04-29T10:55:00Z" w16du:dateUtc="2025-04-29T08:55:00Z">
                    <w:rPr/>
                  </w:rPrChange>
                </w:rPr>
                <w:t xml:space="preserve"> </w:t>
              </w:r>
            </w:ins>
          </w:p>
          <w:p w14:paraId="0BCD4E68" w14:textId="4ABBA567" w:rsidR="00101B0B" w:rsidRPr="00C449CF" w:rsidRDefault="00F11184" w:rsidP="00431A48">
            <w:pPr>
              <w:pStyle w:val="ListParagraph"/>
              <w:numPr>
                <w:ilvl w:val="0"/>
                <w:numId w:val="5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Durchführung von analytischen Prüfungshandlungen diverser Bilanz- und GuV-Positionen nach HGB und IFRS sowie </w:t>
            </w:r>
            <w:r w:rsidR="00101B0B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Abstimmung des Eigenkapitalspiegels nach IFRS und HGB</w:t>
            </w:r>
          </w:p>
        </w:tc>
      </w:tr>
      <w:tr w:rsidR="00F85DCA" w:rsidRPr="008F53C6" w14:paraId="4F661DC4" w14:textId="77777777" w:rsidTr="00716516">
        <w:trPr>
          <w:gridBefore w:val="1"/>
          <w:wBefore w:w="142" w:type="dxa"/>
          <w:trHeight w:val="340"/>
        </w:trPr>
        <w:tc>
          <w:tcPr>
            <w:tcW w:w="6378" w:type="dxa"/>
            <w:gridSpan w:val="5"/>
            <w:vAlign w:val="bottom"/>
          </w:tcPr>
          <w:p w14:paraId="52076E2D" w14:textId="77777777" w:rsidR="00F85DCA" w:rsidRPr="00C449CF" w:rsidRDefault="00F85DC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International of Cold and Air-Conditioned (ICAC)</w:t>
            </w:r>
          </w:p>
        </w:tc>
        <w:tc>
          <w:tcPr>
            <w:tcW w:w="3828" w:type="dxa"/>
            <w:gridSpan w:val="9"/>
            <w:vAlign w:val="bottom"/>
          </w:tcPr>
          <w:p w14:paraId="021A8B7E" w14:textId="77777777" w:rsidR="00F85DCA" w:rsidRPr="00C449CF" w:rsidRDefault="00F85DCA" w:rsidP="00431A48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Tunis, Tunesien</w:t>
            </w:r>
          </w:p>
        </w:tc>
      </w:tr>
      <w:tr w:rsidR="00F85DCA" w:rsidRPr="008F53C6" w14:paraId="7A0BE2E5" w14:textId="77777777" w:rsidTr="00716516">
        <w:trPr>
          <w:gridBefore w:val="1"/>
          <w:wBefore w:w="142" w:type="dxa"/>
          <w:trHeight w:val="20"/>
        </w:trPr>
        <w:tc>
          <w:tcPr>
            <w:tcW w:w="7794" w:type="dxa"/>
            <w:gridSpan w:val="11"/>
            <w:vAlign w:val="bottom"/>
          </w:tcPr>
          <w:p w14:paraId="1B90BC81" w14:textId="77777777" w:rsidR="00F85DCA" w:rsidRPr="008F53C6" w:rsidRDefault="00F85DCA" w:rsidP="00431A48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bookmarkStart w:id="9" w:name="_Hlk183126178"/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Praktikant im Accounting</w:t>
            </w:r>
            <w:del w:id="10" w:author="Sarah Bergmann" w:date="2024-11-23T12:23:00Z" w16du:dateUtc="2024-11-23T11:23:00Z">
              <w:r w:rsidRPr="008F53C6" w:rsidDel="00E5592A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eastAsia="de-DE"/>
                  <w14:ligatures w14:val="none"/>
                </w:rPr>
                <w:delText xml:space="preserve">                                     </w:delText>
              </w:r>
            </w:del>
          </w:p>
        </w:tc>
        <w:tc>
          <w:tcPr>
            <w:tcW w:w="2412" w:type="dxa"/>
            <w:gridSpan w:val="3"/>
            <w:vAlign w:val="bottom"/>
          </w:tcPr>
          <w:p w14:paraId="1A9C523E" w14:textId="319C4314" w:rsidR="00F85DCA" w:rsidRPr="00C449CF" w:rsidRDefault="00F85DCA" w:rsidP="00431A48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09/2022 –</w:t>
            </w:r>
            <w:r w:rsidR="00E5592A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12/2022</w:t>
            </w:r>
          </w:p>
        </w:tc>
      </w:tr>
      <w:tr w:rsidR="00F85DCA" w:rsidRPr="001743C3" w14:paraId="64AF7C43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350C6B3F" w14:textId="7E76C1F6" w:rsidR="00F85DCA" w:rsidRPr="00C449CF" w:rsidRDefault="00F85DCA" w:rsidP="00431A48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Erfass</w:t>
            </w:r>
            <w:r w:rsidR="00E5592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ung</w:t>
            </w: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von Geschäftstransaktionen in Buchhaltungssystemen wie das Verbuchen von Eingangsrechnungen, Ausgangsrechnungen, Bankbuchungen usw. </w:t>
            </w:r>
          </w:p>
          <w:p w14:paraId="387B13B3" w14:textId="77777777" w:rsidR="00F85DCA" w:rsidRPr="00C449CF" w:rsidRDefault="00F85DCA" w:rsidP="00431A48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Unterstützung bei der Kommunikation mit externen Partnern wie Wirtschaftsprüfern, Steuerberatern oder Behörden</w:t>
            </w:r>
            <w:del w:id="11" w:author="Sarah Bergmann" w:date="2024-11-23T12:24:00Z" w16du:dateUtc="2024-11-23T11:24:00Z">
              <w:r w:rsidRPr="00C449CF" w:rsidDel="00E5592A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.</w:delText>
              </w:r>
            </w:del>
          </w:p>
        </w:tc>
      </w:tr>
      <w:bookmarkEnd w:id="9"/>
      <w:tr w:rsidR="00F85DCA" w:rsidRPr="008F53C6" w14:paraId="7BD8409E" w14:textId="77777777" w:rsidTr="00716516">
        <w:trPr>
          <w:gridBefore w:val="1"/>
          <w:wBefore w:w="142" w:type="dxa"/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3B3F060F" w14:textId="77777777" w:rsidR="00F85DCA" w:rsidRPr="008F53C6" w:rsidRDefault="00F85DCA" w:rsidP="00431A48">
            <w:pPr>
              <w:jc w:val="center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Außeruniversitäres Engagement</w:t>
            </w:r>
          </w:p>
        </w:tc>
      </w:tr>
      <w:tr w:rsidR="000A2DCA" w:rsidRPr="008F53C6" w14:paraId="6E1B4E76" w14:textId="77777777" w:rsidTr="00716516">
        <w:trPr>
          <w:gridBefore w:val="1"/>
          <w:wBefore w:w="142" w:type="dxa"/>
          <w:trHeight w:val="340"/>
        </w:trPr>
        <w:tc>
          <w:tcPr>
            <w:tcW w:w="4114" w:type="dxa"/>
            <w:gridSpan w:val="3"/>
            <w:tcBorders>
              <w:top w:val="single" w:sz="4" w:space="0" w:color="auto"/>
            </w:tcBorders>
            <w:vAlign w:val="bottom"/>
          </w:tcPr>
          <w:p w14:paraId="38B047C7" w14:textId="4C9EB71F" w:rsidR="000A2DCA" w:rsidRPr="008F53C6" w:rsidRDefault="000A2DCA" w:rsidP="00431A48">
            <w:pPr>
              <w:rPr>
                <w:rFonts w:ascii="Georgia" w:hAnsi="Georgia"/>
              </w:rPr>
            </w:pPr>
            <w:bookmarkStart w:id="12" w:name="_Hlk183127424"/>
            <w:bookmarkStart w:id="13" w:name="_Hlk183128076"/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A</w:t>
            </w:r>
            <w:r w:rsidR="0011069F"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ll About VC</w:t>
            </w:r>
          </w:p>
        </w:tc>
        <w:tc>
          <w:tcPr>
            <w:tcW w:w="6092" w:type="dxa"/>
            <w:gridSpan w:val="11"/>
            <w:tcBorders>
              <w:top w:val="single" w:sz="4" w:space="0" w:color="auto"/>
            </w:tcBorders>
            <w:vAlign w:val="bottom"/>
          </w:tcPr>
          <w:p w14:paraId="5DBE71A9" w14:textId="45E72C61" w:rsidR="000A2DCA" w:rsidRPr="008F53C6" w:rsidRDefault="0011069F" w:rsidP="00431A48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Paris, Fran</w:t>
            </w:r>
            <w:r w:rsidR="001D5BC5"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kreich</w:t>
            </w:r>
          </w:p>
        </w:tc>
      </w:tr>
      <w:tr w:rsidR="000A2DCA" w:rsidRPr="008F53C6" w14:paraId="0C24D586" w14:textId="77777777" w:rsidTr="00716516">
        <w:trPr>
          <w:gridBefore w:val="1"/>
          <w:wBefore w:w="142" w:type="dxa"/>
          <w:trHeight w:val="20"/>
        </w:trPr>
        <w:tc>
          <w:tcPr>
            <w:tcW w:w="7232" w:type="dxa"/>
            <w:gridSpan w:val="7"/>
            <w:vAlign w:val="bottom"/>
          </w:tcPr>
          <w:p w14:paraId="289DFE8D" w14:textId="684AD38E" w:rsidR="000A2DCA" w:rsidRPr="00C449CF" w:rsidRDefault="0011069F" w:rsidP="00431A48">
            <w:pPr>
              <w:rPr>
                <w:rFonts w:ascii="Georgia" w:hAnsi="Georgia"/>
                <w:sz w:val="20"/>
                <w:szCs w:val="20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Co-</w:t>
            </w:r>
            <w:r w:rsidR="006A7E4B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Founder</w:t>
            </w: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und Auto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r</w:t>
            </w:r>
          </w:p>
        </w:tc>
        <w:tc>
          <w:tcPr>
            <w:tcW w:w="2974" w:type="dxa"/>
            <w:gridSpan w:val="7"/>
            <w:vAlign w:val="bottom"/>
          </w:tcPr>
          <w:p w14:paraId="503B4076" w14:textId="13245484" w:rsidR="000A2DCA" w:rsidRPr="008F53C6" w:rsidRDefault="0011069F" w:rsidP="00431A48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11</w:t>
            </w:r>
            <w:r w:rsidR="000A2DCA"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/202</w:t>
            </w: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4</w:t>
            </w:r>
            <w:r w:rsidR="000A2DCA"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="000A2DCA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– heute</w:t>
            </w:r>
          </w:p>
        </w:tc>
      </w:tr>
      <w:tr w:rsidR="000A2DCA" w:rsidRPr="001743C3" w14:paraId="6CDB21CE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05D025BF" w14:textId="77777777" w:rsidR="000A2DCA" w:rsidRPr="00C449CF" w:rsidRDefault="008A6B18" w:rsidP="00431A48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Aufbau einer Plattform, die fundierte Einblicke in Finanzierungsrunden, Trends im Venture-Capital-Bereich und Strategien für Startups bietet, um Wissen über Innovationen und Investitionen zu fördern</w:t>
            </w:r>
            <w:del w:id="14" w:author="Sarah Bergmann" w:date="2024-11-23T12:25:00Z" w16du:dateUtc="2024-11-23T11:25:00Z">
              <w:r w:rsidRPr="00C449CF" w:rsidDel="00E5592A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.</w:delText>
              </w:r>
            </w:del>
          </w:p>
          <w:p w14:paraId="77F77F4A" w14:textId="2B4BBCC0" w:rsidR="008A6B18" w:rsidRPr="00C449CF" w:rsidRDefault="008A6B18" w:rsidP="00431A48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Erstellung von wirkungsvollen Inhalten und Aufbau eines Netzwerks, um Investoren, Gründer und Interessierte miteinander zu verbinden und die Zukunft des Innovationsökosystems mitzugestalten</w:t>
            </w:r>
            <w:del w:id="15" w:author="Sarah Bergmann" w:date="2024-11-23T12:25:00Z" w16du:dateUtc="2024-11-23T11:25:00Z">
              <w:r w:rsidRPr="00C449CF" w:rsidDel="00E5592A">
                <w:rPr>
                  <w:rFonts w:ascii="Georgia" w:eastAsia="Times New Roman" w:hAnsi="Georgia" w:cs="Times New Roman"/>
                  <w:i/>
                  <w:iCs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>.</w:delText>
              </w:r>
            </w:del>
          </w:p>
        </w:tc>
      </w:tr>
      <w:tr w:rsidR="00F85DCA" w:rsidRPr="008F53C6" w14:paraId="4D916DDF" w14:textId="77777777" w:rsidTr="00716516">
        <w:trPr>
          <w:gridBefore w:val="1"/>
          <w:wBefore w:w="142" w:type="dxa"/>
          <w:trHeight w:val="340"/>
        </w:trPr>
        <w:tc>
          <w:tcPr>
            <w:tcW w:w="4114" w:type="dxa"/>
            <w:gridSpan w:val="3"/>
            <w:vAlign w:val="bottom"/>
          </w:tcPr>
          <w:p w14:paraId="3233DF11" w14:textId="77777777" w:rsidR="00F85DCA" w:rsidRPr="008F53C6" w:rsidRDefault="00F85DCA" w:rsidP="00431A48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pumpkincareers GmbH</w:t>
            </w:r>
          </w:p>
        </w:tc>
        <w:tc>
          <w:tcPr>
            <w:tcW w:w="6092" w:type="dxa"/>
            <w:gridSpan w:val="11"/>
            <w:vAlign w:val="bottom"/>
          </w:tcPr>
          <w:p w14:paraId="0B0157C9" w14:textId="3AEB41F7" w:rsidR="00F85DCA" w:rsidRPr="008F53C6" w:rsidRDefault="00F85DCA" w:rsidP="00431A48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Frankfurt am Main</w:t>
            </w:r>
          </w:p>
        </w:tc>
      </w:tr>
      <w:bookmarkEnd w:id="12"/>
      <w:tr w:rsidR="00F85DCA" w:rsidRPr="008F53C6" w14:paraId="3BBA2818" w14:textId="77777777" w:rsidTr="00716516">
        <w:trPr>
          <w:gridBefore w:val="1"/>
          <w:wBefore w:w="142" w:type="dxa"/>
          <w:trHeight w:val="20"/>
        </w:trPr>
        <w:tc>
          <w:tcPr>
            <w:tcW w:w="7232" w:type="dxa"/>
            <w:gridSpan w:val="7"/>
            <w:vAlign w:val="bottom"/>
          </w:tcPr>
          <w:p w14:paraId="5F30D229" w14:textId="77777777" w:rsidR="00F85DCA" w:rsidRPr="00C449CF" w:rsidRDefault="00F85DCA" w:rsidP="00431A48">
            <w:pPr>
              <w:rPr>
                <w:rFonts w:ascii="Georgia" w:hAnsi="Georgia"/>
                <w:sz w:val="20"/>
                <w:szCs w:val="20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Aktives Mitglied im Coaching-Netzwerk einer Karriereberatung für Studierende</w:t>
            </w:r>
            <w:del w:id="16" w:author="Sarah Bergmann" w:date="2024-11-23T12:27:00Z" w16du:dateUtc="2024-11-23T11:27:00Z">
              <w:r w:rsidRPr="00C449CF" w:rsidDel="00E5592A">
                <w:rPr>
                  <w:rFonts w:ascii="Georgia" w:eastAsia="Times New Roman" w:hAnsi="Georgia" w:cs="Times New Roman"/>
                  <w:color w:val="000000"/>
                  <w:kern w:val="0"/>
                  <w:sz w:val="20"/>
                  <w:szCs w:val="20"/>
                  <w:lang w:val="de-DE" w:eastAsia="de-DE"/>
                  <w14:ligatures w14:val="none"/>
                </w:rPr>
                <w:delText xml:space="preserve">         </w:delText>
              </w:r>
            </w:del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                             </w:t>
            </w:r>
          </w:p>
        </w:tc>
        <w:tc>
          <w:tcPr>
            <w:tcW w:w="2974" w:type="dxa"/>
            <w:gridSpan w:val="7"/>
            <w:vAlign w:val="bottom"/>
          </w:tcPr>
          <w:p w14:paraId="6EFB5A0A" w14:textId="77777777" w:rsidR="00F85DCA" w:rsidRPr="008F53C6" w:rsidRDefault="00F85DCA" w:rsidP="00431A48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06/2023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– heute</w:t>
            </w:r>
          </w:p>
        </w:tc>
      </w:tr>
      <w:tr w:rsidR="00F85DCA" w:rsidRPr="001743C3" w14:paraId="54A7144F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018AC0F6" w14:textId="77777777" w:rsidR="00101B0B" w:rsidRPr="00C449CF" w:rsidRDefault="00101B0B" w:rsidP="00431A48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Fachliche und persönliche Weiterentwicklung durch Vorbereitungskurse für den Arbeitsalltag im</w:t>
            </w:r>
          </w:p>
          <w:p w14:paraId="0EBBC5FC" w14:textId="01279EA4" w:rsidR="00F85DCA" w:rsidRPr="00C449CF" w:rsidRDefault="00101B0B" w:rsidP="00431A48">
            <w:pPr>
              <w:ind w:left="720"/>
              <w:textAlignment w:val="baseline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Investment Banking und in der Unternehmensberatung (MS Office, Branchen-Verständnis</w:t>
            </w:r>
            <w:r w:rsidR="00E5592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</w:t>
            </w: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...)</w:t>
            </w:r>
          </w:p>
        </w:tc>
      </w:tr>
      <w:bookmarkEnd w:id="13"/>
      <w:tr w:rsidR="00101B0B" w:rsidRPr="008F53C6" w14:paraId="6A33BE4F" w14:textId="77777777" w:rsidTr="00716516">
        <w:trPr>
          <w:gridBefore w:val="1"/>
          <w:wBefore w:w="142" w:type="dxa"/>
          <w:trHeight w:val="340"/>
        </w:trPr>
        <w:tc>
          <w:tcPr>
            <w:tcW w:w="4114" w:type="dxa"/>
            <w:gridSpan w:val="3"/>
            <w:vAlign w:val="bottom"/>
          </w:tcPr>
          <w:p w14:paraId="79C783F1" w14:textId="7E4EA29B" w:rsidR="00101B0B" w:rsidRPr="008F53C6" w:rsidRDefault="000A2DCA" w:rsidP="00431A48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Tunesischer Roter Halbmond</w:t>
            </w:r>
          </w:p>
        </w:tc>
        <w:tc>
          <w:tcPr>
            <w:tcW w:w="6092" w:type="dxa"/>
            <w:gridSpan w:val="11"/>
            <w:vAlign w:val="bottom"/>
          </w:tcPr>
          <w:p w14:paraId="761DA444" w14:textId="74B1192C" w:rsidR="00101B0B" w:rsidRPr="008F53C6" w:rsidRDefault="000A2DCA" w:rsidP="00431A48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Tunesien</w:t>
            </w:r>
          </w:p>
        </w:tc>
      </w:tr>
      <w:tr w:rsidR="00431A48" w:rsidRPr="008F53C6" w14:paraId="7313AA08" w14:textId="77777777" w:rsidTr="00716516">
        <w:trPr>
          <w:gridBefore w:val="1"/>
          <w:wBefore w:w="142" w:type="dxa"/>
          <w:trHeight w:val="20"/>
        </w:trPr>
        <w:tc>
          <w:tcPr>
            <w:tcW w:w="6665" w:type="dxa"/>
            <w:gridSpan w:val="6"/>
          </w:tcPr>
          <w:p w14:paraId="43B63E1D" w14:textId="68EB9C1A" w:rsidR="00F85DCA" w:rsidRPr="00C449CF" w:rsidRDefault="00F85DCA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Freiwilliger</w:t>
            </w:r>
            <w:r w:rsidR="00E5592A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Helfer für Bürger in Not</w:t>
            </w:r>
          </w:p>
        </w:tc>
        <w:tc>
          <w:tcPr>
            <w:tcW w:w="3541" w:type="dxa"/>
            <w:gridSpan w:val="8"/>
            <w:vAlign w:val="bottom"/>
          </w:tcPr>
          <w:p w14:paraId="4179A74A" w14:textId="07C9EB6B" w:rsidR="00F85DCA" w:rsidRPr="008F53C6" w:rsidRDefault="00F85DC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03/2021 – heute</w:t>
            </w:r>
          </w:p>
        </w:tc>
      </w:tr>
      <w:tr w:rsidR="00F85DCA" w:rsidRPr="008F53C6" w14:paraId="057CC230" w14:textId="77777777" w:rsidTr="00716516">
        <w:trPr>
          <w:gridBefore w:val="1"/>
          <w:wBefore w:w="142" w:type="dxa"/>
          <w:trHeight w:val="340"/>
        </w:trPr>
        <w:tc>
          <w:tcPr>
            <w:tcW w:w="2258" w:type="dxa"/>
            <w:gridSpan w:val="2"/>
            <w:vAlign w:val="bottom"/>
          </w:tcPr>
          <w:p w14:paraId="02E4F91B" w14:textId="77777777" w:rsidR="00F85DCA" w:rsidRPr="008F53C6" w:rsidRDefault="00F85DCA" w:rsidP="00431A48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Tunaruz </w:t>
            </w:r>
          </w:p>
        </w:tc>
        <w:tc>
          <w:tcPr>
            <w:tcW w:w="7948" w:type="dxa"/>
            <w:gridSpan w:val="12"/>
            <w:vAlign w:val="bottom"/>
          </w:tcPr>
          <w:p w14:paraId="2535369C" w14:textId="237622E2" w:rsidR="00F85DCA" w:rsidRPr="008F53C6" w:rsidRDefault="00F85DC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Tunesien</w:t>
            </w:r>
          </w:p>
        </w:tc>
      </w:tr>
      <w:tr w:rsidR="0006180C" w:rsidRPr="008F53C6" w14:paraId="2806A31B" w14:textId="77777777" w:rsidTr="00716516">
        <w:trPr>
          <w:gridBefore w:val="1"/>
          <w:wBefore w:w="142" w:type="dxa"/>
          <w:trHeight w:val="20"/>
        </w:trPr>
        <w:tc>
          <w:tcPr>
            <w:tcW w:w="8217" w:type="dxa"/>
            <w:gridSpan w:val="13"/>
            <w:vAlign w:val="bottom"/>
          </w:tcPr>
          <w:p w14:paraId="2CF5D10E" w14:textId="2A30C75A" w:rsidR="0006180C" w:rsidRPr="00C449CF" w:rsidRDefault="0006180C" w:rsidP="0006180C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Aktives Mitglied im Verein, der die Fähigkeiten junger Menschen durch Ausbildung fördert  </w:t>
            </w:r>
          </w:p>
        </w:tc>
        <w:tc>
          <w:tcPr>
            <w:tcW w:w="1989" w:type="dxa"/>
            <w:vAlign w:val="bottom"/>
          </w:tcPr>
          <w:p w14:paraId="7A519D26" w14:textId="001C91F4" w:rsidR="0006180C" w:rsidRPr="00C449CF" w:rsidRDefault="0006180C" w:rsidP="0006180C">
            <w:pPr>
              <w:jc w:val="right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01/2020 – heute</w:t>
            </w:r>
          </w:p>
        </w:tc>
      </w:tr>
      <w:tr w:rsidR="00F85DCA" w:rsidRPr="001743C3" w14:paraId="11782B4A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38D2FE72" w14:textId="04E71E28" w:rsidR="00F85DCA" w:rsidRPr="00C449CF" w:rsidRDefault="00E5592A" w:rsidP="00431A48">
            <w:pPr>
              <w:numPr>
                <w:ilvl w:val="0"/>
                <w:numId w:val="2"/>
              </w:numPr>
              <w:textAlignment w:val="baseline"/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Tragen von </w:t>
            </w:r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Verantwortung fü</w:t>
            </w:r>
            <w:r w:rsidR="00431A48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r das</w:t>
            </w:r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Projek</w:t>
            </w:r>
            <w:r w:rsidR="00431A48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t</w:t>
            </w:r>
            <w:r w:rsidR="00F85DCA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„sustainable development clubs“ in Grundschulen</w:t>
            </w:r>
          </w:p>
        </w:tc>
      </w:tr>
      <w:tr w:rsidR="00F85DCA" w:rsidRPr="008F53C6" w14:paraId="57004933" w14:textId="77777777" w:rsidTr="00716516">
        <w:trPr>
          <w:gridBefore w:val="1"/>
          <w:wBefore w:w="142" w:type="dxa"/>
          <w:trHeight w:val="340"/>
        </w:trPr>
        <w:tc>
          <w:tcPr>
            <w:tcW w:w="7692" w:type="dxa"/>
            <w:gridSpan w:val="10"/>
            <w:vAlign w:val="bottom"/>
          </w:tcPr>
          <w:p w14:paraId="2C0AD3F5" w14:textId="77777777" w:rsidR="00F85DCA" w:rsidRPr="00C449CF" w:rsidRDefault="00F85DCA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</w:rPr>
              <w:t>Tunesischer Verein für Mathematikwissenschaften (ATSM)</w:t>
            </w:r>
          </w:p>
        </w:tc>
        <w:tc>
          <w:tcPr>
            <w:tcW w:w="2514" w:type="dxa"/>
            <w:gridSpan w:val="4"/>
            <w:vAlign w:val="bottom"/>
          </w:tcPr>
          <w:p w14:paraId="367238F8" w14:textId="77777777" w:rsidR="00F85DCA" w:rsidRPr="008F53C6" w:rsidRDefault="00F85DC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Tunesien</w:t>
            </w:r>
          </w:p>
        </w:tc>
      </w:tr>
      <w:tr w:rsidR="00F85DCA" w:rsidRPr="008F53C6" w14:paraId="12786C94" w14:textId="77777777" w:rsidTr="00716516">
        <w:trPr>
          <w:gridBefore w:val="1"/>
          <w:wBefore w:w="142" w:type="dxa"/>
          <w:trHeight w:val="20"/>
        </w:trPr>
        <w:tc>
          <w:tcPr>
            <w:tcW w:w="8078" w:type="dxa"/>
            <w:gridSpan w:val="12"/>
            <w:vAlign w:val="bottom"/>
          </w:tcPr>
          <w:p w14:paraId="410511D4" w14:textId="0EE9984E" w:rsidR="00F85DCA" w:rsidRPr="00C449CF" w:rsidRDefault="00101B0B" w:rsidP="00431A48">
            <w:pPr>
              <w:rPr>
                <w:rFonts w:ascii="Georgia" w:hAnsi="Georgia"/>
                <w:lang w:val="de-DE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Mitglied in einem Verein für Mathematik sowie für Robotik, Astronomie und Informatik</w:t>
            </w:r>
          </w:p>
        </w:tc>
        <w:tc>
          <w:tcPr>
            <w:tcW w:w="2128" w:type="dxa"/>
            <w:gridSpan w:val="2"/>
            <w:vAlign w:val="bottom"/>
          </w:tcPr>
          <w:p w14:paraId="7A89C5DB" w14:textId="425A1339" w:rsidR="00F85DCA" w:rsidRPr="008F53C6" w:rsidRDefault="00F85DCA" w:rsidP="00431A48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02/2015 – </w:t>
            </w:r>
            <w:r w:rsidR="00101B0B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02/20</w:t>
            </w:r>
            <w:r w:rsidR="001D5BC5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  <w:r w:rsidR="00101B0B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</w:p>
        </w:tc>
      </w:tr>
      <w:tr w:rsidR="00F85DCA" w:rsidRPr="001743C3" w14:paraId="57025FC0" w14:textId="77777777" w:rsidTr="00716516">
        <w:trPr>
          <w:gridBefore w:val="1"/>
          <w:wBefore w:w="142" w:type="dxa"/>
          <w:trHeight w:val="20"/>
        </w:trPr>
        <w:tc>
          <w:tcPr>
            <w:tcW w:w="10206" w:type="dxa"/>
            <w:gridSpan w:val="14"/>
            <w:vAlign w:val="bottom"/>
          </w:tcPr>
          <w:p w14:paraId="23CEFE66" w14:textId="49459A5A" w:rsidR="00F85DCA" w:rsidRPr="00C449CF" w:rsidRDefault="00F85DCA" w:rsidP="00431A48">
            <w:pPr>
              <w:pStyle w:val="ListParagraph"/>
              <w:numPr>
                <w:ilvl w:val="0"/>
                <w:numId w:val="6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Teilnahme an mehreren mathematischen Spielen und mathematischen Olympiaden</w:t>
            </w:r>
          </w:p>
        </w:tc>
      </w:tr>
      <w:tr w:rsidR="00F85DCA" w:rsidRPr="008F53C6" w14:paraId="1C768304" w14:textId="77777777" w:rsidTr="00716516">
        <w:trPr>
          <w:gridBefore w:val="1"/>
          <w:wBefore w:w="142" w:type="dxa"/>
          <w:trHeight w:val="454"/>
        </w:trPr>
        <w:tc>
          <w:tcPr>
            <w:tcW w:w="10206" w:type="dxa"/>
            <w:gridSpan w:val="14"/>
            <w:tcBorders>
              <w:bottom w:val="single" w:sz="4" w:space="0" w:color="auto"/>
            </w:tcBorders>
            <w:vAlign w:val="bottom"/>
          </w:tcPr>
          <w:p w14:paraId="11203AA5" w14:textId="77777777" w:rsidR="00F85DCA" w:rsidRPr="008F53C6" w:rsidRDefault="00F85DCA" w:rsidP="00431A48">
            <w:pPr>
              <w:jc w:val="center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lastRenderedPageBreak/>
              <w:t>Fähigkeiten &amp; Interessen</w:t>
            </w:r>
          </w:p>
        </w:tc>
      </w:tr>
      <w:tr w:rsidR="00F85DCA" w:rsidRPr="001743C3" w14:paraId="735EC3C3" w14:textId="77777777" w:rsidTr="00716516">
        <w:trPr>
          <w:gridBefore w:val="1"/>
          <w:wBefore w:w="142" w:type="dxa"/>
          <w:trHeight w:val="567"/>
        </w:trPr>
        <w:tc>
          <w:tcPr>
            <w:tcW w:w="1001" w:type="dxa"/>
            <w:tcBorders>
              <w:top w:val="single" w:sz="4" w:space="0" w:color="auto"/>
            </w:tcBorders>
            <w:vAlign w:val="bottom"/>
          </w:tcPr>
          <w:p w14:paraId="098CF757" w14:textId="77777777" w:rsidR="00F85DCA" w:rsidRPr="008F53C6" w:rsidRDefault="00F85DCA" w:rsidP="00431A4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Sprachen: </w:t>
            </w:r>
          </w:p>
          <w:p w14:paraId="7FF971A2" w14:textId="77777777" w:rsidR="00F85DCA" w:rsidRPr="008F53C6" w:rsidRDefault="00F85DCA" w:rsidP="00431A4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9205" w:type="dxa"/>
            <w:gridSpan w:val="13"/>
            <w:tcBorders>
              <w:top w:val="single" w:sz="4" w:space="0" w:color="auto"/>
            </w:tcBorders>
            <w:vAlign w:val="bottom"/>
          </w:tcPr>
          <w:p w14:paraId="1F895A6D" w14:textId="1CBA7E52" w:rsidR="00F85DCA" w:rsidRPr="00823A3B" w:rsidRDefault="00F85DCA" w:rsidP="00431A48">
            <w:pPr>
              <w:rPr>
                <w:rFonts w:ascii="Georgia" w:hAnsi="Georgia"/>
                <w:lang w:val="de-DE"/>
              </w:rPr>
            </w:pP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Französisch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(Muttersprache)</w:t>
            </w: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, Arabisch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(zweite Muttersprache)</w:t>
            </w: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, Deutsch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(verhandlungssicher)</w:t>
            </w: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, Englisch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(verhandlungssicher)</w:t>
            </w:r>
            <w:r w:rsidRPr="00823A3B">
              <w:rPr>
                <w:rFonts w:ascii="Georgia" w:hAnsi="Georgia"/>
                <w:sz w:val="20"/>
                <w:szCs w:val="20"/>
                <w:lang w:val="de-DE"/>
              </w:rPr>
              <w:t xml:space="preserve">, Türkisch 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(</w:t>
            </w:r>
            <w:r w:rsidR="00431A48"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fortgeschritten</w:t>
            </w:r>
            <w:r w:rsidRPr="00823A3B">
              <w:rPr>
                <w:rFonts w:ascii="Georgia" w:hAnsi="Georgia"/>
                <w:i/>
                <w:iCs/>
                <w:sz w:val="20"/>
                <w:szCs w:val="20"/>
                <w:lang w:val="de-DE"/>
              </w:rPr>
              <w:t>)</w:t>
            </w:r>
          </w:p>
        </w:tc>
      </w:tr>
      <w:tr w:rsidR="00F85DCA" w:rsidRPr="008F53C6" w14:paraId="2C70D23C" w14:textId="77777777" w:rsidTr="00716516">
        <w:trPr>
          <w:gridBefore w:val="1"/>
          <w:wBefore w:w="142" w:type="dxa"/>
          <w:trHeight w:val="340"/>
        </w:trPr>
        <w:tc>
          <w:tcPr>
            <w:tcW w:w="1001" w:type="dxa"/>
            <w:vAlign w:val="bottom"/>
          </w:tcPr>
          <w:p w14:paraId="15890A93" w14:textId="77777777" w:rsidR="00F85DCA" w:rsidRPr="008F53C6" w:rsidRDefault="00F85DCA" w:rsidP="00431A48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Technisch:</w:t>
            </w:r>
          </w:p>
        </w:tc>
        <w:tc>
          <w:tcPr>
            <w:tcW w:w="9205" w:type="dxa"/>
            <w:gridSpan w:val="13"/>
            <w:vAlign w:val="bottom"/>
          </w:tcPr>
          <w:p w14:paraId="45677142" w14:textId="3B50E113" w:rsidR="00F85DCA" w:rsidRPr="00C449CF" w:rsidRDefault="00F85DCA" w:rsidP="00431A48">
            <w:pPr>
              <w:rPr>
                <w:rFonts w:ascii="Georgia" w:hAnsi="Georgia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Python, Excel, PowerPoint, Word, HTML, </w:t>
            </w:r>
            <w:r w:rsidR="001D5BC5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JAVA, C++, </w:t>
            </w:r>
            <w:r w:rsidR="008A6B18"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TABLEAU</w:t>
            </w:r>
          </w:p>
        </w:tc>
      </w:tr>
      <w:tr w:rsidR="00F85DCA" w:rsidRPr="001743C3" w14:paraId="34D743DC" w14:textId="77777777" w:rsidTr="00716516">
        <w:trPr>
          <w:gridBefore w:val="1"/>
          <w:wBefore w:w="142" w:type="dxa"/>
          <w:trHeight w:val="340"/>
        </w:trPr>
        <w:tc>
          <w:tcPr>
            <w:tcW w:w="1001" w:type="dxa"/>
            <w:vAlign w:val="bottom"/>
          </w:tcPr>
          <w:p w14:paraId="0C4A0B27" w14:textId="75953AA4" w:rsidR="00F85DCA" w:rsidRPr="008F53C6" w:rsidRDefault="00F85DCA" w:rsidP="00431A4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Interessen:</w:t>
            </w:r>
          </w:p>
        </w:tc>
        <w:tc>
          <w:tcPr>
            <w:tcW w:w="9205" w:type="dxa"/>
            <w:gridSpan w:val="13"/>
            <w:vAlign w:val="bottom"/>
          </w:tcPr>
          <w:p w14:paraId="0F9A7DC2" w14:textId="206F72B8" w:rsidR="00F85DCA" w:rsidRPr="00823A3B" w:rsidRDefault="001D5BC5" w:rsidP="00431A48">
            <w:pPr>
              <w:jc w:val="both"/>
              <w:rPr>
                <w:rFonts w:ascii="Georgia" w:hAnsi="Georgia"/>
                <w:lang w:val="de-DE"/>
              </w:rPr>
            </w:pPr>
            <w:r w:rsidRPr="00823A3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Informatik</w:t>
            </w:r>
            <w:r w:rsidR="00F85DCA" w:rsidRPr="00823A3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Karate </w:t>
            </w:r>
            <w:r w:rsidR="00F85DCA" w:rsidRPr="00823A3B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(schwarzer Gürtel)</w:t>
            </w:r>
            <w:r w:rsidR="00F85DCA" w:rsidRPr="00823A3B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, Schwimmen, Fitness, Ernährung und ehrenamtliche Aktivitäten</w:t>
            </w:r>
          </w:p>
        </w:tc>
      </w:tr>
      <w:tr w:rsidR="002159D8" w:rsidRPr="008F53C6" w14:paraId="2B3BF5F3" w14:textId="77777777" w:rsidTr="00716516">
        <w:trPr>
          <w:gridBefore w:val="1"/>
          <w:wBefore w:w="142" w:type="dxa"/>
          <w:trHeight w:val="1020"/>
        </w:trPr>
        <w:tc>
          <w:tcPr>
            <w:tcW w:w="5103" w:type="dxa"/>
            <w:gridSpan w:val="4"/>
            <w:vAlign w:val="center"/>
          </w:tcPr>
          <w:p w14:paraId="26556E16" w14:textId="77777777" w:rsidR="002159D8" w:rsidRPr="00823A3B" w:rsidRDefault="002159D8" w:rsidP="002159D8">
            <w:pPr>
              <w:rPr>
                <w:ins w:id="17" w:author="Barbouch, Mohamed Aziz" w:date="2024-12-04T15:26:00Z" w16du:dateUtc="2024-12-04T14:26:00Z"/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</w:p>
          <w:p w14:paraId="5244249D" w14:textId="77777777" w:rsidR="002159D8" w:rsidRPr="00823A3B" w:rsidRDefault="002159D8" w:rsidP="002159D8">
            <w:pPr>
              <w:rPr>
                <w:ins w:id="18" w:author="Barbouch, Mohamed Aziz" w:date="2024-12-04T15:26:00Z" w16du:dateUtc="2024-12-04T14:26:00Z"/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</w:p>
          <w:p w14:paraId="5DD8AEF6" w14:textId="7457430A" w:rsidR="002159D8" w:rsidRPr="008F53C6" w:rsidRDefault="002159D8" w:rsidP="002159D8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Erlangen, </w:t>
            </w:r>
            <w:r w:rsidR="001743C3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29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  <w:r w:rsidR="001743C3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</w:t>
            </w:r>
            <w:r w:rsidR="001743C3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4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.2024</w:t>
            </w:r>
          </w:p>
        </w:tc>
        <w:tc>
          <w:tcPr>
            <w:tcW w:w="5103" w:type="dxa"/>
            <w:gridSpan w:val="10"/>
            <w:vAlign w:val="bottom"/>
          </w:tcPr>
          <w:p w14:paraId="4153143B" w14:textId="4FD88932" w:rsidR="002159D8" w:rsidRPr="008F53C6" w:rsidRDefault="002159D8" w:rsidP="002159D8">
            <w:pPr>
              <w:jc w:val="right"/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449CF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1141A02" wp14:editId="55ED3087">
                  <wp:extent cx="1859280" cy="564023"/>
                  <wp:effectExtent l="0" t="0" r="7620" b="7620"/>
                  <wp:docPr id="738605894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close-up of a signatur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868" cy="607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516" w:rsidRPr="001743C3" w14:paraId="2FC16EEE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624C9A1E" w14:textId="3D9C90CB" w:rsidR="00716516" w:rsidRPr="00823A3B" w:rsidRDefault="00716516" w:rsidP="00106573">
            <w:pPr>
              <w:jc w:val="center"/>
              <w:rPr>
                <w:rFonts w:ascii="Georgia" w:hAnsi="Georgia"/>
                <w:lang w:val="de-DE"/>
                <w:rPrChange w:id="19" w:author="Barbouch, Mohamed Aziz" w:date="2024-12-08T16:45:00Z" w16du:dateUtc="2024-12-08T15:45:00Z">
                  <w:rPr>
                    <w:rFonts w:ascii="Georgia" w:hAnsi="Georgia"/>
                  </w:rPr>
                </w:rPrChange>
              </w:rPr>
            </w:pPr>
            <w:r w:rsidRPr="00823A3B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52"/>
                <w:szCs w:val="52"/>
                <w:lang w:val="de-DE" w:eastAsia="de-DE"/>
                <w14:ligatures w14:val="none"/>
              </w:rPr>
              <w:t>Mohamed Aziz Barbouch</w:t>
            </w:r>
            <w:r w:rsidRPr="00823A3B">
              <w:rPr>
                <w:rFonts w:ascii="Georgia" w:eastAsia="Times New Roman" w:hAnsi="Georgia" w:cs="Times New Roman"/>
                <w:color w:val="000000"/>
                <w:kern w:val="0"/>
                <w:sz w:val="48"/>
                <w:szCs w:val="48"/>
                <w:lang w:val="de-DE" w:eastAsia="de-DE"/>
                <w14:ligatures w14:val="none"/>
              </w:rPr>
              <w:br/>
            </w:r>
            <w:r w:rsidRPr="00823A3B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Hofmannstraße 29, 91052 Erlangen</w:t>
            </w:r>
            <w:r w:rsidR="00C449CF" w:rsidRPr="00823A3B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>, Germany</w:t>
            </w:r>
            <w:r w:rsidRPr="00823A3B">
              <w:rPr>
                <w:rFonts w:ascii="Georgia" w:eastAsia="Times New Roman" w:hAnsi="Georgia" w:cs="Times New Roman"/>
                <w:color w:val="000000"/>
                <w:kern w:val="0"/>
                <w:lang w:val="de-DE" w:eastAsia="de-DE"/>
                <w14:ligatures w14:val="none"/>
              </w:rPr>
              <w:t xml:space="preserve"> | +49 176 58854016 | </w:t>
            </w:r>
            <w:ins w:id="20" w:author="Barbouch, Mohamed Aziz" w:date="2024-12-09T11:24:00Z" w16du:dateUtc="2024-12-09T10:24:00Z">
              <w:r w:rsidR="00CF14C6">
                <w:rPr>
                  <w:lang w:val="de-DE"/>
                </w:rPr>
                <w:fldChar w:fldCharType="begin"/>
              </w:r>
              <w:r w:rsidR="00CF14C6">
                <w:rPr>
                  <w:lang w:val="de-DE"/>
                </w:rPr>
                <w:instrText>HYPERLINK "mailto:</w:instrText>
              </w:r>
            </w:ins>
            <w:r w:rsidR="00CF14C6" w:rsidRPr="00823A3B">
              <w:rPr>
                <w:lang w:val="de-DE"/>
                <w:rPrChange w:id="21" w:author="Barbouch, Mohamed Aziz" w:date="2024-12-08T16:45:00Z" w16du:dateUtc="2024-12-08T15:45:00Z">
                  <w:rPr/>
                </w:rPrChange>
              </w:rPr>
              <w:instrText xml:space="preserve"> </w:instrText>
            </w:r>
            <w:r w:rsidR="00CF14C6" w:rsidRPr="00CF14C6">
              <w:rPr>
                <w:lang w:val="de-DE"/>
                <w:rPrChange w:id="22" w:author="Barbouch, Mohamed Aziz" w:date="2024-12-09T11:24:00Z" w16du:dateUtc="2024-12-09T10:24:00Z">
                  <w:rPr>
                    <w:rStyle w:val="Hyperlink"/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instrText>mohamed.aziz.barbouch@fau.de</w:instrText>
            </w:r>
            <w:ins w:id="23" w:author="Barbouch, Mohamed Aziz" w:date="2024-12-09T11:24:00Z" w16du:dateUtc="2024-12-09T10:24:00Z">
              <w:r w:rsidR="00CF14C6">
                <w:rPr>
                  <w:lang w:val="de-DE"/>
                </w:rPr>
                <w:instrText>"</w:instrText>
              </w:r>
              <w:r w:rsidR="00CF14C6">
                <w:rPr>
                  <w:lang w:val="de-DE"/>
                </w:rPr>
              </w:r>
              <w:r w:rsidR="00CF14C6">
                <w:rPr>
                  <w:lang w:val="de-DE"/>
                </w:rPr>
                <w:fldChar w:fldCharType="separate"/>
              </w:r>
            </w:ins>
            <w:r w:rsidR="00CF14C6" w:rsidRPr="00F35626">
              <w:rPr>
                <w:rStyle w:val="Hyperlink"/>
                <w:lang w:val="de-DE"/>
                <w:rPrChange w:id="24" w:author="Barbouch, Mohamed Aziz" w:date="2024-12-08T16:45:00Z" w16du:dateUtc="2024-12-08T15:45:00Z">
                  <w:rPr/>
                </w:rPrChange>
              </w:rPr>
              <w:t xml:space="preserve"> </w:t>
            </w:r>
            <w:r w:rsidR="00CF14C6" w:rsidRPr="00F35626">
              <w:rPr>
                <w:rStyle w:val="Hyperlink"/>
                <w:rFonts w:ascii="Times New Roman" w:hAnsi="Times New Roman" w:cs="Times New Roman"/>
                <w:sz w:val="20"/>
                <w:szCs w:val="20"/>
                <w:lang w:val="de-DE"/>
                <w:rPrChange w:id="25" w:author="Barbouch, Mohamed Aziz" w:date="2024-12-09T11:24:00Z" w16du:dateUtc="2024-12-09T10:24:00Z">
                  <w:rPr>
                    <w:rStyle w:val="Hyperlink"/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  <w:t>mohamed.aziz.barbouch@fau.de</w:t>
            </w:r>
            <w:ins w:id="26" w:author="Barbouch, Mohamed Aziz" w:date="2024-12-09T11:24:00Z" w16du:dateUtc="2024-12-09T10:24:00Z">
              <w:r w:rsidR="00CF14C6">
                <w:rPr>
                  <w:lang w:val="de-DE"/>
                </w:rPr>
                <w:fldChar w:fldCharType="end"/>
              </w:r>
            </w:ins>
          </w:p>
        </w:tc>
      </w:tr>
      <w:tr w:rsidR="00716516" w:rsidRPr="008F53C6" w14:paraId="0BA28D76" w14:textId="77777777" w:rsidTr="00716516">
        <w:trPr>
          <w:trHeight w:val="454"/>
        </w:trPr>
        <w:tc>
          <w:tcPr>
            <w:tcW w:w="10348" w:type="dxa"/>
            <w:gridSpan w:val="15"/>
            <w:tcBorders>
              <w:bottom w:val="single" w:sz="4" w:space="0" w:color="auto"/>
            </w:tcBorders>
            <w:vAlign w:val="bottom"/>
          </w:tcPr>
          <w:p w14:paraId="2AC967DF" w14:textId="32A80697" w:rsidR="00716516" w:rsidRPr="008F53C6" w:rsidRDefault="00716516" w:rsidP="00106573">
            <w:pPr>
              <w:jc w:val="center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School &amp; Studies</w:t>
            </w:r>
          </w:p>
        </w:tc>
      </w:tr>
      <w:tr w:rsidR="00716516" w:rsidRPr="008F53C6" w14:paraId="68972DF0" w14:textId="77777777" w:rsidTr="00716516">
        <w:trPr>
          <w:trHeight w:val="340"/>
        </w:trPr>
        <w:tc>
          <w:tcPr>
            <w:tcW w:w="7528" w:type="dxa"/>
            <w:gridSpan w:val="9"/>
            <w:tcBorders>
              <w:top w:val="single" w:sz="4" w:space="0" w:color="auto"/>
            </w:tcBorders>
            <w:vAlign w:val="bottom"/>
          </w:tcPr>
          <w:p w14:paraId="7619AB3A" w14:textId="77777777" w:rsidR="00716516" w:rsidRPr="00823A3B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  <w:rPrChange w:id="27" w:author="Barbouch, Mohamed Aziz" w:date="2024-12-08T16:45:00Z" w16du:dateUtc="2024-12-08T15:45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4"/>
                    <w:szCs w:val="24"/>
                    <w:lang w:eastAsia="de-DE"/>
                    <w14:ligatures w14:val="none"/>
                  </w:rPr>
                </w:rPrChange>
              </w:rPr>
            </w:pPr>
            <w:r w:rsidRPr="00823A3B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val="de-DE" w:eastAsia="de-DE"/>
                <w14:ligatures w14:val="none"/>
                <w:rPrChange w:id="28" w:author="Barbouch, Mohamed Aziz" w:date="2024-12-08T16:45:00Z" w16du:dateUtc="2024-12-08T15:45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4"/>
                    <w:szCs w:val="24"/>
                    <w:lang w:eastAsia="de-DE"/>
                    <w14:ligatures w14:val="none"/>
                  </w:rPr>
                </w:rPrChange>
              </w:rPr>
              <w:t>Friedrich-Alexander-Universität Erlangen-Nürnberg</w:t>
            </w:r>
          </w:p>
        </w:tc>
        <w:tc>
          <w:tcPr>
            <w:tcW w:w="2820" w:type="dxa"/>
            <w:gridSpan w:val="6"/>
            <w:tcBorders>
              <w:top w:val="single" w:sz="4" w:space="0" w:color="auto"/>
            </w:tcBorders>
            <w:vAlign w:val="bottom"/>
          </w:tcPr>
          <w:p w14:paraId="51CAB539" w14:textId="1147DF7C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Erlangen</w:t>
            </w:r>
            <w:r w:rsidR="00C449CF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, Germany</w:t>
            </w:r>
          </w:p>
        </w:tc>
      </w:tr>
      <w:tr w:rsidR="00716516" w:rsidRPr="008F53C6" w14:paraId="6A3D6E0B" w14:textId="77777777" w:rsidTr="00716516">
        <w:trPr>
          <w:trHeight w:val="20"/>
        </w:trPr>
        <w:tc>
          <w:tcPr>
            <w:tcW w:w="7528" w:type="dxa"/>
            <w:gridSpan w:val="9"/>
            <w:shd w:val="clear" w:color="auto" w:fill="auto"/>
            <w:vAlign w:val="bottom"/>
          </w:tcPr>
          <w:p w14:paraId="0ACA2F0D" w14:textId="5F2CA897" w:rsidR="00716516" w:rsidRPr="00C449CF" w:rsidRDefault="00716516" w:rsidP="00106573">
            <w:pPr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hAnsi="Georgia"/>
                <w:sz w:val="20"/>
                <w:szCs w:val="20"/>
                <w:rPrChange w:id="29" w:author="Barbouch, Mohamed Aziz" w:date="2024-12-07T14:32:00Z" w16du:dateUtc="2024-12-07T13:32:00Z">
                  <w:rPr>
                    <w:rFonts w:ascii="Georgia" w:hAnsi="Georgia"/>
                    <w:sz w:val="20"/>
                    <w:szCs w:val="20"/>
                    <w:lang w:val="de-DE"/>
                  </w:rPr>
                </w:rPrChange>
              </w:rPr>
              <w:t xml:space="preserve">B.Sc. in </w:t>
            </w:r>
            <w:r w:rsidR="00C449CF">
              <w:rPr>
                <w:rFonts w:ascii="Georgia" w:hAnsi="Georgia"/>
                <w:sz w:val="20"/>
                <w:szCs w:val="20"/>
              </w:rPr>
              <w:t>Mathematics and Economics</w:t>
            </w:r>
            <w:r w:rsidR="00C449CF" w:rsidRPr="00C449CF">
              <w:rPr>
                <w:rFonts w:ascii="Georgia" w:hAnsi="Georgia"/>
                <w:sz w:val="20"/>
                <w:szCs w:val="20"/>
              </w:rPr>
              <w:t xml:space="preserve"> </w:t>
            </w:r>
            <w:r w:rsidRPr="00C449CF">
              <w:rPr>
                <w:rFonts w:ascii="Georgia" w:hAnsi="Georgia"/>
                <w:sz w:val="20"/>
                <w:szCs w:val="20"/>
              </w:rPr>
              <w:t>(current grad: 2.3)</w:t>
            </w:r>
          </w:p>
        </w:tc>
        <w:tc>
          <w:tcPr>
            <w:tcW w:w="2820" w:type="dxa"/>
            <w:gridSpan w:val="6"/>
            <w:vAlign w:val="bottom"/>
          </w:tcPr>
          <w:p w14:paraId="097BB78E" w14:textId="77777777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10/2023 – 08/2026</w:t>
            </w:r>
          </w:p>
        </w:tc>
      </w:tr>
      <w:tr w:rsidR="00716516" w:rsidRPr="001743C3" w14:paraId="6EC1CD22" w14:textId="77777777" w:rsidTr="00716516">
        <w:trPr>
          <w:trHeight w:val="20"/>
        </w:trPr>
        <w:tc>
          <w:tcPr>
            <w:tcW w:w="10348" w:type="dxa"/>
            <w:gridSpan w:val="15"/>
            <w:shd w:val="clear" w:color="auto" w:fill="auto"/>
            <w:vAlign w:val="bottom"/>
          </w:tcPr>
          <w:p w14:paraId="51B38352" w14:textId="3DEEAC0E" w:rsidR="00716516" w:rsidRPr="00C9420E" w:rsidRDefault="00716516" w:rsidP="00106573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Activ</w:t>
            </w:r>
            <w:r w:rsidR="008F53C6" w:rsidRPr="00C449CF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>e</w:t>
            </w:r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member in Börsen- und Wertpapierverein Nürnberg e.V.</w:t>
            </w:r>
          </w:p>
        </w:tc>
      </w:tr>
      <w:tr w:rsidR="00716516" w:rsidRPr="008F53C6" w14:paraId="671AEAB2" w14:textId="77777777" w:rsidTr="00716516">
        <w:trPr>
          <w:trHeight w:val="340"/>
        </w:trPr>
        <w:tc>
          <w:tcPr>
            <w:tcW w:w="7528" w:type="dxa"/>
            <w:gridSpan w:val="9"/>
            <w:vAlign w:val="bottom"/>
          </w:tcPr>
          <w:p w14:paraId="1BE78438" w14:textId="62D39EF6" w:rsidR="00716516" w:rsidRPr="00C449CF" w:rsidRDefault="00716516" w:rsidP="00106573">
            <w:pPr>
              <w:rPr>
                <w:rFonts w:ascii="Georgia" w:hAnsi="Georgia"/>
              </w:rPr>
            </w:pPr>
            <w:r w:rsidRPr="00C449CF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Lycée Midoun Djerba (High School Midoun)</w:t>
            </w:r>
          </w:p>
        </w:tc>
        <w:tc>
          <w:tcPr>
            <w:tcW w:w="2820" w:type="dxa"/>
            <w:gridSpan w:val="6"/>
            <w:vAlign w:val="bottom"/>
          </w:tcPr>
          <w:p w14:paraId="1BC81D5B" w14:textId="461EFECA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Tunisia</w:t>
            </w:r>
          </w:p>
        </w:tc>
      </w:tr>
      <w:tr w:rsidR="00716516" w:rsidRPr="008F53C6" w14:paraId="6DAC4F7C" w14:textId="77777777" w:rsidTr="00716516">
        <w:trPr>
          <w:trHeight w:val="20"/>
        </w:trPr>
        <w:tc>
          <w:tcPr>
            <w:tcW w:w="7576" w:type="dxa"/>
            <w:gridSpan w:val="10"/>
            <w:vAlign w:val="bottom"/>
          </w:tcPr>
          <w:p w14:paraId="0EAAA92D" w14:textId="41D16753" w:rsidR="00716516" w:rsidRPr="008F53C6" w:rsidRDefault="00716516" w:rsidP="00106573">
            <w:pPr>
              <w:rPr>
                <w:rFonts w:ascii="Georgia" w:hAnsi="Georgia"/>
                <w:rPrChange w:id="30" w:author="Barbouch, Mohamed Aziz" w:date="2024-12-07T14:32:00Z" w16du:dateUtc="2024-12-07T13:32:00Z">
                  <w:rPr>
                    <w:rFonts w:ascii="Georgia" w:hAnsi="Georgia"/>
                    <w:lang w:val="en-US"/>
                  </w:rPr>
                </w:rPrChange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31" w:author="Barbouch, Mohamed Aziz" w:date="2024-12-07T14:32:00Z" w16du:dateUtc="2024-12-07T13:32:00Z">
                  <w:rPr>
                    <w:rFonts w:ascii="Georgia" w:eastAsia="Times New Roman" w:hAnsi="Georgia" w:cs="Times New Roman"/>
                    <w:color w:val="000000"/>
                    <w:kern w:val="0"/>
                    <w:sz w:val="20"/>
                    <w:szCs w:val="20"/>
                    <w:lang w:val="en-US" w:eastAsia="de-DE"/>
                    <w14:ligatures w14:val="none"/>
                  </w:rPr>
                </w:rPrChange>
              </w:rPr>
              <w:t>High School Diploma with a focus on Mathematics</w:t>
            </w:r>
          </w:p>
        </w:tc>
        <w:tc>
          <w:tcPr>
            <w:tcW w:w="2772" w:type="dxa"/>
            <w:gridSpan w:val="5"/>
            <w:vAlign w:val="bottom"/>
          </w:tcPr>
          <w:p w14:paraId="4428D626" w14:textId="77777777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32" w:author="Barbouch, Mohamed Aziz" w:date="2024-12-07T14:32:00Z" w16du:dateUtc="2024-12-07T13:32:00Z">
                  <w:rPr>
                    <w:rFonts w:ascii="Georgia" w:eastAsia="Times New Roman" w:hAnsi="Georgia" w:cs="Times New Roman"/>
                    <w:color w:val="000000"/>
                    <w:kern w:val="0"/>
                    <w:sz w:val="20"/>
                    <w:szCs w:val="20"/>
                    <w:lang w:val="en-US" w:eastAsia="de-DE"/>
                    <w14:ligatures w14:val="none"/>
                  </w:rPr>
                </w:rPrChange>
              </w:rPr>
              <w:t xml:space="preserve"> 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09/2018 – 06/2022</w:t>
            </w:r>
          </w:p>
        </w:tc>
      </w:tr>
      <w:tr w:rsidR="00716516" w:rsidRPr="008F53C6" w14:paraId="690873E5" w14:textId="77777777" w:rsidTr="00716516">
        <w:trPr>
          <w:trHeight w:val="454"/>
        </w:trPr>
        <w:tc>
          <w:tcPr>
            <w:tcW w:w="10348" w:type="dxa"/>
            <w:gridSpan w:val="15"/>
            <w:tcBorders>
              <w:bottom w:val="single" w:sz="4" w:space="0" w:color="auto"/>
            </w:tcBorders>
            <w:vAlign w:val="bottom"/>
          </w:tcPr>
          <w:p w14:paraId="06724688" w14:textId="69090457" w:rsidR="00716516" w:rsidRPr="008F53C6" w:rsidRDefault="00716516" w:rsidP="00106573">
            <w:pPr>
              <w:jc w:val="center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  <w:rPrChange w:id="33" w:author="Barbouch, Mohamed Aziz" w:date="2024-12-07T14:32:00Z" w16du:dateUtc="2024-12-07T13:32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32"/>
                    <w:szCs w:val="32"/>
                    <w:lang w:val="de-DE" w:eastAsia="de-DE"/>
                    <w14:ligatures w14:val="none"/>
                  </w:rPr>
                </w:rPrChange>
              </w:rPr>
              <w:t>Work Experience</w:t>
            </w:r>
          </w:p>
        </w:tc>
      </w:tr>
      <w:tr w:rsidR="00716516" w:rsidRPr="008F53C6" w14:paraId="6E3FB175" w14:textId="77777777" w:rsidTr="00716516">
        <w:trPr>
          <w:trHeight w:val="340"/>
        </w:trPr>
        <w:tc>
          <w:tcPr>
            <w:tcW w:w="6520" w:type="dxa"/>
            <w:gridSpan w:val="6"/>
            <w:tcBorders>
              <w:top w:val="single" w:sz="4" w:space="0" w:color="auto"/>
            </w:tcBorders>
            <w:vAlign w:val="bottom"/>
          </w:tcPr>
          <w:p w14:paraId="045303A4" w14:textId="77777777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  <w:rPrChange w:id="34" w:author="Barbouch, Mohamed Aziz" w:date="2024-12-07T14:32:00Z" w16du:dateUtc="2024-12-07T13:32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4"/>
                    <w:szCs w:val="24"/>
                    <w:lang w:val="en-US" w:eastAsia="de-DE"/>
                    <w14:ligatures w14:val="none"/>
                  </w:rPr>
                </w:rPrChange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  <w:rPrChange w:id="35" w:author="Barbouch, Mohamed Aziz" w:date="2024-12-07T14:32:00Z" w16du:dateUtc="2024-12-07T13:32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4"/>
                    <w:szCs w:val="24"/>
                    <w:lang w:val="en-US" w:eastAsia="de-DE"/>
                    <w14:ligatures w14:val="none"/>
                  </w:rPr>
                </w:rPrChange>
              </w:rPr>
              <w:t>QNB Group</w:t>
            </w:r>
          </w:p>
        </w:tc>
        <w:tc>
          <w:tcPr>
            <w:tcW w:w="3828" w:type="dxa"/>
            <w:gridSpan w:val="9"/>
            <w:tcBorders>
              <w:top w:val="single" w:sz="4" w:space="0" w:color="auto"/>
            </w:tcBorders>
            <w:vAlign w:val="bottom"/>
          </w:tcPr>
          <w:p w14:paraId="7FBF702F" w14:textId="047E7EBC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Tunisia</w:t>
            </w:r>
          </w:p>
        </w:tc>
      </w:tr>
      <w:tr w:rsidR="00716516" w:rsidRPr="008F53C6" w14:paraId="4736314C" w14:textId="77777777" w:rsidTr="00716516">
        <w:trPr>
          <w:trHeight w:val="20"/>
        </w:trPr>
        <w:tc>
          <w:tcPr>
            <w:tcW w:w="7936" w:type="dxa"/>
            <w:gridSpan w:val="12"/>
            <w:vAlign w:val="bottom"/>
          </w:tcPr>
          <w:p w14:paraId="1C87D569" w14:textId="65159801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36" w:author="Barbouch, Mohamed Aziz" w:date="2024-12-07T14:32:00Z" w16du:dateUtc="2024-12-07T13:32:00Z">
                  <w:rPr>
                    <w:rFonts w:ascii="Georgia" w:eastAsia="Times New Roman" w:hAnsi="Georgia" w:cs="Times New Roman"/>
                    <w:b/>
                    <w:bCs/>
                    <w:smallCaps/>
                    <w:color w:val="000000"/>
                    <w:kern w:val="0"/>
                    <w:sz w:val="20"/>
                    <w:szCs w:val="20"/>
                    <w:lang w:val="en-US" w:eastAsia="de-DE"/>
                    <w14:ligatures w14:val="none"/>
                  </w:rPr>
                </w:rPrChange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37" w:author="Barbouch, Mohamed Aziz" w:date="2024-12-07T14:32:00Z" w16du:dateUtc="2024-12-07T13:32:00Z">
                  <w:rPr>
                    <w:rFonts w:ascii="Georgia" w:eastAsia="Times New Roman" w:hAnsi="Georgia" w:cs="Times New Roman"/>
                    <w:color w:val="000000"/>
                    <w:kern w:val="0"/>
                    <w:sz w:val="20"/>
                    <w:szCs w:val="20"/>
                    <w:lang w:val="en-US" w:eastAsia="de-DE"/>
                    <w14:ligatures w14:val="none"/>
                  </w:rPr>
                </w:rPrChange>
              </w:rPr>
              <w:t>Intern in Corporate Finance (planned, offer received)</w:t>
            </w:r>
          </w:p>
        </w:tc>
        <w:tc>
          <w:tcPr>
            <w:tcW w:w="2412" w:type="dxa"/>
            <w:gridSpan w:val="3"/>
            <w:vAlign w:val="bottom"/>
          </w:tcPr>
          <w:p w14:paraId="2212D305" w14:textId="620BC146" w:rsidR="00716516" w:rsidRPr="008F53C6" w:rsidRDefault="00C76B2F" w:rsidP="00106573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/2025 –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3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/2025</w:t>
            </w:r>
          </w:p>
        </w:tc>
      </w:tr>
      <w:tr w:rsidR="00716516" w:rsidRPr="008F53C6" w14:paraId="231B8551" w14:textId="77777777" w:rsidTr="00716516">
        <w:trPr>
          <w:trHeight w:val="340"/>
        </w:trPr>
        <w:tc>
          <w:tcPr>
            <w:tcW w:w="6520" w:type="dxa"/>
            <w:gridSpan w:val="6"/>
            <w:vAlign w:val="bottom"/>
          </w:tcPr>
          <w:p w14:paraId="050DF938" w14:textId="77777777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KPMG AG</w:t>
            </w:r>
          </w:p>
        </w:tc>
        <w:tc>
          <w:tcPr>
            <w:tcW w:w="3828" w:type="dxa"/>
            <w:gridSpan w:val="9"/>
            <w:vAlign w:val="bottom"/>
          </w:tcPr>
          <w:p w14:paraId="041E8D33" w14:textId="5F677CE5" w:rsidR="00716516" w:rsidRPr="008F53C6" w:rsidRDefault="00C449CF" w:rsidP="00106573">
            <w:pPr>
              <w:jc w:val="right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N</w:t>
            </w:r>
            <w:r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uremberg, Germany</w:t>
            </w:r>
          </w:p>
        </w:tc>
      </w:tr>
      <w:tr w:rsidR="00716516" w:rsidRPr="008F53C6" w14:paraId="1C51F911" w14:textId="77777777" w:rsidTr="00716516">
        <w:trPr>
          <w:trHeight w:val="20"/>
        </w:trPr>
        <w:tc>
          <w:tcPr>
            <w:tcW w:w="7936" w:type="dxa"/>
            <w:gridSpan w:val="12"/>
            <w:vAlign w:val="bottom"/>
          </w:tcPr>
          <w:p w14:paraId="71D63935" w14:textId="50F9E1F8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Intern in Audit</w:t>
            </w:r>
          </w:p>
        </w:tc>
        <w:tc>
          <w:tcPr>
            <w:tcW w:w="2412" w:type="dxa"/>
            <w:gridSpan w:val="3"/>
            <w:vAlign w:val="bottom"/>
          </w:tcPr>
          <w:p w14:paraId="425D9CB7" w14:textId="77777777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09/2024 – 11/2024</w:t>
            </w:r>
          </w:p>
        </w:tc>
      </w:tr>
      <w:tr w:rsidR="00716516" w:rsidRPr="008F53C6" w14:paraId="23813974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0FCCB9D3" w14:textId="24BA362D" w:rsidR="00716516" w:rsidRPr="008F53C6" w:rsidRDefault="00716516" w:rsidP="00106573">
            <w:pPr>
              <w:pStyle w:val="ListParagraph"/>
              <w:numPr>
                <w:ilvl w:val="0"/>
                <w:numId w:val="5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Assistance in the preparation of a final analytical report comparing the financial position and performance of the consolidated financial statements between the current and previous fiscal years.</w:t>
            </w:r>
          </w:p>
          <w:p w14:paraId="3C01936B" w14:textId="114EF84E" w:rsidR="00716516" w:rsidRPr="008F53C6" w:rsidRDefault="00716516" w:rsidP="00106573">
            <w:pPr>
              <w:pStyle w:val="ListParagraph"/>
              <w:numPr>
                <w:ilvl w:val="0"/>
                <w:numId w:val="5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Conducting analytical audit procedures on various balance sheet and income statement items according to HGB and IFRS, as well as reconciling the equity statement according to IFRS and HGB.</w:t>
            </w:r>
          </w:p>
        </w:tc>
      </w:tr>
      <w:tr w:rsidR="00716516" w:rsidRPr="008F53C6" w14:paraId="069BE029" w14:textId="77777777" w:rsidTr="00716516">
        <w:trPr>
          <w:trHeight w:val="340"/>
        </w:trPr>
        <w:tc>
          <w:tcPr>
            <w:tcW w:w="6520" w:type="dxa"/>
            <w:gridSpan w:val="6"/>
            <w:vAlign w:val="bottom"/>
          </w:tcPr>
          <w:p w14:paraId="2F85D8DB" w14:textId="77777777" w:rsidR="00716516" w:rsidRPr="008F53C6" w:rsidRDefault="0071651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International of Cold and Air-Conditioned (ICAC)</w:t>
            </w:r>
          </w:p>
        </w:tc>
        <w:tc>
          <w:tcPr>
            <w:tcW w:w="3828" w:type="dxa"/>
            <w:gridSpan w:val="9"/>
            <w:vAlign w:val="bottom"/>
          </w:tcPr>
          <w:p w14:paraId="3CDD0880" w14:textId="2B145B72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Tunis, Tun</w:t>
            </w:r>
            <w:r w:rsidR="008F53C6"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isia</w:t>
            </w:r>
          </w:p>
        </w:tc>
      </w:tr>
      <w:tr w:rsidR="00716516" w:rsidRPr="008F53C6" w14:paraId="2E4E3981" w14:textId="77777777" w:rsidTr="00716516">
        <w:trPr>
          <w:trHeight w:val="20"/>
        </w:trPr>
        <w:tc>
          <w:tcPr>
            <w:tcW w:w="7936" w:type="dxa"/>
            <w:gridSpan w:val="12"/>
            <w:vAlign w:val="bottom"/>
          </w:tcPr>
          <w:p w14:paraId="24F32737" w14:textId="24EEB583" w:rsidR="00716516" w:rsidRPr="008F53C6" w:rsidRDefault="008F53C6" w:rsidP="00106573">
            <w:pP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Intern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n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Accounting</w:t>
            </w:r>
          </w:p>
        </w:tc>
        <w:tc>
          <w:tcPr>
            <w:tcW w:w="2412" w:type="dxa"/>
            <w:gridSpan w:val="3"/>
            <w:vAlign w:val="bottom"/>
          </w:tcPr>
          <w:p w14:paraId="1F3423CD" w14:textId="77777777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09/2022 – 12/2022</w:t>
            </w:r>
          </w:p>
        </w:tc>
      </w:tr>
      <w:tr w:rsidR="00716516" w:rsidRPr="008F53C6" w14:paraId="5C050F61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0A00CF07" w14:textId="4AE39FD3" w:rsidR="00716516" w:rsidRPr="008F53C6" w:rsidRDefault="008F53C6" w:rsidP="00106573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Recording business transactions in accounting systems, such as posting incoming invoices, outgoing invoices, bank transactions, etc.</w:t>
            </w:r>
            <w:r w:rsidR="00716516"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</w:t>
            </w:r>
          </w:p>
          <w:p w14:paraId="5C12E5C1" w14:textId="388D8C46" w:rsidR="00716516" w:rsidRPr="008F53C6" w:rsidRDefault="008F53C6" w:rsidP="00106573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Assisting with communication with external partners such as auditors, tax advisors, or authorities.</w:t>
            </w:r>
          </w:p>
        </w:tc>
      </w:tr>
      <w:tr w:rsidR="00716516" w:rsidRPr="008F53C6" w14:paraId="31C36ECF" w14:textId="77777777" w:rsidTr="00716516">
        <w:trPr>
          <w:trHeight w:val="454"/>
        </w:trPr>
        <w:tc>
          <w:tcPr>
            <w:tcW w:w="10348" w:type="dxa"/>
            <w:gridSpan w:val="15"/>
            <w:tcBorders>
              <w:bottom w:val="single" w:sz="4" w:space="0" w:color="auto"/>
            </w:tcBorders>
            <w:vAlign w:val="bottom"/>
          </w:tcPr>
          <w:p w14:paraId="492BD627" w14:textId="7D14668C" w:rsidR="00716516" w:rsidRPr="008F53C6" w:rsidRDefault="008F53C6" w:rsidP="00106573">
            <w:pPr>
              <w:jc w:val="center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Extracurricular Engagement</w:t>
            </w:r>
          </w:p>
        </w:tc>
      </w:tr>
      <w:tr w:rsidR="00716516" w:rsidRPr="008F53C6" w14:paraId="3360F865" w14:textId="77777777" w:rsidTr="00716516">
        <w:trPr>
          <w:trHeight w:val="340"/>
        </w:trPr>
        <w:tc>
          <w:tcPr>
            <w:tcW w:w="4256" w:type="dxa"/>
            <w:gridSpan w:val="4"/>
            <w:tcBorders>
              <w:top w:val="single" w:sz="4" w:space="0" w:color="auto"/>
            </w:tcBorders>
            <w:vAlign w:val="bottom"/>
          </w:tcPr>
          <w:p w14:paraId="317ED078" w14:textId="77777777" w:rsidR="00716516" w:rsidRPr="008F53C6" w:rsidRDefault="00716516" w:rsidP="00106573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All About VC</w:t>
            </w:r>
          </w:p>
        </w:tc>
        <w:tc>
          <w:tcPr>
            <w:tcW w:w="6092" w:type="dxa"/>
            <w:gridSpan w:val="11"/>
            <w:tcBorders>
              <w:top w:val="single" w:sz="4" w:space="0" w:color="auto"/>
            </w:tcBorders>
            <w:vAlign w:val="bottom"/>
          </w:tcPr>
          <w:p w14:paraId="69105A31" w14:textId="322E8AA8" w:rsidR="00716516" w:rsidRPr="008F53C6" w:rsidRDefault="00716516" w:rsidP="00106573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Paris, Fr</w:t>
            </w:r>
            <w:r w:rsid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ance</w:t>
            </w:r>
          </w:p>
        </w:tc>
      </w:tr>
      <w:tr w:rsidR="00716516" w:rsidRPr="008F53C6" w14:paraId="6AA895F8" w14:textId="77777777" w:rsidTr="00716516">
        <w:trPr>
          <w:trHeight w:val="20"/>
        </w:trPr>
        <w:tc>
          <w:tcPr>
            <w:tcW w:w="7374" w:type="dxa"/>
            <w:gridSpan w:val="8"/>
            <w:vAlign w:val="bottom"/>
          </w:tcPr>
          <w:p w14:paraId="2A26186E" w14:textId="77777777" w:rsidR="00716516" w:rsidRPr="008F53C6" w:rsidRDefault="00716516" w:rsidP="00106573">
            <w:pPr>
              <w:rPr>
                <w:rFonts w:ascii="Georgia" w:hAnsi="Georgia"/>
                <w:sz w:val="20"/>
                <w:szCs w:val="20"/>
                <w:rPrChange w:id="38" w:author="Barbouch, Mohamed Aziz" w:date="2024-12-07T14:32:00Z" w16du:dateUtc="2024-12-07T13:32:00Z">
                  <w:rPr>
                    <w:rFonts w:ascii="Georgia" w:hAnsi="Georgia"/>
                    <w:sz w:val="20"/>
                    <w:szCs w:val="20"/>
                    <w:lang w:val="de-DE"/>
                  </w:rPr>
                </w:rPrChange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  <w:rPrChange w:id="39" w:author="Barbouch, Mohamed Aziz" w:date="2024-12-07T14:32:00Z" w16du:dateUtc="2024-12-07T13:32:00Z">
                  <w:rPr>
                    <w:rFonts w:ascii="Georgia" w:eastAsia="Times New Roman" w:hAnsi="Georgia" w:cs="Times New Roman"/>
                    <w:color w:val="000000"/>
                    <w:kern w:val="0"/>
                    <w:sz w:val="20"/>
                    <w:szCs w:val="20"/>
                    <w:lang w:val="de-DE" w:eastAsia="de-DE"/>
                    <w14:ligatures w14:val="none"/>
                  </w:rPr>
                </w:rPrChange>
              </w:rPr>
              <w:t>Co-Founder und Autor</w:t>
            </w:r>
          </w:p>
        </w:tc>
        <w:tc>
          <w:tcPr>
            <w:tcW w:w="2974" w:type="dxa"/>
            <w:gridSpan w:val="7"/>
            <w:vAlign w:val="bottom"/>
          </w:tcPr>
          <w:p w14:paraId="1283F05B" w14:textId="0476775B" w:rsidR="00716516" w:rsidRPr="008F53C6" w:rsidRDefault="00716516" w:rsidP="00106573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11/2024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–</w:t>
            </w:r>
            <w:r w:rsid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today</w:t>
            </w:r>
          </w:p>
        </w:tc>
      </w:tr>
      <w:tr w:rsidR="00716516" w:rsidRPr="008F53C6" w14:paraId="0AE66E0D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608E2CCC" w14:textId="72DBCF20" w:rsidR="00716516" w:rsidRPr="008F53C6" w:rsidRDefault="008F53C6" w:rsidP="00106573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Building a platform that provides in-depth insights into funding rounds, trends in the venture capital sector, and strategies for startups to promote knowledge about innovations and investments.</w:t>
            </w:r>
          </w:p>
          <w:p w14:paraId="495988EB" w14:textId="58E73074" w:rsidR="00716516" w:rsidRPr="008F53C6" w:rsidRDefault="008F53C6" w:rsidP="00106573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Creating impactful content and building a network to connect investors, founders, and interested parties, helping to shape the future of the innovation ecosystem.</w:t>
            </w:r>
          </w:p>
        </w:tc>
      </w:tr>
      <w:tr w:rsidR="00716516" w:rsidRPr="008F53C6" w14:paraId="1F771B72" w14:textId="77777777" w:rsidTr="00716516">
        <w:trPr>
          <w:trHeight w:val="340"/>
        </w:trPr>
        <w:tc>
          <w:tcPr>
            <w:tcW w:w="4256" w:type="dxa"/>
            <w:gridSpan w:val="4"/>
            <w:vAlign w:val="bottom"/>
          </w:tcPr>
          <w:p w14:paraId="4518918F" w14:textId="77777777" w:rsidR="00716516" w:rsidRPr="008F53C6" w:rsidRDefault="00716516" w:rsidP="00106573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pumpkincareers GmbH</w:t>
            </w:r>
          </w:p>
        </w:tc>
        <w:tc>
          <w:tcPr>
            <w:tcW w:w="6092" w:type="dxa"/>
            <w:gridSpan w:val="11"/>
            <w:vAlign w:val="bottom"/>
          </w:tcPr>
          <w:p w14:paraId="5A94F490" w14:textId="1C37A641" w:rsidR="00716516" w:rsidRPr="008F53C6" w:rsidRDefault="00716516" w:rsidP="00106573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Frankfurt am Main</w:t>
            </w:r>
            <w:r w:rsidR="00C449CF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, Germany</w:t>
            </w:r>
          </w:p>
        </w:tc>
      </w:tr>
      <w:tr w:rsidR="00716516" w:rsidRPr="008F53C6" w14:paraId="5CCAE781" w14:textId="77777777" w:rsidTr="00716516">
        <w:trPr>
          <w:trHeight w:val="20"/>
        </w:trPr>
        <w:tc>
          <w:tcPr>
            <w:tcW w:w="7374" w:type="dxa"/>
            <w:gridSpan w:val="8"/>
            <w:vAlign w:val="bottom"/>
          </w:tcPr>
          <w:p w14:paraId="3764A3CE" w14:textId="0EF47C63" w:rsidR="00716516" w:rsidRPr="008F53C6" w:rsidRDefault="008F53C6" w:rsidP="00106573">
            <w:pPr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Active member of the coaching network of a career counselling service for students</w:t>
            </w:r>
          </w:p>
        </w:tc>
        <w:tc>
          <w:tcPr>
            <w:tcW w:w="2974" w:type="dxa"/>
            <w:gridSpan w:val="7"/>
            <w:vAlign w:val="bottom"/>
          </w:tcPr>
          <w:p w14:paraId="2AECE2F0" w14:textId="3C3F5516" w:rsidR="00716516" w:rsidRPr="008F53C6" w:rsidRDefault="00716516" w:rsidP="00106573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8F53C6">
              <w:rPr>
                <w:rFonts w:ascii="Georgia" w:eastAsia="Times New Roman" w:hAnsi="Georgia" w:cs="Times New Roman"/>
                <w:smallCap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06/2023 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– </w:t>
            </w:r>
            <w:r w:rsid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today</w:t>
            </w:r>
          </w:p>
        </w:tc>
      </w:tr>
      <w:tr w:rsidR="00716516" w:rsidRPr="008F53C6" w14:paraId="1D83915C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3EF6CF82" w14:textId="57BDF927" w:rsidR="00716516" w:rsidRPr="008F53C6" w:rsidRDefault="008F53C6" w:rsidP="008F53C6">
            <w:pPr>
              <w:numPr>
                <w:ilvl w:val="0"/>
                <w:numId w:val="1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Professional and personal development through preparatory courses for everyday work in investment banking and management consulting (MS Office, industry understanding, ...)</w:t>
            </w:r>
          </w:p>
        </w:tc>
      </w:tr>
      <w:tr w:rsidR="00716516" w:rsidRPr="008F53C6" w14:paraId="37060513" w14:textId="77777777" w:rsidTr="00716516">
        <w:trPr>
          <w:trHeight w:val="340"/>
        </w:trPr>
        <w:tc>
          <w:tcPr>
            <w:tcW w:w="4256" w:type="dxa"/>
            <w:gridSpan w:val="4"/>
            <w:vAlign w:val="bottom"/>
          </w:tcPr>
          <w:p w14:paraId="5B6C35CF" w14:textId="24481CEC" w:rsidR="00716516" w:rsidRPr="008F53C6" w:rsidRDefault="00C9420E" w:rsidP="00106573">
            <w:pPr>
              <w:rPr>
                <w:rFonts w:ascii="Georgia" w:hAnsi="Georgia"/>
              </w:rPr>
            </w:pPr>
            <w:r w:rsidRPr="00C9420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Tunisian Red Crescent</w:t>
            </w:r>
          </w:p>
        </w:tc>
        <w:tc>
          <w:tcPr>
            <w:tcW w:w="6092" w:type="dxa"/>
            <w:gridSpan w:val="11"/>
            <w:vAlign w:val="bottom"/>
          </w:tcPr>
          <w:p w14:paraId="615939A9" w14:textId="7C5EF034" w:rsidR="00716516" w:rsidRPr="008F53C6" w:rsidRDefault="00716516" w:rsidP="00106573">
            <w:pPr>
              <w:jc w:val="right"/>
              <w:rPr>
                <w:rFonts w:ascii="Georgia" w:hAnsi="Georgia"/>
                <w:i/>
                <w:iCs/>
                <w:sz w:val="24"/>
                <w:szCs w:val="24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 xml:space="preserve">Djerba, </w:t>
            </w:r>
            <w:r w:rsidR="00C9420E"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</w:t>
            </w:r>
            <w:r w:rsidR="00C9420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isia</w:t>
            </w:r>
          </w:p>
        </w:tc>
      </w:tr>
      <w:tr w:rsidR="00716516" w:rsidRPr="008F53C6" w14:paraId="471B3535" w14:textId="77777777" w:rsidTr="00716516">
        <w:trPr>
          <w:trHeight w:val="20"/>
        </w:trPr>
        <w:tc>
          <w:tcPr>
            <w:tcW w:w="6807" w:type="dxa"/>
            <w:gridSpan w:val="7"/>
          </w:tcPr>
          <w:p w14:paraId="7CFD8D54" w14:textId="6432A654" w:rsidR="00716516" w:rsidRPr="00C9420E" w:rsidRDefault="00C9420E" w:rsidP="00106573">
            <w:pPr>
              <w:rPr>
                <w:rFonts w:ascii="Georgia" w:hAnsi="Georgia"/>
              </w:rPr>
            </w:pPr>
            <w:r w:rsidRP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Volunteer Helper for Citizens in Need</w:t>
            </w:r>
          </w:p>
        </w:tc>
        <w:tc>
          <w:tcPr>
            <w:tcW w:w="3541" w:type="dxa"/>
            <w:gridSpan w:val="8"/>
            <w:vAlign w:val="bottom"/>
          </w:tcPr>
          <w:p w14:paraId="2623D125" w14:textId="6493D97F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03/2021 – </w:t>
            </w:r>
            <w:r w:rsid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today</w:t>
            </w:r>
          </w:p>
        </w:tc>
      </w:tr>
      <w:tr w:rsidR="00716516" w:rsidRPr="008F53C6" w14:paraId="43AC8868" w14:textId="77777777" w:rsidTr="00716516">
        <w:trPr>
          <w:trHeight w:val="340"/>
        </w:trPr>
        <w:tc>
          <w:tcPr>
            <w:tcW w:w="2400" w:type="dxa"/>
            <w:gridSpan w:val="3"/>
            <w:vAlign w:val="bottom"/>
          </w:tcPr>
          <w:p w14:paraId="79D51801" w14:textId="77777777" w:rsidR="00716516" w:rsidRPr="008F53C6" w:rsidRDefault="00716516" w:rsidP="00106573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Tunaruz </w:t>
            </w:r>
          </w:p>
        </w:tc>
        <w:tc>
          <w:tcPr>
            <w:tcW w:w="7948" w:type="dxa"/>
            <w:gridSpan w:val="12"/>
            <w:vAlign w:val="bottom"/>
          </w:tcPr>
          <w:p w14:paraId="7F06D1D3" w14:textId="2BCFE6AA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</w:t>
            </w:r>
            <w:r w:rsidR="00C9420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isia</w:t>
            </w:r>
          </w:p>
        </w:tc>
      </w:tr>
      <w:tr w:rsidR="00716516" w:rsidRPr="00C9420E" w14:paraId="55E00F71" w14:textId="77777777" w:rsidTr="00716516">
        <w:trPr>
          <w:trHeight w:val="20"/>
        </w:trPr>
        <w:tc>
          <w:tcPr>
            <w:tcW w:w="8359" w:type="dxa"/>
            <w:gridSpan w:val="14"/>
            <w:vAlign w:val="bottom"/>
          </w:tcPr>
          <w:p w14:paraId="4CF9E841" w14:textId="3950120C" w:rsidR="00716516" w:rsidRPr="00C9420E" w:rsidRDefault="00C9420E" w:rsidP="00106573">
            <w:p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Active member of the organization that promotes the skills of young people</w:t>
            </w:r>
          </w:p>
        </w:tc>
        <w:tc>
          <w:tcPr>
            <w:tcW w:w="1989" w:type="dxa"/>
            <w:vAlign w:val="bottom"/>
          </w:tcPr>
          <w:p w14:paraId="2A4FE3BA" w14:textId="5A93BB04" w:rsidR="00716516" w:rsidRPr="00C9420E" w:rsidRDefault="00716516" w:rsidP="00106573">
            <w:pPr>
              <w:jc w:val="right"/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01/2020 – </w:t>
            </w:r>
            <w:r w:rsid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today</w:t>
            </w:r>
          </w:p>
        </w:tc>
      </w:tr>
      <w:tr w:rsidR="00716516" w:rsidRPr="00C9420E" w14:paraId="68E9146C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0FBD36B9" w14:textId="6BC2A547" w:rsidR="00716516" w:rsidRPr="00C9420E" w:rsidRDefault="00C9420E" w:rsidP="00106573">
            <w:pPr>
              <w:numPr>
                <w:ilvl w:val="0"/>
                <w:numId w:val="2"/>
              </w:numPr>
              <w:textAlignment w:val="baseline"/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Taking responsibility for the "Sustainable Development Clubs" project in elementary schools.</w:t>
            </w:r>
          </w:p>
        </w:tc>
      </w:tr>
      <w:tr w:rsidR="00716516" w:rsidRPr="008F53C6" w14:paraId="2210E361" w14:textId="77777777" w:rsidTr="00716516">
        <w:trPr>
          <w:trHeight w:val="340"/>
        </w:trPr>
        <w:tc>
          <w:tcPr>
            <w:tcW w:w="7834" w:type="dxa"/>
            <w:gridSpan w:val="11"/>
            <w:vAlign w:val="bottom"/>
          </w:tcPr>
          <w:p w14:paraId="50C15C6F" w14:textId="3DF53EC1" w:rsidR="00716516" w:rsidRPr="00C9420E" w:rsidRDefault="00C9420E" w:rsidP="00106573">
            <w:pPr>
              <w:rPr>
                <w:rFonts w:ascii="Georgia" w:hAnsi="Georgia"/>
              </w:rPr>
            </w:pPr>
            <w:r w:rsidRPr="00C9420E"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Tunisian Association for Mathematical Sciences (ATSM)</w:t>
            </w:r>
          </w:p>
        </w:tc>
        <w:tc>
          <w:tcPr>
            <w:tcW w:w="2514" w:type="dxa"/>
            <w:gridSpan w:val="4"/>
            <w:vAlign w:val="bottom"/>
          </w:tcPr>
          <w:p w14:paraId="2503E910" w14:textId="2974A2D2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Djerba, Tun</w:t>
            </w:r>
            <w:r w:rsidR="00C9420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</w:t>
            </w:r>
            <w:r w:rsidRPr="008F53C6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s</w:t>
            </w:r>
            <w:r w:rsidR="00C9420E">
              <w:rPr>
                <w:rFonts w:ascii="Georgia" w:eastAsia="Times New Roman" w:hAnsi="Georgia" w:cs="Times New Roman"/>
                <w:i/>
                <w:iCs/>
                <w:smallCaps/>
                <w:color w:val="000000"/>
                <w:kern w:val="0"/>
                <w:sz w:val="24"/>
                <w:szCs w:val="24"/>
                <w:lang w:eastAsia="de-DE"/>
                <w14:ligatures w14:val="none"/>
              </w:rPr>
              <w:t>ia</w:t>
            </w:r>
          </w:p>
        </w:tc>
      </w:tr>
      <w:tr w:rsidR="00716516" w:rsidRPr="008F53C6" w14:paraId="44B7D76A" w14:textId="77777777" w:rsidTr="00716516">
        <w:trPr>
          <w:trHeight w:val="20"/>
        </w:trPr>
        <w:tc>
          <w:tcPr>
            <w:tcW w:w="8220" w:type="dxa"/>
            <w:gridSpan w:val="13"/>
            <w:vAlign w:val="bottom"/>
          </w:tcPr>
          <w:p w14:paraId="7CEFCE89" w14:textId="3FF9EDFF" w:rsidR="00716516" w:rsidRPr="00C9420E" w:rsidRDefault="00C9420E" w:rsidP="00106573">
            <w:pPr>
              <w:rPr>
                <w:rFonts w:ascii="Georgia" w:hAnsi="Georgia"/>
              </w:rPr>
            </w:pPr>
            <w:r w:rsidRP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Member of an association for mathematics as well as robotics, astronomy, and</w:t>
            </w: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 CS</w:t>
            </w:r>
          </w:p>
        </w:tc>
        <w:tc>
          <w:tcPr>
            <w:tcW w:w="2128" w:type="dxa"/>
            <w:gridSpan w:val="2"/>
            <w:vAlign w:val="bottom"/>
          </w:tcPr>
          <w:p w14:paraId="16D356DB" w14:textId="77777777" w:rsidR="00716516" w:rsidRPr="008F53C6" w:rsidRDefault="00716516" w:rsidP="00106573">
            <w:pPr>
              <w:jc w:val="right"/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02/2015 – 02/2023</w:t>
            </w:r>
          </w:p>
        </w:tc>
      </w:tr>
      <w:tr w:rsidR="00716516" w:rsidRPr="00C9420E" w14:paraId="50A1D633" w14:textId="77777777" w:rsidTr="00716516">
        <w:trPr>
          <w:trHeight w:val="20"/>
        </w:trPr>
        <w:tc>
          <w:tcPr>
            <w:tcW w:w="10348" w:type="dxa"/>
            <w:gridSpan w:val="15"/>
            <w:vAlign w:val="bottom"/>
          </w:tcPr>
          <w:p w14:paraId="5BCFDEC3" w14:textId="55ED14D7" w:rsidR="00716516" w:rsidRPr="00C9420E" w:rsidRDefault="00C9420E" w:rsidP="00106573">
            <w:pPr>
              <w:pStyle w:val="ListParagraph"/>
              <w:numPr>
                <w:ilvl w:val="0"/>
                <w:numId w:val="6"/>
              </w:numPr>
              <w:textAlignment w:val="baseline"/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  <w:r w:rsidRPr="00C9420E">
              <w:rPr>
                <w:rFonts w:ascii="Georgia" w:eastAsia="Times New Roman" w:hAnsi="Georgia" w:cs="Times New Roman"/>
                <w:i/>
                <w:iCs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Participation in several mathematical games and math Olympiads.</w:t>
            </w:r>
          </w:p>
        </w:tc>
      </w:tr>
      <w:tr w:rsidR="00716516" w:rsidRPr="008F53C6" w14:paraId="7257FC69" w14:textId="77777777" w:rsidTr="00716516">
        <w:trPr>
          <w:trHeight w:val="454"/>
        </w:trPr>
        <w:tc>
          <w:tcPr>
            <w:tcW w:w="10348" w:type="dxa"/>
            <w:gridSpan w:val="15"/>
            <w:tcBorders>
              <w:bottom w:val="single" w:sz="4" w:space="0" w:color="auto"/>
            </w:tcBorders>
            <w:vAlign w:val="bottom"/>
          </w:tcPr>
          <w:p w14:paraId="6BA349ED" w14:textId="763FBEA7" w:rsidR="00716516" w:rsidRPr="008F53C6" w:rsidRDefault="00C9420E" w:rsidP="00106573">
            <w:pPr>
              <w:jc w:val="center"/>
              <w:rPr>
                <w:rFonts w:ascii="Georgia" w:hAnsi="Georgia"/>
              </w:rPr>
            </w:pPr>
            <w:r>
              <w:rPr>
                <w:rFonts w:ascii="Georgia" w:eastAsia="Times New Roman" w:hAnsi="Georgia" w:cs="Times New Roman"/>
                <w:b/>
                <w:bCs/>
                <w:smallCaps/>
                <w:color w:val="000000"/>
                <w:kern w:val="0"/>
                <w:sz w:val="32"/>
                <w:szCs w:val="32"/>
                <w:lang w:eastAsia="de-DE"/>
                <w14:ligatures w14:val="none"/>
              </w:rPr>
              <w:t>Skills &amp; Interests</w:t>
            </w:r>
          </w:p>
        </w:tc>
      </w:tr>
      <w:tr w:rsidR="00C449CF" w:rsidRPr="00C449CF" w14:paraId="6B93E856" w14:textId="77777777" w:rsidTr="00716516">
        <w:trPr>
          <w:trHeight w:val="567"/>
        </w:trPr>
        <w:tc>
          <w:tcPr>
            <w:tcW w:w="1143" w:type="dxa"/>
            <w:gridSpan w:val="2"/>
            <w:tcBorders>
              <w:top w:val="single" w:sz="4" w:space="0" w:color="auto"/>
            </w:tcBorders>
            <w:vAlign w:val="bottom"/>
          </w:tcPr>
          <w:p w14:paraId="347B36F7" w14:textId="113CCDB1" w:rsidR="00716516" w:rsidRPr="008F53C6" w:rsidRDefault="00C9420E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lastRenderedPageBreak/>
              <w:t>Languages</w:t>
            </w:r>
            <w:r w:rsidR="00716516"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: </w:t>
            </w:r>
          </w:p>
          <w:p w14:paraId="75F86E14" w14:textId="77777777" w:rsidR="00716516" w:rsidRPr="008F53C6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</w:p>
        </w:tc>
        <w:tc>
          <w:tcPr>
            <w:tcW w:w="9205" w:type="dxa"/>
            <w:gridSpan w:val="13"/>
            <w:tcBorders>
              <w:top w:val="single" w:sz="4" w:space="0" w:color="auto"/>
            </w:tcBorders>
            <w:vAlign w:val="bottom"/>
          </w:tcPr>
          <w:p w14:paraId="56A3F8FD" w14:textId="0B543CDC" w:rsidR="00716516" w:rsidRPr="00C449CF" w:rsidRDefault="00C449CF" w:rsidP="00106573">
            <w:pPr>
              <w:rPr>
                <w:rFonts w:ascii="Georgia" w:hAnsi="Georgia"/>
                <w:lang w:val="en-US"/>
              </w:rPr>
            </w:pPr>
            <w:r w:rsidRPr="00C449CF">
              <w:rPr>
                <w:rFonts w:ascii="Georgia" w:hAnsi="Georgia"/>
                <w:i/>
                <w:iCs/>
                <w:sz w:val="20"/>
                <w:szCs w:val="20"/>
                <w:lang w:val="en-US"/>
              </w:rPr>
              <w:t>French (native), Arabic (second native language), German (business fluent), English (business fluent), Turkish (advanced)</w:t>
            </w:r>
          </w:p>
        </w:tc>
      </w:tr>
      <w:tr w:rsidR="00716516" w:rsidRPr="00C449CF" w14:paraId="3D18E828" w14:textId="77777777" w:rsidTr="00716516">
        <w:trPr>
          <w:trHeight w:val="340"/>
        </w:trPr>
        <w:tc>
          <w:tcPr>
            <w:tcW w:w="1143" w:type="dxa"/>
            <w:gridSpan w:val="2"/>
            <w:vAlign w:val="bottom"/>
          </w:tcPr>
          <w:p w14:paraId="244510B2" w14:textId="15909172" w:rsidR="00716516" w:rsidRPr="008F53C6" w:rsidRDefault="00716516" w:rsidP="00106573">
            <w:pPr>
              <w:rPr>
                <w:rFonts w:ascii="Georgia" w:hAnsi="Georgia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Techn</w:t>
            </w:r>
            <w:r w:rsid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ical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:</w:t>
            </w:r>
          </w:p>
        </w:tc>
        <w:tc>
          <w:tcPr>
            <w:tcW w:w="9205" w:type="dxa"/>
            <w:gridSpan w:val="13"/>
            <w:vAlign w:val="bottom"/>
          </w:tcPr>
          <w:p w14:paraId="089E5469" w14:textId="77777777" w:rsidR="00716516" w:rsidRPr="00C449CF" w:rsidRDefault="00716516" w:rsidP="00106573">
            <w:pPr>
              <w:rPr>
                <w:rFonts w:ascii="Georgia" w:hAnsi="Georgia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Python, Excel, PowerPoint, Word, HTML, JAVA, C++, TABLEAU</w:t>
            </w:r>
          </w:p>
        </w:tc>
      </w:tr>
      <w:tr w:rsidR="00C449CF" w:rsidRPr="00C449CF" w14:paraId="4D6F46AF" w14:textId="77777777" w:rsidTr="00716516">
        <w:trPr>
          <w:trHeight w:val="340"/>
        </w:trPr>
        <w:tc>
          <w:tcPr>
            <w:tcW w:w="1143" w:type="dxa"/>
            <w:gridSpan w:val="2"/>
            <w:vAlign w:val="bottom"/>
          </w:tcPr>
          <w:p w14:paraId="7F8F2038" w14:textId="656988BB" w:rsidR="00716516" w:rsidRPr="008F53C6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Intere</w:t>
            </w:r>
            <w:r w:rsidR="00C9420E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sts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:</w:t>
            </w:r>
          </w:p>
        </w:tc>
        <w:tc>
          <w:tcPr>
            <w:tcW w:w="9205" w:type="dxa"/>
            <w:gridSpan w:val="13"/>
            <w:vAlign w:val="bottom"/>
          </w:tcPr>
          <w:p w14:paraId="30D3EE72" w14:textId="22132523" w:rsidR="00716516" w:rsidRPr="00C449CF" w:rsidRDefault="00C449CF" w:rsidP="00106573">
            <w:pPr>
              <w:jc w:val="both"/>
              <w:rPr>
                <w:rFonts w:ascii="Georgia" w:hAnsi="Georgia"/>
                <w:lang w:val="en-US"/>
              </w:rPr>
            </w:pPr>
            <w:r w:rsidRPr="00C449C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  <w:t>Computer Science, Karate (black belt), Swimming, Fitness, Nutrition, and Voluntary Activities</w:t>
            </w:r>
          </w:p>
        </w:tc>
      </w:tr>
      <w:tr w:rsidR="00716516" w:rsidRPr="008F53C6" w14:paraId="4C0BCC5A" w14:textId="77777777" w:rsidTr="00716516">
        <w:trPr>
          <w:trHeight w:val="1020"/>
        </w:trPr>
        <w:tc>
          <w:tcPr>
            <w:tcW w:w="5245" w:type="dxa"/>
            <w:gridSpan w:val="5"/>
            <w:vAlign w:val="center"/>
          </w:tcPr>
          <w:p w14:paraId="40F7750D" w14:textId="77777777" w:rsidR="00716516" w:rsidRPr="00C449CF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</w:p>
          <w:p w14:paraId="70524684" w14:textId="77777777" w:rsidR="00716516" w:rsidRPr="00C449CF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val="en-US" w:eastAsia="de-DE"/>
                <w14:ligatures w14:val="none"/>
              </w:rPr>
            </w:pPr>
          </w:p>
          <w:p w14:paraId="1F682B25" w14:textId="21318DA8" w:rsidR="00716516" w:rsidRPr="008F53C6" w:rsidRDefault="00716516" w:rsidP="00106573">
            <w:pPr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 xml:space="preserve">Erlangen, </w:t>
            </w:r>
            <w:r w:rsidR="00D51178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28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</w:t>
            </w:r>
            <w:r w:rsidR="00C76B2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01</w:t>
            </w:r>
            <w:r w:rsidRPr="008F53C6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.202</w:t>
            </w:r>
            <w:r w:rsidR="00C76B2F"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5103" w:type="dxa"/>
            <w:gridSpan w:val="10"/>
            <w:vAlign w:val="bottom"/>
          </w:tcPr>
          <w:p w14:paraId="7A4BE136" w14:textId="77777777" w:rsidR="00716516" w:rsidRPr="008F53C6" w:rsidRDefault="00716516" w:rsidP="00106573">
            <w:pPr>
              <w:jc w:val="right"/>
              <w:rPr>
                <w:rFonts w:ascii="Georgia" w:eastAsia="Times New Roman" w:hAnsi="Georgia" w:cs="Times New Roman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</w:pPr>
            <w:r w:rsidRPr="00C449CF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BAB7CB9" wp14:editId="7CDCB1DA">
                  <wp:extent cx="1859280" cy="564023"/>
                  <wp:effectExtent l="0" t="0" r="7620" b="7620"/>
                  <wp:docPr id="66943477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close-up of a signatur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868" cy="607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C2BA" w14:textId="1C80E303" w:rsidR="00EF10E8" w:rsidRDefault="00EF10E8" w:rsidP="006E56BA"/>
    <w:sectPr w:rsidR="00EF10E8" w:rsidSect="00F11184">
      <w:pgSz w:w="11906" w:h="16838"/>
      <w:pgMar w:top="1021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40DA"/>
    <w:multiLevelType w:val="multilevel"/>
    <w:tmpl w:val="4EF0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656B5"/>
    <w:multiLevelType w:val="hybridMultilevel"/>
    <w:tmpl w:val="EF7CF6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97D32"/>
    <w:multiLevelType w:val="hybridMultilevel"/>
    <w:tmpl w:val="6D3C2E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5133B"/>
    <w:multiLevelType w:val="hybridMultilevel"/>
    <w:tmpl w:val="C01CA2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E1EB6"/>
    <w:multiLevelType w:val="multilevel"/>
    <w:tmpl w:val="C0D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1599B"/>
    <w:multiLevelType w:val="hybridMultilevel"/>
    <w:tmpl w:val="9E1031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30400"/>
    <w:multiLevelType w:val="hybridMultilevel"/>
    <w:tmpl w:val="1DB031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857248">
    <w:abstractNumId w:val="4"/>
  </w:num>
  <w:num w:numId="2" w16cid:durableId="1488978096">
    <w:abstractNumId w:val="0"/>
  </w:num>
  <w:num w:numId="3" w16cid:durableId="387651144">
    <w:abstractNumId w:val="3"/>
  </w:num>
  <w:num w:numId="4" w16cid:durableId="391470844">
    <w:abstractNumId w:val="1"/>
  </w:num>
  <w:num w:numId="5" w16cid:durableId="1771849115">
    <w:abstractNumId w:val="6"/>
  </w:num>
  <w:num w:numId="6" w16cid:durableId="1013654811">
    <w:abstractNumId w:val="2"/>
  </w:num>
  <w:num w:numId="7" w16cid:durableId="129514032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rbouch, Mohamed Aziz">
    <w15:presenceInfo w15:providerId="AD" w15:userId="S::av87owyz@fauad.fau.de::229fa69e-8ef6-427e-86fe-8dbab7c7a1b3"/>
  </w15:person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6A"/>
    <w:rsid w:val="0006180C"/>
    <w:rsid w:val="00085D39"/>
    <w:rsid w:val="00091A18"/>
    <w:rsid w:val="000A2DCA"/>
    <w:rsid w:val="000C206C"/>
    <w:rsid w:val="00101B0B"/>
    <w:rsid w:val="0011069F"/>
    <w:rsid w:val="001743C3"/>
    <w:rsid w:val="00185570"/>
    <w:rsid w:val="001D5BC5"/>
    <w:rsid w:val="002159D8"/>
    <w:rsid w:val="003F1C26"/>
    <w:rsid w:val="00431A48"/>
    <w:rsid w:val="0058186A"/>
    <w:rsid w:val="005A512E"/>
    <w:rsid w:val="005C129D"/>
    <w:rsid w:val="005E3EB5"/>
    <w:rsid w:val="00625EC4"/>
    <w:rsid w:val="006953F4"/>
    <w:rsid w:val="006A78D5"/>
    <w:rsid w:val="006A7E4B"/>
    <w:rsid w:val="006E56BA"/>
    <w:rsid w:val="006E7295"/>
    <w:rsid w:val="00705059"/>
    <w:rsid w:val="00707525"/>
    <w:rsid w:val="00716516"/>
    <w:rsid w:val="007630DA"/>
    <w:rsid w:val="0077155A"/>
    <w:rsid w:val="007B78EA"/>
    <w:rsid w:val="007E1EAA"/>
    <w:rsid w:val="00823A3B"/>
    <w:rsid w:val="0085520F"/>
    <w:rsid w:val="008A6B18"/>
    <w:rsid w:val="008F37A0"/>
    <w:rsid w:val="008F53C6"/>
    <w:rsid w:val="00900F16"/>
    <w:rsid w:val="00924015"/>
    <w:rsid w:val="00930035"/>
    <w:rsid w:val="00932EC8"/>
    <w:rsid w:val="009B2304"/>
    <w:rsid w:val="009C21B7"/>
    <w:rsid w:val="00B405C5"/>
    <w:rsid w:val="00B67AA4"/>
    <w:rsid w:val="00B92565"/>
    <w:rsid w:val="00C449CF"/>
    <w:rsid w:val="00C76B2F"/>
    <w:rsid w:val="00C9420E"/>
    <w:rsid w:val="00CF14C6"/>
    <w:rsid w:val="00D51178"/>
    <w:rsid w:val="00DD4818"/>
    <w:rsid w:val="00E5592A"/>
    <w:rsid w:val="00EF10E8"/>
    <w:rsid w:val="00F11184"/>
    <w:rsid w:val="00F30BC0"/>
    <w:rsid w:val="00F44683"/>
    <w:rsid w:val="00F85DCA"/>
    <w:rsid w:val="00FF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FAFC"/>
  <w15:chartTrackingRefBased/>
  <w15:docId w15:val="{7693052B-4C98-461C-AEA2-4832C9F0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BC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186A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5592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31A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1A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1A48"/>
    <w:rPr>
      <w:sz w:val="20"/>
      <w:szCs w:val="20"/>
      <w:lang w:val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1A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A48"/>
    <w:rPr>
      <w:b/>
      <w:bCs/>
      <w:sz w:val="20"/>
      <w:szCs w:val="20"/>
      <w:lang w:val="de-DE"/>
    </w:rPr>
  </w:style>
  <w:style w:type="character" w:styleId="Hyperlink">
    <w:name w:val="Hyperlink"/>
    <w:basedOn w:val="DefaultParagraphFont"/>
    <w:uiPriority w:val="99"/>
    <w:unhideWhenUsed/>
    <w:rsid w:val="006953F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53F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6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F6E33-767B-47DE-BCFE-CE12B7D8F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3</Pages>
  <Words>1042</Words>
  <Characters>5941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Barbouch, Mohamed Aziz</dc:creator>
  <cp:keywords/>
  <dc:description/>
  <cp:lastModifiedBy>Barbouch, Mohamed Aziz</cp:lastModifiedBy>
  <cp:revision>32</cp:revision>
  <dcterms:created xsi:type="dcterms:W3CDTF">2024-11-23T11:34:00Z</dcterms:created>
  <dcterms:modified xsi:type="dcterms:W3CDTF">2025-04-29T08:57:00Z</dcterms:modified>
</cp:coreProperties>
</file>