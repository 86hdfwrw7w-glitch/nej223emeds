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7C1E7" w14:textId="4C58B5AE" w:rsidR="003665D7" w:rsidRDefault="3D69F15A" w:rsidP="4F0F1DBF">
      <w:pPr>
        <w:rPr>
          <w:rFonts w:ascii="Times New Roman" w:eastAsia="Times New Roman" w:hAnsi="Times New Roman" w:cs="Times New Roman"/>
          <w:b/>
          <w:bCs/>
          <w:sz w:val="36"/>
          <w:szCs w:val="36"/>
          <w:u w:val="single"/>
        </w:rPr>
      </w:pPr>
      <w:r w:rsidRPr="4F0F1DBF">
        <w:rPr>
          <w:rFonts w:ascii="Times New Roman" w:eastAsia="Times New Roman" w:hAnsi="Times New Roman" w:cs="Times New Roman"/>
          <w:b/>
          <w:bCs/>
          <w:sz w:val="36"/>
          <w:szCs w:val="36"/>
          <w:u w:val="single"/>
        </w:rPr>
        <w:t xml:space="preserve">Antworten: </w:t>
      </w:r>
    </w:p>
    <w:p w14:paraId="18AC6B43" w14:textId="721FA22F" w:rsidR="560305A0" w:rsidRDefault="560305A0" w:rsidP="4F0F1DBF">
      <w:pPr>
        <w:pStyle w:val="Listenabsatz"/>
        <w:numPr>
          <w:ilvl w:val="0"/>
          <w:numId w:val="1"/>
        </w:numPr>
      </w:pPr>
      <w:r w:rsidRPr="000D2396">
        <w:rPr>
          <w:rFonts w:ascii="Helvetica" w:eastAsia="Helvetica" w:hAnsi="Helvetica" w:cs="Helvetica"/>
          <w:b/>
          <w:bCs/>
          <w:color w:val="4B4F58"/>
          <w:lang w:val="en-US"/>
        </w:rPr>
        <w:t>Motivational Question 1: What motivates you to immerse yourself in the world of finance and what specific role does investment play in your life?</w:t>
      </w:r>
      <w:r w:rsidR="0653801C" w:rsidRPr="000D2396">
        <w:rPr>
          <w:rFonts w:ascii="Helvetica" w:eastAsia="Helvetica" w:hAnsi="Helvetica" w:cs="Helvetica"/>
          <w:b/>
          <w:bCs/>
          <w:color w:val="4B4F58"/>
          <w:lang w:val="en-US"/>
        </w:rPr>
        <w:t xml:space="preserve"> </w:t>
      </w:r>
      <w:r w:rsidR="0653801C" w:rsidRPr="4F0F1DBF">
        <w:rPr>
          <w:rFonts w:ascii="Helvetica" w:eastAsia="Helvetica" w:hAnsi="Helvetica" w:cs="Helvetica"/>
          <w:b/>
          <w:bCs/>
          <w:color w:val="4B4F58"/>
        </w:rPr>
        <w:t>(Antwort max. 600 Zeichen)</w:t>
      </w:r>
    </w:p>
    <w:p w14:paraId="4D7A422F" w14:textId="0BFA9E49" w:rsidR="4F0F1DBF" w:rsidRDefault="4F0F1DBF" w:rsidP="4F0F1DBF"/>
    <w:p w14:paraId="5D681713" w14:textId="63862505" w:rsidR="560305A0" w:rsidRDefault="560305A0" w:rsidP="4F0F1DBF">
      <w:r w:rsidRPr="000D2396">
        <w:rPr>
          <w:lang w:val="en-US"/>
        </w:rPr>
        <w:t xml:space="preserve">---&gt; </w:t>
      </w:r>
      <w:r w:rsidR="40AEB4C3" w:rsidRPr="000D2396">
        <w:rPr>
          <w:lang w:val="en-US"/>
        </w:rPr>
        <w:t xml:space="preserve">"Paths are made by walking them," as Franz Kafka said. </w:t>
      </w:r>
      <w:r w:rsidR="40AEB4C3" w:rsidRPr="4F0F1DBF">
        <w:t>This philosophy reflects my view on finance. For me investments aren’t merely financial actions. In my opinion, they’re steps toward personal growth and shared prosperity. For me, investing is a way to create wealth for society, not just individuals. The financial market, as a modern meritocracy, motivates me to excel based on skill and effort. Through my high school’s Börsen AG, I built a strong foundation, and at TU Investmentclub, I am eager to deepen this journey, learn from peers, and make a meaningful impact together.</w:t>
      </w:r>
    </w:p>
    <w:p w14:paraId="07A6636A" w14:textId="25DD6C4F" w:rsidR="665AA1D0" w:rsidRDefault="665AA1D0" w:rsidP="4F0F1DBF">
      <w:pPr>
        <w:pStyle w:val="Listenabsatz"/>
        <w:numPr>
          <w:ilvl w:val="0"/>
          <w:numId w:val="1"/>
        </w:numPr>
      </w:pPr>
      <w:r w:rsidRPr="4F0F1DBF">
        <w:rPr>
          <w:rFonts w:ascii="Helvetica" w:eastAsia="Helvetica" w:hAnsi="Helvetica" w:cs="Helvetica"/>
          <w:b/>
          <w:bCs/>
          <w:color w:val="4B4F58"/>
        </w:rPr>
        <w:t xml:space="preserve">Motivational Question 2: Describe a situation in which you took responsibility for a task or project and explain how your actions impacted the outcome. </w:t>
      </w:r>
      <w:r w:rsidRPr="4F0F1DBF">
        <w:t xml:space="preserve"> </w:t>
      </w:r>
      <w:r w:rsidR="14E5C9B3" w:rsidRPr="4F0F1DBF">
        <w:rPr>
          <w:rFonts w:ascii="Helvetica" w:eastAsia="Helvetica" w:hAnsi="Helvetica" w:cs="Helvetica"/>
          <w:b/>
          <w:bCs/>
          <w:color w:val="4B4F58"/>
        </w:rPr>
        <w:t xml:space="preserve"> (Antwort max. 600 Zeichen)</w:t>
      </w:r>
    </w:p>
    <w:p w14:paraId="736E397C" w14:textId="69D7819B" w:rsidR="5A363E78" w:rsidRPr="000D2396" w:rsidRDefault="5A363E78" w:rsidP="4F0F1DBF">
      <w:pPr>
        <w:rPr>
          <w:lang w:val="en-US"/>
          <w:rPrChange w:id="0" w:author="David Döbele" w:date="2024-10-31T21:26:00Z" w16du:dateUtc="2024-10-31T20:26:00Z">
            <w:rPr/>
          </w:rPrChange>
        </w:rPr>
      </w:pPr>
      <w:r w:rsidRPr="000D2396">
        <w:rPr>
          <w:lang w:val="en-US"/>
          <w:rPrChange w:id="1" w:author="David Döbele" w:date="2024-10-31T21:25:00Z" w16du:dateUtc="2024-10-31T20:25:00Z">
            <w:rPr/>
          </w:rPrChange>
        </w:rPr>
        <w:t>---&gt; As the founde</w:t>
      </w:r>
      <w:ins w:id="2" w:author="David Döbele" w:date="2024-10-31T21:25:00Z" w16du:dateUtc="2024-10-31T20:25:00Z">
        <w:r w:rsidR="000D2396" w:rsidRPr="000D2396">
          <w:rPr>
            <w:lang w:val="en-US"/>
            <w:rPrChange w:id="3" w:author="David Döbele" w:date="2024-10-31T21:25:00Z" w16du:dateUtc="2024-10-31T20:25:00Z">
              <w:rPr/>
            </w:rPrChange>
          </w:rPr>
          <w:t>r</w:t>
        </w:r>
      </w:ins>
      <w:r w:rsidRPr="000D2396">
        <w:rPr>
          <w:lang w:val="en-US"/>
          <w:rPrChange w:id="4" w:author="David Döbele" w:date="2024-10-31T21:25:00Z" w16du:dateUtc="2024-10-31T20:25:00Z">
            <w:rPr/>
          </w:rPrChange>
        </w:rPr>
        <w:t xml:space="preserve"> of my startup, Yourself, for the Startup Teens competition, I took responsibility from day one: assembling the team, defining our concept, and tackling challenges in our business plan. To ensure accuracy in our financials, I taught myself accounting to develop a solid financial plan. </w:t>
      </w:r>
      <w:r w:rsidRPr="000D2396">
        <w:rPr>
          <w:lang w:val="en-US"/>
          <w:rPrChange w:id="5" w:author="David Döbele" w:date="2024-10-31T21:26:00Z" w16du:dateUtc="2024-10-31T20:26:00Z">
            <w:rPr/>
          </w:rPrChange>
        </w:rPr>
        <w:t>My focus on strategy, team coordination, and clear communication helped us secure second place. This experience showed me that taking initiative and persisting through obstacles are key to transforming ideas into impactful projects, deepening my commitment to meaningful contributions through startups</w:t>
      </w:r>
    </w:p>
    <w:p w14:paraId="0994DDAC" w14:textId="317BB7E7" w:rsidR="31E6EF43" w:rsidRDefault="31E6EF43" w:rsidP="4F0F1DBF">
      <w:pPr>
        <w:pStyle w:val="Listenabsatz"/>
        <w:numPr>
          <w:ilvl w:val="0"/>
          <w:numId w:val="1"/>
        </w:numPr>
      </w:pPr>
      <w:r w:rsidRPr="000D2396">
        <w:rPr>
          <w:rFonts w:ascii="Helvetica" w:eastAsia="Helvetica" w:hAnsi="Helvetica" w:cs="Helvetica"/>
          <w:b/>
          <w:bCs/>
          <w:color w:val="4B4F58"/>
          <w:lang w:val="en-US"/>
          <w:rPrChange w:id="6" w:author="David Döbele" w:date="2024-10-31T21:26:00Z" w16du:dateUtc="2024-10-31T20:26:00Z">
            <w:rPr>
              <w:rFonts w:ascii="Helvetica" w:eastAsia="Helvetica" w:hAnsi="Helvetica" w:cs="Helvetica"/>
              <w:b/>
              <w:bCs/>
              <w:color w:val="4B4F58"/>
            </w:rPr>
          </w:rPrChange>
        </w:rPr>
        <w:t>Motivational Question 3: What financial or general achievement are you most proud of, and what did you learn from it?</w:t>
      </w:r>
      <w:r w:rsidRPr="000D2396">
        <w:rPr>
          <w:lang w:val="en-US"/>
          <w:rPrChange w:id="7" w:author="David Döbele" w:date="2024-10-31T21:26:00Z" w16du:dateUtc="2024-10-31T20:26:00Z">
            <w:rPr/>
          </w:rPrChange>
        </w:rPr>
        <w:t xml:space="preserve"> </w:t>
      </w:r>
      <w:r w:rsidR="5A363E78" w:rsidRPr="4F0F1DBF">
        <w:rPr>
          <w:rFonts w:ascii="Helvetica" w:eastAsia="Helvetica" w:hAnsi="Helvetica" w:cs="Helvetica"/>
          <w:b/>
          <w:bCs/>
          <w:color w:val="4B4F58"/>
        </w:rPr>
        <w:t>(Antwort max. 600 Zeichen)</w:t>
      </w:r>
    </w:p>
    <w:p w14:paraId="6F3A1A3B" w14:textId="65E6573B" w:rsidR="05271943" w:rsidRDefault="05271943" w:rsidP="4F0F1DBF">
      <w:pPr>
        <w:rPr>
          <w:rFonts w:ascii="Helvetica" w:eastAsia="Helvetica" w:hAnsi="Helvetica" w:cs="Helvetica"/>
          <w:b/>
          <w:bCs/>
          <w:color w:val="4B4F58"/>
        </w:rPr>
      </w:pPr>
      <w:r w:rsidRPr="000D2396">
        <w:rPr>
          <w:lang w:val="en-US"/>
          <w:rPrChange w:id="8" w:author="David Döbele" w:date="2024-10-31T21:26:00Z" w16du:dateUtc="2024-10-31T20:26:00Z">
            <w:rPr/>
          </w:rPrChange>
        </w:rPr>
        <w:t xml:space="preserve">---&gt; Reflecting on my proudest achievements, two stand out: winning the Startup Teens competition and the Federal President’s History Competition. The Startup Teens experience demanded unwavering dedication and resilience; developing an innovative business concept instilled in me the power of perseverance when pursuing ambitious goals. </w:t>
      </w:r>
      <w:r w:rsidRPr="4F0F1DBF">
        <w:t>The History Competition, meanwhile, highlighted the critical role of teamwork, as collaborative research and analysis under pressure sharpened my skills. These experiences reinforced my commitment to excellence and readiness for the TU Investment Club.</w:t>
      </w:r>
    </w:p>
    <w:p w14:paraId="65003FD0" w14:textId="4A17E6C8" w:rsidR="05271943" w:rsidRDefault="05271943" w:rsidP="4F0F1DBF">
      <w:pPr>
        <w:pStyle w:val="Listenabsatz"/>
        <w:numPr>
          <w:ilvl w:val="0"/>
          <w:numId w:val="1"/>
        </w:numPr>
      </w:pPr>
      <w:r w:rsidRPr="4F0F1DBF">
        <w:rPr>
          <w:rFonts w:ascii="Helvetica" w:eastAsia="Helvetica" w:hAnsi="Helvetica" w:cs="Helvetica"/>
          <w:b/>
          <w:bCs/>
          <w:color w:val="4B4F58"/>
        </w:rPr>
        <w:t>Motivational Question 4: What department do you want to join, and how do you plan to contribute to it?</w:t>
      </w:r>
      <w:r w:rsidRPr="4F0F1DBF">
        <w:t xml:space="preserve"> </w:t>
      </w:r>
      <w:r w:rsidRPr="4F0F1DBF">
        <w:rPr>
          <w:rFonts w:ascii="Helvetica" w:eastAsia="Helvetica" w:hAnsi="Helvetica" w:cs="Helvetica"/>
          <w:b/>
          <w:bCs/>
          <w:color w:val="4B4F58"/>
        </w:rPr>
        <w:t xml:space="preserve">(Antwort max. </w:t>
      </w:r>
      <w:r w:rsidR="57169BBA" w:rsidRPr="4F0F1DBF">
        <w:rPr>
          <w:rFonts w:ascii="Helvetica" w:eastAsia="Helvetica" w:hAnsi="Helvetica" w:cs="Helvetica"/>
          <w:b/>
          <w:bCs/>
          <w:color w:val="4B4F58"/>
        </w:rPr>
        <w:t>4</w:t>
      </w:r>
      <w:r w:rsidRPr="4F0F1DBF">
        <w:rPr>
          <w:rFonts w:ascii="Helvetica" w:eastAsia="Helvetica" w:hAnsi="Helvetica" w:cs="Helvetica"/>
          <w:b/>
          <w:bCs/>
          <w:color w:val="4B4F58"/>
        </w:rPr>
        <w:t>00 Zeichen)</w:t>
      </w:r>
    </w:p>
    <w:p w14:paraId="5A6F4873" w14:textId="0DE908A1" w:rsidR="774144DD" w:rsidRDefault="774144DD" w:rsidP="4F0F1DBF">
      <w:r w:rsidRPr="4F0F1DBF">
        <w:lastRenderedPageBreak/>
        <w:t>--&gt; I am eager to join either Member Development or Investments. In Member Development, I’d leverage my startup network to connect members with career opportunities. Alternatively, in Investments, I’d bring analytical skills and dedication from experiences like Startup Teens to enhance stock pitches and analysis. Through either department, I aim to add value to TU Investment Club’s community.</w:t>
      </w:r>
    </w:p>
    <w:p w14:paraId="49A231EC" w14:textId="077116B3" w:rsidR="4F0F1DBF" w:rsidRDefault="4F0F1DBF" w:rsidP="4F0F1DBF"/>
    <w:p w14:paraId="0D530E3A" w14:textId="69508622" w:rsidR="60F87BD1" w:rsidRDefault="60F87BD1" w:rsidP="4F0F1DBF">
      <w:pPr>
        <w:pStyle w:val="Listenabsatz"/>
        <w:numPr>
          <w:ilvl w:val="0"/>
          <w:numId w:val="1"/>
        </w:numPr>
      </w:pPr>
      <w:r w:rsidRPr="4F0F1DBF">
        <w:rPr>
          <w:rFonts w:ascii="Helvetica" w:eastAsia="Helvetica" w:hAnsi="Helvetica" w:cs="Helvetica"/>
          <w:b/>
          <w:bCs/>
          <w:color w:val="4B4F58"/>
        </w:rPr>
        <w:t>Motivational Question 4: What department do you want to join, and how do you plan to contribute to it?</w:t>
      </w:r>
      <w:r w:rsidRPr="4F0F1DBF">
        <w:t xml:space="preserve"> </w:t>
      </w:r>
      <w:r w:rsidRPr="4F0F1DBF">
        <w:rPr>
          <w:rFonts w:ascii="Helvetica" w:eastAsia="Helvetica" w:hAnsi="Helvetica" w:cs="Helvetica"/>
          <w:b/>
          <w:bCs/>
          <w:color w:val="4B4F58"/>
        </w:rPr>
        <w:t>(Antwort max. 800 Zeichen)</w:t>
      </w:r>
    </w:p>
    <w:p w14:paraId="103D1B1A" w14:textId="35DAACC4" w:rsidR="4F0F1DBF" w:rsidRDefault="4F0F1DBF" w:rsidP="4F0F1DBF"/>
    <w:p w14:paraId="44A5B2FC" w14:textId="68963518" w:rsidR="60F87BD1" w:rsidRDefault="60F87BD1" w:rsidP="4F0F1DBF">
      <w:pPr>
        <w:rPr>
          <w:rFonts w:ascii="Aptos" w:eastAsia="Aptos" w:hAnsi="Aptos" w:cs="Aptos"/>
        </w:rPr>
      </w:pPr>
      <w:r w:rsidRPr="000D2396">
        <w:rPr>
          <w:rFonts w:ascii="Aptos" w:eastAsia="Aptos" w:hAnsi="Aptos" w:cs="Aptos"/>
          <w:lang w:val="en-US"/>
          <w:rPrChange w:id="9" w:author="David Döbele" w:date="2024-10-31T21:26:00Z" w16du:dateUtc="2024-10-31T20:26:00Z">
            <w:rPr>
              <w:rFonts w:ascii="Aptos" w:eastAsia="Aptos" w:hAnsi="Aptos" w:cs="Aptos"/>
            </w:rPr>
          </w:rPrChange>
        </w:rPr>
        <w:t xml:space="preserve">--&gt; Imagine investing in a European AI powerhouse poised to rival industry giants: Aleph Alpha. </w:t>
      </w:r>
      <w:r w:rsidRPr="4F0F1DBF">
        <w:rPr>
          <w:rFonts w:ascii="Aptos" w:eastAsia="Aptos" w:hAnsi="Aptos" w:cs="Aptos"/>
        </w:rPr>
        <w:t>With an estimated market potential exceeding €1.5 billion in the AI sector and a projected CAGR of 25% through 2027, Aleph Alpha stands at the forefront of sovereign AI solutions. Their flagship platform, PhariaAI, empowers both enterprises and governments to deploy customizable, hybrid AI models, ensuring top-tier data sovereignty, compliance, and transparency. Already collaborating with over 30 leading European institutions and boasting a client retention rate of 90%, Aleph Alpha is gearing up for a potential IPO next year. As global demand for secure and regulated AI solutions surges, Aleph Alpha presents a compelling investment opportunity that could deliver substantial long-term returns.</w:t>
      </w:r>
    </w:p>
    <w:sectPr w:rsidR="60F87BD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5AD128"/>
    <w:multiLevelType w:val="hybridMultilevel"/>
    <w:tmpl w:val="330E04B4"/>
    <w:lvl w:ilvl="0" w:tplc="B2F03286">
      <w:start w:val="1"/>
      <w:numFmt w:val="decimal"/>
      <w:lvlText w:val="%1."/>
      <w:lvlJc w:val="left"/>
      <w:pPr>
        <w:ind w:left="720" w:hanging="360"/>
      </w:pPr>
    </w:lvl>
    <w:lvl w:ilvl="1" w:tplc="92E858E6">
      <w:start w:val="1"/>
      <w:numFmt w:val="lowerLetter"/>
      <w:lvlText w:val="%2."/>
      <w:lvlJc w:val="left"/>
      <w:pPr>
        <w:ind w:left="1440" w:hanging="360"/>
      </w:pPr>
    </w:lvl>
    <w:lvl w:ilvl="2" w:tplc="E1006CBC">
      <w:start w:val="1"/>
      <w:numFmt w:val="lowerRoman"/>
      <w:lvlText w:val="%3."/>
      <w:lvlJc w:val="right"/>
      <w:pPr>
        <w:ind w:left="2160" w:hanging="180"/>
      </w:pPr>
    </w:lvl>
    <w:lvl w:ilvl="3" w:tplc="C2282E28">
      <w:start w:val="1"/>
      <w:numFmt w:val="decimal"/>
      <w:lvlText w:val="%4."/>
      <w:lvlJc w:val="left"/>
      <w:pPr>
        <w:ind w:left="2880" w:hanging="360"/>
      </w:pPr>
    </w:lvl>
    <w:lvl w:ilvl="4" w:tplc="2CE22936">
      <w:start w:val="1"/>
      <w:numFmt w:val="lowerLetter"/>
      <w:lvlText w:val="%5."/>
      <w:lvlJc w:val="left"/>
      <w:pPr>
        <w:ind w:left="3600" w:hanging="360"/>
      </w:pPr>
    </w:lvl>
    <w:lvl w:ilvl="5" w:tplc="4E56924A">
      <w:start w:val="1"/>
      <w:numFmt w:val="lowerRoman"/>
      <w:lvlText w:val="%6."/>
      <w:lvlJc w:val="right"/>
      <w:pPr>
        <w:ind w:left="4320" w:hanging="180"/>
      </w:pPr>
    </w:lvl>
    <w:lvl w:ilvl="6" w:tplc="9E94036C">
      <w:start w:val="1"/>
      <w:numFmt w:val="decimal"/>
      <w:lvlText w:val="%7."/>
      <w:lvlJc w:val="left"/>
      <w:pPr>
        <w:ind w:left="5040" w:hanging="360"/>
      </w:pPr>
    </w:lvl>
    <w:lvl w:ilvl="7" w:tplc="A64C3EE4">
      <w:start w:val="1"/>
      <w:numFmt w:val="lowerLetter"/>
      <w:lvlText w:val="%8."/>
      <w:lvlJc w:val="left"/>
      <w:pPr>
        <w:ind w:left="5760" w:hanging="360"/>
      </w:pPr>
    </w:lvl>
    <w:lvl w:ilvl="8" w:tplc="00504FEE">
      <w:start w:val="1"/>
      <w:numFmt w:val="lowerRoman"/>
      <w:lvlText w:val="%9."/>
      <w:lvlJc w:val="right"/>
      <w:pPr>
        <w:ind w:left="6480" w:hanging="180"/>
      </w:pPr>
    </w:lvl>
  </w:abstractNum>
  <w:num w:numId="1" w16cid:durableId="31707632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E8BFCF"/>
    <w:rsid w:val="000D2396"/>
    <w:rsid w:val="003665D7"/>
    <w:rsid w:val="00515D0F"/>
    <w:rsid w:val="05271943"/>
    <w:rsid w:val="0653801C"/>
    <w:rsid w:val="14E5C9B3"/>
    <w:rsid w:val="1929F6C7"/>
    <w:rsid w:val="1DEA4455"/>
    <w:rsid w:val="24D7FE31"/>
    <w:rsid w:val="31E6EF43"/>
    <w:rsid w:val="3365CE34"/>
    <w:rsid w:val="3D69F15A"/>
    <w:rsid w:val="4054B602"/>
    <w:rsid w:val="40AEB4C3"/>
    <w:rsid w:val="42ACDF7F"/>
    <w:rsid w:val="4F0F1DBF"/>
    <w:rsid w:val="54E8BFCF"/>
    <w:rsid w:val="560305A0"/>
    <w:rsid w:val="57169BBA"/>
    <w:rsid w:val="5A363E78"/>
    <w:rsid w:val="60F87BD1"/>
    <w:rsid w:val="6352DB27"/>
    <w:rsid w:val="665AA1D0"/>
    <w:rsid w:val="6A7471C0"/>
    <w:rsid w:val="6AC2F282"/>
    <w:rsid w:val="733C8B4F"/>
    <w:rsid w:val="774144DD"/>
    <w:rsid w:val="781B9911"/>
    <w:rsid w:val="7DAB119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1288"/>
  <w15:chartTrackingRefBased/>
  <w15:docId w15:val="{6A1FCB39-E753-4A95-B1C4-FFECD1EF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pPr>
      <w:ind w:left="720"/>
      <w:contextualSpacing/>
    </w:pPr>
  </w:style>
  <w:style w:type="paragraph" w:styleId="berarbeitung">
    <w:name w:val="Revision"/>
    <w:hidden/>
    <w:uiPriority w:val="99"/>
    <w:semiHidden/>
    <w:rsid w:val="000D23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3242</Characters>
  <Application>Microsoft Office Word</Application>
  <DocSecurity>0</DocSecurity>
  <Lines>27</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Edel</dc:creator>
  <cp:keywords/>
  <dc:description/>
  <cp:lastModifiedBy>David Döbele</cp:lastModifiedBy>
  <cp:revision>2</cp:revision>
  <dcterms:created xsi:type="dcterms:W3CDTF">2024-10-31T14:34:00Z</dcterms:created>
  <dcterms:modified xsi:type="dcterms:W3CDTF">2024-10-31T20:26:00Z</dcterms:modified>
</cp:coreProperties>
</file>