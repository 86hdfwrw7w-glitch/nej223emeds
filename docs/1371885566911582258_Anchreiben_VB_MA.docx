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13331" w14:textId="2B79867F" w:rsidR="00EE44B0" w:rsidRPr="00C47CF3" w:rsidRDefault="005F42D1" w:rsidP="00297CCF">
      <w:pPr>
        <w:jc w:val="right"/>
        <w:rPr>
          <w:rFonts w:ascii="Calibri" w:hAnsi="Calibri" w:cs="Calibri"/>
          <w:sz w:val="20"/>
          <w:szCs w:val="20"/>
        </w:rPr>
      </w:pPr>
      <w:r w:rsidRPr="00C47CF3">
        <w:rPr>
          <w:rFonts w:ascii="Calibri" w:hAnsi="Calibri" w:cs="Calibri"/>
          <w:sz w:val="20"/>
          <w:szCs w:val="20"/>
        </w:rPr>
        <w:t>Vincent Barth</w:t>
      </w:r>
    </w:p>
    <w:p w14:paraId="0815CC5A" w14:textId="3EE0AEE0" w:rsidR="004A6740" w:rsidRPr="00C47CF3" w:rsidRDefault="00E9742D" w:rsidP="00297CCF">
      <w:pPr>
        <w:jc w:val="right"/>
        <w:rPr>
          <w:rFonts w:ascii="Calibri" w:hAnsi="Calibri" w:cs="Calibri"/>
          <w:sz w:val="20"/>
          <w:szCs w:val="20"/>
        </w:rPr>
      </w:pPr>
      <w:r w:rsidRPr="00C47CF3">
        <w:rPr>
          <w:rFonts w:ascii="Calibri" w:hAnsi="Calibri" w:cs="Calibri"/>
          <w:sz w:val="20"/>
          <w:szCs w:val="20"/>
        </w:rPr>
        <w:t>Glockenweg 5</w:t>
      </w:r>
    </w:p>
    <w:p w14:paraId="242922CD" w14:textId="77777777" w:rsidR="00E9742D" w:rsidRPr="00C47CF3" w:rsidRDefault="00E9742D" w:rsidP="00297CCF">
      <w:pPr>
        <w:jc w:val="right"/>
        <w:rPr>
          <w:rFonts w:ascii="Calibri" w:hAnsi="Calibri" w:cs="Calibri"/>
          <w:sz w:val="20"/>
          <w:szCs w:val="20"/>
        </w:rPr>
      </w:pPr>
      <w:r w:rsidRPr="00C47CF3">
        <w:rPr>
          <w:rFonts w:ascii="Calibri" w:hAnsi="Calibri" w:cs="Calibri"/>
          <w:sz w:val="20"/>
          <w:szCs w:val="20"/>
        </w:rPr>
        <w:t xml:space="preserve">36103 </w:t>
      </w:r>
      <w:proofErr w:type="spellStart"/>
      <w:r w:rsidRPr="00C47CF3">
        <w:rPr>
          <w:rFonts w:ascii="Calibri" w:hAnsi="Calibri" w:cs="Calibri"/>
          <w:sz w:val="20"/>
          <w:szCs w:val="20"/>
        </w:rPr>
        <w:t>Flieden</w:t>
      </w:r>
      <w:proofErr w:type="spellEnd"/>
      <w:r w:rsidRPr="00C47CF3">
        <w:rPr>
          <w:rFonts w:ascii="Calibri" w:hAnsi="Calibri" w:cs="Calibri"/>
          <w:sz w:val="20"/>
          <w:szCs w:val="20"/>
        </w:rPr>
        <w:t>, Deutschland</w:t>
      </w:r>
    </w:p>
    <w:p w14:paraId="78E662E1" w14:textId="53028EB2" w:rsidR="001E6FC7" w:rsidRPr="00C47CF3" w:rsidRDefault="005F42D1" w:rsidP="00297CCF">
      <w:pPr>
        <w:jc w:val="right"/>
        <w:rPr>
          <w:rFonts w:ascii="Calibri" w:hAnsi="Calibri" w:cs="Calibri"/>
          <w:sz w:val="20"/>
          <w:szCs w:val="20"/>
        </w:rPr>
      </w:pPr>
      <w:r w:rsidRPr="00C47CF3">
        <w:rPr>
          <w:rFonts w:ascii="Calibri" w:hAnsi="Calibri" w:cs="Calibri"/>
          <w:sz w:val="20"/>
          <w:szCs w:val="20"/>
        </w:rPr>
        <w:t>Vincent.w.barth@icloud.com</w:t>
      </w:r>
    </w:p>
    <w:p w14:paraId="396C5C22" w14:textId="28B327CC" w:rsidR="001E6FC7" w:rsidRPr="00C47CF3" w:rsidRDefault="005F42D1" w:rsidP="00297CCF">
      <w:pPr>
        <w:jc w:val="right"/>
        <w:rPr>
          <w:rFonts w:ascii="Calibri" w:hAnsi="Calibri" w:cs="Calibri"/>
          <w:sz w:val="20"/>
          <w:szCs w:val="20"/>
        </w:rPr>
      </w:pPr>
      <w:r w:rsidRPr="00C47CF3">
        <w:rPr>
          <w:rFonts w:ascii="Calibri" w:hAnsi="Calibri" w:cs="Calibri"/>
          <w:sz w:val="20"/>
          <w:szCs w:val="20"/>
        </w:rPr>
        <w:t>+4915252889312</w:t>
      </w:r>
    </w:p>
    <w:p w14:paraId="43C0343F" w14:textId="6D6261C5" w:rsidR="006C32F2" w:rsidRPr="00C47CF3" w:rsidRDefault="00C47CF3" w:rsidP="00C47CF3">
      <w:pPr>
        <w:rPr>
          <w:rFonts w:ascii="Calibri" w:hAnsi="Calibri" w:cs="Calibri"/>
          <w:sz w:val="20"/>
          <w:szCs w:val="20"/>
        </w:rPr>
      </w:pPr>
      <w:r w:rsidRPr="00C47CF3">
        <w:rPr>
          <w:rFonts w:ascii="Calibri" w:hAnsi="Calibri" w:cs="Calibri"/>
          <w:sz w:val="20"/>
          <w:szCs w:val="20"/>
        </w:rPr>
        <w:t>Transfer Partners Unternehmensentwicklungsgesellschaft GmbH</w:t>
      </w:r>
      <w:r w:rsidRPr="00C47CF3">
        <w:rPr>
          <w:rFonts w:ascii="Calibri" w:hAnsi="Calibri" w:cs="Calibri"/>
          <w:sz w:val="20"/>
          <w:szCs w:val="20"/>
        </w:rPr>
        <w:br/>
        <w:t>Ursulinengasse 1</w:t>
      </w:r>
      <w:r w:rsidRPr="00C47CF3">
        <w:rPr>
          <w:rFonts w:ascii="Calibri" w:hAnsi="Calibri" w:cs="Calibri"/>
          <w:sz w:val="20"/>
          <w:szCs w:val="20"/>
        </w:rPr>
        <w:br/>
        <w:t>D-40213 Düsseldorf</w:t>
      </w:r>
    </w:p>
    <w:p w14:paraId="72932FC3" w14:textId="5761B842" w:rsidR="001E6FC7" w:rsidRPr="00C47CF3" w:rsidRDefault="00E9742D" w:rsidP="00297CCF">
      <w:pPr>
        <w:ind w:left="708" w:firstLine="708"/>
        <w:jc w:val="right"/>
        <w:rPr>
          <w:rFonts w:ascii="Calibri" w:hAnsi="Calibri" w:cs="Calibri"/>
          <w:sz w:val="20"/>
          <w:szCs w:val="20"/>
        </w:rPr>
      </w:pPr>
      <w:r w:rsidRPr="00C47CF3">
        <w:rPr>
          <w:rFonts w:ascii="Calibri" w:hAnsi="Calibri" w:cs="Calibri"/>
          <w:sz w:val="20"/>
          <w:szCs w:val="20"/>
        </w:rPr>
        <w:t>Lissabon, Portugal</w:t>
      </w:r>
      <w:r w:rsidR="005F42D1" w:rsidRPr="00C47CF3">
        <w:rPr>
          <w:rFonts w:ascii="Calibri" w:hAnsi="Calibri" w:cs="Calibri"/>
          <w:sz w:val="20"/>
          <w:szCs w:val="20"/>
        </w:rPr>
        <w:t xml:space="preserve">, </w:t>
      </w:r>
      <w:r w:rsidRPr="00C47CF3">
        <w:rPr>
          <w:rFonts w:ascii="Calibri" w:hAnsi="Calibri" w:cs="Calibri"/>
          <w:sz w:val="20"/>
          <w:szCs w:val="20"/>
        </w:rPr>
        <w:t>1</w:t>
      </w:r>
      <w:r w:rsidR="00AC0A83" w:rsidRPr="00C47CF3">
        <w:rPr>
          <w:rFonts w:ascii="Calibri" w:hAnsi="Calibri" w:cs="Calibri"/>
          <w:sz w:val="20"/>
          <w:szCs w:val="20"/>
        </w:rPr>
        <w:t>8</w:t>
      </w:r>
      <w:r w:rsidR="005F42D1" w:rsidRPr="00C47CF3">
        <w:rPr>
          <w:rFonts w:ascii="Calibri" w:hAnsi="Calibri" w:cs="Calibri"/>
          <w:sz w:val="20"/>
          <w:szCs w:val="20"/>
        </w:rPr>
        <w:t>.</w:t>
      </w:r>
      <w:r w:rsidRPr="00C47CF3">
        <w:rPr>
          <w:rFonts w:ascii="Calibri" w:hAnsi="Calibri" w:cs="Calibri"/>
          <w:sz w:val="20"/>
          <w:szCs w:val="20"/>
        </w:rPr>
        <w:t>12</w:t>
      </w:r>
      <w:r w:rsidR="005F42D1" w:rsidRPr="00C47CF3">
        <w:rPr>
          <w:rFonts w:ascii="Calibri" w:hAnsi="Calibri" w:cs="Calibri"/>
          <w:sz w:val="20"/>
          <w:szCs w:val="20"/>
        </w:rPr>
        <w:t>.2024</w:t>
      </w:r>
    </w:p>
    <w:p w14:paraId="139C30C5" w14:textId="77777777" w:rsidR="001E6FC7" w:rsidRPr="00C47CF3" w:rsidRDefault="001E6FC7" w:rsidP="00297CCF">
      <w:pPr>
        <w:rPr>
          <w:rFonts w:ascii="Calibri" w:hAnsi="Calibri" w:cs="Calibri"/>
          <w:sz w:val="20"/>
          <w:szCs w:val="20"/>
        </w:rPr>
      </w:pPr>
    </w:p>
    <w:p w14:paraId="6A07C2D1" w14:textId="7CC4C4E5" w:rsidR="00955BE9" w:rsidRPr="00C47CF3" w:rsidRDefault="00955BE9" w:rsidP="00C94092">
      <w:pPr>
        <w:jc w:val="both"/>
        <w:rPr>
          <w:rFonts w:ascii="Calibri" w:hAnsi="Calibri" w:cs="Calibri"/>
          <w:b/>
          <w:sz w:val="21"/>
          <w:szCs w:val="21"/>
        </w:rPr>
      </w:pPr>
      <w:r w:rsidRPr="00C47CF3">
        <w:rPr>
          <w:rFonts w:ascii="Calibri" w:hAnsi="Calibri" w:cs="Calibri"/>
          <w:b/>
          <w:sz w:val="21"/>
          <w:szCs w:val="21"/>
        </w:rPr>
        <w:t>Bewerbung als Praktikant</w:t>
      </w:r>
      <w:r w:rsidR="005F42D1" w:rsidRPr="00C47CF3">
        <w:rPr>
          <w:rFonts w:ascii="Calibri" w:hAnsi="Calibri" w:cs="Calibri"/>
          <w:b/>
          <w:sz w:val="21"/>
          <w:szCs w:val="21"/>
        </w:rPr>
        <w:t xml:space="preserve"> </w:t>
      </w:r>
      <w:r w:rsidR="00DF7502" w:rsidRPr="00C47CF3">
        <w:rPr>
          <w:rFonts w:ascii="Calibri" w:hAnsi="Calibri" w:cs="Calibri"/>
          <w:b/>
          <w:sz w:val="21"/>
          <w:szCs w:val="21"/>
        </w:rPr>
        <w:t>im Merger</w:t>
      </w:r>
      <w:r w:rsidR="006C32F2" w:rsidRPr="00C47CF3">
        <w:rPr>
          <w:rFonts w:ascii="Calibri" w:hAnsi="Calibri" w:cs="Calibri"/>
          <w:b/>
          <w:sz w:val="21"/>
          <w:szCs w:val="21"/>
        </w:rPr>
        <w:t xml:space="preserve"> &amp; Acquisitions</w:t>
      </w:r>
    </w:p>
    <w:p w14:paraId="61287E34" w14:textId="77777777" w:rsidR="0052799E" w:rsidRPr="00C47CF3" w:rsidRDefault="0052799E" w:rsidP="00C94092">
      <w:pPr>
        <w:jc w:val="both"/>
        <w:rPr>
          <w:rFonts w:ascii="Calibri" w:hAnsi="Calibri" w:cs="Calibri"/>
          <w:b/>
          <w:sz w:val="20"/>
          <w:szCs w:val="20"/>
        </w:rPr>
      </w:pPr>
    </w:p>
    <w:p w14:paraId="216308D5" w14:textId="77777777" w:rsidR="005F42D1" w:rsidRPr="00C47CF3" w:rsidRDefault="005F42D1" w:rsidP="00C94092">
      <w:pPr>
        <w:jc w:val="both"/>
        <w:rPr>
          <w:rFonts w:ascii="Calibri" w:hAnsi="Calibri" w:cs="Calibri"/>
          <w:b/>
          <w:sz w:val="20"/>
          <w:szCs w:val="20"/>
        </w:rPr>
      </w:pPr>
    </w:p>
    <w:p w14:paraId="363E1FC7" w14:textId="21888D8F" w:rsidR="00297CCF" w:rsidRPr="00C47CF3" w:rsidRDefault="00297CCF" w:rsidP="00C94092">
      <w:pPr>
        <w:jc w:val="both"/>
        <w:rPr>
          <w:rFonts w:ascii="Calibri" w:hAnsi="Calibri" w:cs="Calibri"/>
          <w:sz w:val="20"/>
          <w:szCs w:val="20"/>
        </w:rPr>
      </w:pPr>
      <w:r w:rsidRPr="00C47CF3">
        <w:rPr>
          <w:rFonts w:ascii="Calibri" w:hAnsi="Calibri" w:cs="Calibri"/>
          <w:sz w:val="20"/>
          <w:szCs w:val="20"/>
        </w:rPr>
        <w:t>Sehr geehrte Damen und Herren,</w:t>
      </w:r>
    </w:p>
    <w:p w14:paraId="5FB00E25" w14:textId="77777777" w:rsidR="00C94092" w:rsidRPr="00C47CF3" w:rsidRDefault="00C94092" w:rsidP="00C94092">
      <w:pPr>
        <w:jc w:val="both"/>
        <w:rPr>
          <w:rFonts w:ascii="Calibri" w:hAnsi="Calibri" w:cs="Calibri"/>
          <w:sz w:val="20"/>
          <w:szCs w:val="20"/>
        </w:rPr>
      </w:pPr>
    </w:p>
    <w:p w14:paraId="4C0448C7" w14:textId="257EF49A" w:rsidR="002E50E2" w:rsidRPr="00C47CF3" w:rsidRDefault="00F87FA8" w:rsidP="0052799E">
      <w:pPr>
        <w:jc w:val="both"/>
        <w:rPr>
          <w:rFonts w:ascii="Calibri" w:hAnsi="Calibri" w:cs="Calibri"/>
          <w:sz w:val="20"/>
          <w:szCs w:val="20"/>
        </w:rPr>
      </w:pPr>
      <w:r w:rsidRPr="00C47CF3">
        <w:rPr>
          <w:rFonts w:ascii="Calibri" w:hAnsi="Calibri" w:cs="Calibri"/>
          <w:sz w:val="20"/>
          <w:szCs w:val="20"/>
        </w:rPr>
        <w:t xml:space="preserve">mein großes Interesse an einer Karriere im M&amp;A basiert auf meiner ausgeprägten Leidenschaft für </w:t>
      </w:r>
      <w:ins w:id="0" w:author="David Döbele" w:date="2025-05-13T18:21:00Z" w16du:dateUtc="2025-05-13T16:21:00Z">
        <w:r w:rsidR="003733ED">
          <w:rPr>
            <w:rFonts w:ascii="Calibri" w:hAnsi="Calibri" w:cs="Calibri"/>
            <w:sz w:val="20"/>
            <w:szCs w:val="20"/>
          </w:rPr>
          <w:t>k</w:t>
        </w:r>
      </w:ins>
      <w:del w:id="1" w:author="David Döbele" w:date="2025-05-13T18:21:00Z" w16du:dateUtc="2025-05-13T16:21:00Z">
        <w:r w:rsidRPr="00C47CF3" w:rsidDel="003733ED">
          <w:rPr>
            <w:rFonts w:ascii="Calibri" w:hAnsi="Calibri" w:cs="Calibri"/>
            <w:sz w:val="20"/>
            <w:szCs w:val="20"/>
          </w:rPr>
          <w:delText>K</w:delText>
        </w:r>
      </w:del>
      <w:r w:rsidRPr="00C47CF3">
        <w:rPr>
          <w:rFonts w:ascii="Calibri" w:hAnsi="Calibri" w:cs="Calibri"/>
          <w:sz w:val="20"/>
          <w:szCs w:val="20"/>
        </w:rPr>
        <w:t xml:space="preserve">unden- und </w:t>
      </w:r>
      <w:del w:id="2" w:author="David Döbele" w:date="2025-05-13T18:15:00Z" w16du:dateUtc="2025-05-13T16:15:00Z">
        <w:r w:rsidRPr="00C47CF3" w:rsidDel="00D04EE9">
          <w:rPr>
            <w:rFonts w:ascii="Calibri" w:hAnsi="Calibri" w:cs="Calibri"/>
            <w:sz w:val="20"/>
            <w:szCs w:val="20"/>
          </w:rPr>
          <w:delText xml:space="preserve">Projektgetriebenes </w:delText>
        </w:r>
      </w:del>
      <w:ins w:id="3" w:author="David Döbele" w:date="2025-05-13T18:15:00Z" w16du:dateUtc="2025-05-13T16:15:00Z">
        <w:r w:rsidR="00D04EE9">
          <w:rPr>
            <w:rFonts w:ascii="Calibri" w:hAnsi="Calibri" w:cs="Calibri"/>
            <w:sz w:val="20"/>
            <w:szCs w:val="20"/>
          </w:rPr>
          <w:t>p</w:t>
        </w:r>
        <w:r w:rsidR="00D04EE9" w:rsidRPr="00C47CF3">
          <w:rPr>
            <w:rFonts w:ascii="Calibri" w:hAnsi="Calibri" w:cs="Calibri"/>
            <w:sz w:val="20"/>
            <w:szCs w:val="20"/>
          </w:rPr>
          <w:t xml:space="preserve">rojektgetriebenes </w:t>
        </w:r>
      </w:ins>
      <w:r w:rsidRPr="00C47CF3">
        <w:rPr>
          <w:rFonts w:ascii="Calibri" w:hAnsi="Calibri" w:cs="Calibri"/>
          <w:sz w:val="20"/>
          <w:szCs w:val="20"/>
        </w:rPr>
        <w:t xml:space="preserve">Arbeiten, meiner inhaltlichen Begeisterung für finanzwirtschaftliche Fragestellungen und meiner Detailgenauigkeit. </w:t>
      </w:r>
      <w:del w:id="4" w:author="David Döbele" w:date="2025-05-13T18:22:00Z" w16du:dateUtc="2025-05-13T16:22:00Z">
        <w:r w:rsidRPr="00C47CF3" w:rsidDel="003733ED">
          <w:rPr>
            <w:rFonts w:ascii="Calibri" w:hAnsi="Calibri" w:cs="Calibri"/>
            <w:sz w:val="20"/>
            <w:szCs w:val="20"/>
          </w:rPr>
          <w:delText xml:space="preserve">Die </w:delText>
        </w:r>
      </w:del>
      <w:ins w:id="5" w:author="David Döbele" w:date="2025-05-13T18:22:00Z" w16du:dateUtc="2025-05-13T16:22:00Z">
        <w:r w:rsidR="003733ED">
          <w:rPr>
            <w:rFonts w:ascii="Calibri" w:hAnsi="Calibri" w:cs="Calibri"/>
            <w:sz w:val="20"/>
            <w:szCs w:val="20"/>
          </w:rPr>
          <w:t xml:space="preserve">Wie ich in </w:t>
        </w:r>
        <w:r w:rsidR="003733ED">
          <w:rPr>
            <w:rFonts w:ascii="Calibri" w:hAnsi="Calibri" w:cs="Calibri"/>
            <w:sz w:val="20"/>
            <w:szCs w:val="20"/>
          </w:rPr>
          <w:t xml:space="preserve">einer M&amp;A-Case-Competition von KROLL, in denen mein Team aus über 200 Teilnehmenden den ersten Platz erreichen konnte, </w:t>
        </w:r>
        <w:r w:rsidR="003733ED">
          <w:rPr>
            <w:rFonts w:ascii="Calibri" w:hAnsi="Calibri" w:cs="Calibri"/>
            <w:sz w:val="20"/>
            <w:szCs w:val="20"/>
          </w:rPr>
          <w:t xml:space="preserve">gemerkt habe, fasziniert mich die </w:t>
        </w:r>
      </w:ins>
      <w:r w:rsidRPr="00C47CF3">
        <w:rPr>
          <w:rFonts w:ascii="Calibri" w:hAnsi="Calibri" w:cs="Calibri"/>
          <w:sz w:val="20"/>
          <w:szCs w:val="20"/>
        </w:rPr>
        <w:t>abwechslungsreiche und anspruchsvolle Arbeitsumgebung im M&amp;A-Geschäf</w:t>
      </w:r>
      <w:r w:rsidR="0052799E" w:rsidRPr="00C47CF3">
        <w:rPr>
          <w:rFonts w:ascii="Calibri" w:hAnsi="Calibri" w:cs="Calibri"/>
          <w:sz w:val="20"/>
          <w:szCs w:val="20"/>
        </w:rPr>
        <w:t xml:space="preserve">t </w:t>
      </w:r>
      <w:del w:id="6" w:author="David Döbele" w:date="2025-05-13T18:22:00Z" w16du:dateUtc="2025-05-13T16:22:00Z">
        <w:r w:rsidR="0052799E" w:rsidRPr="00C47CF3" w:rsidDel="003733ED">
          <w:rPr>
            <w:rFonts w:ascii="Calibri" w:hAnsi="Calibri" w:cs="Calibri"/>
            <w:sz w:val="20"/>
            <w:szCs w:val="20"/>
          </w:rPr>
          <w:delText xml:space="preserve">fasziniert </w:delText>
        </w:r>
      </w:del>
      <w:r w:rsidR="0052799E" w:rsidRPr="00C47CF3">
        <w:rPr>
          <w:rFonts w:ascii="Calibri" w:hAnsi="Calibri" w:cs="Calibri"/>
          <w:sz w:val="20"/>
          <w:szCs w:val="20"/>
        </w:rPr>
        <w:t>dabei</w:t>
      </w:r>
      <w:r w:rsidRPr="00C47CF3">
        <w:rPr>
          <w:rFonts w:ascii="Calibri" w:hAnsi="Calibri" w:cs="Calibri"/>
          <w:sz w:val="20"/>
          <w:szCs w:val="20"/>
        </w:rPr>
        <w:t xml:space="preserve"> besonder</w:t>
      </w:r>
      <w:ins w:id="7" w:author="David Döbele" w:date="2025-05-13T18:22:00Z" w16du:dateUtc="2025-05-13T16:22:00Z">
        <w:r w:rsidR="003733ED">
          <w:rPr>
            <w:rFonts w:ascii="Calibri" w:hAnsi="Calibri" w:cs="Calibri"/>
            <w:sz w:val="20"/>
            <w:szCs w:val="20"/>
          </w:rPr>
          <w:t xml:space="preserve">s. </w:t>
        </w:r>
      </w:ins>
      <w:del w:id="8" w:author="David Döbele" w:date="2025-05-13T18:22:00Z" w16du:dateUtc="2025-05-13T16:22:00Z">
        <w:r w:rsidRPr="00C47CF3" w:rsidDel="003733ED">
          <w:rPr>
            <w:rFonts w:ascii="Calibri" w:hAnsi="Calibri" w:cs="Calibri"/>
            <w:sz w:val="20"/>
            <w:szCs w:val="20"/>
          </w:rPr>
          <w:delText>s</w:delText>
        </w:r>
      </w:del>
      <w:del w:id="9" w:author="David Döbele" w:date="2025-05-13T18:19:00Z" w16du:dateUtc="2025-05-13T16:19:00Z">
        <w:r w:rsidRPr="00C47CF3" w:rsidDel="003733ED">
          <w:rPr>
            <w:rFonts w:ascii="Calibri" w:hAnsi="Calibri" w:cs="Calibri"/>
            <w:sz w:val="20"/>
            <w:szCs w:val="20"/>
          </w:rPr>
          <w:delText>.</w:delText>
        </w:r>
        <w:r w:rsidR="0052799E" w:rsidRPr="00C47CF3" w:rsidDel="003733ED">
          <w:rPr>
            <w:rFonts w:ascii="Calibri" w:hAnsi="Calibri" w:cs="Calibri"/>
            <w:sz w:val="20"/>
            <w:szCs w:val="20"/>
          </w:rPr>
          <w:delText xml:space="preserve"> </w:delText>
        </w:r>
        <w:r w:rsidRPr="00C47CF3" w:rsidDel="003733ED">
          <w:rPr>
            <w:rFonts w:ascii="Calibri" w:hAnsi="Calibri" w:cs="Calibri"/>
            <w:sz w:val="20"/>
            <w:szCs w:val="20"/>
          </w:rPr>
          <w:delText xml:space="preserve">Mein unbedingter Wille, stets die maximale Lernkurve zu erreichen, sowie die Einzigartigkeit der verschiedenen Deals motivieren mich nachhaltig und machen für mich den Reiz dieses Berufsfeldes aus. </w:delText>
        </w:r>
      </w:del>
      <w:proofErr w:type="spellStart"/>
      <w:r w:rsidRPr="00C47CF3">
        <w:rPr>
          <w:rFonts w:ascii="Calibri" w:hAnsi="Calibri" w:cs="Calibri"/>
          <w:sz w:val="20"/>
          <w:szCs w:val="20"/>
        </w:rPr>
        <w:t>Um</w:t>
      </w:r>
      <w:proofErr w:type="spellEnd"/>
      <w:r w:rsidRPr="00C47CF3">
        <w:rPr>
          <w:rFonts w:ascii="Calibri" w:hAnsi="Calibri" w:cs="Calibri"/>
          <w:sz w:val="20"/>
          <w:szCs w:val="20"/>
        </w:rPr>
        <w:t xml:space="preserve"> mein fundiertes Wissen aus meinem Schwerpunkt Finance in der Praxis anzuwenden und die kontinuierliche persönliche Weiterentwicklung, die dieses Arbeitsumfeld bietet, zu erleben, möchte ich Sie im Rahmen meines Gap</w:t>
      </w:r>
      <w:r w:rsidR="0052799E" w:rsidRPr="00C47CF3">
        <w:rPr>
          <w:rFonts w:ascii="Calibri" w:hAnsi="Calibri" w:cs="Calibri"/>
          <w:sz w:val="20"/>
          <w:szCs w:val="20"/>
        </w:rPr>
        <w:t>-</w:t>
      </w:r>
      <w:proofErr w:type="spellStart"/>
      <w:r w:rsidRPr="00C47CF3">
        <w:rPr>
          <w:rFonts w:ascii="Calibri" w:hAnsi="Calibri" w:cs="Calibri"/>
          <w:sz w:val="20"/>
          <w:szCs w:val="20"/>
        </w:rPr>
        <w:t>Years</w:t>
      </w:r>
      <w:proofErr w:type="spellEnd"/>
      <w:r w:rsidRPr="00C47CF3">
        <w:rPr>
          <w:rFonts w:ascii="Calibri" w:hAnsi="Calibri" w:cs="Calibri"/>
          <w:sz w:val="20"/>
          <w:szCs w:val="20"/>
        </w:rPr>
        <w:t xml:space="preserve"> </w:t>
      </w:r>
      <w:del w:id="10" w:author="David Döbele" w:date="2025-05-13T18:16:00Z" w16du:dateUtc="2025-05-13T16:16:00Z">
        <w:r w:rsidRPr="00C47CF3" w:rsidDel="00D04EE9">
          <w:rPr>
            <w:rFonts w:ascii="Calibri" w:hAnsi="Calibri" w:cs="Calibri"/>
            <w:sz w:val="20"/>
            <w:szCs w:val="20"/>
          </w:rPr>
          <w:delText xml:space="preserve">nach meinem Bachelor-Abschluss ab Juli </w:delText>
        </w:r>
      </w:del>
      <w:ins w:id="11" w:author="David Döbele" w:date="2025-05-13T18:16:00Z" w16du:dateUtc="2025-05-13T16:16:00Z">
        <w:r w:rsidR="00D04EE9">
          <w:rPr>
            <w:rFonts w:ascii="Calibri" w:hAnsi="Calibri" w:cs="Calibri"/>
            <w:sz w:val="20"/>
            <w:szCs w:val="20"/>
          </w:rPr>
          <w:t xml:space="preserve">im Anschluss an mein anstehendes Praktikum bei EY ab Oktober </w:t>
        </w:r>
      </w:ins>
      <w:r w:rsidRPr="00C47CF3">
        <w:rPr>
          <w:rFonts w:ascii="Calibri" w:hAnsi="Calibri" w:cs="Calibri"/>
          <w:sz w:val="20"/>
          <w:szCs w:val="20"/>
        </w:rPr>
        <w:t>2025 für eine Dauer von 3 Monaten an einem der beiden Standorte unterstützen.</w:t>
      </w:r>
    </w:p>
    <w:p w14:paraId="7B1522EB" w14:textId="77777777" w:rsidR="00F87FA8" w:rsidRPr="00C47CF3" w:rsidRDefault="00F87FA8" w:rsidP="0052799E">
      <w:pPr>
        <w:jc w:val="both"/>
        <w:rPr>
          <w:rFonts w:ascii="Calibri" w:hAnsi="Calibri" w:cs="Calibri"/>
          <w:sz w:val="20"/>
          <w:szCs w:val="20"/>
        </w:rPr>
      </w:pPr>
    </w:p>
    <w:p w14:paraId="736E2979" w14:textId="4C528C7C" w:rsidR="00297CCF" w:rsidRPr="00C47CF3" w:rsidRDefault="00F87FA8" w:rsidP="0052799E">
      <w:pPr>
        <w:jc w:val="both"/>
        <w:rPr>
          <w:rFonts w:ascii="Calibri" w:hAnsi="Calibri" w:cs="Calibri"/>
          <w:sz w:val="20"/>
          <w:szCs w:val="20"/>
        </w:rPr>
      </w:pPr>
      <w:r w:rsidRPr="00C47CF3">
        <w:rPr>
          <w:rFonts w:ascii="Calibri" w:hAnsi="Calibri" w:cs="Calibri"/>
          <w:sz w:val="20"/>
          <w:szCs w:val="20"/>
        </w:rPr>
        <w:t xml:space="preserve">Nach meinem Abitur im Jahr 2022 habe ich unmittelbar mein Studium in Economics &amp; Business Economics an der Erasmus School </w:t>
      </w:r>
      <w:proofErr w:type="spellStart"/>
      <w:r w:rsidRPr="00C47CF3">
        <w:rPr>
          <w:rFonts w:ascii="Calibri" w:hAnsi="Calibri" w:cs="Calibri"/>
          <w:sz w:val="20"/>
          <w:szCs w:val="20"/>
        </w:rPr>
        <w:t>of</w:t>
      </w:r>
      <w:proofErr w:type="spellEnd"/>
      <w:r w:rsidRPr="00C47CF3">
        <w:rPr>
          <w:rFonts w:ascii="Calibri" w:hAnsi="Calibri" w:cs="Calibri"/>
          <w:sz w:val="20"/>
          <w:szCs w:val="20"/>
        </w:rPr>
        <w:t xml:space="preserve"> Economics in Rotterdam aufgenommen. Trotz einiger anfänglicher Herausforderungen betrachte ich diesen Schritt rückblickend als gewinnbringend, nicht nur aufgrund meiner ausgezeichneten akademischen Leistungen, sondern auch aufgrund des beeindruckenden Netzwerks ambitionierter Kommilitonen, das ich mir aufbauen konnte. Besonders prägend war mein Auslandsjahr als Juniorbotschafter des Deutschen Bundestages in den USA, wo ich bereits als 16-Jähriger zahlreiche persönliche Herausforderungen meisterte und interkulturelle Kompetenz sowie Eigenständigkeit entwickelte. Meine Philosophie „Das Leben ist kein Sprint, sondern ein Marathon“ kommt besonders in schwierigen Zeiten zum Tragen und ermöglicht mir, sowohl mich selbst als auch andere zu motivieren und Disziplin und Durchhaltevermögen zu bewahren – Eigenschaften, die nicht nur meine Freunde </w:t>
      </w:r>
      <w:ins w:id="12" w:author="David Döbele" w:date="2025-05-13T18:17:00Z" w16du:dateUtc="2025-05-13T16:17:00Z">
        <w:r w:rsidR="003733ED">
          <w:rPr>
            <w:rFonts w:ascii="Calibri" w:hAnsi="Calibri" w:cs="Calibri"/>
            <w:sz w:val="20"/>
            <w:szCs w:val="20"/>
          </w:rPr>
          <w:t xml:space="preserve">im Fußball </w:t>
        </w:r>
      </w:ins>
      <w:r w:rsidRPr="00C47CF3">
        <w:rPr>
          <w:rFonts w:ascii="Calibri" w:hAnsi="Calibri" w:cs="Calibri"/>
          <w:sz w:val="20"/>
          <w:szCs w:val="20"/>
        </w:rPr>
        <w:t>an mir schätzen, sondern auch für das spätere Berufsleben essenziell sind.</w:t>
      </w:r>
      <w:ins w:id="13" w:author="David Döbele" w:date="2025-05-13T18:16:00Z" w16du:dateUtc="2025-05-13T16:16:00Z">
        <w:r w:rsidR="003733ED">
          <w:rPr>
            <w:rFonts w:ascii="Calibri" w:hAnsi="Calibri" w:cs="Calibri"/>
            <w:sz w:val="20"/>
            <w:szCs w:val="20"/>
          </w:rPr>
          <w:t xml:space="preserve"> Während meines Gap </w:t>
        </w:r>
        <w:proofErr w:type="spellStart"/>
        <w:r w:rsidR="003733ED">
          <w:rPr>
            <w:rFonts w:ascii="Calibri" w:hAnsi="Calibri" w:cs="Calibri"/>
            <w:sz w:val="20"/>
            <w:szCs w:val="20"/>
          </w:rPr>
          <w:t>Years</w:t>
        </w:r>
        <w:proofErr w:type="spellEnd"/>
        <w:r w:rsidR="003733ED">
          <w:rPr>
            <w:rFonts w:ascii="Calibri" w:hAnsi="Calibri" w:cs="Calibri"/>
            <w:sz w:val="20"/>
            <w:szCs w:val="20"/>
          </w:rPr>
          <w:t xml:space="preserve"> werde</w:t>
        </w:r>
      </w:ins>
      <w:ins w:id="14" w:author="David Döbele" w:date="2025-05-13T18:17:00Z" w16du:dateUtc="2025-05-13T16:17:00Z">
        <w:r w:rsidR="003733ED">
          <w:rPr>
            <w:rFonts w:ascii="Calibri" w:hAnsi="Calibri" w:cs="Calibri"/>
            <w:sz w:val="20"/>
            <w:szCs w:val="20"/>
          </w:rPr>
          <w:t xml:space="preserve"> ich mein erstes Praktikum in der Wirtschaftsprüfung bei EY absolvieren</w:t>
        </w:r>
      </w:ins>
      <w:r w:rsidRPr="00C47CF3">
        <w:rPr>
          <w:rFonts w:ascii="Calibri" w:hAnsi="Calibri" w:cs="Calibri"/>
          <w:sz w:val="20"/>
          <w:szCs w:val="20"/>
        </w:rPr>
        <w:t xml:space="preserve"> </w:t>
      </w:r>
      <w:ins w:id="15" w:author="David Döbele" w:date="2025-05-13T18:17:00Z" w16du:dateUtc="2025-05-13T16:17:00Z">
        <w:r w:rsidR="003733ED">
          <w:rPr>
            <w:rFonts w:ascii="Calibri" w:hAnsi="Calibri" w:cs="Calibri"/>
            <w:sz w:val="20"/>
            <w:szCs w:val="20"/>
          </w:rPr>
          <w:t xml:space="preserve">und möchte die hier gewonnenen Erfahrungen in dem </w:t>
        </w:r>
      </w:ins>
      <w:ins w:id="16" w:author="David Döbele" w:date="2025-05-13T18:18:00Z" w16du:dateUtc="2025-05-13T16:18:00Z">
        <w:r w:rsidR="003733ED">
          <w:rPr>
            <w:rFonts w:ascii="Calibri" w:hAnsi="Calibri" w:cs="Calibri"/>
            <w:sz w:val="20"/>
            <w:szCs w:val="20"/>
          </w:rPr>
          <w:t>darauffolgenden</w:t>
        </w:r>
      </w:ins>
      <w:ins w:id="17" w:author="David Döbele" w:date="2025-05-13T18:17:00Z" w16du:dateUtc="2025-05-13T16:17:00Z">
        <w:r w:rsidR="003733ED">
          <w:rPr>
            <w:rFonts w:ascii="Calibri" w:hAnsi="Calibri" w:cs="Calibri"/>
            <w:sz w:val="20"/>
            <w:szCs w:val="20"/>
          </w:rPr>
          <w:t xml:space="preserve"> M&amp;A-Praktiku</w:t>
        </w:r>
      </w:ins>
      <w:ins w:id="18" w:author="David Döbele" w:date="2025-05-13T18:18:00Z" w16du:dateUtc="2025-05-13T16:18:00Z">
        <w:r w:rsidR="003733ED">
          <w:rPr>
            <w:rFonts w:ascii="Calibri" w:hAnsi="Calibri" w:cs="Calibri"/>
            <w:sz w:val="20"/>
            <w:szCs w:val="20"/>
          </w:rPr>
          <w:t xml:space="preserve">m weiter ausbauen.  </w:t>
        </w:r>
      </w:ins>
      <w:del w:id="19" w:author="David Döbele" w:date="2025-05-13T18:17:00Z" w16du:dateUtc="2025-05-13T16:17:00Z">
        <w:r w:rsidRPr="00C47CF3" w:rsidDel="003733ED">
          <w:rPr>
            <w:rFonts w:ascii="Calibri" w:hAnsi="Calibri" w:cs="Calibri"/>
            <w:sz w:val="20"/>
            <w:szCs w:val="20"/>
          </w:rPr>
          <w:delText xml:space="preserve">In meiner Freizeit spiele ich seit meiner Kindheit leidenschaftlich Fußball und konnte sowohl als Jugendspieler in verschiedenen Auswahlteams als auch als Schiedsrichter vielfältige Erfahrungen sammeln. Als Trainer der Universitätsmannschaft erlebe ich, wie eine gute Teamchemie und das Miteinander dazu beitragen können, dass ein Team über sich </w:delText>
        </w:r>
        <w:r w:rsidR="00C94092" w:rsidRPr="00C47CF3" w:rsidDel="003733ED">
          <w:rPr>
            <w:rFonts w:ascii="Calibri" w:hAnsi="Calibri" w:cs="Calibri"/>
            <w:sz w:val="20"/>
            <w:szCs w:val="20"/>
          </w:rPr>
          <w:delText>hinauswächst</w:delText>
        </w:r>
        <w:r w:rsidRPr="00C47CF3" w:rsidDel="003733ED">
          <w:rPr>
            <w:rFonts w:ascii="Calibri" w:hAnsi="Calibri" w:cs="Calibri"/>
            <w:sz w:val="20"/>
            <w:szCs w:val="20"/>
          </w:rPr>
          <w:delText xml:space="preserve">. </w:delText>
        </w:r>
      </w:del>
      <w:del w:id="20" w:author="David Döbele" w:date="2025-05-13T18:18:00Z" w16du:dateUtc="2025-05-13T16:18:00Z">
        <w:r w:rsidRPr="00C47CF3" w:rsidDel="003733ED">
          <w:rPr>
            <w:rFonts w:ascii="Calibri" w:hAnsi="Calibri" w:cs="Calibri"/>
            <w:sz w:val="20"/>
            <w:szCs w:val="20"/>
          </w:rPr>
          <w:delText>Gerne würde ich dieses Mindset nun als Praktikant in Ihr Team einbringen.</w:delText>
        </w:r>
      </w:del>
    </w:p>
    <w:p w14:paraId="140752CD" w14:textId="77777777" w:rsidR="00F87FA8" w:rsidRPr="00C47CF3" w:rsidRDefault="00F87FA8" w:rsidP="0052799E">
      <w:pPr>
        <w:jc w:val="both"/>
        <w:rPr>
          <w:rFonts w:ascii="Calibri" w:hAnsi="Calibri" w:cs="Calibri"/>
          <w:sz w:val="20"/>
          <w:szCs w:val="20"/>
        </w:rPr>
      </w:pPr>
    </w:p>
    <w:p w14:paraId="1E7061C7" w14:textId="0CC481D4" w:rsidR="005F7E9B" w:rsidRPr="00C47CF3" w:rsidRDefault="00C94092" w:rsidP="0052799E">
      <w:pPr>
        <w:jc w:val="both"/>
        <w:rPr>
          <w:color w:val="000000"/>
          <w:sz w:val="20"/>
          <w:szCs w:val="20"/>
        </w:rPr>
      </w:pPr>
      <w:r w:rsidRPr="00C47CF3">
        <w:rPr>
          <w:color w:val="000000"/>
          <w:sz w:val="20"/>
          <w:szCs w:val="20"/>
        </w:rPr>
        <w:t>Ich bin überzeugt, dass Transfer Partners für dieses Praktikum ideal ist, da Sie in einer von Zahlen getriebenen Industrie, vorrangig bei ihren M&amp;A-Beratungsprojekten im Mittelstand, immer den Unternehmer und dessen Lebenswerk-letztendlich den Menschen- in den Mittelpunkt stellen. Gerade durch meine sportlichen Erfolge konnte ich feststellen, dass die Gemeinschaft und das Miteinander, besonders in einem so herausfordernden &amp; internationalen Geschäft wie dem M&amp;A, von enormer Bedeutung sind. Ich halte es für bemerkenswert, dass Sie es den Praktikanten ermöglichen, ab Tag eins an operativ in einem jungen und dynamischen Team anpacken zu können.</w:t>
      </w:r>
      <w:r w:rsidRPr="00C47CF3">
        <w:rPr>
          <w:rStyle w:val="apple-converted-space"/>
          <w:color w:val="000000"/>
          <w:sz w:val="20"/>
          <w:szCs w:val="20"/>
        </w:rPr>
        <w:t> </w:t>
      </w:r>
      <w:r w:rsidRPr="00C47CF3">
        <w:rPr>
          <w:color w:val="000000"/>
          <w:sz w:val="20"/>
          <w:szCs w:val="20"/>
        </w:rPr>
        <w:t>Ihr forschungsbasierter Bewertungsansatz für mittelständische Unternehmen begeistert mich, da er meinen Anspruch widerspiegelt, mein</w:t>
      </w:r>
      <w:r w:rsidRPr="00C47CF3">
        <w:rPr>
          <w:rStyle w:val="apple-converted-space"/>
          <w:color w:val="000000"/>
          <w:sz w:val="20"/>
          <w:szCs w:val="20"/>
        </w:rPr>
        <w:t> </w:t>
      </w:r>
      <w:r w:rsidRPr="00C47CF3">
        <w:rPr>
          <w:color w:val="000000"/>
          <w:sz w:val="20"/>
          <w:szCs w:val="20"/>
        </w:rPr>
        <w:t>Arbeiten und Handeln</w:t>
      </w:r>
      <w:r w:rsidRPr="00C47CF3">
        <w:rPr>
          <w:rStyle w:val="apple-converted-space"/>
          <w:color w:val="000000"/>
          <w:sz w:val="20"/>
          <w:szCs w:val="20"/>
        </w:rPr>
        <w:t> </w:t>
      </w:r>
      <w:r w:rsidRPr="00C47CF3">
        <w:rPr>
          <w:color w:val="000000"/>
          <w:sz w:val="20"/>
          <w:szCs w:val="20"/>
        </w:rPr>
        <w:t>stets an den neuesten wissenschaftlichen Erkenntnissen auszurichten.</w:t>
      </w:r>
    </w:p>
    <w:p w14:paraId="036D9BE5" w14:textId="77777777" w:rsidR="00C94092" w:rsidRPr="00C47CF3" w:rsidRDefault="00C94092" w:rsidP="0052799E">
      <w:pPr>
        <w:jc w:val="both"/>
        <w:rPr>
          <w:sz w:val="20"/>
          <w:szCs w:val="20"/>
        </w:rPr>
      </w:pPr>
    </w:p>
    <w:p w14:paraId="2D2B9BBB" w14:textId="6B8E87BE" w:rsidR="00AC0A83" w:rsidRPr="00C47CF3" w:rsidRDefault="00C94092" w:rsidP="0052799E">
      <w:pPr>
        <w:jc w:val="both"/>
        <w:rPr>
          <w:rFonts w:ascii="Calibri" w:hAnsi="Calibri" w:cs="Calibri"/>
          <w:sz w:val="20"/>
          <w:szCs w:val="20"/>
        </w:rPr>
      </w:pPr>
      <w:r w:rsidRPr="00C47CF3">
        <w:rPr>
          <w:rFonts w:ascii="Calibri" w:hAnsi="Calibri" w:cs="Calibri"/>
          <w:sz w:val="20"/>
          <w:szCs w:val="20"/>
        </w:rPr>
        <w:t>Von meinem Praktikum erwarte ich, meine Lernkurve stetig zu maximieren und mich kontinuierlich weiterzuentwickeln. Dabei möchte ich meine hohe Eigenverantwortung, Zuverlässigkeit sowie meine ausgeprägten analytischen Fähigkeiten aktiv einbringen und ausbauen. Ich bin überzeugt, dass ich mit meinem Ansatz des Gebens und Nehmens sowie meiner kommunikativen, disziplinierten und reflektierten Art optimal in Ihr Team passe und eine Bereicherung für Transfer Partners darstelle. Ich freue mich darauf, Sie in einem persönlichen Gespräch von mir und meinen Fähigkeiten zu überzeugen.</w:t>
      </w:r>
    </w:p>
    <w:p w14:paraId="285DFE53" w14:textId="77777777" w:rsidR="00C94092" w:rsidRPr="00C47CF3" w:rsidRDefault="00C94092" w:rsidP="0052799E">
      <w:pPr>
        <w:jc w:val="both"/>
        <w:rPr>
          <w:rFonts w:ascii="Calibri" w:hAnsi="Calibri" w:cs="Calibri"/>
          <w:sz w:val="20"/>
          <w:szCs w:val="20"/>
        </w:rPr>
      </w:pPr>
    </w:p>
    <w:p w14:paraId="5E26FBC7" w14:textId="469442CF" w:rsidR="00C16765" w:rsidRPr="00C47CF3" w:rsidRDefault="002A6B60" w:rsidP="00C94092">
      <w:pPr>
        <w:jc w:val="both"/>
        <w:rPr>
          <w:rFonts w:ascii="Calibri" w:hAnsi="Calibri" w:cs="Calibri"/>
          <w:sz w:val="20"/>
          <w:szCs w:val="20"/>
        </w:rPr>
      </w:pPr>
      <w:r w:rsidRPr="00C47CF3">
        <w:rPr>
          <w:rFonts w:ascii="Calibri" w:hAnsi="Calibri" w:cs="Calibri"/>
          <w:sz w:val="20"/>
          <w:szCs w:val="20"/>
        </w:rPr>
        <w:t>Mit freundlichen Grüßen</w:t>
      </w:r>
    </w:p>
    <w:p w14:paraId="1895EC71" w14:textId="77777777" w:rsidR="003328F3" w:rsidRPr="005F42D1" w:rsidRDefault="003328F3" w:rsidP="00297CCF">
      <w:pPr>
        <w:jc w:val="both"/>
        <w:rPr>
          <w:rFonts w:ascii="Georgia" w:hAnsi="Georgia"/>
          <w:sz w:val="21"/>
          <w:szCs w:val="21"/>
        </w:rPr>
      </w:pPr>
    </w:p>
    <w:sectPr w:rsidR="003328F3" w:rsidRPr="005F42D1" w:rsidSect="00B7609C">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EB21A" w14:textId="77777777" w:rsidR="00B06881" w:rsidRDefault="00B06881" w:rsidP="00A156B9">
      <w:r>
        <w:separator/>
      </w:r>
    </w:p>
  </w:endnote>
  <w:endnote w:type="continuationSeparator" w:id="0">
    <w:p w14:paraId="30CA2EC0" w14:textId="77777777" w:rsidR="00B06881" w:rsidRDefault="00B06881"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91916" w14:textId="77777777" w:rsidR="00B06881" w:rsidRDefault="00B06881" w:rsidP="00A156B9">
      <w:r>
        <w:separator/>
      </w:r>
    </w:p>
  </w:footnote>
  <w:footnote w:type="continuationSeparator" w:id="0">
    <w:p w14:paraId="4BA7274B" w14:textId="77777777" w:rsidR="00B06881" w:rsidRDefault="00B06881"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50215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06786"/>
    <w:rsid w:val="00027649"/>
    <w:rsid w:val="000A0AF7"/>
    <w:rsid w:val="000C3413"/>
    <w:rsid w:val="000E5917"/>
    <w:rsid w:val="000F2F6E"/>
    <w:rsid w:val="001057F0"/>
    <w:rsid w:val="001476D4"/>
    <w:rsid w:val="0017795A"/>
    <w:rsid w:val="00185DAD"/>
    <w:rsid w:val="001B446C"/>
    <w:rsid w:val="001C3673"/>
    <w:rsid w:val="001E6FC7"/>
    <w:rsid w:val="00235669"/>
    <w:rsid w:val="00284FE4"/>
    <w:rsid w:val="00297CCF"/>
    <w:rsid w:val="002A6B60"/>
    <w:rsid w:val="002E50E2"/>
    <w:rsid w:val="003112EA"/>
    <w:rsid w:val="0032583B"/>
    <w:rsid w:val="003328F3"/>
    <w:rsid w:val="003405A7"/>
    <w:rsid w:val="003733ED"/>
    <w:rsid w:val="00376E4C"/>
    <w:rsid w:val="003B2432"/>
    <w:rsid w:val="003C0453"/>
    <w:rsid w:val="003C393A"/>
    <w:rsid w:val="003F6AC6"/>
    <w:rsid w:val="003F7403"/>
    <w:rsid w:val="00407537"/>
    <w:rsid w:val="00444DE6"/>
    <w:rsid w:val="004A6740"/>
    <w:rsid w:val="004E5B64"/>
    <w:rsid w:val="0051624B"/>
    <w:rsid w:val="0052799E"/>
    <w:rsid w:val="005567DF"/>
    <w:rsid w:val="005A7876"/>
    <w:rsid w:val="005C18A8"/>
    <w:rsid w:val="005C45BA"/>
    <w:rsid w:val="005F42D1"/>
    <w:rsid w:val="005F7E9B"/>
    <w:rsid w:val="00623FD8"/>
    <w:rsid w:val="0064311F"/>
    <w:rsid w:val="006818AA"/>
    <w:rsid w:val="006A3056"/>
    <w:rsid w:val="006C32F2"/>
    <w:rsid w:val="006C3E20"/>
    <w:rsid w:val="0070635E"/>
    <w:rsid w:val="007271B0"/>
    <w:rsid w:val="007307F4"/>
    <w:rsid w:val="00755109"/>
    <w:rsid w:val="0076389E"/>
    <w:rsid w:val="0078695D"/>
    <w:rsid w:val="007950E2"/>
    <w:rsid w:val="007C24A1"/>
    <w:rsid w:val="007E3211"/>
    <w:rsid w:val="00827236"/>
    <w:rsid w:val="00836AC0"/>
    <w:rsid w:val="00894D21"/>
    <w:rsid w:val="008C77FC"/>
    <w:rsid w:val="008D5621"/>
    <w:rsid w:val="008F7948"/>
    <w:rsid w:val="00955BE9"/>
    <w:rsid w:val="00994BEE"/>
    <w:rsid w:val="009F2E7C"/>
    <w:rsid w:val="009F47B4"/>
    <w:rsid w:val="009F50E5"/>
    <w:rsid w:val="00A156B9"/>
    <w:rsid w:val="00A23796"/>
    <w:rsid w:val="00A3280A"/>
    <w:rsid w:val="00A96895"/>
    <w:rsid w:val="00AA7FE9"/>
    <w:rsid w:val="00AC0A83"/>
    <w:rsid w:val="00AC4E2A"/>
    <w:rsid w:val="00B06881"/>
    <w:rsid w:val="00B27710"/>
    <w:rsid w:val="00B66C77"/>
    <w:rsid w:val="00B7517D"/>
    <w:rsid w:val="00B7609C"/>
    <w:rsid w:val="00B804AF"/>
    <w:rsid w:val="00B843C4"/>
    <w:rsid w:val="00B87BB7"/>
    <w:rsid w:val="00BC4291"/>
    <w:rsid w:val="00BC6398"/>
    <w:rsid w:val="00BF708A"/>
    <w:rsid w:val="00C10FCC"/>
    <w:rsid w:val="00C16765"/>
    <w:rsid w:val="00C247DD"/>
    <w:rsid w:val="00C4564A"/>
    <w:rsid w:val="00C47CF3"/>
    <w:rsid w:val="00C94092"/>
    <w:rsid w:val="00CA6FE3"/>
    <w:rsid w:val="00CC01BA"/>
    <w:rsid w:val="00D04EE9"/>
    <w:rsid w:val="00D15FA0"/>
    <w:rsid w:val="00D54045"/>
    <w:rsid w:val="00D648FF"/>
    <w:rsid w:val="00D64CB6"/>
    <w:rsid w:val="00DF2508"/>
    <w:rsid w:val="00DF7502"/>
    <w:rsid w:val="00E01186"/>
    <w:rsid w:val="00E3243A"/>
    <w:rsid w:val="00E759FB"/>
    <w:rsid w:val="00E825FF"/>
    <w:rsid w:val="00E9742D"/>
    <w:rsid w:val="00EA6931"/>
    <w:rsid w:val="00EB015F"/>
    <w:rsid w:val="00EB6E52"/>
    <w:rsid w:val="00EB7B50"/>
    <w:rsid w:val="00EE44B0"/>
    <w:rsid w:val="00F06D19"/>
    <w:rsid w:val="00F0754A"/>
    <w:rsid w:val="00F17E63"/>
    <w:rsid w:val="00F32BA5"/>
    <w:rsid w:val="00F40192"/>
    <w:rsid w:val="00F7199D"/>
    <w:rsid w:val="00F87FA8"/>
    <w:rsid w:val="00FB2B88"/>
    <w:rsid w:val="00FE3DBB"/>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styleId="berarbeitung">
    <w:name w:val="Revision"/>
    <w:hidden/>
    <w:uiPriority w:val="99"/>
    <w:semiHidden/>
    <w:rsid w:val="00297CCF"/>
  </w:style>
  <w:style w:type="character" w:customStyle="1" w:styleId="apple-converted-space">
    <w:name w:val="apple-converted-space"/>
    <w:basedOn w:val="Absatz-Standardschriftart"/>
    <w:rsid w:val="00C940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47215">
      <w:bodyDiv w:val="1"/>
      <w:marLeft w:val="0"/>
      <w:marRight w:val="0"/>
      <w:marTop w:val="0"/>
      <w:marBottom w:val="0"/>
      <w:divBdr>
        <w:top w:val="none" w:sz="0" w:space="0" w:color="auto"/>
        <w:left w:val="none" w:sz="0" w:space="0" w:color="auto"/>
        <w:bottom w:val="none" w:sz="0" w:space="0" w:color="auto"/>
        <w:right w:val="none" w:sz="0" w:space="0" w:color="auto"/>
      </w:divBdr>
    </w:div>
    <w:div w:id="629826126">
      <w:bodyDiv w:val="1"/>
      <w:marLeft w:val="0"/>
      <w:marRight w:val="0"/>
      <w:marTop w:val="0"/>
      <w:marBottom w:val="0"/>
      <w:divBdr>
        <w:top w:val="none" w:sz="0" w:space="0" w:color="auto"/>
        <w:left w:val="none" w:sz="0" w:space="0" w:color="auto"/>
        <w:bottom w:val="none" w:sz="0" w:space="0" w:color="auto"/>
        <w:right w:val="none" w:sz="0" w:space="0" w:color="auto"/>
      </w:divBdr>
    </w:div>
    <w:div w:id="1092968486">
      <w:bodyDiv w:val="1"/>
      <w:marLeft w:val="0"/>
      <w:marRight w:val="0"/>
      <w:marTop w:val="0"/>
      <w:marBottom w:val="0"/>
      <w:divBdr>
        <w:top w:val="none" w:sz="0" w:space="0" w:color="auto"/>
        <w:left w:val="none" w:sz="0" w:space="0" w:color="auto"/>
        <w:bottom w:val="none" w:sz="0" w:space="0" w:color="auto"/>
        <w:right w:val="none" w:sz="0" w:space="0" w:color="auto"/>
      </w:divBdr>
    </w:div>
    <w:div w:id="1668754133">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632</Words>
  <Characters>3983</Characters>
  <Application>Microsoft Office Word</Application>
  <DocSecurity>0</DocSecurity>
  <Lines>33</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5</cp:revision>
  <dcterms:created xsi:type="dcterms:W3CDTF">2024-12-17T22:25:00Z</dcterms:created>
  <dcterms:modified xsi:type="dcterms:W3CDTF">2025-05-13T16:23:00Z</dcterms:modified>
</cp:coreProperties>
</file>