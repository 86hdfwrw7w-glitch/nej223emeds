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87CDF"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Paul Eisen</w:t>
      </w:r>
    </w:p>
    <w:p w14:paraId="70AB5BA3"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Ludwig-Landmann-Straße 343</w:t>
      </w:r>
    </w:p>
    <w:p w14:paraId="78E77A3E" w14:textId="77777777" w:rsidR="000967C6" w:rsidRPr="00942256" w:rsidRDefault="000967C6" w:rsidP="000967C6">
      <w:pPr>
        <w:jc w:val="right"/>
        <w:rPr>
          <w:rFonts w:ascii="Arial" w:hAnsi="Arial" w:cs="Arial"/>
          <w:sz w:val="21"/>
          <w:szCs w:val="21"/>
        </w:rPr>
      </w:pPr>
      <w:r w:rsidRPr="00942256">
        <w:rPr>
          <w:rFonts w:ascii="Arial" w:hAnsi="Arial" w:cs="Arial"/>
          <w:sz w:val="21"/>
          <w:szCs w:val="21"/>
        </w:rPr>
        <w:t>60487 Frankfurt am Main</w:t>
      </w:r>
    </w:p>
    <w:p w14:paraId="63498A71" w14:textId="77777777" w:rsidR="000967C6" w:rsidRPr="00942256" w:rsidRDefault="000967C6" w:rsidP="000967C6">
      <w:pPr>
        <w:jc w:val="right"/>
        <w:rPr>
          <w:rFonts w:ascii="Arial" w:hAnsi="Arial" w:cs="Arial"/>
          <w:sz w:val="21"/>
          <w:szCs w:val="21"/>
        </w:rPr>
      </w:pPr>
      <w:r w:rsidRPr="00942256">
        <w:rPr>
          <w:rFonts w:ascii="Arial" w:hAnsi="Arial" w:cs="Arial"/>
          <w:color w:val="000000"/>
          <w:sz w:val="21"/>
          <w:szCs w:val="21"/>
        </w:rPr>
        <w:t>EisenPaul@outlook.com</w:t>
      </w:r>
    </w:p>
    <w:p w14:paraId="1750FCE0" w14:textId="77777777" w:rsidR="000967C6" w:rsidRPr="00AE26F1" w:rsidRDefault="000967C6" w:rsidP="000967C6">
      <w:pPr>
        <w:jc w:val="right"/>
        <w:rPr>
          <w:rFonts w:ascii="Arial" w:hAnsi="Arial" w:cs="Arial"/>
          <w:color w:val="000000"/>
          <w:sz w:val="21"/>
          <w:szCs w:val="21"/>
          <w:lang w:val="en-US"/>
          <w:rPrChange w:id="0" w:author="David Döbele" w:date="2023-07-04T21:04:00Z">
            <w:rPr>
              <w:rFonts w:ascii="Arial" w:hAnsi="Arial" w:cs="Arial"/>
              <w:color w:val="000000"/>
              <w:sz w:val="21"/>
              <w:szCs w:val="21"/>
            </w:rPr>
          </w:rPrChange>
        </w:rPr>
      </w:pPr>
      <w:r w:rsidRPr="00AE26F1">
        <w:rPr>
          <w:rFonts w:ascii="Arial" w:hAnsi="Arial" w:cs="Arial"/>
          <w:color w:val="000000"/>
          <w:sz w:val="21"/>
          <w:szCs w:val="21"/>
          <w:lang w:val="en-US"/>
          <w:rPrChange w:id="1" w:author="David Döbele" w:date="2023-07-04T21:04:00Z">
            <w:rPr>
              <w:rFonts w:ascii="Arial" w:hAnsi="Arial" w:cs="Arial"/>
              <w:color w:val="000000"/>
              <w:sz w:val="21"/>
              <w:szCs w:val="21"/>
            </w:rPr>
          </w:rPrChange>
        </w:rPr>
        <w:t>+49 15736754749</w:t>
      </w:r>
    </w:p>
    <w:p w14:paraId="1901DF77" w14:textId="0C5C5D13" w:rsidR="000967C6" w:rsidRPr="00AE26F1" w:rsidRDefault="00FE134B" w:rsidP="000967C6">
      <w:pPr>
        <w:rPr>
          <w:rFonts w:ascii="Arial" w:hAnsi="Arial" w:cs="Arial"/>
          <w:color w:val="000000"/>
          <w:sz w:val="21"/>
          <w:szCs w:val="21"/>
          <w:lang w:val="en-US"/>
          <w:rPrChange w:id="2" w:author="David Döbele" w:date="2023-07-04T21:04:00Z">
            <w:rPr>
              <w:rFonts w:ascii="Arial" w:hAnsi="Arial" w:cs="Arial"/>
              <w:color w:val="000000"/>
              <w:sz w:val="21"/>
              <w:szCs w:val="21"/>
            </w:rPr>
          </w:rPrChange>
        </w:rPr>
      </w:pPr>
      <w:r w:rsidRPr="00AE26F1">
        <w:rPr>
          <w:rFonts w:ascii="Arial" w:hAnsi="Arial" w:cs="Arial"/>
          <w:color w:val="000000"/>
          <w:sz w:val="21"/>
          <w:szCs w:val="21"/>
          <w:lang w:val="en-US"/>
          <w:rPrChange w:id="3" w:author="David Döbele" w:date="2023-07-04T21:04:00Z">
            <w:rPr>
              <w:rFonts w:ascii="Arial" w:hAnsi="Arial" w:cs="Arial"/>
              <w:color w:val="000000"/>
              <w:sz w:val="21"/>
              <w:szCs w:val="21"/>
            </w:rPr>
          </w:rPrChange>
        </w:rPr>
        <w:t>Houlihan Lokey</w:t>
      </w:r>
    </w:p>
    <w:p w14:paraId="77E693A5" w14:textId="5B6E5B73" w:rsidR="000967C6" w:rsidRPr="00AE26F1" w:rsidRDefault="00FE134B" w:rsidP="000967C6">
      <w:pPr>
        <w:rPr>
          <w:rFonts w:ascii="Arial" w:hAnsi="Arial" w:cs="Arial"/>
          <w:sz w:val="21"/>
          <w:szCs w:val="21"/>
          <w:lang w:val="en-US"/>
          <w:rPrChange w:id="4" w:author="David Döbele" w:date="2023-07-04T21:04:00Z">
            <w:rPr>
              <w:rFonts w:ascii="Arial" w:hAnsi="Arial" w:cs="Arial"/>
              <w:sz w:val="21"/>
              <w:szCs w:val="21"/>
            </w:rPr>
          </w:rPrChange>
        </w:rPr>
      </w:pPr>
      <w:proofErr w:type="spellStart"/>
      <w:r w:rsidRPr="00AE26F1">
        <w:rPr>
          <w:rFonts w:ascii="Arial" w:hAnsi="Arial" w:cs="Arial"/>
          <w:sz w:val="21"/>
          <w:szCs w:val="21"/>
          <w:lang w:val="en-US"/>
          <w:rPrChange w:id="5" w:author="David Döbele" w:date="2023-07-04T21:04:00Z">
            <w:rPr>
              <w:rFonts w:ascii="Arial" w:hAnsi="Arial" w:cs="Arial"/>
              <w:sz w:val="21"/>
              <w:szCs w:val="21"/>
            </w:rPr>
          </w:rPrChange>
        </w:rPr>
        <w:t>Marienturm</w:t>
      </w:r>
      <w:proofErr w:type="spellEnd"/>
      <w:r w:rsidRPr="00AE26F1">
        <w:rPr>
          <w:rFonts w:ascii="Arial" w:hAnsi="Arial" w:cs="Arial"/>
          <w:sz w:val="21"/>
          <w:szCs w:val="21"/>
          <w:lang w:val="en-US"/>
          <w:rPrChange w:id="6" w:author="David Döbele" w:date="2023-07-04T21:04:00Z">
            <w:rPr>
              <w:rFonts w:ascii="Arial" w:hAnsi="Arial" w:cs="Arial"/>
              <w:sz w:val="21"/>
              <w:szCs w:val="21"/>
            </w:rPr>
          </w:rPrChange>
        </w:rPr>
        <w:t xml:space="preserve">, </w:t>
      </w:r>
      <w:proofErr w:type="spellStart"/>
      <w:r w:rsidRPr="00AE26F1">
        <w:rPr>
          <w:rFonts w:ascii="Arial" w:hAnsi="Arial" w:cs="Arial"/>
          <w:sz w:val="21"/>
          <w:szCs w:val="21"/>
          <w:lang w:val="en-US"/>
          <w:rPrChange w:id="7" w:author="David Döbele" w:date="2023-07-04T21:04:00Z">
            <w:rPr>
              <w:rFonts w:ascii="Arial" w:hAnsi="Arial" w:cs="Arial"/>
              <w:sz w:val="21"/>
              <w:szCs w:val="21"/>
            </w:rPr>
          </w:rPrChange>
        </w:rPr>
        <w:t>Taunusanlage</w:t>
      </w:r>
      <w:proofErr w:type="spellEnd"/>
      <w:r w:rsidRPr="00AE26F1">
        <w:rPr>
          <w:rFonts w:ascii="Arial" w:hAnsi="Arial" w:cs="Arial"/>
          <w:sz w:val="21"/>
          <w:szCs w:val="21"/>
          <w:lang w:val="en-US"/>
          <w:rPrChange w:id="8" w:author="David Döbele" w:date="2023-07-04T21:04:00Z">
            <w:rPr>
              <w:rFonts w:ascii="Arial" w:hAnsi="Arial" w:cs="Arial"/>
              <w:sz w:val="21"/>
              <w:szCs w:val="21"/>
            </w:rPr>
          </w:rPrChange>
        </w:rPr>
        <w:t xml:space="preserve"> 9-10</w:t>
      </w:r>
      <w:r w:rsidR="000967C6" w:rsidRPr="00AE26F1">
        <w:rPr>
          <w:rFonts w:ascii="Arial" w:hAnsi="Arial" w:cs="Arial"/>
          <w:sz w:val="21"/>
          <w:szCs w:val="21"/>
          <w:lang w:val="en-US"/>
          <w:rPrChange w:id="9" w:author="David Döbele" w:date="2023-07-04T21:04:00Z">
            <w:rPr>
              <w:rFonts w:ascii="Arial" w:hAnsi="Arial" w:cs="Arial"/>
              <w:sz w:val="21"/>
              <w:szCs w:val="21"/>
            </w:rPr>
          </w:rPrChange>
        </w:rPr>
        <w:br/>
        <w:t>60</w:t>
      </w:r>
      <w:r w:rsidRPr="00AE26F1">
        <w:rPr>
          <w:rFonts w:ascii="Arial" w:hAnsi="Arial" w:cs="Arial"/>
          <w:sz w:val="21"/>
          <w:szCs w:val="21"/>
          <w:lang w:val="en-US"/>
          <w:rPrChange w:id="10" w:author="David Döbele" w:date="2023-07-04T21:04:00Z">
            <w:rPr>
              <w:rFonts w:ascii="Arial" w:hAnsi="Arial" w:cs="Arial"/>
              <w:sz w:val="21"/>
              <w:szCs w:val="21"/>
            </w:rPr>
          </w:rPrChange>
        </w:rPr>
        <w:t>329</w:t>
      </w:r>
      <w:r w:rsidR="000967C6" w:rsidRPr="00AE26F1">
        <w:rPr>
          <w:rFonts w:ascii="Arial" w:hAnsi="Arial" w:cs="Arial"/>
          <w:sz w:val="21"/>
          <w:szCs w:val="21"/>
          <w:lang w:val="en-US"/>
          <w:rPrChange w:id="11" w:author="David Döbele" w:date="2023-07-04T21:04:00Z">
            <w:rPr>
              <w:rFonts w:ascii="Arial" w:hAnsi="Arial" w:cs="Arial"/>
              <w:sz w:val="21"/>
              <w:szCs w:val="21"/>
            </w:rPr>
          </w:rPrChange>
        </w:rPr>
        <w:t xml:space="preserve"> Frankfurt </w:t>
      </w:r>
      <w:proofErr w:type="gramStart"/>
      <w:r w:rsidR="000967C6" w:rsidRPr="00AE26F1">
        <w:rPr>
          <w:rFonts w:ascii="Arial" w:hAnsi="Arial" w:cs="Arial"/>
          <w:sz w:val="21"/>
          <w:szCs w:val="21"/>
          <w:lang w:val="en-US"/>
          <w:rPrChange w:id="12" w:author="David Döbele" w:date="2023-07-04T21:04:00Z">
            <w:rPr>
              <w:rFonts w:ascii="Arial" w:hAnsi="Arial" w:cs="Arial"/>
              <w:sz w:val="21"/>
              <w:szCs w:val="21"/>
            </w:rPr>
          </w:rPrChange>
        </w:rPr>
        <w:t>am</w:t>
      </w:r>
      <w:proofErr w:type="gramEnd"/>
      <w:r w:rsidR="000967C6" w:rsidRPr="00AE26F1">
        <w:rPr>
          <w:rFonts w:ascii="Arial" w:hAnsi="Arial" w:cs="Arial"/>
          <w:sz w:val="21"/>
          <w:szCs w:val="21"/>
          <w:lang w:val="en-US"/>
          <w:rPrChange w:id="13" w:author="David Döbele" w:date="2023-07-04T21:04:00Z">
            <w:rPr>
              <w:rFonts w:ascii="Arial" w:hAnsi="Arial" w:cs="Arial"/>
              <w:sz w:val="21"/>
              <w:szCs w:val="21"/>
            </w:rPr>
          </w:rPrChange>
        </w:rPr>
        <w:t xml:space="preserve"> Main</w:t>
      </w:r>
    </w:p>
    <w:p w14:paraId="63BB22B7" w14:textId="3BEF2E7A" w:rsidR="000967C6" w:rsidRPr="00AE26F1" w:rsidRDefault="000967C6" w:rsidP="000967C6">
      <w:pPr>
        <w:jc w:val="right"/>
        <w:rPr>
          <w:rFonts w:ascii="Arial" w:hAnsi="Arial" w:cs="Arial"/>
          <w:sz w:val="21"/>
          <w:szCs w:val="21"/>
          <w:lang w:val="en-US"/>
          <w:rPrChange w:id="14" w:author="David Döbele" w:date="2023-07-04T21:04:00Z">
            <w:rPr>
              <w:rFonts w:ascii="Arial" w:hAnsi="Arial" w:cs="Arial"/>
              <w:sz w:val="21"/>
              <w:szCs w:val="21"/>
            </w:rPr>
          </w:rPrChange>
        </w:rPr>
      </w:pPr>
      <w:r w:rsidRPr="00AE26F1">
        <w:rPr>
          <w:rFonts w:ascii="Arial" w:hAnsi="Arial" w:cs="Arial"/>
          <w:sz w:val="21"/>
          <w:szCs w:val="21"/>
          <w:lang w:val="en-US"/>
          <w:rPrChange w:id="15" w:author="David Döbele" w:date="2023-07-04T21:04:00Z">
            <w:rPr>
              <w:rFonts w:ascii="Arial" w:hAnsi="Arial" w:cs="Arial"/>
              <w:sz w:val="21"/>
              <w:szCs w:val="21"/>
            </w:rPr>
          </w:rPrChange>
        </w:rPr>
        <w:t xml:space="preserve">Frankfurt am Main, </w:t>
      </w:r>
      <w:proofErr w:type="gramStart"/>
      <w:r w:rsidR="00FE134B" w:rsidRPr="00AE26F1">
        <w:rPr>
          <w:rFonts w:ascii="Arial" w:hAnsi="Arial" w:cs="Arial"/>
          <w:sz w:val="21"/>
          <w:szCs w:val="21"/>
          <w:lang w:val="en-US"/>
          <w:rPrChange w:id="16" w:author="David Döbele" w:date="2023-07-04T21:04:00Z">
            <w:rPr>
              <w:rFonts w:ascii="Arial" w:hAnsi="Arial" w:cs="Arial"/>
              <w:sz w:val="21"/>
              <w:szCs w:val="21"/>
            </w:rPr>
          </w:rPrChange>
        </w:rPr>
        <w:t>04</w:t>
      </w:r>
      <w:r w:rsidRPr="00AE26F1">
        <w:rPr>
          <w:rFonts w:ascii="Arial" w:hAnsi="Arial" w:cs="Arial"/>
          <w:sz w:val="21"/>
          <w:szCs w:val="21"/>
          <w:lang w:val="en-US"/>
          <w:rPrChange w:id="17" w:author="David Döbele" w:date="2023-07-04T21:04:00Z">
            <w:rPr>
              <w:rFonts w:ascii="Arial" w:hAnsi="Arial" w:cs="Arial"/>
              <w:sz w:val="21"/>
              <w:szCs w:val="21"/>
            </w:rPr>
          </w:rPrChange>
        </w:rPr>
        <w:t>.</w:t>
      </w:r>
      <w:r w:rsidR="00956B4B" w:rsidRPr="00AE26F1">
        <w:rPr>
          <w:rFonts w:ascii="Arial" w:hAnsi="Arial" w:cs="Arial"/>
          <w:sz w:val="21"/>
          <w:szCs w:val="21"/>
          <w:lang w:val="en-US"/>
          <w:rPrChange w:id="18" w:author="David Döbele" w:date="2023-07-04T21:04:00Z">
            <w:rPr>
              <w:rFonts w:ascii="Arial" w:hAnsi="Arial" w:cs="Arial"/>
              <w:sz w:val="21"/>
              <w:szCs w:val="21"/>
            </w:rPr>
          </w:rPrChange>
        </w:rPr>
        <w:t>0</w:t>
      </w:r>
      <w:r w:rsidR="00FE134B" w:rsidRPr="00AE26F1">
        <w:rPr>
          <w:rFonts w:ascii="Arial" w:hAnsi="Arial" w:cs="Arial"/>
          <w:sz w:val="21"/>
          <w:szCs w:val="21"/>
          <w:lang w:val="en-US"/>
          <w:rPrChange w:id="19" w:author="David Döbele" w:date="2023-07-04T21:04:00Z">
            <w:rPr>
              <w:rFonts w:ascii="Arial" w:hAnsi="Arial" w:cs="Arial"/>
              <w:sz w:val="21"/>
              <w:szCs w:val="21"/>
            </w:rPr>
          </w:rPrChange>
        </w:rPr>
        <w:t>7</w:t>
      </w:r>
      <w:r w:rsidRPr="00AE26F1">
        <w:rPr>
          <w:rFonts w:ascii="Arial" w:hAnsi="Arial" w:cs="Arial"/>
          <w:sz w:val="21"/>
          <w:szCs w:val="21"/>
          <w:lang w:val="en-US"/>
          <w:rPrChange w:id="20" w:author="David Döbele" w:date="2023-07-04T21:04:00Z">
            <w:rPr>
              <w:rFonts w:ascii="Arial" w:hAnsi="Arial" w:cs="Arial"/>
              <w:sz w:val="21"/>
              <w:szCs w:val="21"/>
            </w:rPr>
          </w:rPrChange>
        </w:rPr>
        <w:t>.202</w:t>
      </w:r>
      <w:r w:rsidR="00956B4B" w:rsidRPr="00AE26F1">
        <w:rPr>
          <w:rFonts w:ascii="Arial" w:hAnsi="Arial" w:cs="Arial"/>
          <w:sz w:val="21"/>
          <w:szCs w:val="21"/>
          <w:lang w:val="en-US"/>
          <w:rPrChange w:id="21" w:author="David Döbele" w:date="2023-07-04T21:04:00Z">
            <w:rPr>
              <w:rFonts w:ascii="Arial" w:hAnsi="Arial" w:cs="Arial"/>
              <w:sz w:val="21"/>
              <w:szCs w:val="21"/>
            </w:rPr>
          </w:rPrChange>
        </w:rPr>
        <w:t>3</w:t>
      </w:r>
      <w:proofErr w:type="gramEnd"/>
    </w:p>
    <w:p w14:paraId="1D2FB766" w14:textId="77777777" w:rsidR="000967C6" w:rsidRPr="00AE26F1" w:rsidRDefault="000967C6" w:rsidP="000967C6">
      <w:pPr>
        <w:jc w:val="both"/>
        <w:rPr>
          <w:rFonts w:ascii="Arial" w:hAnsi="Arial" w:cs="Arial"/>
          <w:b/>
          <w:sz w:val="21"/>
          <w:szCs w:val="21"/>
          <w:lang w:val="en-US"/>
          <w:rPrChange w:id="22" w:author="David Döbele" w:date="2023-07-04T21:04:00Z">
            <w:rPr>
              <w:rFonts w:ascii="Arial" w:hAnsi="Arial" w:cs="Arial"/>
              <w:b/>
              <w:sz w:val="21"/>
              <w:szCs w:val="21"/>
            </w:rPr>
          </w:rPrChange>
        </w:rPr>
      </w:pPr>
    </w:p>
    <w:p w14:paraId="4A9B93A1" w14:textId="32E88EF7" w:rsidR="000967C6" w:rsidRPr="00942256" w:rsidRDefault="00E20EF6" w:rsidP="000967C6">
      <w:pPr>
        <w:jc w:val="both"/>
        <w:rPr>
          <w:rFonts w:ascii="Arial" w:hAnsi="Arial" w:cs="Arial"/>
          <w:b/>
          <w:sz w:val="21"/>
          <w:szCs w:val="21"/>
          <w:lang w:val="en-US"/>
        </w:rPr>
      </w:pPr>
      <w:r w:rsidRPr="00942256">
        <w:rPr>
          <w:rFonts w:ascii="Arial" w:hAnsi="Arial" w:cs="Arial"/>
          <w:b/>
          <w:sz w:val="21"/>
          <w:szCs w:val="21"/>
          <w:lang w:val="en-US"/>
        </w:rPr>
        <w:t>Application for an internship in Mergers &amp; Acquisitions</w:t>
      </w:r>
    </w:p>
    <w:p w14:paraId="10C1EBA8" w14:textId="77777777" w:rsidR="000967C6" w:rsidRPr="00942256" w:rsidRDefault="000967C6" w:rsidP="000967C6">
      <w:pPr>
        <w:rPr>
          <w:rFonts w:ascii="Arial" w:hAnsi="Arial" w:cs="Arial"/>
          <w:sz w:val="21"/>
          <w:szCs w:val="21"/>
          <w:lang w:val="en-US"/>
        </w:rPr>
      </w:pPr>
    </w:p>
    <w:p w14:paraId="012B6313" w14:textId="1EFDE2DD" w:rsidR="000967C6" w:rsidRPr="00942256" w:rsidRDefault="000967C6" w:rsidP="000967C6">
      <w:pPr>
        <w:rPr>
          <w:rFonts w:ascii="Arial" w:hAnsi="Arial" w:cs="Arial"/>
          <w:sz w:val="21"/>
          <w:szCs w:val="21"/>
          <w:lang w:val="en-US"/>
        </w:rPr>
      </w:pPr>
      <w:r w:rsidRPr="00942256">
        <w:rPr>
          <w:rFonts w:ascii="Arial" w:hAnsi="Arial" w:cs="Arial"/>
          <w:sz w:val="21"/>
          <w:szCs w:val="21"/>
          <w:lang w:val="en-US"/>
        </w:rPr>
        <w:t>Dear Sir or Madam,</w:t>
      </w:r>
    </w:p>
    <w:p w14:paraId="78848AF1" w14:textId="77777777" w:rsidR="000967C6" w:rsidRPr="00942256" w:rsidRDefault="000967C6" w:rsidP="000967C6">
      <w:pPr>
        <w:rPr>
          <w:rFonts w:ascii="Arial" w:hAnsi="Arial" w:cs="Arial"/>
          <w:sz w:val="21"/>
          <w:szCs w:val="21"/>
          <w:lang w:val="en-US"/>
        </w:rPr>
      </w:pPr>
    </w:p>
    <w:p w14:paraId="3705239B" w14:textId="5F4C401F" w:rsidR="000967C6" w:rsidRPr="00942256" w:rsidRDefault="00882B97" w:rsidP="00F540EC">
      <w:pPr>
        <w:jc w:val="both"/>
        <w:rPr>
          <w:rFonts w:ascii="Arial" w:hAnsi="Arial" w:cs="Arial"/>
          <w:sz w:val="21"/>
          <w:szCs w:val="21"/>
          <w:lang w:val="en-US"/>
        </w:rPr>
      </w:pPr>
      <w:r w:rsidRPr="00882B97">
        <w:rPr>
          <w:rFonts w:ascii="Arial" w:hAnsi="Arial" w:cs="Arial"/>
          <w:sz w:val="21"/>
          <w:szCs w:val="21"/>
          <w:lang w:val="en-US"/>
        </w:rPr>
        <w:t xml:space="preserve">Due to my early exposure to M&amp;A, I already completed an </w:t>
      </w:r>
      <w:ins w:id="23" w:author="David Döbele" w:date="2023-07-04T21:05:00Z">
        <w:r w:rsidR="00AE26F1">
          <w:rPr>
            <w:rFonts w:ascii="Arial" w:hAnsi="Arial" w:cs="Arial"/>
            <w:sz w:val="21"/>
            <w:szCs w:val="21"/>
            <w:lang w:val="en-US"/>
          </w:rPr>
          <w:t>M&amp;A-</w:t>
        </w:r>
      </w:ins>
      <w:r w:rsidRPr="00882B97">
        <w:rPr>
          <w:rFonts w:ascii="Arial" w:hAnsi="Arial" w:cs="Arial"/>
          <w:sz w:val="21"/>
          <w:szCs w:val="21"/>
          <w:lang w:val="en-US"/>
        </w:rPr>
        <w:t xml:space="preserve">internship </w:t>
      </w:r>
      <w:ins w:id="24" w:author="David Döbele" w:date="2023-07-04T21:05:00Z">
        <w:r w:rsidR="00AE26F1">
          <w:rPr>
            <w:rFonts w:ascii="Arial" w:hAnsi="Arial" w:cs="Arial"/>
            <w:sz w:val="21"/>
            <w:szCs w:val="21"/>
            <w:lang w:val="en-US"/>
          </w:rPr>
          <w:t xml:space="preserve">at </w:t>
        </w:r>
        <w:proofErr w:type="spellStart"/>
        <w:r w:rsidR="00AE26F1">
          <w:rPr>
            <w:rFonts w:ascii="Arial" w:hAnsi="Arial" w:cs="Arial"/>
            <w:sz w:val="21"/>
            <w:szCs w:val="21"/>
            <w:lang w:val="en-US"/>
          </w:rPr>
          <w:t>cf:</w:t>
        </w:r>
      </w:ins>
      <w:ins w:id="25" w:author="David Döbele" w:date="2023-07-04T21:06:00Z">
        <w:r w:rsidR="00AE26F1">
          <w:rPr>
            <w:rFonts w:ascii="Arial" w:hAnsi="Arial" w:cs="Arial"/>
            <w:sz w:val="21"/>
            <w:szCs w:val="21"/>
            <w:lang w:val="en-US"/>
          </w:rPr>
          <w:t>m</w:t>
        </w:r>
      </w:ins>
      <w:proofErr w:type="spellEnd"/>
      <w:ins w:id="26" w:author="David Döbele" w:date="2023-07-04T21:05:00Z">
        <w:r w:rsidR="00AE26F1">
          <w:rPr>
            <w:rFonts w:ascii="Arial" w:hAnsi="Arial" w:cs="Arial"/>
            <w:sz w:val="21"/>
            <w:szCs w:val="21"/>
            <w:lang w:val="en-US"/>
          </w:rPr>
          <w:t xml:space="preserve"> </w:t>
        </w:r>
      </w:ins>
      <w:r w:rsidRPr="00882B97">
        <w:rPr>
          <w:rFonts w:ascii="Arial" w:hAnsi="Arial" w:cs="Arial"/>
          <w:sz w:val="21"/>
          <w:szCs w:val="21"/>
          <w:lang w:val="en-US"/>
        </w:rPr>
        <w:t xml:space="preserve">in my first semester and will </w:t>
      </w:r>
      <w:del w:id="27" w:author="David Döbele" w:date="2023-07-04T21:04:00Z">
        <w:r w:rsidR="00EF72A7" w:rsidDel="00AE26F1">
          <w:rPr>
            <w:rFonts w:ascii="Arial" w:hAnsi="Arial" w:cs="Arial"/>
            <w:sz w:val="21"/>
            <w:szCs w:val="21"/>
            <w:lang w:val="en-US"/>
          </w:rPr>
          <w:delText>meet</w:delText>
        </w:r>
        <w:r w:rsidRPr="00882B97" w:rsidDel="00AE26F1">
          <w:rPr>
            <w:rFonts w:ascii="Arial" w:hAnsi="Arial" w:cs="Arial"/>
            <w:sz w:val="21"/>
            <w:szCs w:val="21"/>
            <w:lang w:val="en-US"/>
          </w:rPr>
          <w:delText xml:space="preserve"> </w:delText>
        </w:r>
      </w:del>
      <w:ins w:id="28" w:author="David Döbele" w:date="2023-07-04T21:05:00Z">
        <w:r w:rsidR="00AE26F1">
          <w:rPr>
            <w:rFonts w:ascii="Arial" w:hAnsi="Arial" w:cs="Arial"/>
            <w:sz w:val="21"/>
            <w:szCs w:val="21"/>
            <w:lang w:val="en-US"/>
          </w:rPr>
          <w:t>intern with</w:t>
        </w:r>
      </w:ins>
      <w:del w:id="29" w:author="David Döbele" w:date="2023-07-04T21:05:00Z">
        <w:r w:rsidRPr="00882B97" w:rsidDel="00AE26F1">
          <w:rPr>
            <w:rFonts w:ascii="Arial" w:hAnsi="Arial" w:cs="Arial"/>
            <w:sz w:val="21"/>
            <w:szCs w:val="21"/>
            <w:lang w:val="en-US"/>
          </w:rPr>
          <w:delText>another one at</w:delText>
        </w:r>
      </w:del>
      <w:r w:rsidRPr="00882B97">
        <w:rPr>
          <w:rFonts w:ascii="Arial" w:hAnsi="Arial" w:cs="Arial"/>
          <w:sz w:val="21"/>
          <w:szCs w:val="21"/>
          <w:lang w:val="en-US"/>
        </w:rPr>
        <w:t xml:space="preserve"> Stifel Europe in M&amp;A/Restructuring starting in September. Through these experiences, I am building a strong understanding of the different </w:t>
      </w:r>
      <w:r w:rsidR="00EF72A7">
        <w:rPr>
          <w:rFonts w:ascii="Arial" w:hAnsi="Arial" w:cs="Arial"/>
          <w:sz w:val="21"/>
          <w:szCs w:val="21"/>
          <w:lang w:val="en-US"/>
        </w:rPr>
        <w:t>skills required</w:t>
      </w:r>
      <w:r w:rsidRPr="00882B97">
        <w:rPr>
          <w:rFonts w:ascii="Arial" w:hAnsi="Arial" w:cs="Arial"/>
          <w:sz w:val="21"/>
          <w:szCs w:val="21"/>
          <w:lang w:val="en-US"/>
        </w:rPr>
        <w:t xml:space="preserve"> </w:t>
      </w:r>
      <w:r w:rsidR="00EF72A7">
        <w:rPr>
          <w:rFonts w:ascii="Arial" w:hAnsi="Arial" w:cs="Arial"/>
          <w:sz w:val="21"/>
          <w:szCs w:val="21"/>
          <w:lang w:val="en-US"/>
        </w:rPr>
        <w:t>in</w:t>
      </w:r>
      <w:r w:rsidRPr="00882B97">
        <w:rPr>
          <w:rFonts w:ascii="Arial" w:hAnsi="Arial" w:cs="Arial"/>
          <w:sz w:val="21"/>
          <w:szCs w:val="21"/>
          <w:lang w:val="en-US"/>
        </w:rPr>
        <w:t xml:space="preserve"> M&amp;A and can develop optimally in a fast-paced and dynamic work environment</w:t>
      </w:r>
      <w:r w:rsidR="00646115" w:rsidRPr="00942256">
        <w:rPr>
          <w:rFonts w:ascii="Arial" w:hAnsi="Arial" w:cs="Arial"/>
          <w:sz w:val="21"/>
          <w:szCs w:val="21"/>
          <w:lang w:val="en-US"/>
        </w:rPr>
        <w:t xml:space="preserve">. Also, the steep learning curve </w:t>
      </w:r>
      <w:r w:rsidR="00EF72A7">
        <w:rPr>
          <w:rFonts w:ascii="Arial" w:hAnsi="Arial" w:cs="Arial"/>
          <w:sz w:val="21"/>
          <w:szCs w:val="21"/>
          <w:lang w:val="en-US"/>
        </w:rPr>
        <w:t>of</w:t>
      </w:r>
      <w:r w:rsidR="00646115" w:rsidRPr="00942256">
        <w:rPr>
          <w:rFonts w:ascii="Arial" w:hAnsi="Arial" w:cs="Arial"/>
          <w:sz w:val="21"/>
          <w:szCs w:val="21"/>
          <w:lang w:val="en-US"/>
        </w:rPr>
        <w:t xml:space="preserve"> working with </w:t>
      </w:r>
      <w:r w:rsidR="00EF72A7">
        <w:rPr>
          <w:rFonts w:ascii="Arial" w:hAnsi="Arial" w:cs="Arial"/>
          <w:sz w:val="21"/>
          <w:szCs w:val="21"/>
          <w:lang w:val="en-US"/>
        </w:rPr>
        <w:t>intelligent</w:t>
      </w:r>
      <w:r w:rsidR="005333FC">
        <w:rPr>
          <w:rFonts w:ascii="Arial" w:hAnsi="Arial" w:cs="Arial"/>
          <w:sz w:val="21"/>
          <w:szCs w:val="21"/>
          <w:lang w:val="en-US"/>
        </w:rPr>
        <w:t xml:space="preserve"> and </w:t>
      </w:r>
      <w:r w:rsidR="00646115" w:rsidRPr="00942256">
        <w:rPr>
          <w:rFonts w:ascii="Arial" w:hAnsi="Arial" w:cs="Arial"/>
          <w:sz w:val="21"/>
          <w:szCs w:val="21"/>
          <w:lang w:val="en-US"/>
        </w:rPr>
        <w:t>experienced</w:t>
      </w:r>
      <w:r w:rsidR="005333FC">
        <w:rPr>
          <w:rFonts w:ascii="Arial" w:hAnsi="Arial" w:cs="Arial"/>
          <w:sz w:val="21"/>
          <w:szCs w:val="21"/>
          <w:lang w:val="en-US"/>
        </w:rPr>
        <w:t xml:space="preserve"> </w:t>
      </w:r>
      <w:r w:rsidR="00646115" w:rsidRPr="00942256">
        <w:rPr>
          <w:rFonts w:ascii="Arial" w:hAnsi="Arial" w:cs="Arial"/>
          <w:sz w:val="21"/>
          <w:szCs w:val="21"/>
          <w:lang w:val="en-US"/>
        </w:rPr>
        <w:t xml:space="preserve">professionals continuously drives me. Therefore, after my second internship in M&amp;A, I want to gain more experience in an intense and challenging work environment to develop myself personally and professionally as quickly as possible. I see this opportunity at </w:t>
      </w:r>
      <w:r w:rsidR="00FE134B">
        <w:rPr>
          <w:rFonts w:ascii="Arial" w:hAnsi="Arial" w:cs="Arial"/>
          <w:sz w:val="21"/>
          <w:szCs w:val="21"/>
          <w:lang w:val="en-US"/>
        </w:rPr>
        <w:t>Houlihan Lokey</w:t>
      </w:r>
      <w:r w:rsidR="00646115" w:rsidRPr="00942256">
        <w:rPr>
          <w:rFonts w:ascii="Arial" w:hAnsi="Arial" w:cs="Arial"/>
          <w:sz w:val="21"/>
          <w:szCs w:val="21"/>
          <w:lang w:val="en-US"/>
        </w:rPr>
        <w:t>, so I would like to support your team from 01.03.2024 as part of a three-month internship.</w:t>
      </w:r>
    </w:p>
    <w:p w14:paraId="69B0FE6B" w14:textId="77777777" w:rsidR="00646115" w:rsidRPr="00942256" w:rsidRDefault="00646115" w:rsidP="00F540EC">
      <w:pPr>
        <w:jc w:val="both"/>
        <w:rPr>
          <w:rFonts w:ascii="Arial" w:hAnsi="Arial" w:cs="Arial"/>
          <w:sz w:val="21"/>
          <w:szCs w:val="21"/>
          <w:lang w:val="en-US"/>
        </w:rPr>
      </w:pPr>
    </w:p>
    <w:p w14:paraId="6C16AD35" w14:textId="0DCE2C98" w:rsidR="000967C6" w:rsidRPr="00942256" w:rsidRDefault="008B4CC6" w:rsidP="00F540EC">
      <w:pPr>
        <w:jc w:val="both"/>
        <w:rPr>
          <w:rFonts w:ascii="Arial" w:hAnsi="Arial" w:cs="Arial"/>
          <w:sz w:val="21"/>
          <w:szCs w:val="21"/>
          <w:lang w:val="en-US"/>
        </w:rPr>
      </w:pPr>
      <w:r w:rsidRPr="00942256">
        <w:rPr>
          <w:rFonts w:ascii="Arial" w:hAnsi="Arial" w:cs="Arial"/>
          <w:sz w:val="21"/>
          <w:szCs w:val="21"/>
          <w:lang w:val="en-US"/>
        </w:rPr>
        <w:t>After graduating from high school, I decided to intern in the audit department of MSW Partners because of my interest in economic matters. In this internship, I checked and documented the values in the company's balance sheet, income statement and other important key figures. This activity provided me with helpful insights into the accounting and valuation of companies even before my studies and further increased my interest.</w:t>
      </w:r>
      <w:r w:rsidR="00646115" w:rsidRPr="00942256">
        <w:rPr>
          <w:rFonts w:ascii="Arial" w:hAnsi="Arial" w:cs="Arial"/>
          <w:lang w:val="en-US"/>
        </w:rPr>
        <w:t xml:space="preserve"> </w:t>
      </w:r>
      <w:r w:rsidR="00646115" w:rsidRPr="00942256">
        <w:rPr>
          <w:rFonts w:ascii="Arial" w:hAnsi="Arial" w:cs="Arial"/>
          <w:sz w:val="21"/>
          <w:szCs w:val="21"/>
          <w:lang w:val="en-US"/>
        </w:rPr>
        <w:t>In addition, I played soccer actively in the club for ten years and thus internalized efficient and supportive communication in the team.</w:t>
      </w:r>
      <w:r w:rsidRPr="00942256">
        <w:rPr>
          <w:rFonts w:ascii="Arial" w:hAnsi="Arial" w:cs="Arial"/>
          <w:sz w:val="21"/>
          <w:szCs w:val="21"/>
          <w:lang w:val="en-US"/>
        </w:rPr>
        <w:t xml:space="preserve"> </w:t>
      </w:r>
      <w:r w:rsidR="000056FA">
        <w:rPr>
          <w:rFonts w:ascii="Arial" w:hAnsi="Arial" w:cs="Arial"/>
          <w:sz w:val="21"/>
          <w:szCs w:val="21"/>
          <w:lang w:val="en-US"/>
        </w:rPr>
        <w:t>Since</w:t>
      </w:r>
      <w:r w:rsidRPr="00942256">
        <w:rPr>
          <w:rFonts w:ascii="Arial" w:hAnsi="Arial" w:cs="Arial"/>
          <w:sz w:val="21"/>
          <w:szCs w:val="21"/>
          <w:lang w:val="en-US"/>
        </w:rPr>
        <w:t xml:space="preserve"> my first semester, I </w:t>
      </w:r>
      <w:r w:rsidR="000056FA">
        <w:rPr>
          <w:rFonts w:ascii="Arial" w:hAnsi="Arial" w:cs="Arial"/>
          <w:sz w:val="21"/>
          <w:szCs w:val="21"/>
          <w:lang w:val="en-US"/>
        </w:rPr>
        <w:t>am a</w:t>
      </w:r>
      <w:r w:rsidRPr="00942256">
        <w:rPr>
          <w:rFonts w:ascii="Arial" w:hAnsi="Arial" w:cs="Arial"/>
          <w:sz w:val="21"/>
          <w:szCs w:val="21"/>
          <w:lang w:val="en-US"/>
        </w:rPr>
        <w:t xml:space="preserve"> member of an academic stock exchange association, where I could perform initial valuations and analyses of companies and markets. In my first M&amp;A internship at </w:t>
      </w:r>
      <w:proofErr w:type="spellStart"/>
      <w:r w:rsidRPr="00942256">
        <w:rPr>
          <w:rFonts w:ascii="Arial" w:hAnsi="Arial" w:cs="Arial"/>
          <w:sz w:val="21"/>
          <w:szCs w:val="21"/>
          <w:lang w:val="en-US"/>
        </w:rPr>
        <w:t>cf:m</w:t>
      </w:r>
      <w:proofErr w:type="spellEnd"/>
      <w:r w:rsidRPr="00942256">
        <w:rPr>
          <w:rFonts w:ascii="Arial" w:hAnsi="Arial" w:cs="Arial"/>
          <w:sz w:val="21"/>
          <w:szCs w:val="21"/>
          <w:lang w:val="en-US"/>
        </w:rPr>
        <w:t>, I primarily assisted in preparing marketing materials such as pitches, information memorandums and management presentations. Furthermore, I could already perform company valuations by applying trading and transaction multiples and research on potential strategic and financial investors and different markets. Through my next internship in M&amp;A/Restructuring at Stifel Europe, I will also take my skills in modelling and marketing materials to the next level by working on complex transactions and bring these skills to you with total commitment</w:t>
      </w:r>
      <w:r w:rsidR="000967C6" w:rsidRPr="00942256">
        <w:rPr>
          <w:rFonts w:ascii="Arial" w:hAnsi="Arial" w:cs="Arial"/>
          <w:sz w:val="21"/>
          <w:szCs w:val="21"/>
          <w:lang w:val="en-US"/>
        </w:rPr>
        <w:t>.</w:t>
      </w:r>
    </w:p>
    <w:p w14:paraId="3CFFC6C9" w14:textId="76BA4FB2" w:rsidR="000967C6" w:rsidRPr="00942256" w:rsidRDefault="000967C6" w:rsidP="00F540EC">
      <w:pPr>
        <w:jc w:val="both"/>
        <w:rPr>
          <w:rFonts w:ascii="Arial" w:hAnsi="Arial" w:cs="Arial"/>
          <w:sz w:val="21"/>
          <w:szCs w:val="21"/>
          <w:lang w:val="en-US"/>
        </w:rPr>
      </w:pPr>
    </w:p>
    <w:p w14:paraId="310D2FA5" w14:textId="18D32189" w:rsidR="000967C6" w:rsidRPr="00942256" w:rsidRDefault="001910AF" w:rsidP="00F540EC">
      <w:pPr>
        <w:jc w:val="both"/>
        <w:rPr>
          <w:rFonts w:ascii="Arial" w:hAnsi="Arial" w:cs="Arial"/>
          <w:sz w:val="21"/>
          <w:szCs w:val="21"/>
          <w:lang w:val="en-US"/>
        </w:rPr>
      </w:pPr>
      <w:r w:rsidRPr="001910AF">
        <w:rPr>
          <w:rFonts w:ascii="Arial" w:hAnsi="Arial" w:cs="Arial"/>
          <w:sz w:val="21"/>
          <w:szCs w:val="21"/>
          <w:lang w:val="en-US"/>
        </w:rPr>
        <w:t xml:space="preserve">Houlihan Lokey is an exciting opportunity for this internship. With your reputation as the leading M&amp;A advisor in technology M&amp;A and leading M&amp;A advisor in transactions under 1 billion, you advise your clients with the resulting strong industry expertise. One transaction I am particularly interested in is your advice to </w:t>
      </w:r>
      <w:proofErr w:type="spellStart"/>
      <w:r w:rsidRPr="001910AF">
        <w:rPr>
          <w:rFonts w:ascii="Arial" w:hAnsi="Arial" w:cs="Arial"/>
          <w:sz w:val="21"/>
          <w:szCs w:val="21"/>
          <w:lang w:val="en-US"/>
        </w:rPr>
        <w:t>Onventis</w:t>
      </w:r>
      <w:proofErr w:type="spellEnd"/>
      <w:r w:rsidRPr="001910AF">
        <w:rPr>
          <w:rFonts w:ascii="Arial" w:hAnsi="Arial" w:cs="Arial"/>
          <w:sz w:val="21"/>
          <w:szCs w:val="21"/>
          <w:lang w:val="en-US"/>
        </w:rPr>
        <w:t xml:space="preserve">, a cloud pioneer in the digital transformation of procurement and finance processes, on its sale to </w:t>
      </w:r>
      <w:proofErr w:type="spellStart"/>
      <w:r w:rsidRPr="001910AF">
        <w:rPr>
          <w:rFonts w:ascii="Arial" w:hAnsi="Arial" w:cs="Arial"/>
          <w:sz w:val="21"/>
          <w:szCs w:val="21"/>
          <w:lang w:val="en-US"/>
        </w:rPr>
        <w:t>Keensight</w:t>
      </w:r>
      <w:proofErr w:type="spellEnd"/>
      <w:r w:rsidRPr="001910AF">
        <w:rPr>
          <w:rFonts w:ascii="Arial" w:hAnsi="Arial" w:cs="Arial"/>
          <w:sz w:val="21"/>
          <w:szCs w:val="21"/>
          <w:lang w:val="en-US"/>
        </w:rPr>
        <w:t xml:space="preserve"> Capital. In particular, the expected significant growth of retail and e-commerce is driving the procurement and spend management software market, which will benefit companies like </w:t>
      </w:r>
      <w:proofErr w:type="spellStart"/>
      <w:r w:rsidRPr="001910AF">
        <w:rPr>
          <w:rFonts w:ascii="Arial" w:hAnsi="Arial" w:cs="Arial"/>
          <w:sz w:val="21"/>
          <w:szCs w:val="21"/>
          <w:lang w:val="en-US"/>
        </w:rPr>
        <w:t>Onventis</w:t>
      </w:r>
      <w:proofErr w:type="spellEnd"/>
      <w:r w:rsidRPr="001910AF">
        <w:rPr>
          <w:rFonts w:ascii="Arial" w:hAnsi="Arial" w:cs="Arial"/>
          <w:sz w:val="21"/>
          <w:szCs w:val="21"/>
          <w:lang w:val="en-US"/>
        </w:rPr>
        <w:t>, making them exciting targets for investors. In addition, this deal has allowed you to build your track record in this area further and strengthen your expertise.</w:t>
      </w:r>
    </w:p>
    <w:p w14:paraId="61E99BEA" w14:textId="77777777" w:rsidR="000967C6" w:rsidRPr="00942256" w:rsidRDefault="000967C6" w:rsidP="00F540EC">
      <w:pPr>
        <w:jc w:val="both"/>
        <w:rPr>
          <w:rFonts w:ascii="Arial" w:hAnsi="Arial" w:cs="Arial"/>
          <w:sz w:val="21"/>
          <w:szCs w:val="21"/>
          <w:lang w:val="en-US"/>
        </w:rPr>
      </w:pPr>
    </w:p>
    <w:p w14:paraId="17C02DC3" w14:textId="7F1658BC" w:rsidR="000967C6" w:rsidRPr="00942256" w:rsidRDefault="00574B7F" w:rsidP="00F540EC">
      <w:pPr>
        <w:jc w:val="both"/>
        <w:rPr>
          <w:rFonts w:ascii="Arial" w:hAnsi="Arial" w:cs="Arial"/>
          <w:sz w:val="21"/>
          <w:szCs w:val="21"/>
          <w:lang w:val="en-US"/>
        </w:rPr>
      </w:pPr>
      <w:r w:rsidRPr="00942256">
        <w:rPr>
          <w:rFonts w:ascii="Arial" w:hAnsi="Arial" w:cs="Arial"/>
          <w:sz w:val="21"/>
          <w:szCs w:val="21"/>
          <w:lang w:val="en-US"/>
        </w:rPr>
        <w:t xml:space="preserve">The internship in Mergers &amp; Acquisitions will provide me with a steep learning curve and the opportunity to use and expand my previous experience and knowledge in a way that will add value. I will be an enrichment for </w:t>
      </w:r>
      <w:r w:rsidR="00FE134B">
        <w:rPr>
          <w:rFonts w:ascii="Arial" w:hAnsi="Arial" w:cs="Arial"/>
          <w:sz w:val="21"/>
          <w:szCs w:val="21"/>
          <w:lang w:val="en-US"/>
        </w:rPr>
        <w:t>Houlihan Lokey</w:t>
      </w:r>
      <w:r w:rsidRPr="00942256">
        <w:rPr>
          <w:rFonts w:ascii="Arial" w:hAnsi="Arial" w:cs="Arial"/>
          <w:sz w:val="21"/>
          <w:szCs w:val="21"/>
          <w:lang w:val="en-US"/>
        </w:rPr>
        <w:t xml:space="preserve"> due to my high motivation, experience working under pressure, and distinct ability to work in a team. Therefore, I would be delighted to convince you of my competencies and myself.</w:t>
      </w:r>
    </w:p>
    <w:p w14:paraId="3E6C4E90" w14:textId="77777777" w:rsidR="00574B7F" w:rsidRPr="00942256" w:rsidRDefault="00574B7F" w:rsidP="00F540EC">
      <w:pPr>
        <w:jc w:val="both"/>
        <w:rPr>
          <w:rFonts w:ascii="Arial" w:hAnsi="Arial" w:cs="Arial"/>
          <w:sz w:val="21"/>
          <w:szCs w:val="21"/>
          <w:lang w:val="en-US"/>
        </w:rPr>
      </w:pPr>
    </w:p>
    <w:p w14:paraId="6BC80F89" w14:textId="732216C5" w:rsidR="00D41014" w:rsidRPr="00942256" w:rsidRDefault="000967C6" w:rsidP="00F540EC">
      <w:pPr>
        <w:jc w:val="both"/>
        <w:rPr>
          <w:rFonts w:ascii="Arial" w:hAnsi="Arial" w:cs="Arial"/>
          <w:sz w:val="21"/>
          <w:szCs w:val="21"/>
        </w:rPr>
      </w:pPr>
      <w:proofErr w:type="spellStart"/>
      <w:r w:rsidRPr="00942256">
        <w:rPr>
          <w:rFonts w:ascii="Arial" w:hAnsi="Arial" w:cs="Arial"/>
          <w:sz w:val="21"/>
          <w:szCs w:val="21"/>
        </w:rPr>
        <w:t>Yours</w:t>
      </w:r>
      <w:proofErr w:type="spellEnd"/>
      <w:r w:rsidRPr="00942256">
        <w:rPr>
          <w:rFonts w:ascii="Arial" w:hAnsi="Arial" w:cs="Arial"/>
          <w:sz w:val="21"/>
          <w:szCs w:val="21"/>
        </w:rPr>
        <w:t xml:space="preserve"> </w:t>
      </w:r>
      <w:proofErr w:type="spellStart"/>
      <w:r w:rsidRPr="00942256">
        <w:rPr>
          <w:rFonts w:ascii="Arial" w:hAnsi="Arial" w:cs="Arial"/>
          <w:sz w:val="21"/>
          <w:szCs w:val="21"/>
        </w:rPr>
        <w:t>sincerely</w:t>
      </w:r>
      <w:proofErr w:type="spellEnd"/>
    </w:p>
    <w:p w14:paraId="37C29A1F" w14:textId="692A8949" w:rsidR="00574B7F" w:rsidRPr="00942256" w:rsidRDefault="00574B7F" w:rsidP="00F540EC">
      <w:pPr>
        <w:jc w:val="both"/>
        <w:rPr>
          <w:rFonts w:ascii="Arial" w:hAnsi="Arial" w:cs="Arial"/>
          <w:sz w:val="21"/>
          <w:szCs w:val="21"/>
        </w:rPr>
      </w:pPr>
      <w:r w:rsidRPr="00942256">
        <w:rPr>
          <w:rFonts w:ascii="Arial" w:hAnsi="Arial" w:cs="Arial"/>
          <w:noProof/>
        </w:rPr>
        <w:drawing>
          <wp:anchor distT="0" distB="0" distL="114300" distR="114300" simplePos="0" relativeHeight="251659264" behindDoc="0" locked="0" layoutInCell="1" allowOverlap="1" wp14:anchorId="6BF4A64C" wp14:editId="57B64950">
            <wp:simplePos x="0" y="0"/>
            <wp:positionH relativeFrom="column">
              <wp:posOffset>0</wp:posOffset>
            </wp:positionH>
            <wp:positionV relativeFrom="paragraph">
              <wp:posOffset>59667</wp:posOffset>
            </wp:positionV>
            <wp:extent cx="973666" cy="326117"/>
            <wp:effectExtent l="0" t="0" r="0" b="0"/>
            <wp:wrapNone/>
            <wp:docPr id="1" name="Grafik 1" descr="Ein Bild, das Handschrift, Kalligrafie, Schrift, Tin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Handschrift, Kalligrafie, Schrift, Tinte enthält.&#10;&#10;Automatisch generierte Beschreibu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73666" cy="3261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078FA" w14:textId="5913D6F6" w:rsidR="000967C6" w:rsidRPr="00942256" w:rsidRDefault="000967C6" w:rsidP="00F540EC">
      <w:pPr>
        <w:jc w:val="both"/>
        <w:rPr>
          <w:rFonts w:ascii="Arial" w:hAnsi="Arial" w:cs="Arial"/>
          <w:sz w:val="21"/>
          <w:szCs w:val="21"/>
        </w:rPr>
      </w:pPr>
      <w:r w:rsidRPr="00942256">
        <w:rPr>
          <w:rFonts w:ascii="Arial" w:hAnsi="Arial" w:cs="Arial"/>
          <w:sz w:val="21"/>
          <w:szCs w:val="21"/>
        </w:rPr>
        <w:t>Paul Eisen</w:t>
      </w:r>
    </w:p>
    <w:sectPr w:rsidR="000967C6" w:rsidRPr="009422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C6"/>
    <w:rsid w:val="000056FA"/>
    <w:rsid w:val="000967C6"/>
    <w:rsid w:val="001910AF"/>
    <w:rsid w:val="001B52B1"/>
    <w:rsid w:val="002B7811"/>
    <w:rsid w:val="005333FC"/>
    <w:rsid w:val="00574B7F"/>
    <w:rsid w:val="00646115"/>
    <w:rsid w:val="00764F5D"/>
    <w:rsid w:val="00872DED"/>
    <w:rsid w:val="00882B97"/>
    <w:rsid w:val="008B4CC6"/>
    <w:rsid w:val="00942256"/>
    <w:rsid w:val="00956B4B"/>
    <w:rsid w:val="009E528B"/>
    <w:rsid w:val="00A751D0"/>
    <w:rsid w:val="00AB3658"/>
    <w:rsid w:val="00AE26F1"/>
    <w:rsid w:val="00D41014"/>
    <w:rsid w:val="00E20EF6"/>
    <w:rsid w:val="00E33973"/>
    <w:rsid w:val="00E92D13"/>
    <w:rsid w:val="00EF72A7"/>
    <w:rsid w:val="00F540EC"/>
    <w:rsid w:val="00F920EF"/>
    <w:rsid w:val="00FE13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39C9F45"/>
  <w15:chartTrackingRefBased/>
  <w15:docId w15:val="{8F441F41-C96A-C64B-9020-9899AFEF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AE2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499</Words>
  <Characters>3145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qakt7fq1wg@goetheuniversitaet.onmicrosoft.com</dc:creator>
  <cp:keywords/>
  <dc:description/>
  <cp:lastModifiedBy>David Döbele</cp:lastModifiedBy>
  <cp:revision>5</cp:revision>
  <dcterms:created xsi:type="dcterms:W3CDTF">2023-07-03T20:13:00Z</dcterms:created>
  <dcterms:modified xsi:type="dcterms:W3CDTF">2023-07-04T19:06:00Z</dcterms:modified>
</cp:coreProperties>
</file>