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E7376" w14:textId="2D31BB24" w:rsidR="00026540" w:rsidRDefault="00026540" w:rsidP="00026540">
      <w:pPr>
        <w:rPr>
          <w:ins w:id="0" w:author="Jonas Stegh" w:date="2024-06-18T22:03:00Z" w16du:dateUtc="2024-06-18T20:03:00Z"/>
        </w:rPr>
      </w:pPr>
      <w:r>
        <w:t>Ja, sehr gerne! Ich bedanke mich schon einmal für die Einladung. Ich habe mich wirklich sehr gefreut.</w:t>
      </w:r>
    </w:p>
    <w:p w14:paraId="43764EB2" w14:textId="77777777" w:rsidR="00435F00" w:rsidRDefault="00435F00" w:rsidP="00026540">
      <w:pPr>
        <w:rPr>
          <w:ins w:id="1" w:author="Jonas Stegh" w:date="2024-06-18T22:04:00Z" w16du:dateUtc="2024-06-18T20:04:00Z"/>
        </w:rPr>
      </w:pPr>
      <w:ins w:id="2" w:author="Jonas Stegh" w:date="2024-06-18T22:04:00Z" w16du:dateUtc="2024-06-18T20:04:00Z">
        <w:r>
          <w:t xml:space="preserve">Ich habe mich schon früh für Wirtschaft interessiert… </w:t>
        </w:r>
      </w:ins>
    </w:p>
    <w:p w14:paraId="12C60440" w14:textId="1AC1E5E2" w:rsidR="00435F00" w:rsidRDefault="00435F00" w:rsidP="00026540">
      <w:pPr>
        <w:rPr>
          <w:ins w:id="3" w:author="Jonas Stegh" w:date="2024-06-18T22:04:00Z" w16du:dateUtc="2024-06-18T20:04:00Z"/>
        </w:rPr>
      </w:pPr>
      <w:ins w:id="4" w:author="Jonas Stegh" w:date="2024-06-18T22:06:00Z" w16du:dateUtc="2024-06-18T20:06:00Z">
        <w:r>
          <w:t xml:space="preserve">EINBRINGEN: </w:t>
        </w:r>
      </w:ins>
      <w:moveToRangeStart w:id="5" w:author="Jonas Stegh" w:date="2024-06-18T22:04:00Z" w:name="move169640698"/>
      <w:commentRangeStart w:id="6"/>
      <w:commentRangeStart w:id="7"/>
      <w:moveTo w:id="8" w:author="Jonas Stegh" w:date="2024-06-18T22:04:00Z" w16du:dateUtc="2024-06-18T20:04:00Z">
        <w:r>
          <w:t xml:space="preserve">Schon sehr früh kam ich durch meinen Vater und meinen Bruder mit dem Thema Aktien in Kontakt. Ich habe mich mit dem Thema jedoch nie so richtig intensiv auseinandergesetzt, aber eine gewisse Interesse war immer schon da. </w:t>
        </w:r>
        <w:commentRangeEnd w:id="6"/>
        <w:r>
          <w:rPr>
            <w:rStyle w:val="CommentReference"/>
          </w:rPr>
          <w:commentReference w:id="6"/>
        </w:r>
        <w:commentRangeEnd w:id="7"/>
        <w:r>
          <w:rPr>
            <w:rStyle w:val="CommentReference"/>
          </w:rPr>
          <w:commentReference w:id="7"/>
        </w:r>
      </w:moveTo>
      <w:moveToRangeEnd w:id="5"/>
    </w:p>
    <w:p w14:paraId="2118AF5D" w14:textId="2ADE4029" w:rsidR="00435F00" w:rsidRDefault="00435F00" w:rsidP="00026540">
      <w:ins w:id="9" w:author="Jonas Stegh" w:date="2024-06-18T22:07:00Z" w16du:dateUtc="2024-06-18T20:07:00Z">
        <w:r>
          <w:t xml:space="preserve">EINBRINGEN: </w:t>
        </w:r>
      </w:ins>
      <w:moveToRangeStart w:id="10" w:author="Jonas Stegh" w:date="2024-06-18T22:04:00Z" w:name="move169640688"/>
      <w:moveTo w:id="11" w:author="Jonas Stegh" w:date="2024-06-18T22:04:00Z" w16du:dateUtc="2024-06-18T20:04:00Z">
        <w:r>
          <w:t>Ich kann mich noch erinnern, dass ich in der 3. Klasse dann einen Demo-Trading-Account erstellt habe, auf dem ich ohne Vorwissen einfach ein bisschen gespielt habe. Seitdem habe ich mich tiefer in das Thema eingelesen.</w:t>
        </w:r>
      </w:moveTo>
      <w:moveToRangeEnd w:id="10"/>
    </w:p>
    <w:p w14:paraId="57C78072" w14:textId="77777777" w:rsidR="00435F00" w:rsidRDefault="00435F00" w:rsidP="00026540">
      <w:pPr>
        <w:rPr>
          <w:ins w:id="12" w:author="Jonas Stegh" w:date="2024-06-18T22:05:00Z" w16du:dateUtc="2024-06-18T20:05:00Z"/>
        </w:rPr>
      </w:pPr>
      <w:ins w:id="13" w:author="Jonas Stegh" w:date="2024-06-18T22:05:00Z" w16du:dateUtc="2024-06-18T20:05:00Z">
        <w:r>
          <w:t>Zu der Zeit musst ich mich dann auch für einen Schwerpunkt entscheiden und habe mich…</w:t>
        </w:r>
      </w:ins>
      <w:r w:rsidR="00026540">
        <w:t xml:space="preserve">Aufgrund meines </w:t>
      </w:r>
      <w:commentRangeStart w:id="14"/>
      <w:r w:rsidR="00026540">
        <w:t xml:space="preserve">technischen Interesses </w:t>
      </w:r>
      <w:commentRangeEnd w:id="14"/>
      <w:r>
        <w:rPr>
          <w:rStyle w:val="CommentReference"/>
        </w:rPr>
        <w:commentReference w:id="14"/>
      </w:r>
      <w:r w:rsidR="00026540">
        <w:t xml:space="preserve">habe ich mich für eine HTL mit dem Schwerpunkt Informationstechnologie entschieden. </w:t>
      </w:r>
    </w:p>
    <w:p w14:paraId="6A84FA73" w14:textId="5F68B6BC" w:rsidR="00435F00" w:rsidRDefault="00435F00" w:rsidP="00026540">
      <w:pPr>
        <w:rPr>
          <w:ins w:id="15" w:author="Jonas Stegh" w:date="2024-06-18T22:06:00Z" w16du:dateUtc="2024-06-18T20:06:00Z"/>
        </w:rPr>
      </w:pPr>
      <w:ins w:id="16" w:author="Jonas Stegh" w:date="2024-06-18T22:06:00Z" w16du:dateUtc="2024-06-18T20:06:00Z">
        <w:r>
          <w:t>Parallel zu dieser Wahl in der Schule habe ich mich aber auch angefangen, immer mehr mit der Wirtschaft auseinandergesetzt und hätte Rückblickend vielleicht lieber den Schwerpunkt gewählt…</w:t>
        </w:r>
      </w:ins>
    </w:p>
    <w:p w14:paraId="011DC4BC" w14:textId="7D2D55F3" w:rsidR="00435F00" w:rsidRDefault="00435F00" w:rsidP="00026540">
      <w:pPr>
        <w:rPr>
          <w:ins w:id="17" w:author="Jonas Stegh" w:date="2024-06-18T22:05:00Z" w16du:dateUtc="2024-06-18T20:05:00Z"/>
        </w:rPr>
      </w:pPr>
      <w:ins w:id="18" w:author="Jonas Stegh" w:date="2024-06-18T22:06:00Z" w16du:dateUtc="2024-06-18T20:06:00Z">
        <w:r>
          <w:t xml:space="preserve">EINBRINGEN: </w:t>
        </w:r>
      </w:ins>
      <w:moveToRangeStart w:id="19" w:author="Jonas Stegh" w:date="2024-06-18T22:06:00Z" w:name="move169640805"/>
      <w:moveTo w:id="20" w:author="Jonas Stegh" w:date="2024-06-18T22:06:00Z" w16du:dateUtc="2024-06-18T20:06:00Z">
        <w:r>
          <w:t>Richtig angefangen hat es dann aber vor 3 Jahren, als ich mich das erste Mal mit dem Thema Bitcoin auseinandergesetzt habe. Ich begann aufgrund von technischer Analyse zu traden und hatte dort schon kleine Erfolge. Diese Kunst des Investierens hat mich so richtig gepackt und ich wollte darin richtig gut werden.</w:t>
        </w:r>
      </w:moveTo>
      <w:moveToRangeEnd w:id="19"/>
    </w:p>
    <w:p w14:paraId="0B2257B3" w14:textId="4C3E4353" w:rsidR="00026540" w:rsidRDefault="00026540" w:rsidP="00026540">
      <w:del w:id="21" w:author="Jonas Stegh" w:date="2024-06-18T22:07:00Z" w16du:dateUtc="2024-06-18T20:07:00Z">
        <w:r w:rsidDel="00435F00">
          <w:delText xml:space="preserve">Am Ende meiner Schulzeit habe ich dann jedoch gemerkt, dass mich das Thema Wirtschaft irgendwie </w:delText>
        </w:r>
        <w:commentRangeStart w:id="22"/>
        <w:r w:rsidDel="00435F00">
          <w:delText>mehr interessiert</w:delText>
        </w:r>
        <w:commentRangeEnd w:id="22"/>
        <w:r w:rsidR="00435F00" w:rsidDel="00435F00">
          <w:rPr>
            <w:rStyle w:val="CommentReference"/>
          </w:rPr>
          <w:commentReference w:id="22"/>
        </w:r>
      </w:del>
      <w:r>
        <w:t xml:space="preserve">. </w:t>
      </w:r>
      <w:moveFromRangeStart w:id="23" w:author="Jonas Stegh" w:date="2024-06-18T22:04:00Z" w:name="move169640698"/>
      <w:commentRangeStart w:id="24"/>
      <w:commentRangeStart w:id="25"/>
      <w:moveFrom w:id="26" w:author="Jonas Stegh" w:date="2024-06-18T22:04:00Z" w16du:dateUtc="2024-06-18T20:04:00Z">
        <w:r w:rsidDel="00435F00">
          <w:t xml:space="preserve">Schon sehr früh kam ich durch meinen Vater und meinen Bruder mit dem Thema Aktien in Kontakt. Ich habe mich mit dem Thema jedoch nie so richtig intensiv auseinandergesetzt, aber eine gewisse Interesse war immer schon da. </w:t>
        </w:r>
        <w:commentRangeEnd w:id="24"/>
        <w:r w:rsidR="00435F00" w:rsidDel="00435F00">
          <w:rPr>
            <w:rStyle w:val="CommentReference"/>
          </w:rPr>
          <w:commentReference w:id="24"/>
        </w:r>
        <w:commentRangeEnd w:id="25"/>
        <w:r w:rsidR="00435F00" w:rsidDel="00435F00">
          <w:rPr>
            <w:rStyle w:val="CommentReference"/>
          </w:rPr>
          <w:commentReference w:id="25"/>
        </w:r>
      </w:moveFrom>
      <w:moveFromRangeEnd w:id="23"/>
    </w:p>
    <w:p w14:paraId="57889194" w14:textId="29BCFEEA" w:rsidR="00026540" w:rsidRDefault="00026540" w:rsidP="00026540">
      <w:moveFromRangeStart w:id="27" w:author="Jonas Stegh" w:date="2024-06-18T22:04:00Z" w:name="move169640688"/>
      <w:moveFrom w:id="28" w:author="Jonas Stegh" w:date="2024-06-18T22:04:00Z" w16du:dateUtc="2024-06-18T20:04:00Z">
        <w:r w:rsidDel="00435F00">
          <w:t xml:space="preserve">Ich kann mich noch erinnern, dass ich in der 3. Klasse dann einen Demo-Trading-Account erstellt habe, auf dem ich ohne Vorwissen einfach ein bisschen gespielt habe. Seitdem habe ich mich tiefer in das Thema eingelesen. </w:t>
        </w:r>
      </w:moveFrom>
      <w:moveFromRangeStart w:id="29" w:author="Jonas Stegh" w:date="2024-06-18T22:06:00Z" w:name="move169640805"/>
      <w:moveFromRangeEnd w:id="27"/>
      <w:moveFrom w:id="30" w:author="Jonas Stegh" w:date="2024-06-18T22:06:00Z" w16du:dateUtc="2024-06-18T20:06:00Z">
        <w:r w:rsidDel="00435F00">
          <w:t>Richtig angefangen hat es dann aber vor 3 Jahren, als ich mich das erste Mal mit dem Thema Bitcoin auseinandergesetzt habe. Ich begann aufgrund von technischer Analyse zu traden und hatte dort schon kleine Erfolge. Diese Kunst des Investierens hat mich so richtig gepackt und ich wollte darin richtig gut werden.</w:t>
        </w:r>
      </w:moveFrom>
      <w:moveFromRangeEnd w:id="29"/>
    </w:p>
    <w:p w14:paraId="671FE51D" w14:textId="7E6148C5" w:rsidR="00026540" w:rsidRDefault="00026540" w:rsidP="00026540">
      <w:pPr>
        <w:rPr>
          <w:ins w:id="31" w:author="Jonas Stegh" w:date="2024-06-18T22:08:00Z" w16du:dateUtc="2024-06-18T20:08:00Z"/>
        </w:rPr>
      </w:pPr>
      <w:r>
        <w:t xml:space="preserve">Ich habe </w:t>
      </w:r>
      <w:ins w:id="32" w:author="Jonas Stegh" w:date="2024-06-18T22:07:00Z" w16du:dateUtc="2024-06-18T20:07:00Z">
        <w:r w:rsidR="00435F00">
          <w:t xml:space="preserve">mit etwas Zeit </w:t>
        </w:r>
      </w:ins>
      <w:r>
        <w:t xml:space="preserve">dann auch gemerkt, dass dieses kurzfristige Handeln zwar sehr spannend sein kann, aber so richtig überzeugt hat es mich nicht. Deshalb habe ich mich immer mehr mit dem Thema Makro-Investing auseinandergesetzt und im Laufe der Zeit meinen eigenen </w:t>
      </w:r>
      <w:commentRangeStart w:id="33"/>
      <w:r>
        <w:t xml:space="preserve">Prozess </w:t>
      </w:r>
      <w:r w:rsidR="00CE67D7">
        <w:t xml:space="preserve">Top Down Prozess </w:t>
      </w:r>
      <w:commentRangeEnd w:id="33"/>
      <w:r w:rsidR="00435F00">
        <w:rPr>
          <w:rStyle w:val="CommentReference"/>
        </w:rPr>
        <w:commentReference w:id="33"/>
      </w:r>
      <w:r>
        <w:t>entwickelt.</w:t>
      </w:r>
    </w:p>
    <w:p w14:paraId="365A6B5D" w14:textId="78DF0EF0" w:rsidR="00435F00" w:rsidRDefault="00435F00" w:rsidP="00026540">
      <w:pPr>
        <w:rPr>
          <w:ins w:id="34" w:author="Jonas Stegh" w:date="2024-06-18T22:08:00Z" w16du:dateUtc="2024-06-18T20:08:00Z"/>
        </w:rPr>
      </w:pPr>
      <w:ins w:id="35" w:author="Jonas Stegh" w:date="2024-06-18T22:08:00Z" w16du:dateUtc="2024-06-18T20:08:00Z">
        <w:r>
          <w:t>Studiumsentscheidung begründen…</w:t>
        </w:r>
      </w:ins>
    </w:p>
    <w:p w14:paraId="2B0153C5" w14:textId="4A23BE7A" w:rsidR="00435F00" w:rsidRDefault="00435F00" w:rsidP="00026540">
      <w:pPr>
        <w:rPr>
          <w:ins w:id="36" w:author="Jonas Stegh" w:date="2024-06-18T22:08:00Z" w16du:dateUtc="2024-06-18T20:08:00Z"/>
        </w:rPr>
      </w:pPr>
      <w:ins w:id="37" w:author="Jonas Stegh" w:date="2024-06-18T22:08:00Z" w16du:dateUtc="2024-06-18T20:08:00Z">
        <w:r>
          <w:t>Ersten Job…</w:t>
        </w:r>
      </w:ins>
    </w:p>
    <w:p w14:paraId="7F19EF19" w14:textId="6C02CC32" w:rsidR="00435F00" w:rsidRDefault="00435F00" w:rsidP="00435F00">
      <w:pPr>
        <w:rPr>
          <w:moveTo w:id="38" w:author="Jonas Stegh" w:date="2024-06-18T22:08:00Z" w16du:dateUtc="2024-06-18T20:08:00Z"/>
        </w:rPr>
      </w:pPr>
      <w:moveToRangeStart w:id="39" w:author="Jonas Stegh" w:date="2024-06-18T22:08:00Z" w:name="move169640930"/>
      <w:moveTo w:id="40" w:author="Jonas Stegh" w:date="2024-06-18T22:08:00Z" w16du:dateUtc="2024-06-18T20:08:00Z">
        <w:del w:id="41" w:author="Jonas Stegh" w:date="2024-06-18T22:08:00Z" w16du:dateUtc="2024-06-18T20:08:00Z">
          <w:r w:rsidDel="00435F00">
            <w:delText xml:space="preserve">Auch wenn der Job mir nicht immer Spaß gemacht hat, </w:delText>
          </w:r>
        </w:del>
        <w:r>
          <w:t>glaube ich dennoch, dass er mir geholfen hat, genau zu arbeiten. Da ich für über 70.000 Kunden zuständig bin und Kapitalmaßnahmen abwickle und ausschreibe, ist es natürlich wichtig, nichts zu übersehen und alles zeitgerecht zu bearbeiten. Ich habe auf jeden Fall gelernt, selbstständig zu arbeiten. Die letzten 9 Monate haben mich auch effizienter gemacht und mir viele Soft Skills beigebracht.</w:t>
        </w:r>
      </w:moveTo>
    </w:p>
    <w:moveToRangeEnd w:id="39"/>
    <w:p w14:paraId="1D49BDAB" w14:textId="77777777" w:rsidR="00435F00" w:rsidRDefault="00435F00" w:rsidP="00026540"/>
    <w:p w14:paraId="4DA58863" w14:textId="2011D7EB" w:rsidR="00026540" w:rsidDel="00435F00" w:rsidRDefault="00026540" w:rsidP="00026540">
      <w:pPr>
        <w:rPr>
          <w:del w:id="42" w:author="Jonas Stegh" w:date="2024-06-18T22:07:00Z" w16du:dateUtc="2024-06-18T20:07:00Z"/>
        </w:rPr>
      </w:pPr>
      <w:del w:id="43" w:author="Jonas Stegh" w:date="2024-06-18T22:07:00Z" w16du:dateUtc="2024-06-18T20:07:00Z">
        <w:r w:rsidDel="00435F00">
          <w:lastRenderedPageBreak/>
          <w:delText xml:space="preserve">Aufgrund meines Studiums an der FH Joanneum und meiner Vollzeitanstellung habe ich leider weniger Zeit für meine große Leidenschaft, als ich gerne dafür hätte. Da ich auch sehr gerne Sport betreibe – ich gehe 2-3 Mal die Woche laufen und mache 3 Mal die Woche Kraftsport – bleibt mir dafür einfach wenig Zeit. Deshalb habe ich mich entschieden, meinen Job zu kündigen und bin noch bis Ende dieses Monats dort angestellt. </w:delText>
        </w:r>
        <w:r w:rsidR="00CE67D7" w:rsidDel="00435F00">
          <w:delText>Deshalb würde es mich extrem ansprechen euch im Sommer zu untersützen.</w:delText>
        </w:r>
      </w:del>
    </w:p>
    <w:p w14:paraId="626E2BA8" w14:textId="77777777" w:rsidR="00026540" w:rsidRDefault="00026540" w:rsidP="00026540"/>
    <w:p w14:paraId="378DC93D" w14:textId="33A4E8AD" w:rsidR="00026540" w:rsidDel="00435F00" w:rsidRDefault="00026540" w:rsidP="00026540">
      <w:pPr>
        <w:rPr>
          <w:moveFrom w:id="44" w:author="Jonas Stegh" w:date="2024-06-18T22:08:00Z" w16du:dateUtc="2024-06-18T20:08:00Z"/>
        </w:rPr>
      </w:pPr>
      <w:moveFromRangeStart w:id="45" w:author="Jonas Stegh" w:date="2024-06-18T22:08:00Z" w:name="move169640930"/>
      <w:moveFrom w:id="46" w:author="Jonas Stegh" w:date="2024-06-18T22:08:00Z" w16du:dateUtc="2024-06-18T20:08:00Z">
        <w:r w:rsidDel="00435F00">
          <w:t>Auch wenn der Job mir nicht immer Spaß gemacht hat, glaube ich dennoch, dass er mir geholfen hat, genau zu arbeiten. Da ich für über 70.000 Kunden zuständig bin und Kapitalmaßnahmen abwickle und ausschreibe, ist es natürlich wichtig, nichts zu übersehen und alles zeitgerecht zu bearbeiten. Ich habe auf jeden Fall gelernt, selbstständig zu arbeiten. Die letzten 9 Monate haben mich auch effizienter gemacht und mir viele Soft Skills beigebracht.</w:t>
        </w:r>
      </w:moveFrom>
    </w:p>
    <w:moveFromRangeEnd w:id="45"/>
    <w:p w14:paraId="556DF0A4" w14:textId="38A125E3" w:rsidR="00026540" w:rsidRDefault="00435F00" w:rsidP="00026540">
      <w:ins w:id="47" w:author="Jonas Stegh" w:date="2024-06-18T22:08:00Z" w16du:dateUtc="2024-06-18T20:08:00Z">
        <w:r>
          <w:t>Kurz nochmal die Begründung für Asset Manag</w:t>
        </w:r>
      </w:ins>
      <w:ins w:id="48" w:author="Jonas Stegh" w:date="2024-06-18T22:09:00Z" w16du:dateUtc="2024-06-18T20:09:00Z">
        <w:r>
          <w:t>ement aufgreifen und dann noch auf das spezifische Unternehmen eingehen</w:t>
        </w:r>
      </w:ins>
    </w:p>
    <w:p w14:paraId="3A3F15AD" w14:textId="75B5A85B" w:rsidR="00861D0C" w:rsidRDefault="00026540" w:rsidP="00026540">
      <w:r>
        <w:t>Um meiner Leidenschaft wieder mehr Zeit zu widmen, würde es mich sehr freuen, Sie im Sommer zu unterstützen und vieles zu lernen.</w:t>
      </w:r>
    </w:p>
    <w:sectPr w:rsidR="00861D0C" w:rsidSect="0093773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Jonas Stegh" w:date="2024-06-18T22:01:00Z" w:initials="JS">
    <w:p w14:paraId="4247123A" w14:textId="77777777" w:rsidR="00435F00" w:rsidRDefault="00435F00" w:rsidP="00435F00">
      <w:pPr>
        <w:pStyle w:val="CommentText"/>
      </w:pPr>
      <w:r>
        <w:rPr>
          <w:rStyle w:val="CommentReference"/>
        </w:rPr>
        <w:annotationRef/>
      </w:r>
      <w:r>
        <w:t>Würde ich so eher weglassen</w:t>
      </w:r>
    </w:p>
  </w:comment>
  <w:comment w:id="7" w:author="Jonas Stegh" w:date="2024-06-18T22:02:00Z" w:initials="JS">
    <w:p w14:paraId="3B931DC0" w14:textId="77777777" w:rsidR="00435F00" w:rsidRDefault="00435F00" w:rsidP="00435F00">
      <w:pPr>
        <w:pStyle w:val="CommentText"/>
      </w:pPr>
      <w:r>
        <w:rPr>
          <w:rStyle w:val="CommentReference"/>
        </w:rPr>
        <w:annotationRef/>
      </w:r>
      <w:r>
        <w:t>Bzw. ist die Storyline so noch nicht wirklich rund</w:t>
      </w:r>
    </w:p>
  </w:comment>
  <w:comment w:id="14" w:author="Jonas Stegh" w:date="2024-06-18T22:01:00Z" w:initials="JS">
    <w:p w14:paraId="407BD517" w14:textId="77777777" w:rsidR="00435F00" w:rsidRDefault="00435F00" w:rsidP="00435F00">
      <w:pPr>
        <w:pStyle w:val="CommentText"/>
      </w:pPr>
      <w:r>
        <w:rPr>
          <w:rStyle w:val="CommentReference"/>
        </w:rPr>
        <w:annotationRef/>
      </w:r>
      <w:r>
        <w:t>Am besten das auch kurz herleiten</w:t>
      </w:r>
    </w:p>
  </w:comment>
  <w:comment w:id="22" w:author="Jonas Stegh" w:date="2024-06-18T22:01:00Z" w:initials="JS">
    <w:p w14:paraId="45880C74" w14:textId="77777777" w:rsidR="00435F00" w:rsidRDefault="00435F00" w:rsidP="00435F00">
      <w:pPr>
        <w:pStyle w:val="CommentText"/>
      </w:pPr>
      <w:r>
        <w:rPr>
          <w:rStyle w:val="CommentReference"/>
        </w:rPr>
        <w:annotationRef/>
      </w:r>
      <w:r>
        <w:t>Warum?</w:t>
      </w:r>
    </w:p>
  </w:comment>
  <w:comment w:id="24" w:author="Jonas Stegh" w:date="2024-06-18T22:01:00Z" w:initials="JS">
    <w:p w14:paraId="0A12FE91" w14:textId="77777777" w:rsidR="00435F00" w:rsidRDefault="00435F00" w:rsidP="00435F00">
      <w:pPr>
        <w:pStyle w:val="CommentText"/>
      </w:pPr>
      <w:r>
        <w:rPr>
          <w:rStyle w:val="CommentReference"/>
        </w:rPr>
        <w:annotationRef/>
      </w:r>
      <w:r>
        <w:t>Würde ich so eher weglassen</w:t>
      </w:r>
    </w:p>
  </w:comment>
  <w:comment w:id="25" w:author="Jonas Stegh" w:date="2024-06-18T22:02:00Z" w:initials="JS">
    <w:p w14:paraId="46F656E8" w14:textId="77777777" w:rsidR="00435F00" w:rsidRDefault="00435F00" w:rsidP="00435F00">
      <w:pPr>
        <w:pStyle w:val="CommentText"/>
      </w:pPr>
      <w:r>
        <w:rPr>
          <w:rStyle w:val="CommentReference"/>
        </w:rPr>
        <w:annotationRef/>
      </w:r>
      <w:r>
        <w:t>Bzw. ist die Storyline so noch nicht wirklich rund</w:t>
      </w:r>
    </w:p>
  </w:comment>
  <w:comment w:id="33" w:author="Jonas Stegh" w:date="2024-06-18T22:07:00Z" w:initials="JS">
    <w:p w14:paraId="571169DF" w14:textId="77777777" w:rsidR="00435F00" w:rsidRDefault="00435F00" w:rsidP="00435F00">
      <w:pPr>
        <w:pStyle w:val="CommentText"/>
      </w:pPr>
      <w:r>
        <w:rPr>
          <w:rStyle w:val="CommentReference"/>
        </w:rPr>
        <w:annotationRef/>
      </w:r>
      <w:r>
        <w:t>Mehr drauf eingehen, Ergebnisse?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47123A" w15:done="0"/>
  <w15:commentEx w15:paraId="3B931DC0" w15:paraIdParent="4247123A" w15:done="0"/>
  <w15:commentEx w15:paraId="407BD517" w15:done="0"/>
  <w15:commentEx w15:paraId="45880C74" w15:done="0"/>
  <w15:commentEx w15:paraId="0A12FE91" w15:done="0"/>
  <w15:commentEx w15:paraId="46F656E8" w15:paraIdParent="0A12FE91" w15:done="0"/>
  <w15:commentEx w15:paraId="571169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F8EB814" w16cex:dateUtc="2024-06-18T20:01:00Z"/>
  <w16cex:commentExtensible w16cex:durableId="0D071FA9" w16cex:dateUtc="2024-06-18T20:02:00Z"/>
  <w16cex:commentExtensible w16cex:durableId="3D8DB7CB" w16cex:dateUtc="2024-06-18T20:01:00Z"/>
  <w16cex:commentExtensible w16cex:durableId="306F1A22" w16cex:dateUtc="2024-06-18T20:01:00Z"/>
  <w16cex:commentExtensible w16cex:durableId="0A831CB9" w16cex:dateUtc="2024-06-18T20:01:00Z"/>
  <w16cex:commentExtensible w16cex:durableId="34500516" w16cex:dateUtc="2024-06-18T20:02:00Z"/>
  <w16cex:commentExtensible w16cex:durableId="6143575D" w16cex:dateUtc="2024-06-18T2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47123A" w16cid:durableId="0F8EB814"/>
  <w16cid:commentId w16cid:paraId="3B931DC0" w16cid:durableId="0D071FA9"/>
  <w16cid:commentId w16cid:paraId="407BD517" w16cid:durableId="3D8DB7CB"/>
  <w16cid:commentId w16cid:paraId="45880C74" w16cid:durableId="306F1A22"/>
  <w16cid:commentId w16cid:paraId="0A12FE91" w16cid:durableId="0A831CB9"/>
  <w16cid:commentId w16cid:paraId="46F656E8" w16cid:durableId="34500516"/>
  <w16cid:commentId w16cid:paraId="571169DF" w16cid:durableId="614357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40"/>
    <w:rsid w:val="00026540"/>
    <w:rsid w:val="00235803"/>
    <w:rsid w:val="00435F00"/>
    <w:rsid w:val="007010ED"/>
    <w:rsid w:val="00861D0C"/>
    <w:rsid w:val="0093773C"/>
    <w:rsid w:val="00AC170D"/>
    <w:rsid w:val="00CE67D7"/>
    <w:rsid w:val="00D845F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0C89"/>
  <w15:chartTrackingRefBased/>
  <w15:docId w15:val="{B3392049-24CC-4D77-BC5F-0F48B9EF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540"/>
    <w:rPr>
      <w:rFonts w:eastAsiaTheme="majorEastAsia" w:cstheme="majorBidi"/>
      <w:color w:val="272727" w:themeColor="text1" w:themeTint="D8"/>
    </w:rPr>
  </w:style>
  <w:style w:type="paragraph" w:styleId="Title">
    <w:name w:val="Title"/>
    <w:basedOn w:val="Normal"/>
    <w:next w:val="Normal"/>
    <w:link w:val="TitleChar"/>
    <w:uiPriority w:val="10"/>
    <w:qFormat/>
    <w:rsid w:val="00026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540"/>
    <w:pPr>
      <w:spacing w:before="160"/>
      <w:jc w:val="center"/>
    </w:pPr>
    <w:rPr>
      <w:i/>
      <w:iCs/>
      <w:color w:val="404040" w:themeColor="text1" w:themeTint="BF"/>
    </w:rPr>
  </w:style>
  <w:style w:type="character" w:customStyle="1" w:styleId="QuoteChar">
    <w:name w:val="Quote Char"/>
    <w:basedOn w:val="DefaultParagraphFont"/>
    <w:link w:val="Quote"/>
    <w:uiPriority w:val="29"/>
    <w:rsid w:val="00026540"/>
    <w:rPr>
      <w:i/>
      <w:iCs/>
      <w:color w:val="404040" w:themeColor="text1" w:themeTint="BF"/>
    </w:rPr>
  </w:style>
  <w:style w:type="paragraph" w:styleId="ListParagraph">
    <w:name w:val="List Paragraph"/>
    <w:basedOn w:val="Normal"/>
    <w:uiPriority w:val="34"/>
    <w:qFormat/>
    <w:rsid w:val="00026540"/>
    <w:pPr>
      <w:ind w:left="720"/>
      <w:contextualSpacing/>
    </w:pPr>
  </w:style>
  <w:style w:type="character" w:styleId="IntenseEmphasis">
    <w:name w:val="Intense Emphasis"/>
    <w:basedOn w:val="DefaultParagraphFont"/>
    <w:uiPriority w:val="21"/>
    <w:qFormat/>
    <w:rsid w:val="00026540"/>
    <w:rPr>
      <w:i/>
      <w:iCs/>
      <w:color w:val="0F4761" w:themeColor="accent1" w:themeShade="BF"/>
    </w:rPr>
  </w:style>
  <w:style w:type="paragraph" w:styleId="IntenseQuote">
    <w:name w:val="Intense Quote"/>
    <w:basedOn w:val="Normal"/>
    <w:next w:val="Normal"/>
    <w:link w:val="IntenseQuoteChar"/>
    <w:uiPriority w:val="30"/>
    <w:qFormat/>
    <w:rsid w:val="0002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540"/>
    <w:rPr>
      <w:i/>
      <w:iCs/>
      <w:color w:val="0F4761" w:themeColor="accent1" w:themeShade="BF"/>
    </w:rPr>
  </w:style>
  <w:style w:type="character" w:styleId="IntenseReference">
    <w:name w:val="Intense Reference"/>
    <w:basedOn w:val="DefaultParagraphFont"/>
    <w:uiPriority w:val="32"/>
    <w:qFormat/>
    <w:rsid w:val="00026540"/>
    <w:rPr>
      <w:b/>
      <w:bCs/>
      <w:smallCaps/>
      <w:color w:val="0F4761" w:themeColor="accent1" w:themeShade="BF"/>
      <w:spacing w:val="5"/>
    </w:rPr>
  </w:style>
  <w:style w:type="character" w:styleId="CommentReference">
    <w:name w:val="annotation reference"/>
    <w:basedOn w:val="DefaultParagraphFont"/>
    <w:uiPriority w:val="99"/>
    <w:semiHidden/>
    <w:unhideWhenUsed/>
    <w:rsid w:val="00435F00"/>
    <w:rPr>
      <w:sz w:val="16"/>
      <w:szCs w:val="16"/>
    </w:rPr>
  </w:style>
  <w:style w:type="paragraph" w:styleId="CommentText">
    <w:name w:val="annotation text"/>
    <w:basedOn w:val="Normal"/>
    <w:link w:val="CommentTextChar"/>
    <w:uiPriority w:val="99"/>
    <w:unhideWhenUsed/>
    <w:rsid w:val="00435F00"/>
    <w:pPr>
      <w:spacing w:line="240" w:lineRule="auto"/>
    </w:pPr>
    <w:rPr>
      <w:sz w:val="20"/>
      <w:szCs w:val="20"/>
    </w:rPr>
  </w:style>
  <w:style w:type="character" w:customStyle="1" w:styleId="CommentTextChar">
    <w:name w:val="Comment Text Char"/>
    <w:basedOn w:val="DefaultParagraphFont"/>
    <w:link w:val="CommentText"/>
    <w:uiPriority w:val="99"/>
    <w:rsid w:val="00435F00"/>
    <w:rPr>
      <w:sz w:val="20"/>
      <w:szCs w:val="20"/>
    </w:rPr>
  </w:style>
  <w:style w:type="paragraph" w:styleId="CommentSubject">
    <w:name w:val="annotation subject"/>
    <w:basedOn w:val="CommentText"/>
    <w:next w:val="CommentText"/>
    <w:link w:val="CommentSubjectChar"/>
    <w:uiPriority w:val="99"/>
    <w:semiHidden/>
    <w:unhideWhenUsed/>
    <w:rsid w:val="00435F00"/>
    <w:rPr>
      <w:b/>
      <w:bCs/>
    </w:rPr>
  </w:style>
  <w:style w:type="character" w:customStyle="1" w:styleId="CommentSubjectChar">
    <w:name w:val="Comment Subject Char"/>
    <w:basedOn w:val="CommentTextChar"/>
    <w:link w:val="CommentSubject"/>
    <w:uiPriority w:val="99"/>
    <w:semiHidden/>
    <w:rsid w:val="00435F00"/>
    <w:rPr>
      <w:b/>
      <w:bCs/>
      <w:sz w:val="20"/>
      <w:szCs w:val="20"/>
    </w:rPr>
  </w:style>
  <w:style w:type="paragraph" w:styleId="Revision">
    <w:name w:val="Revision"/>
    <w:hidden/>
    <w:uiPriority w:val="99"/>
    <w:semiHidden/>
    <w:rsid w:val="00435F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3629</Characters>
  <Application>Microsoft Office Word</Application>
  <DocSecurity>0</DocSecurity>
  <Lines>30</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Gissing</dc:creator>
  <cp:keywords/>
  <dc:description/>
  <cp:lastModifiedBy>Jonas Stegh</cp:lastModifiedBy>
  <cp:revision>3</cp:revision>
  <dcterms:created xsi:type="dcterms:W3CDTF">2024-06-17T21:07:00Z</dcterms:created>
  <dcterms:modified xsi:type="dcterms:W3CDTF">2024-06-18T20:09:00Z</dcterms:modified>
</cp:coreProperties>
</file>