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58F6D" w14:textId="62D190C0" w:rsidR="00EE44B0" w:rsidRPr="00025138" w:rsidRDefault="00705212" w:rsidP="00A156B9">
      <w:pPr>
        <w:jc w:val="right"/>
        <w:rPr>
          <w:rFonts w:ascii="Georgia" w:hAnsi="Georgia"/>
          <w:sz w:val="19"/>
          <w:szCs w:val="19"/>
        </w:rPr>
      </w:pPr>
      <w:bookmarkStart w:id="0" w:name="_Hlk135041108"/>
      <w:bookmarkEnd w:id="0"/>
      <w:r w:rsidRPr="00025138">
        <w:rPr>
          <w:rFonts w:ascii="Georgia" w:hAnsi="Georgia"/>
          <w:sz w:val="19"/>
          <w:szCs w:val="19"/>
        </w:rPr>
        <w:t>David Hornich</w:t>
      </w:r>
    </w:p>
    <w:p w14:paraId="494C231C" w14:textId="220BC0EA" w:rsidR="004A6740" w:rsidRPr="00025138" w:rsidRDefault="00705212" w:rsidP="00A156B9">
      <w:pPr>
        <w:jc w:val="right"/>
        <w:rPr>
          <w:rFonts w:ascii="Georgia" w:hAnsi="Georgia"/>
          <w:sz w:val="19"/>
          <w:szCs w:val="19"/>
        </w:rPr>
      </w:pPr>
      <w:proofErr w:type="spellStart"/>
      <w:r w:rsidRPr="00025138">
        <w:rPr>
          <w:rFonts w:ascii="Georgia" w:hAnsi="Georgia"/>
          <w:sz w:val="19"/>
          <w:szCs w:val="19"/>
        </w:rPr>
        <w:t>Nokkstraße</w:t>
      </w:r>
      <w:proofErr w:type="spellEnd"/>
      <w:r w:rsidRPr="00025138">
        <w:rPr>
          <w:rFonts w:ascii="Georgia" w:hAnsi="Georgia"/>
          <w:sz w:val="19"/>
          <w:szCs w:val="19"/>
        </w:rPr>
        <w:t xml:space="preserve"> 22</w:t>
      </w:r>
      <w:r w:rsidR="00A05D58" w:rsidRPr="00025138">
        <w:rPr>
          <w:rFonts w:ascii="Georgia" w:hAnsi="Georgia"/>
          <w:sz w:val="19"/>
          <w:szCs w:val="19"/>
        </w:rPr>
        <w:t xml:space="preserve"> </w:t>
      </w:r>
    </w:p>
    <w:p w14:paraId="08EBD333" w14:textId="2C781872" w:rsidR="001E6FC7" w:rsidRPr="00025138" w:rsidRDefault="00705212" w:rsidP="00A156B9">
      <w:pPr>
        <w:jc w:val="right"/>
        <w:rPr>
          <w:rFonts w:ascii="Georgia" w:hAnsi="Georgia"/>
          <w:sz w:val="19"/>
          <w:szCs w:val="19"/>
        </w:rPr>
      </w:pPr>
      <w:r w:rsidRPr="00025138">
        <w:rPr>
          <w:rFonts w:ascii="Georgia" w:hAnsi="Georgia"/>
          <w:sz w:val="19"/>
          <w:szCs w:val="19"/>
        </w:rPr>
        <w:t>76137 Karlsruhe</w:t>
      </w:r>
    </w:p>
    <w:p w14:paraId="5A11FFD3" w14:textId="1A551A51" w:rsidR="001E6FC7" w:rsidRPr="00025138" w:rsidRDefault="001E6FC7" w:rsidP="00A156B9">
      <w:pPr>
        <w:jc w:val="right"/>
        <w:rPr>
          <w:rFonts w:ascii="Georgia" w:hAnsi="Georgia"/>
          <w:sz w:val="19"/>
          <w:szCs w:val="19"/>
        </w:rPr>
      </w:pPr>
      <w:r w:rsidRPr="00025138">
        <w:rPr>
          <w:rFonts w:ascii="Georgia" w:hAnsi="Georgia"/>
          <w:sz w:val="19"/>
          <w:szCs w:val="19"/>
        </w:rPr>
        <w:t xml:space="preserve"> </w:t>
      </w:r>
      <w:r w:rsidR="00705212" w:rsidRPr="00025138">
        <w:rPr>
          <w:rFonts w:ascii="Georgia" w:hAnsi="Georgia"/>
          <w:sz w:val="19"/>
          <w:szCs w:val="19"/>
        </w:rPr>
        <w:t>David.Hornich@gmx.de</w:t>
      </w:r>
    </w:p>
    <w:p w14:paraId="669E16C0" w14:textId="02AA4928" w:rsidR="00CC06ED" w:rsidRPr="00025138" w:rsidRDefault="007072F3" w:rsidP="00CC06ED">
      <w:pPr>
        <w:jc w:val="right"/>
        <w:rPr>
          <w:rFonts w:ascii="Georgia" w:hAnsi="Georgia"/>
          <w:sz w:val="19"/>
          <w:szCs w:val="19"/>
        </w:rPr>
      </w:pPr>
      <w:r w:rsidRPr="00025138">
        <w:rPr>
          <w:rFonts w:ascii="Georgia" w:hAnsi="Georgia"/>
          <w:sz w:val="19"/>
          <w:szCs w:val="19"/>
        </w:rPr>
        <w:t>+49 160 4186238</w:t>
      </w:r>
    </w:p>
    <w:p w14:paraId="282F010B" w14:textId="60A1B3F9" w:rsidR="001E6FC7" w:rsidRPr="00025138" w:rsidRDefault="00F322CB">
      <w:pPr>
        <w:rPr>
          <w:rFonts w:ascii="Georgia" w:hAnsi="Georgia" w:cs="Arial"/>
          <w:color w:val="000000"/>
          <w:sz w:val="19"/>
          <w:szCs w:val="19"/>
          <w:shd w:val="clear" w:color="auto" w:fill="FFFFFF"/>
        </w:rPr>
      </w:pPr>
      <w:r w:rsidRPr="00025138">
        <w:rPr>
          <w:rFonts w:ascii="Georgia" w:hAnsi="Georgia" w:cs="Arial"/>
          <w:color w:val="000000"/>
          <w:sz w:val="19"/>
          <w:szCs w:val="19"/>
          <w:shd w:val="clear" w:color="auto" w:fill="FFFFFF"/>
        </w:rPr>
        <w:t>XXX</w:t>
      </w:r>
      <w:r w:rsidR="00713EE7" w:rsidRPr="00025138">
        <w:rPr>
          <w:rFonts w:ascii="Georgia" w:hAnsi="Georgia" w:cs="Arial"/>
          <w:color w:val="000000"/>
          <w:sz w:val="19"/>
          <w:szCs w:val="19"/>
          <w:shd w:val="clear" w:color="auto" w:fill="FFFFFF"/>
        </w:rPr>
        <w:t xml:space="preserve"> </w:t>
      </w:r>
    </w:p>
    <w:p w14:paraId="46CEB28A" w14:textId="7828C393" w:rsidR="00713EE7" w:rsidRPr="00025138" w:rsidRDefault="00F322CB">
      <w:pPr>
        <w:rPr>
          <w:rFonts w:ascii="Georgia" w:hAnsi="Georgia" w:cs="Arial"/>
          <w:color w:val="000000"/>
          <w:sz w:val="19"/>
          <w:szCs w:val="19"/>
          <w:shd w:val="clear" w:color="auto" w:fill="FFFFFF"/>
        </w:rPr>
      </w:pPr>
      <w:r w:rsidRPr="00025138">
        <w:rPr>
          <w:rFonts w:ascii="Georgia" w:hAnsi="Georgia" w:cs="Arial"/>
          <w:color w:val="000000"/>
          <w:sz w:val="19"/>
          <w:szCs w:val="19"/>
          <w:shd w:val="clear" w:color="auto" w:fill="FFFFFF"/>
        </w:rPr>
        <w:t>xxx</w:t>
      </w:r>
    </w:p>
    <w:p w14:paraId="44CD2130" w14:textId="6328AE95" w:rsidR="00B45EF5" w:rsidRPr="00025138" w:rsidRDefault="00F322CB">
      <w:pPr>
        <w:rPr>
          <w:rFonts w:ascii="Georgia" w:hAnsi="Georgia" w:cs="Arial"/>
          <w:color w:val="000000"/>
          <w:sz w:val="19"/>
          <w:szCs w:val="19"/>
          <w:shd w:val="clear" w:color="auto" w:fill="FFFFFF"/>
        </w:rPr>
      </w:pPr>
      <w:r w:rsidRPr="00025138">
        <w:rPr>
          <w:rFonts w:ascii="Georgia" w:hAnsi="Georgia" w:cs="Arial"/>
          <w:color w:val="000000"/>
          <w:sz w:val="19"/>
          <w:szCs w:val="19"/>
          <w:shd w:val="clear" w:color="auto" w:fill="FFFFFF"/>
        </w:rPr>
        <w:t>xxx</w:t>
      </w:r>
    </w:p>
    <w:p w14:paraId="20BB3530" w14:textId="77777777" w:rsidR="00B45EF5" w:rsidRPr="00025138" w:rsidRDefault="00B45EF5">
      <w:pPr>
        <w:rPr>
          <w:rFonts w:ascii="Georgia" w:hAnsi="Georgia" w:cs="Arial"/>
          <w:color w:val="000000"/>
          <w:sz w:val="19"/>
          <w:szCs w:val="19"/>
          <w:shd w:val="clear" w:color="auto" w:fill="FFFFFF"/>
        </w:rPr>
      </w:pPr>
    </w:p>
    <w:p w14:paraId="14DBDBD5" w14:textId="4363F26B" w:rsidR="001E6FC7" w:rsidRPr="00025138" w:rsidRDefault="007072F3" w:rsidP="00CC06ED">
      <w:pPr>
        <w:jc w:val="right"/>
        <w:rPr>
          <w:rFonts w:ascii="Georgia" w:hAnsi="Georgia"/>
          <w:sz w:val="19"/>
          <w:szCs w:val="19"/>
        </w:rPr>
      </w:pPr>
      <w:r w:rsidRPr="00025138">
        <w:rPr>
          <w:rFonts w:ascii="Georgia" w:hAnsi="Georgia"/>
          <w:sz w:val="19"/>
          <w:szCs w:val="19"/>
        </w:rPr>
        <w:t>Karlsruhe</w:t>
      </w:r>
      <w:r w:rsidR="001E6FC7" w:rsidRPr="00025138">
        <w:rPr>
          <w:rFonts w:ascii="Georgia" w:hAnsi="Georgia"/>
          <w:sz w:val="19"/>
          <w:szCs w:val="19"/>
        </w:rPr>
        <w:t xml:space="preserve">, </w:t>
      </w:r>
      <w:r w:rsidR="00F322CB" w:rsidRPr="00025138">
        <w:rPr>
          <w:rFonts w:ascii="Georgia" w:hAnsi="Georgia"/>
          <w:sz w:val="19"/>
          <w:szCs w:val="19"/>
        </w:rPr>
        <w:t>07.01.2024</w:t>
      </w:r>
    </w:p>
    <w:p w14:paraId="518D3965" w14:textId="57299584" w:rsidR="001E6FC7" w:rsidRPr="00025138" w:rsidRDefault="001E6FC7" w:rsidP="005031BF">
      <w:pPr>
        <w:jc w:val="both"/>
        <w:rPr>
          <w:rFonts w:ascii="Georgia" w:hAnsi="Georgia"/>
          <w:b/>
          <w:bCs/>
          <w:sz w:val="19"/>
          <w:szCs w:val="19"/>
        </w:rPr>
      </w:pPr>
      <w:r w:rsidRPr="00025138">
        <w:rPr>
          <w:rFonts w:ascii="Georgia" w:hAnsi="Georgia"/>
          <w:b/>
          <w:bCs/>
          <w:sz w:val="19"/>
          <w:szCs w:val="19"/>
        </w:rPr>
        <w:t xml:space="preserve">Bewerbung um ein Praktikum im </w:t>
      </w:r>
      <w:r w:rsidR="008C7C46" w:rsidRPr="00025138">
        <w:rPr>
          <w:rFonts w:ascii="Georgia" w:hAnsi="Georgia"/>
          <w:b/>
          <w:bCs/>
          <w:sz w:val="19"/>
          <w:szCs w:val="19"/>
        </w:rPr>
        <w:t>Consulting</w:t>
      </w:r>
      <w:r w:rsidR="007307F4" w:rsidRPr="00025138">
        <w:rPr>
          <w:rFonts w:ascii="Georgia" w:hAnsi="Georgia"/>
          <w:b/>
          <w:bCs/>
          <w:sz w:val="19"/>
          <w:szCs w:val="19"/>
        </w:rPr>
        <w:t xml:space="preserve"> </w:t>
      </w:r>
    </w:p>
    <w:p w14:paraId="31DFA851" w14:textId="77777777" w:rsidR="008D0C7D" w:rsidRPr="00025138" w:rsidRDefault="008D0C7D" w:rsidP="001919ED">
      <w:pPr>
        <w:jc w:val="both"/>
        <w:rPr>
          <w:rFonts w:ascii="Georgia" w:hAnsi="Georgia"/>
          <w:sz w:val="19"/>
          <w:szCs w:val="19"/>
        </w:rPr>
      </w:pPr>
    </w:p>
    <w:p w14:paraId="6C48EFFC" w14:textId="0F18EF2C" w:rsidR="001E6FC7" w:rsidRPr="00025138" w:rsidDel="00081C07" w:rsidRDefault="001E6FC7" w:rsidP="001919ED">
      <w:pPr>
        <w:jc w:val="both"/>
        <w:rPr>
          <w:del w:id="1" w:author="David Döbele" w:date="2024-01-09T21:03:00Z"/>
          <w:rFonts w:ascii="Georgia" w:hAnsi="Georgia"/>
          <w:sz w:val="19"/>
          <w:szCs w:val="19"/>
        </w:rPr>
      </w:pPr>
      <w:r w:rsidRPr="00025138">
        <w:rPr>
          <w:rFonts w:ascii="Georgia" w:hAnsi="Georgia"/>
          <w:sz w:val="19"/>
          <w:szCs w:val="19"/>
        </w:rPr>
        <w:t>Sehr geehrte</w:t>
      </w:r>
      <w:r w:rsidR="00AE6BD9" w:rsidRPr="00025138">
        <w:rPr>
          <w:rFonts w:ascii="Georgia" w:hAnsi="Georgia"/>
          <w:sz w:val="19"/>
          <w:szCs w:val="19"/>
        </w:rPr>
        <w:t xml:space="preserve"> Damen und Herren,</w:t>
      </w:r>
    </w:p>
    <w:p w14:paraId="452B781B" w14:textId="77777777" w:rsidR="00D648FF" w:rsidRPr="00025138" w:rsidRDefault="00D648FF" w:rsidP="001919ED">
      <w:pPr>
        <w:jc w:val="both"/>
        <w:rPr>
          <w:rFonts w:ascii="Georgia" w:hAnsi="Georgia"/>
          <w:sz w:val="19"/>
          <w:szCs w:val="19"/>
        </w:rPr>
      </w:pPr>
    </w:p>
    <w:p w14:paraId="273952DB" w14:textId="0BF3217F" w:rsidR="001919ED" w:rsidRPr="00025138" w:rsidRDefault="001919ED" w:rsidP="00025138">
      <w:pPr>
        <w:spacing w:before="100" w:beforeAutospacing="1" w:after="100" w:afterAutospacing="1"/>
        <w:jc w:val="both"/>
        <w:rPr>
          <w:rFonts w:ascii="Georgia" w:eastAsia="Times New Roman" w:hAnsi="Georgia" w:cs="Times New Roman"/>
          <w:color w:val="000000"/>
          <w:sz w:val="19"/>
          <w:szCs w:val="19"/>
          <w:lang w:eastAsia="de-DE"/>
        </w:rPr>
      </w:pPr>
      <w:r w:rsidRPr="00025138">
        <w:rPr>
          <w:rFonts w:ascii="Georgia" w:eastAsia="Times New Roman" w:hAnsi="Georgia" w:cs="Times New Roman"/>
          <w:color w:val="000000"/>
          <w:sz w:val="19"/>
          <w:szCs w:val="19"/>
          <w:lang w:eastAsia="de-DE"/>
        </w:rPr>
        <w:t xml:space="preserve">mit einer Tätigkeit in der Beratung assoziiere ich spannende und abwechslungsreiche Aufgaben sowie die Herausforderung, sich in sehr kurzer Zeit in die verschiedensten Bereiche einer Branche hineindenken zu müssen. Während meiner Zeit bei </w:t>
      </w:r>
      <w:del w:id="2" w:author="David Döbele" w:date="2024-01-09T21:03:00Z">
        <w:r w:rsidRPr="00025138" w:rsidDel="00081C07">
          <w:rPr>
            <w:rFonts w:ascii="Georgia" w:eastAsia="Times New Roman" w:hAnsi="Georgia" w:cs="Times New Roman"/>
            <w:color w:val="000000"/>
            <w:sz w:val="19"/>
            <w:szCs w:val="19"/>
            <w:lang w:eastAsia="de-DE"/>
          </w:rPr>
          <w:delText xml:space="preserve">den </w:delText>
        </w:r>
      </w:del>
      <w:ins w:id="3" w:author="David Döbele" w:date="2024-01-09T21:03:00Z">
        <w:r w:rsidR="00081C07" w:rsidRPr="00025138">
          <w:rPr>
            <w:rFonts w:ascii="Georgia" w:eastAsia="Times New Roman" w:hAnsi="Georgia" w:cs="Times New Roman"/>
            <w:color w:val="000000"/>
            <w:sz w:val="19"/>
            <w:szCs w:val="19"/>
            <w:lang w:eastAsia="de-DE"/>
          </w:rPr>
          <w:t>de</w:t>
        </w:r>
        <w:r w:rsidR="00081C07">
          <w:rPr>
            <w:rFonts w:ascii="Georgia" w:eastAsia="Times New Roman" w:hAnsi="Georgia" w:cs="Times New Roman"/>
            <w:color w:val="000000"/>
            <w:sz w:val="19"/>
            <w:szCs w:val="19"/>
            <w:lang w:eastAsia="de-DE"/>
          </w:rPr>
          <w:t>r</w:t>
        </w:r>
        <w:r w:rsidR="00081C07" w:rsidRPr="00025138">
          <w:rPr>
            <w:rFonts w:ascii="Georgia" w:eastAsia="Times New Roman" w:hAnsi="Georgia" w:cs="Times New Roman"/>
            <w:color w:val="000000"/>
            <w:sz w:val="19"/>
            <w:szCs w:val="19"/>
            <w:lang w:eastAsia="de-DE"/>
          </w:rPr>
          <w:t xml:space="preserve"> </w:t>
        </w:r>
      </w:ins>
      <w:r w:rsidRPr="00025138">
        <w:rPr>
          <w:rFonts w:ascii="Georgia" w:eastAsia="Times New Roman" w:hAnsi="Georgia" w:cs="Times New Roman"/>
          <w:color w:val="000000"/>
          <w:sz w:val="19"/>
          <w:szCs w:val="19"/>
          <w:lang w:eastAsia="de-DE"/>
        </w:rPr>
        <w:t xml:space="preserve">Rauchmöbelwerken GmbH konnte ich aus der Sicht des Kunden hautnah miterleben, wie ein großer Restrukturierungsprozess, der die Anpassung der Produktpalette sowie des Marken-Auftritts der Unternehmensgruppe Rauch beinhaltete, von einer Unternehmensberatung begleitet wurde. Dadurch entfachte in mir eine große Begeisterung für das Berufsfeld des Beraters, da mich fasziniert hat, wie Außenstehende die Entwicklung eines Unternehmens in kürzester Zeit positiv beeinflussen und bei dessen strategischer Zukunftsausrichtung mitwirken können. Um eines Tages durch meine Arbeit eine ebenso positive Auswirkung zu haben, möchte ich Sie gerne ab dem 01.09.2024 als Praktikant im Bereich XXXXX für einen Zeitraum von </w:t>
      </w:r>
      <w:proofErr w:type="gramStart"/>
      <w:r w:rsidRPr="00025138">
        <w:rPr>
          <w:rFonts w:ascii="Georgia" w:eastAsia="Times New Roman" w:hAnsi="Georgia" w:cs="Times New Roman"/>
          <w:color w:val="000000"/>
          <w:sz w:val="19"/>
          <w:szCs w:val="19"/>
          <w:lang w:eastAsia="de-DE"/>
        </w:rPr>
        <w:t>XXX Wochen</w:t>
      </w:r>
      <w:proofErr w:type="gramEnd"/>
      <w:r w:rsidRPr="00025138">
        <w:rPr>
          <w:rFonts w:ascii="Georgia" w:eastAsia="Times New Roman" w:hAnsi="Georgia" w:cs="Times New Roman"/>
          <w:color w:val="000000"/>
          <w:sz w:val="19"/>
          <w:szCs w:val="19"/>
          <w:lang w:eastAsia="de-DE"/>
        </w:rPr>
        <w:t xml:space="preserve"> an Ihrem Standort in XXXXX unterstützen.</w:t>
      </w:r>
    </w:p>
    <w:p w14:paraId="5D2C64FD" w14:textId="30A73698" w:rsidR="001919ED" w:rsidRPr="00025138" w:rsidRDefault="001919ED" w:rsidP="00025138">
      <w:pPr>
        <w:spacing w:before="100" w:beforeAutospacing="1" w:after="100" w:afterAutospacing="1"/>
        <w:jc w:val="both"/>
        <w:rPr>
          <w:rFonts w:ascii="Georgia" w:eastAsia="Times New Roman" w:hAnsi="Georgia" w:cs="Times New Roman"/>
          <w:color w:val="000000"/>
          <w:sz w:val="19"/>
          <w:szCs w:val="19"/>
          <w:lang w:eastAsia="de-DE"/>
        </w:rPr>
      </w:pPr>
      <w:r w:rsidRPr="00025138">
        <w:rPr>
          <w:rFonts w:ascii="Georgia" w:eastAsia="Times New Roman" w:hAnsi="Georgia" w:cs="Times New Roman"/>
          <w:color w:val="000000"/>
          <w:sz w:val="19"/>
          <w:szCs w:val="19"/>
          <w:lang w:eastAsia="de-DE"/>
        </w:rPr>
        <w:t xml:space="preserve">Da ich bereits während der Schulzeit durch meine wirtschaftliche Vertiefung ein großes Interesse an betriebswirtschaftlichen Zusammenhängen entwickelte, absolvierte ich zunächst eine Ausbildung zum Industriekaufmann. In dieser Zeit konnte ich erste wichtige Berufserfahrung sammeln, in der ich gute Einblicke in sämtliche Bereiche eines Industrieunternehmens erhalten habe. Aufgrund meines entwickelten Berufswunsches des Unternehmensberaters und meines Wunsches nach einem kompetitiven und herausfordernden Arbeitsumfeld mit einer steilen Lernkurve, habe ich mich nach meiner Ausbildung dazu entschieden, mein Abitur nachzuholen und Wirtschaftsingenieurwesen am KIT zu studieren. Meine Motivation und hohe Leistungsbereitschaft für diesen Karriereweg belegen auch meine sehr guten Noten im abgeschlossenen Fachabitur sowie mein Beratungspraktikum nach dem zweiten Semester bei der PEBCO AG. </w:t>
      </w:r>
      <w:del w:id="4" w:author="David Döbele" w:date="2024-01-09T21:04:00Z">
        <w:r w:rsidRPr="00025138" w:rsidDel="00081C07">
          <w:rPr>
            <w:rFonts w:ascii="Georgia" w:eastAsia="Times New Roman" w:hAnsi="Georgia" w:cs="Times New Roman"/>
            <w:color w:val="000000"/>
            <w:sz w:val="19"/>
            <w:szCs w:val="19"/>
            <w:lang w:eastAsia="de-DE"/>
          </w:rPr>
          <w:delText xml:space="preserve">In dieser Zeit konnte ich meinen Berufswunsch des Beraters nicht nur bestätigen, sondern nochmals erhöhen. </w:delText>
        </w:r>
      </w:del>
      <w:r w:rsidRPr="00025138">
        <w:rPr>
          <w:rFonts w:ascii="Georgia" w:eastAsia="Times New Roman" w:hAnsi="Georgia" w:cs="Times New Roman"/>
          <w:color w:val="000000"/>
          <w:sz w:val="19"/>
          <w:szCs w:val="19"/>
          <w:lang w:eastAsia="de-DE"/>
        </w:rPr>
        <w:t>Durch eine enge Zusammenarbeit mit meinen Vorgesetzten und auch den Senior-Partnern konnte ich sehr gute Einblicke in den Alltag sowie wichtige Kompetenzen und Methoden eines Beraters erhalten. Besonders spannend war für mich die Analyse und Aufbereitung der Finanzdaten wie unter anderem GuV, Materialkosten, Personalkosten, Vertriebsaktivitäten etc. eines Maschinenbauherstellers im Zuge eines Turnaround-Projekts, die ich eigenständig durchführen durfte</w:t>
      </w:r>
      <w:ins w:id="5" w:author="David Döbele" w:date="2024-01-09T21:05:00Z">
        <w:r w:rsidR="00081C07">
          <w:rPr>
            <w:rFonts w:ascii="Georgia" w:eastAsia="Times New Roman" w:hAnsi="Georgia" w:cs="Times New Roman"/>
            <w:color w:val="000000"/>
            <w:sz w:val="19"/>
            <w:szCs w:val="19"/>
            <w:lang w:eastAsia="de-DE"/>
          </w:rPr>
          <w:t>.</w:t>
        </w:r>
      </w:ins>
      <w:del w:id="6" w:author="David Döbele" w:date="2024-01-09T21:05:00Z">
        <w:r w:rsidRPr="00025138" w:rsidDel="00081C07">
          <w:rPr>
            <w:rFonts w:ascii="Georgia" w:eastAsia="Times New Roman" w:hAnsi="Georgia" w:cs="Times New Roman"/>
            <w:color w:val="000000"/>
            <w:sz w:val="19"/>
            <w:szCs w:val="19"/>
            <w:lang w:eastAsia="de-DE"/>
          </w:rPr>
          <w:delText>. Hierbei konnte ich meine Kenntnisse in den Microsoft Office Anwendungen nochmals stark vertiefen.</w:delText>
        </w:r>
      </w:del>
      <w:r w:rsidRPr="00025138">
        <w:rPr>
          <w:rFonts w:ascii="Georgia" w:eastAsia="Times New Roman" w:hAnsi="Georgia" w:cs="Times New Roman"/>
          <w:color w:val="000000"/>
          <w:sz w:val="19"/>
          <w:szCs w:val="19"/>
          <w:lang w:eastAsia="de-DE"/>
        </w:rPr>
        <w:t xml:space="preserve"> Durch meine schnelle Auffassungsgabe, Hilfsbereitschaft sowie hohe Belastbarkeit konnte ich während meines Praktikums bei Kollegen sowie Vorgesetzten einen bleibenden Eindruck hinterlassen, weswegen mir bereits zur Hälfte der Praktikumszeit ein anschließender Verbleib als Werkstudent angeboten wurde. Um zusätzlich parallel wichtige Erfahrungen zu sammeln, engagiere ich mich seit Beginn meines Studiums bei der studentischen Unternehmensberatung </w:t>
      </w:r>
      <w:proofErr w:type="spellStart"/>
      <w:r w:rsidRPr="00025138">
        <w:rPr>
          <w:rFonts w:ascii="Georgia" w:eastAsia="Times New Roman" w:hAnsi="Georgia" w:cs="Times New Roman"/>
          <w:color w:val="000000"/>
          <w:sz w:val="19"/>
          <w:szCs w:val="19"/>
          <w:lang w:eastAsia="de-DE"/>
        </w:rPr>
        <w:t>delta</w:t>
      </w:r>
      <w:proofErr w:type="spellEnd"/>
      <w:r w:rsidRPr="00025138">
        <w:rPr>
          <w:rFonts w:ascii="Georgia" w:eastAsia="Times New Roman" w:hAnsi="Georgia" w:cs="Times New Roman"/>
          <w:color w:val="000000"/>
          <w:sz w:val="19"/>
          <w:szCs w:val="19"/>
          <w:lang w:eastAsia="de-DE"/>
        </w:rPr>
        <w:t xml:space="preserve"> e.V.</w:t>
      </w:r>
      <w:ins w:id="7" w:author="David Döbele" w:date="2024-01-09T21:05:00Z">
        <w:r w:rsidR="00081C07">
          <w:rPr>
            <w:rFonts w:ascii="Georgia" w:eastAsia="Times New Roman" w:hAnsi="Georgia" w:cs="Times New Roman"/>
            <w:color w:val="000000"/>
            <w:sz w:val="19"/>
            <w:szCs w:val="19"/>
            <w:lang w:eastAsia="de-DE"/>
          </w:rPr>
          <w:t xml:space="preserve">, wo </w:t>
        </w:r>
        <w:proofErr w:type="spellStart"/>
        <w:r w:rsidR="00081C07">
          <w:rPr>
            <w:rFonts w:ascii="Georgia" w:eastAsia="Times New Roman" w:hAnsi="Georgia" w:cs="Times New Roman"/>
            <w:color w:val="000000"/>
            <w:sz w:val="19"/>
            <w:szCs w:val="19"/>
            <w:lang w:eastAsia="de-DE"/>
          </w:rPr>
          <w:t xml:space="preserve">ich </w:t>
        </w:r>
      </w:ins>
      <w:del w:id="8" w:author="David Döbele" w:date="2024-01-09T21:05:00Z">
        <w:r w:rsidRPr="00025138" w:rsidDel="00081C07">
          <w:rPr>
            <w:rFonts w:ascii="Georgia" w:eastAsia="Times New Roman" w:hAnsi="Georgia" w:cs="Times New Roman"/>
            <w:color w:val="000000"/>
            <w:sz w:val="19"/>
            <w:szCs w:val="19"/>
            <w:lang w:eastAsia="de-DE"/>
          </w:rPr>
          <w:delText xml:space="preserve"> Neben einem Netzwerk mit ähnlich ambitionierten Studenten werde ich bei delta e. V. </w:delText>
        </w:r>
      </w:del>
      <w:r w:rsidRPr="00025138">
        <w:rPr>
          <w:rFonts w:ascii="Georgia" w:eastAsia="Times New Roman" w:hAnsi="Georgia" w:cs="Times New Roman"/>
          <w:color w:val="000000"/>
          <w:sz w:val="19"/>
          <w:szCs w:val="19"/>
          <w:lang w:eastAsia="de-DE"/>
        </w:rPr>
        <w:t>durc</w:t>
      </w:r>
      <w:proofErr w:type="spellEnd"/>
      <w:r w:rsidRPr="00025138">
        <w:rPr>
          <w:rFonts w:ascii="Georgia" w:eastAsia="Times New Roman" w:hAnsi="Georgia" w:cs="Times New Roman"/>
          <w:color w:val="000000"/>
          <w:sz w:val="19"/>
          <w:szCs w:val="19"/>
          <w:lang w:eastAsia="de-DE"/>
        </w:rPr>
        <w:t>h Schulungen und Projekte optimal auf Praktika im Consulting vorbereitet</w:t>
      </w:r>
      <w:ins w:id="9" w:author="David Döbele" w:date="2024-01-09T21:05:00Z">
        <w:r w:rsidR="00081C07">
          <w:rPr>
            <w:rFonts w:ascii="Georgia" w:eastAsia="Times New Roman" w:hAnsi="Georgia" w:cs="Times New Roman"/>
            <w:color w:val="000000"/>
            <w:sz w:val="19"/>
            <w:szCs w:val="19"/>
            <w:lang w:eastAsia="de-DE"/>
          </w:rPr>
          <w:t xml:space="preserve"> werde</w:t>
        </w:r>
      </w:ins>
      <w:r w:rsidRPr="00025138">
        <w:rPr>
          <w:rFonts w:ascii="Georgia" w:eastAsia="Times New Roman" w:hAnsi="Georgia" w:cs="Times New Roman"/>
          <w:color w:val="000000"/>
          <w:sz w:val="19"/>
          <w:szCs w:val="19"/>
          <w:lang w:eastAsia="de-DE"/>
        </w:rPr>
        <w:t>. Aktuell führe ich als studentischer Berater gemeinsam mit zwei weiteren Projektmitgliedern eine Marktanalyse zum Kosmetikmarkt in den USA für einen deutschen Hersteller durch. Da wir in diesem Projekt selbstständig arbeiten, vertiefe ich hierdurch wichtige Fähigkeiten im Bereich des Projektmanagements, der selbstständigen und strukturierten Arbeitsweise sowie der Durchführung von Marktrecherchen. Daher möchte ich meinen Ehrgeiz und die Leidenschaft an herausfordernden Tätigkeiten nun gerne in Form eines Praktikums bei Ihnen einbringen und das Team durch meine Stärken und Erfahrungen unterstützen.</w:t>
      </w:r>
    </w:p>
    <w:p w14:paraId="0B2B180D" w14:textId="77777777" w:rsidR="001919ED" w:rsidRDefault="001919ED" w:rsidP="00025138">
      <w:pPr>
        <w:spacing w:before="100" w:beforeAutospacing="1" w:after="100" w:afterAutospacing="1"/>
        <w:jc w:val="both"/>
        <w:rPr>
          <w:rFonts w:ascii="Georgia" w:eastAsia="Times New Roman" w:hAnsi="Georgia" w:cs="Times New Roman"/>
          <w:color w:val="000000"/>
          <w:sz w:val="19"/>
          <w:szCs w:val="19"/>
          <w:lang w:eastAsia="de-DE"/>
        </w:rPr>
      </w:pPr>
      <w:r w:rsidRPr="00025138">
        <w:rPr>
          <w:rFonts w:ascii="Georgia" w:eastAsia="Times New Roman" w:hAnsi="Georgia" w:cs="Times New Roman"/>
          <w:color w:val="000000"/>
          <w:sz w:val="19"/>
          <w:szCs w:val="19"/>
          <w:lang w:eastAsia="de-DE"/>
        </w:rPr>
        <w:t xml:space="preserve">ABSATZ SPEZIFISCH FÜR UNTERNEHMEN X </w:t>
      </w:r>
      <w:proofErr w:type="spellStart"/>
      <w:r w:rsidRPr="00025138">
        <w:rPr>
          <w:rFonts w:ascii="Georgia" w:eastAsia="Times New Roman" w:hAnsi="Georgia" w:cs="Times New Roman"/>
          <w:color w:val="000000"/>
          <w:sz w:val="19"/>
          <w:szCs w:val="19"/>
          <w:lang w:eastAsia="de-DE"/>
        </w:rPr>
        <w:t>X</w:t>
      </w:r>
      <w:proofErr w:type="spellEnd"/>
      <w:r w:rsidRPr="00025138">
        <w:rPr>
          <w:rFonts w:ascii="Georgia" w:eastAsia="Times New Roman" w:hAnsi="Georgia" w:cs="Times New Roman"/>
          <w:color w:val="000000"/>
          <w:sz w:val="19"/>
          <w:szCs w:val="19"/>
          <w:lang w:eastAsia="de-DE"/>
        </w:rPr>
        <w:t xml:space="preserve"> </w:t>
      </w:r>
      <w:proofErr w:type="spellStart"/>
      <w:r w:rsidRPr="00025138">
        <w:rPr>
          <w:rFonts w:ascii="Georgia" w:eastAsia="Times New Roman" w:hAnsi="Georgia" w:cs="Times New Roman"/>
          <w:color w:val="000000"/>
          <w:sz w:val="19"/>
          <w:szCs w:val="19"/>
          <w:lang w:eastAsia="de-DE"/>
        </w:rPr>
        <w:t>X</w:t>
      </w:r>
      <w:proofErr w:type="spellEnd"/>
      <w:r w:rsidRPr="00025138">
        <w:rPr>
          <w:rFonts w:ascii="Georgia" w:eastAsia="Times New Roman" w:hAnsi="Georgia" w:cs="Times New Roman"/>
          <w:color w:val="000000"/>
          <w:sz w:val="19"/>
          <w:szCs w:val="19"/>
          <w:lang w:eastAsia="de-DE"/>
        </w:rPr>
        <w:t xml:space="preserve"> </w:t>
      </w:r>
      <w:proofErr w:type="spellStart"/>
      <w:r w:rsidRPr="00025138">
        <w:rPr>
          <w:rFonts w:ascii="Georgia" w:eastAsia="Times New Roman" w:hAnsi="Georgia" w:cs="Times New Roman"/>
          <w:color w:val="000000"/>
          <w:sz w:val="19"/>
          <w:szCs w:val="19"/>
          <w:lang w:eastAsia="de-DE"/>
        </w:rPr>
        <w:t>X</w:t>
      </w:r>
      <w:proofErr w:type="spellEnd"/>
      <w:r w:rsidRPr="00025138">
        <w:rPr>
          <w:rFonts w:ascii="Georgia" w:eastAsia="Times New Roman" w:hAnsi="Georgia" w:cs="Times New Roman"/>
          <w:color w:val="000000"/>
          <w:sz w:val="19"/>
          <w:szCs w:val="19"/>
          <w:lang w:eastAsia="de-DE"/>
        </w:rPr>
        <w:t xml:space="preserve"> </w:t>
      </w:r>
      <w:proofErr w:type="spellStart"/>
      <w:r w:rsidRPr="00025138">
        <w:rPr>
          <w:rFonts w:ascii="Georgia" w:eastAsia="Times New Roman" w:hAnsi="Georgia" w:cs="Times New Roman"/>
          <w:color w:val="000000"/>
          <w:sz w:val="19"/>
          <w:szCs w:val="19"/>
          <w:lang w:eastAsia="de-DE"/>
        </w:rPr>
        <w:t>X</w:t>
      </w:r>
      <w:proofErr w:type="spellEnd"/>
      <w:r w:rsidRPr="00025138">
        <w:rPr>
          <w:rFonts w:ascii="Georgia" w:eastAsia="Times New Roman" w:hAnsi="Georgia" w:cs="Times New Roman"/>
          <w:color w:val="000000"/>
          <w:sz w:val="19"/>
          <w:szCs w:val="19"/>
          <w:lang w:eastAsia="de-DE"/>
        </w:rPr>
        <w:t xml:space="preserve"> </w:t>
      </w:r>
      <w:proofErr w:type="spellStart"/>
      <w:r w:rsidRPr="00025138">
        <w:rPr>
          <w:rFonts w:ascii="Georgia" w:eastAsia="Times New Roman" w:hAnsi="Georgia" w:cs="Times New Roman"/>
          <w:color w:val="000000"/>
          <w:sz w:val="19"/>
          <w:szCs w:val="19"/>
          <w:lang w:eastAsia="de-DE"/>
        </w:rPr>
        <w:t>X</w:t>
      </w:r>
      <w:proofErr w:type="spellEnd"/>
      <w:r w:rsidRPr="00025138">
        <w:rPr>
          <w:rFonts w:ascii="Georgia" w:eastAsia="Times New Roman" w:hAnsi="Georgia" w:cs="Times New Roman"/>
          <w:color w:val="000000"/>
          <w:sz w:val="19"/>
          <w:szCs w:val="19"/>
          <w:lang w:eastAsia="de-DE"/>
        </w:rPr>
        <w:t>.</w:t>
      </w:r>
    </w:p>
    <w:p w14:paraId="4FFDAE4A" w14:textId="77777777" w:rsidR="001919ED" w:rsidRPr="00025138" w:rsidRDefault="001919ED" w:rsidP="00025138">
      <w:pPr>
        <w:spacing w:before="100" w:beforeAutospacing="1" w:after="100" w:afterAutospacing="1"/>
        <w:jc w:val="both"/>
        <w:rPr>
          <w:rFonts w:ascii="Georgia" w:eastAsia="Times New Roman" w:hAnsi="Georgia" w:cs="Times New Roman"/>
          <w:color w:val="000000"/>
          <w:sz w:val="19"/>
          <w:szCs w:val="19"/>
          <w:lang w:eastAsia="de-DE"/>
        </w:rPr>
      </w:pPr>
    </w:p>
    <w:p w14:paraId="10D9A1F4" w14:textId="62E05B2B" w:rsidR="00B45EF5" w:rsidRPr="00025138" w:rsidRDefault="001919ED" w:rsidP="001919ED">
      <w:pPr>
        <w:jc w:val="both"/>
        <w:rPr>
          <w:rFonts w:ascii="Georgia" w:hAnsi="Georgia"/>
          <w:sz w:val="19"/>
          <w:szCs w:val="19"/>
        </w:rPr>
      </w:pPr>
      <w:r w:rsidRPr="00025138">
        <w:rPr>
          <w:rFonts w:ascii="Georgia" w:eastAsia="Times New Roman" w:hAnsi="Georgia" w:cs="Times New Roman"/>
          <w:color w:val="000000"/>
          <w:sz w:val="19"/>
          <w:szCs w:val="19"/>
          <w:lang w:eastAsia="de-DE"/>
        </w:rPr>
        <w:t>Vom Praktikum im Bereich XXXX erhoffe ich mir eine steile Lernkurve, nette und aufgeschlossene Kollegen sowie die Möglichkeit, meine eigenen Ideen bei Ihnen mehrwertschaffend einbringen zu können. Ich bin mir sicher, dass ich durch mein starkes Interesse an der Tätigkeit als Consultant, meine hohe Einsatzbereitschaft sowie meine ausgeprägten analytischen Fähigkeiten eine Bereicherung für XXX sein werde und würde mich sehr darüber freuen, Sie auch in einem persönlichen Gespräch von mir überzeugen zu dürfen.</w:t>
      </w:r>
    </w:p>
    <w:p w14:paraId="689B163B" w14:textId="77777777" w:rsidR="00B45EF5" w:rsidRPr="00025138" w:rsidRDefault="00B45EF5" w:rsidP="005C45BA">
      <w:pPr>
        <w:jc w:val="both"/>
        <w:rPr>
          <w:rFonts w:ascii="Georgia" w:hAnsi="Georgia"/>
          <w:sz w:val="19"/>
          <w:szCs w:val="19"/>
        </w:rPr>
      </w:pPr>
    </w:p>
    <w:p w14:paraId="220C3E86" w14:textId="77777777" w:rsidR="00D876D7" w:rsidRPr="00025138" w:rsidRDefault="00D876D7" w:rsidP="005C45BA">
      <w:pPr>
        <w:jc w:val="both"/>
        <w:rPr>
          <w:rFonts w:ascii="Georgia" w:hAnsi="Georgia"/>
          <w:sz w:val="19"/>
          <w:szCs w:val="19"/>
        </w:rPr>
      </w:pPr>
    </w:p>
    <w:p w14:paraId="0A2B85E1" w14:textId="4B5C69A6" w:rsidR="003328F3" w:rsidRPr="00025138" w:rsidRDefault="00B45EF5" w:rsidP="005C45BA">
      <w:pPr>
        <w:jc w:val="both"/>
        <w:rPr>
          <w:rFonts w:ascii="Georgia" w:hAnsi="Georgia"/>
          <w:sz w:val="19"/>
          <w:szCs w:val="19"/>
        </w:rPr>
      </w:pPr>
      <w:r w:rsidRPr="00025138">
        <w:rPr>
          <w:rFonts w:ascii="Georgia" w:hAnsi="Georgia"/>
          <w:b/>
          <w:smallCaps/>
          <w:noProof/>
          <w:sz w:val="19"/>
          <w:szCs w:val="19"/>
        </w:rPr>
        <w:drawing>
          <wp:anchor distT="0" distB="0" distL="114300" distR="114300" simplePos="0" relativeHeight="251658240" behindDoc="0" locked="0" layoutInCell="1" allowOverlap="1" wp14:anchorId="4026F5DE" wp14:editId="6ECA5495">
            <wp:simplePos x="0" y="0"/>
            <wp:positionH relativeFrom="column">
              <wp:posOffset>90805</wp:posOffset>
            </wp:positionH>
            <wp:positionV relativeFrom="paragraph">
              <wp:posOffset>192405</wp:posOffset>
            </wp:positionV>
            <wp:extent cx="908685" cy="498475"/>
            <wp:effectExtent l="0" t="0" r="0" b="0"/>
            <wp:wrapSquare wrapText="bothSides"/>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08685" cy="498475"/>
                    </a:xfrm>
                    <a:prstGeom prst="rect">
                      <a:avLst/>
                    </a:prstGeom>
                  </pic:spPr>
                </pic:pic>
              </a:graphicData>
            </a:graphic>
          </wp:anchor>
        </w:drawing>
      </w:r>
      <w:r w:rsidR="00A3280A" w:rsidRPr="00025138">
        <w:rPr>
          <w:rFonts w:ascii="Georgia" w:hAnsi="Georgia"/>
          <w:sz w:val="19"/>
          <w:szCs w:val="19"/>
        </w:rPr>
        <w:t>Mit freundlichen Grüßen</w:t>
      </w:r>
    </w:p>
    <w:sectPr w:rsidR="003328F3" w:rsidRPr="00025138" w:rsidSect="000A218F">
      <w:pgSz w:w="11900" w:h="16840"/>
      <w:pgMar w:top="851" w:right="907" w:bottom="567" w:left="90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FB73B" w14:textId="77777777" w:rsidR="000A218F" w:rsidRDefault="000A218F" w:rsidP="00A156B9">
      <w:r>
        <w:separator/>
      </w:r>
    </w:p>
  </w:endnote>
  <w:endnote w:type="continuationSeparator" w:id="0">
    <w:p w14:paraId="3E87EBCE" w14:textId="77777777" w:rsidR="000A218F" w:rsidRDefault="000A218F"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24E3F" w14:textId="77777777" w:rsidR="000A218F" w:rsidRDefault="000A218F" w:rsidP="00A156B9">
      <w:r>
        <w:separator/>
      </w:r>
    </w:p>
  </w:footnote>
  <w:footnote w:type="continuationSeparator" w:id="0">
    <w:p w14:paraId="45C3495F" w14:textId="77777777" w:rsidR="000A218F" w:rsidRDefault="000A218F"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0953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5138"/>
    <w:rsid w:val="00027649"/>
    <w:rsid w:val="00063E39"/>
    <w:rsid w:val="00081C07"/>
    <w:rsid w:val="000965EA"/>
    <w:rsid w:val="000A218F"/>
    <w:rsid w:val="000A2670"/>
    <w:rsid w:val="000C4CBC"/>
    <w:rsid w:val="000D15DC"/>
    <w:rsid w:val="000E5917"/>
    <w:rsid w:val="001057F0"/>
    <w:rsid w:val="00122D24"/>
    <w:rsid w:val="001235C1"/>
    <w:rsid w:val="001476D4"/>
    <w:rsid w:val="00157EE6"/>
    <w:rsid w:val="00170E14"/>
    <w:rsid w:val="0017795A"/>
    <w:rsid w:val="001829EA"/>
    <w:rsid w:val="0018565E"/>
    <w:rsid w:val="001919ED"/>
    <w:rsid w:val="001B177F"/>
    <w:rsid w:val="001B4B46"/>
    <w:rsid w:val="001D7E49"/>
    <w:rsid w:val="001E6FC7"/>
    <w:rsid w:val="001F5D94"/>
    <w:rsid w:val="0022561A"/>
    <w:rsid w:val="00225836"/>
    <w:rsid w:val="00235669"/>
    <w:rsid w:val="00245C61"/>
    <w:rsid w:val="002464A2"/>
    <w:rsid w:val="00284FE4"/>
    <w:rsid w:val="002A550E"/>
    <w:rsid w:val="002B2F52"/>
    <w:rsid w:val="002C4785"/>
    <w:rsid w:val="002D3387"/>
    <w:rsid w:val="002F036F"/>
    <w:rsid w:val="002F6739"/>
    <w:rsid w:val="003112EA"/>
    <w:rsid w:val="0032002E"/>
    <w:rsid w:val="0032583B"/>
    <w:rsid w:val="00325886"/>
    <w:rsid w:val="003328F3"/>
    <w:rsid w:val="0034666D"/>
    <w:rsid w:val="00354315"/>
    <w:rsid w:val="00354C1A"/>
    <w:rsid w:val="00373664"/>
    <w:rsid w:val="00376E4C"/>
    <w:rsid w:val="003874B9"/>
    <w:rsid w:val="00390701"/>
    <w:rsid w:val="00392F51"/>
    <w:rsid w:val="003A351C"/>
    <w:rsid w:val="003B0A93"/>
    <w:rsid w:val="003B2432"/>
    <w:rsid w:val="003B7FED"/>
    <w:rsid w:val="003C0453"/>
    <w:rsid w:val="003C1653"/>
    <w:rsid w:val="003F7403"/>
    <w:rsid w:val="00415145"/>
    <w:rsid w:val="00444DE6"/>
    <w:rsid w:val="00483B06"/>
    <w:rsid w:val="00483BD8"/>
    <w:rsid w:val="00493154"/>
    <w:rsid w:val="004A304F"/>
    <w:rsid w:val="004A6740"/>
    <w:rsid w:val="004B2E93"/>
    <w:rsid w:val="004D3921"/>
    <w:rsid w:val="004D7FC1"/>
    <w:rsid w:val="004F014D"/>
    <w:rsid w:val="004F65C1"/>
    <w:rsid w:val="005007C5"/>
    <w:rsid w:val="005031BF"/>
    <w:rsid w:val="00521926"/>
    <w:rsid w:val="0052487D"/>
    <w:rsid w:val="00534F6D"/>
    <w:rsid w:val="00557557"/>
    <w:rsid w:val="00567F31"/>
    <w:rsid w:val="00582CA7"/>
    <w:rsid w:val="005A5BA9"/>
    <w:rsid w:val="005A7876"/>
    <w:rsid w:val="005C1085"/>
    <w:rsid w:val="005C18A8"/>
    <w:rsid w:val="005C45BA"/>
    <w:rsid w:val="005D1679"/>
    <w:rsid w:val="00613C0C"/>
    <w:rsid w:val="0062141B"/>
    <w:rsid w:val="00630497"/>
    <w:rsid w:val="00634AE6"/>
    <w:rsid w:val="0064311F"/>
    <w:rsid w:val="0065799D"/>
    <w:rsid w:val="006744D8"/>
    <w:rsid w:val="006A1B14"/>
    <w:rsid w:val="006A1E68"/>
    <w:rsid w:val="006A6B95"/>
    <w:rsid w:val="006B415A"/>
    <w:rsid w:val="006C2DF1"/>
    <w:rsid w:val="006C3E20"/>
    <w:rsid w:val="00704A23"/>
    <w:rsid w:val="00705212"/>
    <w:rsid w:val="007072F3"/>
    <w:rsid w:val="00713EE7"/>
    <w:rsid w:val="00721C32"/>
    <w:rsid w:val="007271B0"/>
    <w:rsid w:val="007307F4"/>
    <w:rsid w:val="007421B3"/>
    <w:rsid w:val="00755109"/>
    <w:rsid w:val="007564D0"/>
    <w:rsid w:val="00761251"/>
    <w:rsid w:val="00772B12"/>
    <w:rsid w:val="00782E0D"/>
    <w:rsid w:val="00786927"/>
    <w:rsid w:val="00794B00"/>
    <w:rsid w:val="007A40B5"/>
    <w:rsid w:val="007B41E8"/>
    <w:rsid w:val="007C24A1"/>
    <w:rsid w:val="007D3BD5"/>
    <w:rsid w:val="007F1CB6"/>
    <w:rsid w:val="008040DD"/>
    <w:rsid w:val="0081694E"/>
    <w:rsid w:val="00857935"/>
    <w:rsid w:val="008717EA"/>
    <w:rsid w:val="00894D21"/>
    <w:rsid w:val="008A7571"/>
    <w:rsid w:val="008B01ED"/>
    <w:rsid w:val="008C0812"/>
    <w:rsid w:val="008C46D4"/>
    <w:rsid w:val="008C77FC"/>
    <w:rsid w:val="008C7C46"/>
    <w:rsid w:val="008D0C7D"/>
    <w:rsid w:val="008D20AA"/>
    <w:rsid w:val="008E78F4"/>
    <w:rsid w:val="008F0E47"/>
    <w:rsid w:val="008F15F8"/>
    <w:rsid w:val="008F160E"/>
    <w:rsid w:val="00906DC4"/>
    <w:rsid w:val="009201B2"/>
    <w:rsid w:val="00942D03"/>
    <w:rsid w:val="0094345A"/>
    <w:rsid w:val="009442FA"/>
    <w:rsid w:val="009677EF"/>
    <w:rsid w:val="009B7264"/>
    <w:rsid w:val="009C0643"/>
    <w:rsid w:val="009D5DC1"/>
    <w:rsid w:val="009D7CDB"/>
    <w:rsid w:val="009F00BD"/>
    <w:rsid w:val="009F019B"/>
    <w:rsid w:val="009F33A1"/>
    <w:rsid w:val="009F50E5"/>
    <w:rsid w:val="009F51AE"/>
    <w:rsid w:val="009F5900"/>
    <w:rsid w:val="00A05D58"/>
    <w:rsid w:val="00A156B9"/>
    <w:rsid w:val="00A23D0A"/>
    <w:rsid w:val="00A3280A"/>
    <w:rsid w:val="00A359A3"/>
    <w:rsid w:val="00A55095"/>
    <w:rsid w:val="00A70672"/>
    <w:rsid w:val="00A80C00"/>
    <w:rsid w:val="00A94974"/>
    <w:rsid w:val="00A94C1D"/>
    <w:rsid w:val="00AA1F12"/>
    <w:rsid w:val="00AA2989"/>
    <w:rsid w:val="00AC4E2A"/>
    <w:rsid w:val="00AD4F44"/>
    <w:rsid w:val="00AE6BD9"/>
    <w:rsid w:val="00B1274B"/>
    <w:rsid w:val="00B16B60"/>
    <w:rsid w:val="00B17D86"/>
    <w:rsid w:val="00B24328"/>
    <w:rsid w:val="00B27710"/>
    <w:rsid w:val="00B41D6F"/>
    <w:rsid w:val="00B45EF5"/>
    <w:rsid w:val="00B751D3"/>
    <w:rsid w:val="00B804AF"/>
    <w:rsid w:val="00B82620"/>
    <w:rsid w:val="00B843C4"/>
    <w:rsid w:val="00B97DBA"/>
    <w:rsid w:val="00BC6398"/>
    <w:rsid w:val="00BD79D2"/>
    <w:rsid w:val="00BF11FD"/>
    <w:rsid w:val="00BF708A"/>
    <w:rsid w:val="00C10FCC"/>
    <w:rsid w:val="00C110C4"/>
    <w:rsid w:val="00C37C86"/>
    <w:rsid w:val="00C53371"/>
    <w:rsid w:val="00C53D3E"/>
    <w:rsid w:val="00C63C4B"/>
    <w:rsid w:val="00C710D4"/>
    <w:rsid w:val="00C94A08"/>
    <w:rsid w:val="00CA6FE3"/>
    <w:rsid w:val="00CC06ED"/>
    <w:rsid w:val="00CD79E9"/>
    <w:rsid w:val="00CF05B5"/>
    <w:rsid w:val="00CF3E6C"/>
    <w:rsid w:val="00CF6F57"/>
    <w:rsid w:val="00D03892"/>
    <w:rsid w:val="00D142AD"/>
    <w:rsid w:val="00D15FA0"/>
    <w:rsid w:val="00D16110"/>
    <w:rsid w:val="00D328FA"/>
    <w:rsid w:val="00D341B6"/>
    <w:rsid w:val="00D419A7"/>
    <w:rsid w:val="00D648FF"/>
    <w:rsid w:val="00D64CB6"/>
    <w:rsid w:val="00D76B1D"/>
    <w:rsid w:val="00D843AF"/>
    <w:rsid w:val="00D8462A"/>
    <w:rsid w:val="00D876D7"/>
    <w:rsid w:val="00D91F6B"/>
    <w:rsid w:val="00D94EEE"/>
    <w:rsid w:val="00DA002A"/>
    <w:rsid w:val="00DA0FA2"/>
    <w:rsid w:val="00DC033C"/>
    <w:rsid w:val="00DD59E4"/>
    <w:rsid w:val="00DD7621"/>
    <w:rsid w:val="00DE4A17"/>
    <w:rsid w:val="00DE7910"/>
    <w:rsid w:val="00E01186"/>
    <w:rsid w:val="00E033E9"/>
    <w:rsid w:val="00E03DD0"/>
    <w:rsid w:val="00E156F8"/>
    <w:rsid w:val="00E216A5"/>
    <w:rsid w:val="00E25BD8"/>
    <w:rsid w:val="00E31DFC"/>
    <w:rsid w:val="00E7032C"/>
    <w:rsid w:val="00E70949"/>
    <w:rsid w:val="00E73BF5"/>
    <w:rsid w:val="00E825FF"/>
    <w:rsid w:val="00E86604"/>
    <w:rsid w:val="00E908D4"/>
    <w:rsid w:val="00E9211B"/>
    <w:rsid w:val="00EA6931"/>
    <w:rsid w:val="00EB6E52"/>
    <w:rsid w:val="00ED5B8E"/>
    <w:rsid w:val="00EE44B0"/>
    <w:rsid w:val="00F06D19"/>
    <w:rsid w:val="00F15337"/>
    <w:rsid w:val="00F17E63"/>
    <w:rsid w:val="00F20D1F"/>
    <w:rsid w:val="00F322CB"/>
    <w:rsid w:val="00F32AB2"/>
    <w:rsid w:val="00F40192"/>
    <w:rsid w:val="00F409DC"/>
    <w:rsid w:val="00F45DB8"/>
    <w:rsid w:val="00F7199D"/>
    <w:rsid w:val="00F86DC3"/>
    <w:rsid w:val="00FB006B"/>
    <w:rsid w:val="00FB00B5"/>
    <w:rsid w:val="00FB5664"/>
    <w:rsid w:val="00FB7862"/>
    <w:rsid w:val="00FC116A"/>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DCC0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semiHidden/>
    <w:unhideWhenUsed/>
    <w:rsid w:val="00C94A08"/>
    <w:pPr>
      <w:spacing w:before="100" w:beforeAutospacing="1" w:after="100" w:afterAutospacing="1"/>
    </w:pPr>
    <w:rPr>
      <w:rFonts w:ascii="Times New Roman" w:eastAsia="Times New Roman" w:hAnsi="Times New Roman" w:cs="Times New Roman"/>
      <w:lang w:eastAsia="de-DE"/>
    </w:rPr>
  </w:style>
  <w:style w:type="paragraph" w:styleId="berarbeitung">
    <w:name w:val="Revision"/>
    <w:hidden/>
    <w:uiPriority w:val="99"/>
    <w:semiHidden/>
    <w:rsid w:val="001919ED"/>
  </w:style>
  <w:style w:type="character" w:styleId="Kommentarzeichen">
    <w:name w:val="annotation reference"/>
    <w:basedOn w:val="Absatz-Standardschriftart"/>
    <w:uiPriority w:val="99"/>
    <w:semiHidden/>
    <w:unhideWhenUsed/>
    <w:rsid w:val="001919ED"/>
    <w:rPr>
      <w:sz w:val="16"/>
      <w:szCs w:val="16"/>
    </w:rPr>
  </w:style>
  <w:style w:type="paragraph" w:styleId="Kommentartext">
    <w:name w:val="annotation text"/>
    <w:basedOn w:val="Standard"/>
    <w:link w:val="KommentartextZchn"/>
    <w:uiPriority w:val="99"/>
    <w:semiHidden/>
    <w:unhideWhenUsed/>
    <w:rsid w:val="001919ED"/>
    <w:rPr>
      <w:sz w:val="20"/>
      <w:szCs w:val="20"/>
    </w:rPr>
  </w:style>
  <w:style w:type="character" w:customStyle="1" w:styleId="KommentartextZchn">
    <w:name w:val="Kommentartext Zchn"/>
    <w:basedOn w:val="Absatz-Standardschriftart"/>
    <w:link w:val="Kommentartext"/>
    <w:uiPriority w:val="99"/>
    <w:semiHidden/>
    <w:rsid w:val="001919ED"/>
    <w:rPr>
      <w:sz w:val="20"/>
      <w:szCs w:val="20"/>
    </w:rPr>
  </w:style>
  <w:style w:type="paragraph" w:styleId="Kommentarthema">
    <w:name w:val="annotation subject"/>
    <w:basedOn w:val="Kommentartext"/>
    <w:next w:val="Kommentartext"/>
    <w:link w:val="KommentarthemaZchn"/>
    <w:uiPriority w:val="99"/>
    <w:semiHidden/>
    <w:unhideWhenUsed/>
    <w:rsid w:val="001919ED"/>
    <w:rPr>
      <w:b/>
      <w:bCs/>
    </w:rPr>
  </w:style>
  <w:style w:type="character" w:customStyle="1" w:styleId="KommentarthemaZchn">
    <w:name w:val="Kommentarthema Zchn"/>
    <w:basedOn w:val="KommentartextZchn"/>
    <w:link w:val="Kommentarthema"/>
    <w:uiPriority w:val="99"/>
    <w:semiHidden/>
    <w:rsid w:val="001919E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49400">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627</Words>
  <Characters>3957</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3</cp:revision>
  <cp:lastPrinted>2023-05-15T09:15:00Z</cp:lastPrinted>
  <dcterms:created xsi:type="dcterms:W3CDTF">2024-01-09T12:43:00Z</dcterms:created>
  <dcterms:modified xsi:type="dcterms:W3CDTF">2024-01-09T20:06:00Z</dcterms:modified>
</cp:coreProperties>
</file>