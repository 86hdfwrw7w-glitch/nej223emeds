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851"/>
        <w:gridCol w:w="283"/>
        <w:gridCol w:w="142"/>
        <w:gridCol w:w="1418"/>
        <w:gridCol w:w="1842"/>
      </w:tblGrid>
      <w:tr w:rsidR="00E55D90" w:rsidRPr="00F44F5F" w14:paraId="487AC9CE" w14:textId="77777777" w:rsidTr="007B2905">
        <w:trPr>
          <w:trHeight w:val="187"/>
        </w:trPr>
        <w:tc>
          <w:tcPr>
            <w:tcW w:w="10206" w:type="dxa"/>
            <w:gridSpan w:val="9"/>
            <w:vAlign w:val="bottom"/>
          </w:tcPr>
          <w:p w14:paraId="0CBC6997" w14:textId="0F2D802F" w:rsidR="00E55D90" w:rsidRPr="00F44F5F" w:rsidRDefault="00E433E3" w:rsidP="00CD41F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Dennis Klein</w:t>
            </w:r>
          </w:p>
          <w:p w14:paraId="135895E2" w14:textId="3F87DC45" w:rsidR="00F44F5F" w:rsidRPr="00F44F5F" w:rsidRDefault="00E433E3" w:rsidP="00CD41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433E3">
              <w:rPr>
                <w:rFonts w:ascii="Times New Roman" w:hAnsi="Times New Roman" w:cs="Times New Roman"/>
                <w:bCs/>
                <w:sz w:val="20"/>
                <w:szCs w:val="20"/>
              </w:rPr>
              <w:t>Holzhofallee 26a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Darmstadt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64295</w:t>
            </w:r>
            <w:r w:rsidR="00E7014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E7014E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E7014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E433E3">
              <w:rPr>
                <w:rFonts w:ascii="Times New Roman" w:hAnsi="Times New Roman" w:cs="Times New Roman"/>
                <w:bCs/>
                <w:sz w:val="20"/>
                <w:szCs w:val="20"/>
              </w:rPr>
              <w:t>Dennis-Klein@magenta.de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 w:rsidRPr="00E433E3">
              <w:rPr>
                <w:rFonts w:ascii="Times New Roman" w:hAnsi="Times New Roman" w:cs="Times New Roman"/>
                <w:bCs/>
                <w:sz w:val="20"/>
                <w:szCs w:val="20"/>
              </w:rPr>
              <w:t>157 337 618 35</w:t>
            </w:r>
          </w:p>
        </w:tc>
      </w:tr>
      <w:tr w:rsidR="002508C2" w:rsidRPr="00F44F5F" w14:paraId="0FCADE56" w14:textId="77777777" w:rsidTr="009646CA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CD41F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9646CA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037D4A45" w:rsidR="00D1492F" w:rsidRPr="00F44F5F" w:rsidRDefault="00E433E3" w:rsidP="00CD41F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Justus-Liebig-Universität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Pr="00E433E3">
              <w:rPr>
                <w:rFonts w:ascii="Times New Roman" w:hAnsi="Times New Roman" w:cs="Times New Roman"/>
                <w:b/>
                <w:sz w:val="20"/>
                <w:szCs w:val="20"/>
              </w:rPr>
              <w:t>ießen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91D3575" w:rsidR="00D1492F" w:rsidRPr="00F44F5F" w:rsidRDefault="00E433E3" w:rsidP="00CD41F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ießen</w:t>
            </w:r>
          </w:p>
        </w:tc>
      </w:tr>
      <w:tr w:rsidR="00D1492F" w:rsidRPr="00F44F5F" w14:paraId="61E5D482" w14:textId="77777777" w:rsidTr="009646CA">
        <w:trPr>
          <w:trHeight w:val="20"/>
        </w:trPr>
        <w:tc>
          <w:tcPr>
            <w:tcW w:w="5523" w:type="dxa"/>
            <w:gridSpan w:val="3"/>
          </w:tcPr>
          <w:p w14:paraId="11CB9A0F" w14:textId="5DA05E11" w:rsidR="00D1492F" w:rsidRPr="00F44F5F" w:rsidRDefault="00D1492F" w:rsidP="00CD41F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Wirtschaftswissenschaften</w:t>
            </w:r>
            <w:r w:rsidR="006C0D8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6C0D88" w:rsidRPr="006C0D8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(geplant 2024)</w:t>
            </w:r>
          </w:p>
        </w:tc>
        <w:tc>
          <w:tcPr>
            <w:tcW w:w="4683" w:type="dxa"/>
            <w:gridSpan w:val="6"/>
          </w:tcPr>
          <w:p w14:paraId="419A9228" w14:textId="5D402040" w:rsidR="00D1492F" w:rsidRPr="00F44F5F" w:rsidRDefault="009C4E1C" w:rsidP="00CD41F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ab 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5280E" w:rsidRPr="00F44F5F" w14:paraId="013361E1" w14:textId="77777777" w:rsidTr="009646CA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4B5135D1" w:rsidR="00D1492F" w:rsidRPr="00F44F5F" w:rsidRDefault="00E433E3" w:rsidP="00CD41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sz w:val="21"/>
                <w:szCs w:val="21"/>
              </w:rPr>
              <w:t>Peter-Behrens-Schule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6059F80B" w:rsidR="00D1492F" w:rsidRPr="00F44F5F" w:rsidRDefault="00E433E3" w:rsidP="00CD41F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</w:t>
            </w:r>
          </w:p>
        </w:tc>
      </w:tr>
      <w:tr w:rsidR="00D5280E" w:rsidRPr="00F44F5F" w14:paraId="62632213" w14:textId="77777777" w:rsidTr="009646CA">
        <w:trPr>
          <w:trHeight w:val="20"/>
        </w:trPr>
        <w:tc>
          <w:tcPr>
            <w:tcW w:w="5387" w:type="dxa"/>
            <w:gridSpan w:val="2"/>
          </w:tcPr>
          <w:p w14:paraId="5F71027E" w14:textId="424BC426" w:rsidR="00D1492F" w:rsidRPr="00F44F5F" w:rsidRDefault="00E433E3" w:rsidP="00CD41F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E433E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Einjährige Fachhochschulreife Form B</w:t>
            </w:r>
          </w:p>
        </w:tc>
        <w:tc>
          <w:tcPr>
            <w:tcW w:w="4819" w:type="dxa"/>
            <w:gridSpan w:val="7"/>
          </w:tcPr>
          <w:p w14:paraId="51FC9814" w14:textId="2AAF16E6" w:rsidR="00D1492F" w:rsidRPr="00F44F5F" w:rsidRDefault="00426D7E" w:rsidP="00CD41F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F44F5F" w14:paraId="4D68BFE7" w14:textId="77777777" w:rsidTr="009646CA">
        <w:trPr>
          <w:trHeight w:val="20"/>
        </w:trPr>
        <w:tc>
          <w:tcPr>
            <w:tcW w:w="10206" w:type="dxa"/>
            <w:gridSpan w:val="9"/>
          </w:tcPr>
          <w:p w14:paraId="54BF63E9" w14:textId="10006BB8" w:rsidR="0091331D" w:rsidRPr="00FE0496" w:rsidRDefault="00E433E3" w:rsidP="00CD41F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433E3">
              <w:rPr>
                <w:rFonts w:ascii="Times New Roman" w:hAnsi="Times New Roman" w:cs="Times New Roman"/>
                <w:sz w:val="20"/>
                <w:szCs w:val="20"/>
              </w:rPr>
              <w:t>Fachrichtung Wirtschaft: Schwerpunkt Ernährung und Hauswirtschaft</w:t>
            </w:r>
          </w:p>
        </w:tc>
      </w:tr>
      <w:tr w:rsidR="00AE4ED3" w:rsidRPr="00F44F5F" w14:paraId="6B19CF91" w14:textId="77777777" w:rsidTr="009646CA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2B33649A" w:rsidR="00AE4ED3" w:rsidRPr="00F44F5F" w:rsidRDefault="00E433E3" w:rsidP="00CD41F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433E3">
              <w:rPr>
                <w:rFonts w:ascii="Times New Roman" w:hAnsi="Times New Roman" w:cs="Times New Roman"/>
                <w:b/>
                <w:sz w:val="21"/>
                <w:szCs w:val="21"/>
              </w:rPr>
              <w:t>Peter-Behrens-Schule</w:t>
            </w:r>
          </w:p>
        </w:tc>
        <w:tc>
          <w:tcPr>
            <w:tcW w:w="4536" w:type="dxa"/>
            <w:gridSpan w:val="5"/>
            <w:vAlign w:val="bottom"/>
          </w:tcPr>
          <w:p w14:paraId="262B6DA3" w14:textId="407A53DC" w:rsidR="00AE4ED3" w:rsidRPr="00F44F5F" w:rsidRDefault="006C0D88" w:rsidP="00CD41F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</w:t>
            </w:r>
            <w:r w:rsidR="00E433E3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AE4ED3" w:rsidRPr="00F44F5F" w14:paraId="263521E3" w14:textId="77777777" w:rsidTr="009646CA">
        <w:trPr>
          <w:trHeight w:val="20"/>
        </w:trPr>
        <w:tc>
          <w:tcPr>
            <w:tcW w:w="5670" w:type="dxa"/>
            <w:gridSpan w:val="4"/>
          </w:tcPr>
          <w:p w14:paraId="36282A3A" w14:textId="26255748" w:rsidR="00AE4ED3" w:rsidRPr="00F44F5F" w:rsidRDefault="00E433E3" w:rsidP="00CD41F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433E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Berufsschule</w:t>
            </w:r>
          </w:p>
        </w:tc>
        <w:tc>
          <w:tcPr>
            <w:tcW w:w="4536" w:type="dxa"/>
            <w:gridSpan w:val="5"/>
          </w:tcPr>
          <w:p w14:paraId="3DE8C75D" w14:textId="6ABFA79D" w:rsidR="00AE4ED3" w:rsidRPr="00F44F5F" w:rsidRDefault="00AE4ED3" w:rsidP="00CD41F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8 – 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433E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AE4ED3" w:rsidRPr="00F44F5F" w14:paraId="27601A10" w14:textId="77777777" w:rsidTr="007B2905">
        <w:trPr>
          <w:trHeight w:val="37"/>
        </w:trPr>
        <w:tc>
          <w:tcPr>
            <w:tcW w:w="10206" w:type="dxa"/>
            <w:gridSpan w:val="9"/>
          </w:tcPr>
          <w:p w14:paraId="326D2DB7" w14:textId="0B02A070" w:rsidR="00E433E3" w:rsidRPr="00E7014E" w:rsidRDefault="00E433E3" w:rsidP="00CD41F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sz w:val="20"/>
                <w:szCs w:val="20"/>
              </w:rPr>
              <w:t xml:space="preserve">Dreijährige </w:t>
            </w:r>
            <w:r w:rsidRPr="00E7014E">
              <w:rPr>
                <w:rFonts w:ascii="Times New Roman" w:hAnsi="Times New Roman" w:cs="Times New Roman"/>
                <w:sz w:val="20"/>
                <w:szCs w:val="20"/>
              </w:rPr>
              <w:t>Ausbildung zum Medientechnologen</w:t>
            </w:r>
            <w:r w:rsidR="00101938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E7014E">
              <w:rPr>
                <w:rFonts w:ascii="Times New Roman" w:hAnsi="Times New Roman" w:cs="Times New Roman"/>
                <w:sz w:val="20"/>
                <w:szCs w:val="20"/>
              </w:rPr>
              <w:t>Druckverarbeitung</w:t>
            </w:r>
          </w:p>
          <w:p w14:paraId="6ECF7248" w14:textId="2F554AE5" w:rsidR="00AE4ED3" w:rsidRPr="00FE0496" w:rsidRDefault="00E433E3" w:rsidP="00CD41F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A573C">
              <w:rPr>
                <w:rFonts w:ascii="Times New Roman" w:hAnsi="Times New Roman" w:cs="Times New Roman"/>
                <w:sz w:val="20"/>
                <w:szCs w:val="20"/>
              </w:rPr>
              <w:t>Ausbildungsbetrieb: D.O.G. GmbH DIGITAL-OFFSET GASS in Darmstadt</w:t>
            </w:r>
          </w:p>
        </w:tc>
      </w:tr>
      <w:tr w:rsidR="00D5280E" w:rsidRPr="00F44F5F" w14:paraId="1C51E2FF" w14:textId="77777777" w:rsidTr="009646CA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06D25303" w:rsidR="00665BF3" w:rsidRPr="00F44F5F" w:rsidRDefault="00E433E3" w:rsidP="00CD41F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433E3">
              <w:rPr>
                <w:rFonts w:ascii="Times New Roman" w:hAnsi="Times New Roman" w:cs="Times New Roman"/>
                <w:b/>
                <w:sz w:val="21"/>
                <w:szCs w:val="21"/>
              </w:rPr>
              <w:t>Peter-Behrens-Schule</w:t>
            </w:r>
          </w:p>
        </w:tc>
        <w:tc>
          <w:tcPr>
            <w:tcW w:w="4536" w:type="dxa"/>
            <w:gridSpan w:val="5"/>
            <w:vAlign w:val="bottom"/>
          </w:tcPr>
          <w:p w14:paraId="2FCB10D7" w14:textId="00E3894B" w:rsidR="00665BF3" w:rsidRPr="00F44F5F" w:rsidRDefault="006C0D88" w:rsidP="00CD41F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</w:t>
            </w:r>
            <w:r w:rsidR="00E433E3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91331D" w:rsidRPr="00F44F5F" w14:paraId="312B82BC" w14:textId="77777777" w:rsidTr="009646CA">
        <w:trPr>
          <w:trHeight w:val="20"/>
        </w:trPr>
        <w:tc>
          <w:tcPr>
            <w:tcW w:w="5670" w:type="dxa"/>
            <w:gridSpan w:val="4"/>
          </w:tcPr>
          <w:p w14:paraId="1CEE182B" w14:textId="3BFA28A1" w:rsidR="0091331D" w:rsidRPr="00F44F5F" w:rsidRDefault="006C0D88" w:rsidP="00CD41F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6C0D8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Zweijährige Berufsfachschule (Mittlere Reife)</w:t>
            </w:r>
            <w:ins w:id="0" w:author="David Döbele" w:date="2023-11-28T20:33:00Z">
              <w:r w:rsidR="00786F89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t>,</w:t>
              </w:r>
            </w:ins>
            <w:r w:rsidRPr="006C0D8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Note:</w:t>
            </w:r>
            <w:r w:rsidR="0010193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Pr="006C0D8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2,3</w:t>
            </w:r>
          </w:p>
        </w:tc>
        <w:tc>
          <w:tcPr>
            <w:tcW w:w="4536" w:type="dxa"/>
            <w:gridSpan w:val="5"/>
          </w:tcPr>
          <w:p w14:paraId="7521EA6E" w14:textId="6776AF34" w:rsidR="0091331D" w:rsidRPr="00F44F5F" w:rsidRDefault="0091331D" w:rsidP="00CD41F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C0D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C0D88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6C0D8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="006C0D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D5280E" w:rsidRPr="00F44F5F" w14:paraId="69F47C1D" w14:textId="77777777" w:rsidTr="009646CA">
        <w:trPr>
          <w:trHeight w:val="20"/>
        </w:trPr>
        <w:tc>
          <w:tcPr>
            <w:tcW w:w="10206" w:type="dxa"/>
            <w:gridSpan w:val="9"/>
          </w:tcPr>
          <w:p w14:paraId="23575F6C" w14:textId="43868AE1" w:rsidR="00D5280E" w:rsidRPr="00FE0496" w:rsidRDefault="006C0D88" w:rsidP="00CD41F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C0D88">
              <w:rPr>
                <w:rFonts w:ascii="Times New Roman" w:hAnsi="Times New Roman" w:cs="Times New Roman"/>
                <w:sz w:val="20"/>
                <w:szCs w:val="20"/>
              </w:rPr>
              <w:t>Fachrichtung Technik: Schwerpunkt Medien und Drucktechnik</w:t>
            </w:r>
          </w:p>
        </w:tc>
      </w:tr>
      <w:tr w:rsidR="00E55D90" w:rsidRPr="00F44F5F" w14:paraId="3A2665B3" w14:textId="77777777" w:rsidTr="009646CA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CD41F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9646CA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5D563789" w:rsidR="00E55D90" w:rsidRPr="006C0D88" w:rsidRDefault="006C0D88" w:rsidP="00CD41F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6C0D8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ISD Immobilien Service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Deutschland</w:t>
            </w:r>
            <w:r w:rsidRPr="006C0D8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Pr="006C0D88">
              <w:rPr>
                <w:rFonts w:ascii="Times New Roman" w:hAnsi="Times New Roman" w:cs="Times New Roman"/>
                <w:b/>
                <w:sz w:val="20"/>
                <w:szCs w:val="20"/>
              </w:rPr>
              <w:t>mb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  <w:r w:rsidRPr="006C0D8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&amp; CO. KG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1B98324A" w:rsidR="00E55D90" w:rsidRPr="00F44F5F" w:rsidRDefault="00663C89" w:rsidP="00CD41F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433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</w:t>
            </w:r>
          </w:p>
        </w:tc>
      </w:tr>
      <w:tr w:rsidR="00E55D90" w:rsidRPr="00F44F5F" w14:paraId="335D84E9" w14:textId="77777777" w:rsidTr="009646CA">
        <w:trPr>
          <w:trHeight w:val="20"/>
        </w:trPr>
        <w:tc>
          <w:tcPr>
            <w:tcW w:w="6521" w:type="dxa"/>
            <w:gridSpan w:val="5"/>
          </w:tcPr>
          <w:p w14:paraId="20B1570F" w14:textId="01E3CBF2" w:rsidR="00E55D90" w:rsidRPr="006C0D88" w:rsidRDefault="006C0D88" w:rsidP="00CD41F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C0D8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Nebenberufliche Tätigkeit während der Fachhochschulreife als Reinigungskraft</w:t>
            </w:r>
          </w:p>
        </w:tc>
        <w:tc>
          <w:tcPr>
            <w:tcW w:w="3685" w:type="dxa"/>
            <w:gridSpan w:val="4"/>
          </w:tcPr>
          <w:p w14:paraId="0475B997" w14:textId="3DCA4D9E" w:rsidR="00E55D90" w:rsidRPr="00F44F5F" w:rsidRDefault="00E55D90" w:rsidP="00CD41F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663C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663C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663C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663C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E55D90" w:rsidRPr="00F44F5F" w14:paraId="54C3D64C" w14:textId="77777777" w:rsidTr="009646CA">
        <w:trPr>
          <w:trHeight w:val="227"/>
        </w:trPr>
        <w:tc>
          <w:tcPr>
            <w:tcW w:w="10206" w:type="dxa"/>
            <w:gridSpan w:val="9"/>
          </w:tcPr>
          <w:p w14:paraId="7F1ADDF2" w14:textId="3366E959" w:rsidR="00FF6EA2" w:rsidRDefault="00FF6EA2" w:rsidP="00CD41F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F6E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Die ISD Immobilien Service Deutschland GmbH &amp; CO. KG ist ein seit 1983 gegründetes</w:t>
            </w:r>
          </w:p>
          <w:p w14:paraId="76E129C8" w14:textId="447F4175" w:rsidR="00211656" w:rsidRDefault="00FF6EA2" w:rsidP="00CD41F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F6E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Gebäudedienstleistungsunternehmen</w:t>
            </w:r>
            <w:r w:rsidR="0010193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;</w:t>
            </w:r>
            <w:r w:rsidRPr="00FF6E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über 6.500 Angestellten in über 100 Niederlassungen betreut das Unternehmen über 22.000 Immobilien in ganz Deutschland</w:t>
            </w:r>
          </w:p>
          <w:p w14:paraId="6DD9BA0F" w14:textId="257CA3BA" w:rsidR="00663C89" w:rsidRPr="00211656" w:rsidRDefault="00663C89" w:rsidP="00CD41F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Effektives Zeitmanagement bei der Reinigung von Büros und Treppenhäusern, um Arbeitsabläufe zu optimieren und Ergebnisse termingerecht zu liefern</w:t>
            </w:r>
          </w:p>
        </w:tc>
      </w:tr>
      <w:tr w:rsidR="00AE4ED3" w:rsidRPr="00F44F5F" w14:paraId="45404236" w14:textId="77777777" w:rsidTr="009646CA">
        <w:trPr>
          <w:trHeight w:val="340"/>
        </w:trPr>
        <w:tc>
          <w:tcPr>
            <w:tcW w:w="5523" w:type="dxa"/>
            <w:gridSpan w:val="3"/>
            <w:vAlign w:val="bottom"/>
          </w:tcPr>
          <w:p w14:paraId="3CF978EE" w14:textId="60FF0F14" w:rsidR="00AE4ED3" w:rsidRPr="00F44F5F" w:rsidRDefault="00663C89" w:rsidP="00CD41F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63C8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D.O.G. GmbH Digital-Offset </w:t>
            </w:r>
            <w:proofErr w:type="spellStart"/>
            <w:r w:rsidRPr="00663C8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Gass</w:t>
            </w:r>
            <w:proofErr w:type="spellEnd"/>
          </w:p>
        </w:tc>
        <w:tc>
          <w:tcPr>
            <w:tcW w:w="4683" w:type="dxa"/>
            <w:gridSpan w:val="6"/>
            <w:vAlign w:val="bottom"/>
          </w:tcPr>
          <w:p w14:paraId="49A11F72" w14:textId="1CB965BB" w:rsidR="00AE4ED3" w:rsidRPr="00F44F5F" w:rsidRDefault="00663C89" w:rsidP="00CD41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63C8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Darmstadt</w:t>
            </w:r>
          </w:p>
        </w:tc>
      </w:tr>
      <w:tr w:rsidR="00AE4ED3" w:rsidRPr="00F44F5F" w14:paraId="16C6F7AD" w14:textId="77777777" w:rsidTr="009646CA">
        <w:trPr>
          <w:trHeight w:val="20"/>
        </w:trPr>
        <w:tc>
          <w:tcPr>
            <w:tcW w:w="5523" w:type="dxa"/>
            <w:gridSpan w:val="3"/>
          </w:tcPr>
          <w:p w14:paraId="5D8760E9" w14:textId="1EACF131" w:rsidR="00AE4ED3" w:rsidRPr="00663C89" w:rsidRDefault="00663C89" w:rsidP="00CD41F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63C89">
              <w:rPr>
                <w:rFonts w:ascii="Times New Roman" w:hAnsi="Times New Roman" w:cs="Times New Roman"/>
                <w:sz w:val="20"/>
                <w:szCs w:val="20"/>
              </w:rPr>
              <w:t>Einjährige Vollzeitbeschäftigung als Mitarbeiter</w:t>
            </w:r>
          </w:p>
        </w:tc>
        <w:tc>
          <w:tcPr>
            <w:tcW w:w="4683" w:type="dxa"/>
            <w:gridSpan w:val="6"/>
          </w:tcPr>
          <w:p w14:paraId="2D9DB8CA" w14:textId="58DB7645" w:rsidR="00AE4ED3" w:rsidRPr="00F44F5F" w:rsidRDefault="00AE4ED3" w:rsidP="00CD41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F44F5F" w14:paraId="7660C4BA" w14:textId="77777777" w:rsidTr="007B2905">
        <w:trPr>
          <w:trHeight w:val="37"/>
        </w:trPr>
        <w:tc>
          <w:tcPr>
            <w:tcW w:w="10206" w:type="dxa"/>
            <w:gridSpan w:val="9"/>
          </w:tcPr>
          <w:p w14:paraId="1C2BDCD4" w14:textId="29EB573D" w:rsidR="007D2EF1" w:rsidRDefault="00663C89" w:rsidP="00CD41F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Die D.O.G. GmbH ist eine Druckerei, die sich seit 1996 auf das Spezialisieren von Pack-Mittel-Bedarf der Pharma- und Kosmetikindustrie konzentriert</w:t>
            </w:r>
            <w:r w:rsidR="006221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.</w:t>
            </w: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über 30 Kunden in führenden Pharma- und Kosmetikunternehmen </w:t>
            </w:r>
          </w:p>
          <w:p w14:paraId="6DBE236C" w14:textId="2500807F" w:rsidR="00211656" w:rsidRPr="007A0279" w:rsidRDefault="007A0279" w:rsidP="00CD41F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(</w:t>
            </w: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z. B.</w:t>
            </w:r>
            <w:r w:rsidR="001E288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663C89"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KAO, Merck und Fresenius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</w:t>
            </w:r>
            <w:r w:rsidR="00622130"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9C4E1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</w:t>
            </w:r>
            <w:r w:rsidR="00663C89"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zwei Standorten produziert das Unternehmen </w:t>
            </w:r>
            <w:r w:rsidR="00663C89" w:rsidRPr="007A02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täglich mehr als 3,5 Millionen Produkte auf einer Gesamtfläche von 16.000qm</w:t>
            </w:r>
          </w:p>
          <w:p w14:paraId="1A3E7021" w14:textId="6D8A2524" w:rsidR="00663C89" w:rsidRPr="00663C89" w:rsidRDefault="00663C89" w:rsidP="00CD41F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Verantwortlich für die präzise Einrichtung und effiziente Bedienung von Falzmaschinen zur Steigerung der Produktionsleistung und Kostenreduktion</w:t>
            </w:r>
          </w:p>
          <w:p w14:paraId="132465C4" w14:textId="78491185" w:rsidR="00663C89" w:rsidRPr="00663C89" w:rsidRDefault="00663C89" w:rsidP="00CD41F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Verantwortlich für die Weiterverarbeitungsprozesse und Versandabfertigungsprozesse der Druckprodukte</w:t>
            </w:r>
            <w:r w:rsidR="0010193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10193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</w:t>
            </w:r>
            <w:r w:rsidRPr="00663C8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 eine effiziente Produktion und zeitgerechte Lieferung zu gewährleisten</w:t>
            </w:r>
          </w:p>
        </w:tc>
      </w:tr>
      <w:tr w:rsidR="00E55D90" w:rsidRPr="00F44F5F" w14:paraId="414B4085" w14:textId="77777777" w:rsidTr="009646CA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CD41F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F44F5F" w14:paraId="74251178" w14:textId="77777777" w:rsidTr="009646CA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71F4F1A0" w:rsidR="00E55D90" w:rsidRPr="00F44F5F" w:rsidRDefault="00663C89" w:rsidP="00CD41F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663C89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pumpkincareers</w:t>
            </w:r>
            <w:proofErr w:type="spellEnd"/>
            <w:r w:rsidRPr="00663C89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G</w:t>
            </w:r>
            <w:r w:rsidR="007C1AE8" w:rsidRPr="00663C89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2"/>
                <w:lang w:val="en-US"/>
              </w:rPr>
              <w:t>mb</w:t>
            </w:r>
            <w:r w:rsidRPr="00663C89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H</w:t>
            </w:r>
          </w:p>
        </w:tc>
        <w:tc>
          <w:tcPr>
            <w:tcW w:w="4683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00B36E0F" w:rsidR="00E55D90" w:rsidRPr="001647AB" w:rsidRDefault="007C1AE8" w:rsidP="00CD41F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C1AE8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Onlin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</w:t>
            </w:r>
          </w:p>
        </w:tc>
      </w:tr>
      <w:tr w:rsidR="00E55D90" w:rsidRPr="00F44F5F" w14:paraId="4F59C612" w14:textId="77777777" w:rsidTr="007B2905">
        <w:trPr>
          <w:trHeight w:val="128"/>
        </w:trPr>
        <w:tc>
          <w:tcPr>
            <w:tcW w:w="6804" w:type="dxa"/>
            <w:gridSpan w:val="6"/>
          </w:tcPr>
          <w:p w14:paraId="32F07601" w14:textId="78F04EF1" w:rsidR="00E55D90" w:rsidRPr="001647AB" w:rsidRDefault="007C1AE8" w:rsidP="00CD41F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C1AE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3402" w:type="dxa"/>
            <w:gridSpan w:val="3"/>
          </w:tcPr>
          <w:p w14:paraId="45DD2178" w14:textId="0C7F1589" w:rsidR="00E55D90" w:rsidRPr="00F44F5F" w:rsidRDefault="00E55D90" w:rsidP="00CD41F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7C1AE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7C1AE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02437711" w14:textId="77777777" w:rsidTr="007B2905">
        <w:trPr>
          <w:trHeight w:val="128"/>
        </w:trPr>
        <w:tc>
          <w:tcPr>
            <w:tcW w:w="10206" w:type="dxa"/>
            <w:gridSpan w:val="9"/>
          </w:tcPr>
          <w:p w14:paraId="2BCB10A1" w14:textId="4255DD16" w:rsidR="007C1AE8" w:rsidRDefault="007C1AE8" w:rsidP="00CD41F0">
            <w:pPr>
              <w:pStyle w:val="Listenabsatz"/>
              <w:numPr>
                <w:ilvl w:val="0"/>
                <w:numId w:val="24"/>
              </w:numPr>
              <w:spacing w:after="16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C1AE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Fachliche und persönliche Weiterentwicklung durch Vorbereitungskurse für den Arbeitsalltag im Investment Banking (z.B. MS-Office, Branchen-Verständnis, Unternehmensbewertung mit DCF und Multiples via Excel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68CFAD97" w14:textId="1960A5F3" w:rsidR="00E55D90" w:rsidRPr="007C1AE8" w:rsidRDefault="007C1AE8" w:rsidP="00CD41F0">
            <w:pPr>
              <w:pStyle w:val="Listenabsatz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C1AE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Aufbau eines DACH-weiten Netzwerks aus über 1.200 Studierenden mit hohem Interesse an Finance, Consulting und Private Equity sowie von verschiedenen Experten und Mentoren mit jahrelanger Berufserfahrung in diesen Branchen</w:t>
            </w:r>
          </w:p>
        </w:tc>
      </w:tr>
      <w:tr w:rsidR="00FE0496" w:rsidRPr="00F44F5F" w14:paraId="3B26943D" w14:textId="77777777" w:rsidTr="009646CA">
        <w:trPr>
          <w:trHeight w:val="340"/>
        </w:trPr>
        <w:tc>
          <w:tcPr>
            <w:tcW w:w="6521" w:type="dxa"/>
            <w:gridSpan w:val="5"/>
            <w:vAlign w:val="bottom"/>
          </w:tcPr>
          <w:p w14:paraId="11E538C2" w14:textId="537D8BCD" w:rsidR="00FE0496" w:rsidRPr="00F44F5F" w:rsidRDefault="007C1AE8" w:rsidP="00CD41F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C1AE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Stadt Darmstadt</w:t>
            </w:r>
          </w:p>
        </w:tc>
        <w:tc>
          <w:tcPr>
            <w:tcW w:w="3685" w:type="dxa"/>
            <w:gridSpan w:val="4"/>
            <w:vAlign w:val="bottom"/>
          </w:tcPr>
          <w:p w14:paraId="21BF18C9" w14:textId="19675C4A" w:rsidR="00FE0496" w:rsidRPr="001647AB" w:rsidRDefault="007C1AE8" w:rsidP="00CD41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C1AE8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Darmstadt</w:t>
            </w:r>
          </w:p>
        </w:tc>
      </w:tr>
      <w:tr w:rsidR="00FE0496" w:rsidRPr="00F44F5F" w14:paraId="04BFDD79" w14:textId="77777777" w:rsidTr="007B2905">
        <w:trPr>
          <w:trHeight w:val="13"/>
        </w:trPr>
        <w:tc>
          <w:tcPr>
            <w:tcW w:w="8364" w:type="dxa"/>
            <w:gridSpan w:val="8"/>
          </w:tcPr>
          <w:p w14:paraId="5D908AF7" w14:textId="7A9EB4C3" w:rsidR="00FE0496" w:rsidRPr="007C1AE8" w:rsidRDefault="007B2905" w:rsidP="00CD41F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C1AE8">
              <w:rPr>
                <w:rFonts w:ascii="Times New Roman" w:hAnsi="Times New Roman" w:cs="Times New Roman"/>
                <w:bCs/>
                <w:sz w:val="20"/>
                <w:szCs w:val="20"/>
              </w:rPr>
              <w:t>Wahlhelfer</w:t>
            </w:r>
            <w:r w:rsidRPr="007B290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(Ehrenamtlich)</w:t>
            </w:r>
          </w:p>
        </w:tc>
        <w:tc>
          <w:tcPr>
            <w:tcW w:w="1842" w:type="dxa"/>
          </w:tcPr>
          <w:p w14:paraId="0D2FFB14" w14:textId="7EF16EBF" w:rsidR="00FE0496" w:rsidRPr="001647AB" w:rsidRDefault="00FE0496" w:rsidP="00CD41F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</w:t>
            </w:r>
            <w:r w:rsidR="007B290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7B290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7B290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FE0496" w:rsidRPr="00F44F5F" w14:paraId="66A58453" w14:textId="77777777" w:rsidTr="009646CA">
        <w:trPr>
          <w:trHeight w:val="20"/>
        </w:trPr>
        <w:tc>
          <w:tcPr>
            <w:tcW w:w="10206" w:type="dxa"/>
            <w:gridSpan w:val="9"/>
          </w:tcPr>
          <w:p w14:paraId="28723024" w14:textId="0DA99581" w:rsidR="007B2905" w:rsidRPr="007B2905" w:rsidRDefault="00211656" w:rsidP="00CD41F0">
            <w:pPr>
              <w:pStyle w:val="Listenabsatz"/>
              <w:numPr>
                <w:ilvl w:val="0"/>
                <w:numId w:val="25"/>
              </w:numPr>
              <w:spacing w:after="16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Beteiligt bei der Bundestagswahl 2017 und der Hessischen Landtagswahl 2018</w:t>
            </w:r>
          </w:p>
          <w:p w14:paraId="50B5B9CB" w14:textId="1F981F09" w:rsidR="00FE0496" w:rsidRPr="007B2905" w:rsidRDefault="007B2905" w:rsidP="00CD41F0">
            <w:pPr>
              <w:pStyle w:val="Listenabsatz"/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B290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Verantwortlich </w:t>
            </w:r>
            <w:r w:rsidR="0050131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für die </w:t>
            </w:r>
            <w:r w:rsidRPr="007B290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präzise Auszählung von Wählerstimmen und d</w:t>
            </w:r>
            <w:r w:rsidR="0050131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ie</w:t>
            </w:r>
            <w:r w:rsidRPr="007B290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sorgfältige Überprüfung von Dokumenten durch akkurate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und genaue Arbeitsweise</w:t>
            </w:r>
          </w:p>
        </w:tc>
      </w:tr>
      <w:tr w:rsidR="00E55D90" w:rsidRPr="00F44F5F" w14:paraId="482569A2" w14:textId="77777777" w:rsidTr="009646CA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CD41F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F44F5F" w14:paraId="2B257790" w14:textId="77777777" w:rsidTr="009646CA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CD41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48F625E5" w:rsidR="00E55D90" w:rsidRPr="001647AB" w:rsidRDefault="007B2905" w:rsidP="00CD41F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B290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Deutsch (Muttersprache), Serbisch (Muttersprache), Englisch (fließend)</w:t>
            </w:r>
            <w:r w:rsidR="00E55D90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E433E3" w14:paraId="45706C3F" w14:textId="77777777" w:rsidTr="009646CA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E55D90" w:rsidRPr="001647AB" w:rsidRDefault="00E55D90" w:rsidP="00CD41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26AF6735" w:rsidR="00E55D90" w:rsidRPr="001647AB" w:rsidRDefault="007B2905" w:rsidP="00CD41F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7B29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 (basic)</w:t>
            </w:r>
          </w:p>
        </w:tc>
      </w:tr>
      <w:tr w:rsidR="00E55D90" w:rsidRPr="00F44F5F" w14:paraId="70CB01B0" w14:textId="77777777" w:rsidTr="009646CA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CD41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5A822C7A" w:rsidR="00E55D90" w:rsidRPr="001647AB" w:rsidRDefault="007B2905" w:rsidP="00CD41F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727CF">
              <w:rPr>
                <w:rFonts w:ascii="Georgia" w:hAnsi="Georgia"/>
                <w:sz w:val="18"/>
                <w:szCs w:val="18"/>
              </w:rPr>
              <w:t>Wandern,</w:t>
            </w:r>
            <w:r>
              <w:rPr>
                <w:rFonts w:ascii="Georgia" w:hAnsi="Georgia"/>
                <w:sz w:val="18"/>
                <w:szCs w:val="18"/>
              </w:rPr>
              <w:t xml:space="preserve"> Politik,</w:t>
            </w:r>
            <w:r w:rsidRPr="00B727CF">
              <w:rPr>
                <w:rFonts w:ascii="Georgia" w:hAnsi="Georgia"/>
                <w:sz w:val="18"/>
                <w:szCs w:val="18"/>
              </w:rPr>
              <w:t xml:space="preserve"> Kampfsport </w:t>
            </w:r>
            <w:r w:rsidRPr="00E7014E">
              <w:rPr>
                <w:rFonts w:ascii="Georgia" w:hAnsi="Georgia"/>
                <w:sz w:val="18"/>
                <w:szCs w:val="18"/>
              </w:rPr>
              <w:t>(</w:t>
            </w:r>
            <w:r w:rsidRPr="009646CA">
              <w:rPr>
                <w:rFonts w:ascii="Georgia" w:hAnsi="Georgia"/>
                <w:sz w:val="18"/>
                <w:szCs w:val="18"/>
              </w:rPr>
              <w:t>Kickboxen, MMA</w:t>
            </w:r>
            <w:r w:rsidRPr="00E7014E">
              <w:rPr>
                <w:rFonts w:ascii="Georgia" w:hAnsi="Georgia"/>
                <w:sz w:val="18"/>
                <w:szCs w:val="18"/>
              </w:rPr>
              <w:t>),</w:t>
            </w:r>
            <w:r w:rsidRPr="00B727CF">
              <w:rPr>
                <w:rFonts w:ascii="Georgia" w:hAnsi="Georgia"/>
                <w:sz w:val="18"/>
                <w:szCs w:val="18"/>
              </w:rPr>
              <w:t xml:space="preserve"> Lesen</w:t>
            </w:r>
            <w:r>
              <w:rPr>
                <w:rFonts w:ascii="Georgia" w:hAnsi="Georgia"/>
                <w:sz w:val="18"/>
                <w:szCs w:val="18"/>
              </w:rPr>
              <w:t xml:space="preserve"> (P</w:t>
            </w:r>
            <w:r w:rsidRPr="007A5337">
              <w:rPr>
                <w:rFonts w:ascii="Georgia" w:hAnsi="Georgia"/>
                <w:sz w:val="18"/>
                <w:szCs w:val="18"/>
              </w:rPr>
              <w:t>ersönlichkeitsentwicklung</w:t>
            </w:r>
            <w:r>
              <w:rPr>
                <w:rFonts w:ascii="Georgia" w:hAnsi="Georgia"/>
                <w:sz w:val="18"/>
                <w:szCs w:val="18"/>
              </w:rPr>
              <w:t>, Politik, Wirtschaft)</w:t>
            </w:r>
          </w:p>
        </w:tc>
      </w:tr>
      <w:tr w:rsidR="001647AB" w:rsidRPr="00F44F5F" w14:paraId="071AB173" w14:textId="77777777" w:rsidTr="007B2905">
        <w:trPr>
          <w:trHeight w:val="848"/>
        </w:trPr>
        <w:tc>
          <w:tcPr>
            <w:tcW w:w="10206" w:type="dxa"/>
            <w:gridSpan w:val="9"/>
            <w:vAlign w:val="bottom"/>
          </w:tcPr>
          <w:p w14:paraId="6478BDEA" w14:textId="049A8CEF" w:rsidR="001647AB" w:rsidRPr="00F44F5F" w:rsidRDefault="007B2905" w:rsidP="00CD41F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Darmstadt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AD716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.11.20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04CB0E7A" w:rsidR="00723643" w:rsidRPr="0074111D" w:rsidRDefault="007A0279">
      <w:pPr>
        <w:rPr>
          <w:sz w:val="18"/>
        </w:rPr>
      </w:pPr>
      <w:r>
        <w:rPr>
          <w:rFonts w:ascii="Times New Roman" w:hAnsi="Times New Roman" w:cs="Times New Roman"/>
          <w:i/>
          <w:i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233D5F0" wp14:editId="117B8E5B">
            <wp:simplePos x="0" y="0"/>
            <wp:positionH relativeFrom="column">
              <wp:posOffset>-572770</wp:posOffset>
            </wp:positionH>
            <wp:positionV relativeFrom="paragraph">
              <wp:posOffset>-481965</wp:posOffset>
            </wp:positionV>
            <wp:extent cx="1295400" cy="346075"/>
            <wp:effectExtent l="0" t="0" r="0" b="0"/>
            <wp:wrapNone/>
            <wp:docPr id="17050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47223" name="Picture 17050472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643" w:rsidRPr="0074111D" w:rsidSect="009646CA">
      <w:footerReference w:type="even" r:id="rId9"/>
      <w:pgSz w:w="11906" w:h="16838"/>
      <w:pgMar w:top="851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E6965" w14:textId="77777777" w:rsidR="00700869" w:rsidRDefault="00700869" w:rsidP="00BE053D">
      <w:pPr>
        <w:spacing w:after="0" w:line="240" w:lineRule="auto"/>
      </w:pPr>
      <w:r>
        <w:separator/>
      </w:r>
    </w:p>
  </w:endnote>
  <w:endnote w:type="continuationSeparator" w:id="0">
    <w:p w14:paraId="34E38525" w14:textId="77777777" w:rsidR="00700869" w:rsidRDefault="0070086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D478D" w14:textId="77777777" w:rsidR="00700869" w:rsidRDefault="00700869" w:rsidP="00BE053D">
      <w:pPr>
        <w:spacing w:after="0" w:line="240" w:lineRule="auto"/>
      </w:pPr>
      <w:r>
        <w:separator/>
      </w:r>
    </w:p>
  </w:footnote>
  <w:footnote w:type="continuationSeparator" w:id="0">
    <w:p w14:paraId="1827F2CB" w14:textId="77777777" w:rsidR="00700869" w:rsidRDefault="0070086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9EB4C9C8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909949">
    <w:abstractNumId w:val="14"/>
  </w:num>
  <w:num w:numId="2" w16cid:durableId="1604417818">
    <w:abstractNumId w:val="17"/>
  </w:num>
  <w:num w:numId="3" w16cid:durableId="461269342">
    <w:abstractNumId w:val="20"/>
  </w:num>
  <w:num w:numId="4" w16cid:durableId="1405444430">
    <w:abstractNumId w:val="0"/>
  </w:num>
  <w:num w:numId="5" w16cid:durableId="1245266475">
    <w:abstractNumId w:val="1"/>
  </w:num>
  <w:num w:numId="6" w16cid:durableId="1856187476">
    <w:abstractNumId w:val="2"/>
  </w:num>
  <w:num w:numId="7" w16cid:durableId="938291176">
    <w:abstractNumId w:val="13"/>
  </w:num>
  <w:num w:numId="8" w16cid:durableId="1935475666">
    <w:abstractNumId w:val="23"/>
  </w:num>
  <w:num w:numId="9" w16cid:durableId="106778993">
    <w:abstractNumId w:val="12"/>
  </w:num>
  <w:num w:numId="10" w16cid:durableId="1289552250">
    <w:abstractNumId w:val="24"/>
  </w:num>
  <w:num w:numId="11" w16cid:durableId="117769850">
    <w:abstractNumId w:val="5"/>
  </w:num>
  <w:num w:numId="12" w16cid:durableId="900486121">
    <w:abstractNumId w:val="6"/>
  </w:num>
  <w:num w:numId="13" w16cid:durableId="1937328708">
    <w:abstractNumId w:val="8"/>
  </w:num>
  <w:num w:numId="14" w16cid:durableId="709108151">
    <w:abstractNumId w:val="9"/>
  </w:num>
  <w:num w:numId="15" w16cid:durableId="1240016329">
    <w:abstractNumId w:val="22"/>
  </w:num>
  <w:num w:numId="16" w16cid:durableId="703946432">
    <w:abstractNumId w:val="4"/>
  </w:num>
  <w:num w:numId="17" w16cid:durableId="100498094">
    <w:abstractNumId w:val="16"/>
  </w:num>
  <w:num w:numId="18" w16cid:durableId="1491864578">
    <w:abstractNumId w:val="3"/>
  </w:num>
  <w:num w:numId="19" w16cid:durableId="274021063">
    <w:abstractNumId w:val="19"/>
  </w:num>
  <w:num w:numId="20" w16cid:durableId="683096661">
    <w:abstractNumId w:val="10"/>
  </w:num>
  <w:num w:numId="21" w16cid:durableId="625089464">
    <w:abstractNumId w:val="11"/>
  </w:num>
  <w:num w:numId="22" w16cid:durableId="125970998">
    <w:abstractNumId w:val="15"/>
  </w:num>
  <w:num w:numId="23" w16cid:durableId="1978683850">
    <w:abstractNumId w:val="7"/>
  </w:num>
  <w:num w:numId="24" w16cid:durableId="998382763">
    <w:abstractNumId w:val="21"/>
  </w:num>
  <w:num w:numId="25" w16cid:durableId="1748645260">
    <w:abstractNumId w:val="25"/>
  </w:num>
  <w:num w:numId="26" w16cid:durableId="1492679201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1938"/>
    <w:rsid w:val="00103EC5"/>
    <w:rsid w:val="00116C6E"/>
    <w:rsid w:val="00125CA6"/>
    <w:rsid w:val="001412D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2887"/>
    <w:rsid w:val="001F4175"/>
    <w:rsid w:val="00211656"/>
    <w:rsid w:val="00212D8A"/>
    <w:rsid w:val="00223A4D"/>
    <w:rsid w:val="00232CB5"/>
    <w:rsid w:val="00234A7E"/>
    <w:rsid w:val="0024373D"/>
    <w:rsid w:val="002508C2"/>
    <w:rsid w:val="00267252"/>
    <w:rsid w:val="00282DB0"/>
    <w:rsid w:val="002A573C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2F6A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131C"/>
    <w:rsid w:val="00507EA7"/>
    <w:rsid w:val="00526089"/>
    <w:rsid w:val="00527A28"/>
    <w:rsid w:val="00527DCA"/>
    <w:rsid w:val="005423E3"/>
    <w:rsid w:val="005716D4"/>
    <w:rsid w:val="00571B60"/>
    <w:rsid w:val="00572876"/>
    <w:rsid w:val="00585A4D"/>
    <w:rsid w:val="005B0A57"/>
    <w:rsid w:val="005D6329"/>
    <w:rsid w:val="005E57F6"/>
    <w:rsid w:val="006058D8"/>
    <w:rsid w:val="00610200"/>
    <w:rsid w:val="00622130"/>
    <w:rsid w:val="00623699"/>
    <w:rsid w:val="00632D5A"/>
    <w:rsid w:val="00635515"/>
    <w:rsid w:val="006546FD"/>
    <w:rsid w:val="00663C89"/>
    <w:rsid w:val="00665BF3"/>
    <w:rsid w:val="006732D6"/>
    <w:rsid w:val="00693E09"/>
    <w:rsid w:val="006A2DE9"/>
    <w:rsid w:val="006A7230"/>
    <w:rsid w:val="006B4E32"/>
    <w:rsid w:val="006B72C7"/>
    <w:rsid w:val="006B7F78"/>
    <w:rsid w:val="006C0D88"/>
    <w:rsid w:val="006C2252"/>
    <w:rsid w:val="006D7F7F"/>
    <w:rsid w:val="006E2C9C"/>
    <w:rsid w:val="006E40EF"/>
    <w:rsid w:val="006F0039"/>
    <w:rsid w:val="0070086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86F89"/>
    <w:rsid w:val="007966F0"/>
    <w:rsid w:val="00797BFC"/>
    <w:rsid w:val="007A0279"/>
    <w:rsid w:val="007A720F"/>
    <w:rsid w:val="007B2905"/>
    <w:rsid w:val="007C1AE8"/>
    <w:rsid w:val="007C6A3C"/>
    <w:rsid w:val="007D2EF1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46CA"/>
    <w:rsid w:val="009668B9"/>
    <w:rsid w:val="00976577"/>
    <w:rsid w:val="00996356"/>
    <w:rsid w:val="00997D9A"/>
    <w:rsid w:val="009C4E1C"/>
    <w:rsid w:val="009D7C49"/>
    <w:rsid w:val="009E565F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7163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41F0"/>
    <w:rsid w:val="00CD55DC"/>
    <w:rsid w:val="00CE1BBC"/>
    <w:rsid w:val="00CE2595"/>
    <w:rsid w:val="00CE28CC"/>
    <w:rsid w:val="00CE72FC"/>
    <w:rsid w:val="00CF31EE"/>
    <w:rsid w:val="00D1492F"/>
    <w:rsid w:val="00D17B69"/>
    <w:rsid w:val="00D2093E"/>
    <w:rsid w:val="00D3003C"/>
    <w:rsid w:val="00D331F4"/>
    <w:rsid w:val="00D470E4"/>
    <w:rsid w:val="00D52142"/>
    <w:rsid w:val="00D5280E"/>
    <w:rsid w:val="00D543FD"/>
    <w:rsid w:val="00D61357"/>
    <w:rsid w:val="00D61F14"/>
    <w:rsid w:val="00D80D6B"/>
    <w:rsid w:val="00D85D41"/>
    <w:rsid w:val="00D90950"/>
    <w:rsid w:val="00D96E88"/>
    <w:rsid w:val="00DA69DF"/>
    <w:rsid w:val="00DB33F8"/>
    <w:rsid w:val="00DD38E2"/>
    <w:rsid w:val="00E00140"/>
    <w:rsid w:val="00E13110"/>
    <w:rsid w:val="00E24DF1"/>
    <w:rsid w:val="00E40B9A"/>
    <w:rsid w:val="00E431ED"/>
    <w:rsid w:val="00E433E3"/>
    <w:rsid w:val="00E55D90"/>
    <w:rsid w:val="00E64FF5"/>
    <w:rsid w:val="00E7014E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F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E7014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0131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0131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0131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0131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013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2828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dcterms:created xsi:type="dcterms:W3CDTF">2023-11-28T08:27:00Z</dcterms:created>
  <dcterms:modified xsi:type="dcterms:W3CDTF">2023-11-28T19:34:00Z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94c99b32a9ab7710c1ffa655871b0a75b928aea602a068fd0b2233c1f419f351</vt:lpwstr>
  </property>
</Properties>
</file>