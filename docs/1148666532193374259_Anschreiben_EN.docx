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8F917" w14:textId="66865618" w:rsidR="009641CA" w:rsidRPr="006B3C15" w:rsidRDefault="008E47BD" w:rsidP="006B3C15">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 xml:space="preserve">Duc </w:t>
      </w:r>
      <w:proofErr w:type="spellStart"/>
      <w:r>
        <w:rPr>
          <w:rFonts w:ascii="Times New Roman" w:hAnsi="Times New Roman" w:cs="Times New Roman"/>
          <w:sz w:val="20"/>
          <w:szCs w:val="20"/>
        </w:rPr>
        <w:t>Anh</w:t>
      </w:r>
      <w:proofErr w:type="spellEnd"/>
      <w:r>
        <w:rPr>
          <w:rFonts w:ascii="Times New Roman" w:hAnsi="Times New Roman" w:cs="Times New Roman"/>
          <w:sz w:val="20"/>
          <w:szCs w:val="20"/>
        </w:rPr>
        <w:t xml:space="preserve"> Hoang</w:t>
      </w:r>
    </w:p>
    <w:p w14:paraId="2B08AFBD" w14:textId="4AA1C8FC" w:rsidR="009641CA" w:rsidRPr="006B3C15" w:rsidRDefault="008E47BD" w:rsidP="006B3C15">
      <w:pPr>
        <w:spacing w:after="0" w:line="276" w:lineRule="auto"/>
        <w:jc w:val="right"/>
        <w:rPr>
          <w:rFonts w:ascii="Times New Roman" w:hAnsi="Times New Roman" w:cs="Times New Roman"/>
          <w:sz w:val="20"/>
          <w:szCs w:val="20"/>
        </w:rPr>
      </w:pPr>
      <w:proofErr w:type="spellStart"/>
      <w:r>
        <w:rPr>
          <w:rFonts w:ascii="Times New Roman" w:hAnsi="Times New Roman" w:cs="Times New Roman"/>
          <w:sz w:val="20"/>
          <w:szCs w:val="20"/>
        </w:rPr>
        <w:t>Antoniuskirchplatz</w:t>
      </w:r>
      <w:proofErr w:type="spellEnd"/>
      <w:r>
        <w:rPr>
          <w:rFonts w:ascii="Times New Roman" w:hAnsi="Times New Roman" w:cs="Times New Roman"/>
          <w:sz w:val="20"/>
          <w:szCs w:val="20"/>
        </w:rPr>
        <w:t xml:space="preserve"> 8</w:t>
      </w:r>
    </w:p>
    <w:p w14:paraId="074AAAF9" w14:textId="3BA84576" w:rsidR="009641CA" w:rsidRPr="006B3C15" w:rsidRDefault="008E47BD" w:rsidP="006B3C15">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48151 Münster</w:t>
      </w:r>
    </w:p>
    <w:p w14:paraId="568DC69B" w14:textId="417D9882" w:rsidR="009641CA" w:rsidRPr="006B3C15" w:rsidRDefault="008E47BD" w:rsidP="006B3C15">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Hoang.DucAnh@outlook.com</w:t>
      </w:r>
    </w:p>
    <w:p w14:paraId="18091256" w14:textId="4E913EBC" w:rsidR="009641CA" w:rsidRPr="006B3C15" w:rsidRDefault="009641CA" w:rsidP="006B3C15">
      <w:pPr>
        <w:spacing w:after="0" w:line="276" w:lineRule="auto"/>
        <w:jc w:val="right"/>
        <w:rPr>
          <w:rFonts w:ascii="Times New Roman" w:hAnsi="Times New Roman" w:cs="Times New Roman"/>
          <w:sz w:val="20"/>
          <w:szCs w:val="20"/>
        </w:rPr>
      </w:pPr>
      <w:r w:rsidRPr="006B3C15">
        <w:rPr>
          <w:rFonts w:ascii="Times New Roman" w:hAnsi="Times New Roman" w:cs="Times New Roman"/>
          <w:sz w:val="20"/>
          <w:szCs w:val="20"/>
        </w:rPr>
        <w:t xml:space="preserve">+49 </w:t>
      </w:r>
      <w:r w:rsidR="008E47BD">
        <w:rPr>
          <w:rFonts w:ascii="Times New Roman" w:hAnsi="Times New Roman" w:cs="Times New Roman"/>
          <w:sz w:val="20"/>
          <w:szCs w:val="20"/>
        </w:rPr>
        <w:t>152</w:t>
      </w:r>
      <w:r w:rsidR="008E47BD" w:rsidRPr="006B3C15">
        <w:rPr>
          <w:rFonts w:ascii="Times New Roman" w:hAnsi="Times New Roman" w:cs="Times New Roman"/>
          <w:sz w:val="20"/>
          <w:szCs w:val="20"/>
        </w:rPr>
        <w:t xml:space="preserve"> </w:t>
      </w:r>
      <w:r w:rsidR="008E47BD">
        <w:rPr>
          <w:rFonts w:ascii="Times New Roman" w:hAnsi="Times New Roman" w:cs="Times New Roman"/>
          <w:sz w:val="20"/>
          <w:szCs w:val="20"/>
        </w:rPr>
        <w:t>36987346</w:t>
      </w:r>
    </w:p>
    <w:p w14:paraId="2F11218B" w14:textId="77777777" w:rsidR="009641CA" w:rsidRPr="006B3C15" w:rsidRDefault="009641CA" w:rsidP="006B3C15">
      <w:pPr>
        <w:spacing w:after="0" w:line="276" w:lineRule="auto"/>
        <w:rPr>
          <w:rFonts w:ascii="Times New Roman" w:hAnsi="Times New Roman" w:cs="Times New Roman"/>
          <w:sz w:val="20"/>
          <w:szCs w:val="20"/>
        </w:rPr>
      </w:pPr>
      <w:r w:rsidRPr="006B3C15">
        <w:rPr>
          <w:rFonts w:ascii="Times New Roman" w:hAnsi="Times New Roman" w:cs="Times New Roman"/>
          <w:sz w:val="20"/>
          <w:szCs w:val="20"/>
        </w:rPr>
        <w:t>AUTO1 Group SE</w:t>
      </w:r>
    </w:p>
    <w:p w14:paraId="3F40A318" w14:textId="77777777" w:rsidR="009641CA" w:rsidRPr="006B3C15" w:rsidRDefault="009641CA" w:rsidP="006B3C15">
      <w:pPr>
        <w:spacing w:after="0" w:line="276" w:lineRule="auto"/>
        <w:rPr>
          <w:rFonts w:ascii="Times New Roman" w:hAnsi="Times New Roman" w:cs="Times New Roman"/>
          <w:sz w:val="20"/>
          <w:szCs w:val="20"/>
        </w:rPr>
      </w:pPr>
      <w:r w:rsidRPr="006B3C15">
        <w:rPr>
          <w:rFonts w:ascii="Times New Roman" w:hAnsi="Times New Roman" w:cs="Times New Roman"/>
          <w:sz w:val="20"/>
          <w:szCs w:val="20"/>
        </w:rPr>
        <w:t>Bergmannstraße 72</w:t>
      </w:r>
    </w:p>
    <w:p w14:paraId="2DBDA224" w14:textId="77777777" w:rsidR="009641CA" w:rsidRPr="006B3C15" w:rsidRDefault="009641CA" w:rsidP="006B3C15">
      <w:pPr>
        <w:spacing w:after="0" w:line="276" w:lineRule="auto"/>
        <w:rPr>
          <w:rFonts w:ascii="Times New Roman" w:hAnsi="Times New Roman" w:cs="Times New Roman"/>
          <w:sz w:val="20"/>
          <w:szCs w:val="20"/>
        </w:rPr>
      </w:pPr>
      <w:r w:rsidRPr="006B3C15">
        <w:rPr>
          <w:rFonts w:ascii="Times New Roman" w:hAnsi="Times New Roman" w:cs="Times New Roman"/>
          <w:sz w:val="20"/>
          <w:szCs w:val="20"/>
        </w:rPr>
        <w:t>10961 Berlin</w:t>
      </w:r>
    </w:p>
    <w:p w14:paraId="5F02116C" w14:textId="703EC555" w:rsidR="009641CA" w:rsidRPr="006B3C15" w:rsidRDefault="009641CA" w:rsidP="006B3C15">
      <w:pPr>
        <w:spacing w:after="0" w:line="276" w:lineRule="auto"/>
        <w:jc w:val="right"/>
        <w:rPr>
          <w:rFonts w:ascii="Times New Roman" w:hAnsi="Times New Roman" w:cs="Times New Roman"/>
          <w:sz w:val="20"/>
          <w:szCs w:val="20"/>
        </w:rPr>
      </w:pPr>
      <w:r w:rsidRPr="006B3C15">
        <w:rPr>
          <w:rFonts w:ascii="Times New Roman" w:hAnsi="Times New Roman" w:cs="Times New Roman"/>
          <w:sz w:val="20"/>
          <w:szCs w:val="20"/>
        </w:rPr>
        <w:t xml:space="preserve">Münster, </w:t>
      </w:r>
      <w:r w:rsidR="008E47BD">
        <w:rPr>
          <w:rFonts w:ascii="Times New Roman" w:hAnsi="Times New Roman" w:cs="Times New Roman"/>
          <w:sz w:val="20"/>
          <w:szCs w:val="20"/>
        </w:rPr>
        <w:fldChar w:fldCharType="begin"/>
      </w:r>
      <w:r w:rsidR="008E47BD">
        <w:rPr>
          <w:rFonts w:ascii="Times New Roman" w:hAnsi="Times New Roman" w:cs="Times New Roman"/>
          <w:sz w:val="20"/>
          <w:szCs w:val="20"/>
        </w:rPr>
        <w:instrText xml:space="preserve"> TIME \@ "dd.MM.yy" </w:instrText>
      </w:r>
      <w:r w:rsidR="008E47BD">
        <w:rPr>
          <w:rFonts w:ascii="Times New Roman" w:hAnsi="Times New Roman" w:cs="Times New Roman"/>
          <w:sz w:val="20"/>
          <w:szCs w:val="20"/>
        </w:rPr>
        <w:fldChar w:fldCharType="separate"/>
      </w:r>
      <w:ins w:id="0" w:author="David Döbele" w:date="2023-09-05T19:08:00Z">
        <w:r w:rsidR="000F3E2F">
          <w:rPr>
            <w:rFonts w:ascii="Times New Roman" w:hAnsi="Times New Roman" w:cs="Times New Roman"/>
            <w:noProof/>
            <w:sz w:val="20"/>
            <w:szCs w:val="20"/>
          </w:rPr>
          <w:t>05.09.23</w:t>
        </w:r>
      </w:ins>
      <w:del w:id="1" w:author="David Döbele" w:date="2023-09-05T19:08:00Z">
        <w:r w:rsidR="008E47BD" w:rsidDel="000F3E2F">
          <w:rPr>
            <w:rFonts w:ascii="Times New Roman" w:hAnsi="Times New Roman" w:cs="Times New Roman"/>
            <w:noProof/>
            <w:sz w:val="20"/>
            <w:szCs w:val="20"/>
          </w:rPr>
          <w:delText>01.09.23</w:delText>
        </w:r>
      </w:del>
      <w:r w:rsidR="008E47BD">
        <w:rPr>
          <w:rFonts w:ascii="Times New Roman" w:hAnsi="Times New Roman" w:cs="Times New Roman"/>
          <w:sz w:val="20"/>
          <w:szCs w:val="20"/>
        </w:rPr>
        <w:fldChar w:fldCharType="end"/>
      </w:r>
    </w:p>
    <w:p w14:paraId="74A31755" w14:textId="77777777" w:rsidR="009641CA" w:rsidRPr="006B3C15" w:rsidRDefault="009641CA" w:rsidP="006B3C15">
      <w:pPr>
        <w:spacing w:after="0" w:line="276" w:lineRule="auto"/>
        <w:jc w:val="both"/>
        <w:rPr>
          <w:rFonts w:ascii="Times New Roman" w:hAnsi="Times New Roman" w:cs="Times New Roman"/>
          <w:b/>
          <w:bCs/>
          <w:sz w:val="20"/>
          <w:szCs w:val="20"/>
          <w:lang w:val="en-US"/>
        </w:rPr>
      </w:pPr>
      <w:r w:rsidRPr="006B3C15">
        <w:rPr>
          <w:rFonts w:ascii="Times New Roman" w:hAnsi="Times New Roman" w:cs="Times New Roman"/>
          <w:b/>
          <w:bCs/>
          <w:sz w:val="20"/>
          <w:szCs w:val="20"/>
          <w:lang w:val="en-US"/>
        </w:rPr>
        <w:t>Application for an Internship</w:t>
      </w:r>
    </w:p>
    <w:p w14:paraId="2FC31F6D" w14:textId="77777777" w:rsidR="009641CA" w:rsidRPr="006B3C15" w:rsidRDefault="009641CA" w:rsidP="006B3C15">
      <w:pPr>
        <w:spacing w:after="0" w:line="276" w:lineRule="auto"/>
        <w:jc w:val="both"/>
        <w:rPr>
          <w:rFonts w:ascii="Times New Roman" w:hAnsi="Times New Roman" w:cs="Times New Roman"/>
          <w:sz w:val="20"/>
          <w:szCs w:val="20"/>
          <w:lang w:val="en-US"/>
        </w:rPr>
      </w:pPr>
    </w:p>
    <w:p w14:paraId="128B3AF4" w14:textId="77777777" w:rsidR="00B141E0" w:rsidRPr="006B3C15" w:rsidRDefault="00B141E0" w:rsidP="00B141E0">
      <w:pPr>
        <w:spacing w:after="0" w:line="276" w:lineRule="auto"/>
        <w:jc w:val="both"/>
        <w:rPr>
          <w:rFonts w:ascii="Times New Roman" w:hAnsi="Times New Roman" w:cs="Times New Roman"/>
          <w:sz w:val="20"/>
          <w:szCs w:val="20"/>
          <w:lang w:val="en-US"/>
        </w:rPr>
      </w:pPr>
    </w:p>
    <w:p w14:paraId="026162EF" w14:textId="77777777" w:rsidR="00B141E0" w:rsidRPr="006B3C15" w:rsidRDefault="00B141E0" w:rsidP="00B141E0">
      <w:pPr>
        <w:spacing w:after="0" w:line="276" w:lineRule="auto"/>
        <w:jc w:val="both"/>
        <w:rPr>
          <w:rFonts w:ascii="Times New Roman" w:hAnsi="Times New Roman" w:cs="Times New Roman"/>
          <w:sz w:val="20"/>
          <w:szCs w:val="20"/>
          <w:lang w:val="en-US"/>
        </w:rPr>
      </w:pPr>
      <w:r w:rsidRPr="006B3C15">
        <w:rPr>
          <w:rFonts w:ascii="Times New Roman" w:hAnsi="Times New Roman" w:cs="Times New Roman"/>
          <w:sz w:val="20"/>
          <w:szCs w:val="20"/>
          <w:lang w:val="en-US"/>
        </w:rPr>
        <w:t>Dear Sir or Madam,</w:t>
      </w:r>
    </w:p>
    <w:p w14:paraId="6D1D1874" w14:textId="77777777" w:rsidR="00B141E0" w:rsidRPr="006B3C15" w:rsidRDefault="00B141E0" w:rsidP="00B141E0">
      <w:pPr>
        <w:spacing w:after="0" w:line="276" w:lineRule="auto"/>
        <w:jc w:val="both"/>
        <w:rPr>
          <w:rFonts w:ascii="Times New Roman" w:hAnsi="Times New Roman" w:cs="Times New Roman"/>
          <w:sz w:val="20"/>
          <w:szCs w:val="20"/>
          <w:lang w:val="en-US"/>
        </w:rPr>
      </w:pPr>
    </w:p>
    <w:p w14:paraId="10400BBD" w14:textId="77777777" w:rsidR="00B141E0" w:rsidRPr="006B3C15" w:rsidRDefault="00B141E0" w:rsidP="00B141E0">
      <w:pPr>
        <w:spacing w:after="0" w:line="276" w:lineRule="auto"/>
        <w:jc w:val="both"/>
        <w:rPr>
          <w:rFonts w:ascii="Times New Roman" w:hAnsi="Times New Roman" w:cs="Times New Roman"/>
          <w:sz w:val="20"/>
          <w:szCs w:val="20"/>
          <w:lang w:val="en-US"/>
        </w:rPr>
      </w:pPr>
      <w:r w:rsidRPr="006B3C15">
        <w:rPr>
          <w:rFonts w:ascii="Times New Roman" w:hAnsi="Times New Roman" w:cs="Times New Roman"/>
          <w:sz w:val="20"/>
          <w:szCs w:val="20"/>
          <w:lang w:val="en-US"/>
        </w:rPr>
        <w:t xml:space="preserve">My initial exposure to consulting came through networking events with the student consulting firm “Münster move </w:t>
      </w:r>
      <w:proofErr w:type="spellStart"/>
      <w:r w:rsidRPr="006B3C15">
        <w:rPr>
          <w:rFonts w:ascii="Times New Roman" w:hAnsi="Times New Roman" w:cs="Times New Roman"/>
          <w:sz w:val="20"/>
          <w:szCs w:val="20"/>
          <w:lang w:val="en-US"/>
        </w:rPr>
        <w:t>e.V.</w:t>
      </w:r>
      <w:proofErr w:type="spellEnd"/>
      <w:r w:rsidRPr="006B3C15">
        <w:rPr>
          <w:rFonts w:ascii="Times New Roman" w:hAnsi="Times New Roman" w:cs="Times New Roman"/>
          <w:sz w:val="20"/>
          <w:szCs w:val="20"/>
          <w:lang w:val="en-US"/>
        </w:rPr>
        <w:t xml:space="preserve">” and the student stock market club. There, I had the opportunity to interact with experienced consultants and gain insight into their daily work. I am drawn to diving deep into various industries, facing daily changing tasks and challenges, and benefiting from a steep learning curve. Collaborating with colleagues from different backgrounds on diverse projects offers significant potential for growth. I am particularly impressed with the positive impact an external consultant can have on a company’s success and our economy. My internship at KPMG further solidified my desire to pursue a career in consulting. Thus, I am starting my gap year with a three-month internship at </w:t>
      </w:r>
      <w:proofErr w:type="spellStart"/>
      <w:r w:rsidRPr="006B3C15">
        <w:rPr>
          <w:rFonts w:ascii="Times New Roman" w:hAnsi="Times New Roman" w:cs="Times New Roman"/>
          <w:sz w:val="20"/>
          <w:szCs w:val="20"/>
          <w:lang w:val="en-US"/>
        </w:rPr>
        <w:t>zeb</w:t>
      </w:r>
      <w:proofErr w:type="spellEnd"/>
      <w:r w:rsidRPr="006B3C15">
        <w:rPr>
          <w:rFonts w:ascii="Times New Roman" w:hAnsi="Times New Roman" w:cs="Times New Roman"/>
          <w:sz w:val="20"/>
          <w:szCs w:val="20"/>
          <w:lang w:val="en-US"/>
        </w:rPr>
        <w:t>. Afterward, I wish to gain further experience at your company. Therefore, I am excited to support you as an intern starting January 2024.</w:t>
      </w:r>
    </w:p>
    <w:p w14:paraId="040F03F1" w14:textId="77777777" w:rsidR="00B141E0" w:rsidRPr="006B3C15" w:rsidRDefault="00B141E0" w:rsidP="00B141E0">
      <w:pPr>
        <w:spacing w:after="0" w:line="276" w:lineRule="auto"/>
        <w:jc w:val="both"/>
        <w:rPr>
          <w:rFonts w:ascii="Times New Roman" w:hAnsi="Times New Roman" w:cs="Times New Roman"/>
          <w:sz w:val="20"/>
          <w:szCs w:val="20"/>
          <w:lang w:val="en-US"/>
        </w:rPr>
      </w:pPr>
    </w:p>
    <w:p w14:paraId="4F16E375" w14:textId="7EE012BF" w:rsidR="00B141E0" w:rsidRPr="006B3C15" w:rsidRDefault="00B141E0" w:rsidP="00B141E0">
      <w:pPr>
        <w:spacing w:after="0" w:line="276" w:lineRule="auto"/>
        <w:jc w:val="both"/>
        <w:rPr>
          <w:rFonts w:ascii="Times New Roman" w:hAnsi="Times New Roman" w:cs="Times New Roman"/>
          <w:sz w:val="20"/>
          <w:szCs w:val="20"/>
          <w:lang w:val="en-US"/>
        </w:rPr>
      </w:pPr>
      <w:r w:rsidRPr="006B3C15">
        <w:rPr>
          <w:rFonts w:ascii="Times New Roman" w:hAnsi="Times New Roman" w:cs="Times New Roman"/>
          <w:sz w:val="20"/>
          <w:szCs w:val="20"/>
          <w:lang w:val="en-US"/>
        </w:rPr>
        <w:t>During my stay in Canada in 2018, I thoroughly explored my university and career opportunities. I have always enjoyed analytical and structured thinking, which led me to choose Mathematics as my major in high school. Additionally, I am fascinated by economic and technological subjects, regularly tuning into podcasts like “</w:t>
      </w:r>
      <w:proofErr w:type="spellStart"/>
      <w:r w:rsidRPr="006B3C15">
        <w:rPr>
          <w:rFonts w:ascii="Times New Roman" w:hAnsi="Times New Roman" w:cs="Times New Roman"/>
          <w:sz w:val="20"/>
          <w:szCs w:val="20"/>
          <w:lang w:val="en-US"/>
        </w:rPr>
        <w:t>Handelsblatt</w:t>
      </w:r>
      <w:proofErr w:type="spellEnd"/>
      <w:r w:rsidRPr="006B3C15">
        <w:rPr>
          <w:rFonts w:ascii="Times New Roman" w:hAnsi="Times New Roman" w:cs="Times New Roman"/>
          <w:sz w:val="20"/>
          <w:szCs w:val="20"/>
          <w:lang w:val="en-US"/>
        </w:rPr>
        <w:t xml:space="preserve"> Today</w:t>
      </w:r>
      <w:del w:id="2" w:author="David Döbele" w:date="2023-09-05T19:09:00Z">
        <w:r w:rsidRPr="006B3C15" w:rsidDel="000F3E2F">
          <w:rPr>
            <w:rFonts w:ascii="Times New Roman" w:hAnsi="Times New Roman" w:cs="Times New Roman"/>
            <w:sz w:val="20"/>
            <w:szCs w:val="20"/>
            <w:lang w:val="en-US"/>
          </w:rPr>
          <w:delText>.</w:delText>
        </w:r>
      </w:del>
      <w:r w:rsidRPr="006B3C15">
        <w:rPr>
          <w:rFonts w:ascii="Times New Roman" w:hAnsi="Times New Roman" w:cs="Times New Roman"/>
          <w:sz w:val="20"/>
          <w:szCs w:val="20"/>
          <w:lang w:val="en-US"/>
        </w:rPr>
        <w:t>”</w:t>
      </w:r>
      <w:ins w:id="3" w:author="David Döbele" w:date="2023-09-05T19:09:00Z">
        <w:r w:rsidR="000F3E2F">
          <w:rPr>
            <w:rFonts w:ascii="Times New Roman" w:hAnsi="Times New Roman" w:cs="Times New Roman"/>
            <w:sz w:val="20"/>
            <w:szCs w:val="20"/>
            <w:lang w:val="en-US"/>
          </w:rPr>
          <w:t>.</w:t>
        </w:r>
      </w:ins>
      <w:r w:rsidRPr="006B3C15">
        <w:rPr>
          <w:rFonts w:ascii="Times New Roman" w:hAnsi="Times New Roman" w:cs="Times New Roman"/>
          <w:sz w:val="20"/>
          <w:szCs w:val="20"/>
          <w:lang w:val="en-US"/>
        </w:rPr>
        <w:t xml:space="preserve"> I wanted to be part of an international environment surrounded by ambitious students. Studying Business Informatics at the University of Münster, renowned for its reputation and suitable curriculum, was my ideal choice. The program’s emphasis on computer science honed my ability to abstract problems. This mindset aided me during my time as a tutor for the “Algorithms and Data Structures” module, where I supervised a group of 20 students. Addressing individual issues was a challenge I truly relished. My social skills improved during my time as a volunteer at a food bank. To gain intercultural experience, I spent a semester at the Ulsan National Institute of Science and Technology in South Korea. I anticipate completing my bachelor’s degree in December 2023 and taking a gap year. During my eleven-month internship at KPMG, I participated in a transformation project for a major German insurance company. My former team appreciated my quick grasp of concepts, diligent work ethic, and enthusiasm. I particularly cherished the opportunity to contribute my ideas and the diverse tasks I was entrusted with. I am eager to bring my curiosity and ambition to assist with strategic questions.</w:t>
      </w:r>
    </w:p>
    <w:p w14:paraId="3C20CE1B" w14:textId="77777777" w:rsidR="00B141E0" w:rsidRPr="006B3C15" w:rsidRDefault="00B141E0" w:rsidP="00B141E0">
      <w:pPr>
        <w:spacing w:after="0" w:line="276" w:lineRule="auto"/>
        <w:jc w:val="both"/>
        <w:rPr>
          <w:rFonts w:ascii="Times New Roman" w:hAnsi="Times New Roman" w:cs="Times New Roman"/>
          <w:sz w:val="20"/>
          <w:szCs w:val="20"/>
          <w:lang w:val="en-US"/>
        </w:rPr>
      </w:pPr>
    </w:p>
    <w:p w14:paraId="518FAA0A" w14:textId="30CEAEA3" w:rsidR="00B141E0" w:rsidRPr="006B3C15" w:rsidRDefault="00B141E0" w:rsidP="00B141E0">
      <w:pPr>
        <w:spacing w:after="0" w:line="276" w:lineRule="auto"/>
        <w:jc w:val="both"/>
        <w:rPr>
          <w:rFonts w:ascii="Times New Roman" w:hAnsi="Times New Roman" w:cs="Times New Roman"/>
          <w:sz w:val="20"/>
          <w:szCs w:val="20"/>
          <w:lang w:val="en-US"/>
        </w:rPr>
      </w:pPr>
      <w:r w:rsidRPr="006B3C15">
        <w:rPr>
          <w:rFonts w:ascii="Times New Roman" w:hAnsi="Times New Roman" w:cs="Times New Roman"/>
          <w:sz w:val="20"/>
          <w:szCs w:val="20"/>
          <w:lang w:val="en-US"/>
        </w:rPr>
        <w:t>Furthermore, I believe XXX embodies this potential. Not only are you recognized as one of the leading consulting firms focusing on [specific domain, replacing XXX], but you also shape the future and drive digital transformation. I associate [Company Name] with passion, innovation, and teamwork – values deeply rooted in your organization and with which I wholeheartedly identify. All these factors describe an environment characterized by exciting and demanding tasks, rapid professional growth opportunities, and one where I would like to contribute actively. Therefore, it is a fantastic opportunity to be a part of such a successful company.</w:t>
      </w:r>
    </w:p>
    <w:p w14:paraId="0F7B1F5F" w14:textId="77777777" w:rsidR="00B141E0" w:rsidRPr="006B3C15" w:rsidRDefault="00B141E0" w:rsidP="00B141E0">
      <w:pPr>
        <w:spacing w:after="0" w:line="276" w:lineRule="auto"/>
        <w:jc w:val="both"/>
        <w:rPr>
          <w:rFonts w:ascii="Times New Roman" w:hAnsi="Times New Roman" w:cs="Times New Roman"/>
          <w:sz w:val="20"/>
          <w:szCs w:val="20"/>
          <w:lang w:val="en-US"/>
        </w:rPr>
      </w:pPr>
    </w:p>
    <w:p w14:paraId="373BFE3A" w14:textId="6C05DA1C" w:rsidR="009641CA" w:rsidRPr="006B3C15" w:rsidRDefault="00B141E0" w:rsidP="006B3C15">
      <w:pPr>
        <w:spacing w:after="0" w:line="276" w:lineRule="auto"/>
        <w:jc w:val="both"/>
        <w:rPr>
          <w:rFonts w:ascii="Times New Roman" w:hAnsi="Times New Roman" w:cs="Times New Roman"/>
          <w:sz w:val="20"/>
          <w:szCs w:val="20"/>
          <w:lang w:val="en-US"/>
        </w:rPr>
      </w:pPr>
      <w:r w:rsidRPr="006B3C15">
        <w:rPr>
          <w:rFonts w:ascii="Times New Roman" w:hAnsi="Times New Roman" w:cs="Times New Roman"/>
          <w:sz w:val="20"/>
          <w:szCs w:val="20"/>
          <w:lang w:val="en-US"/>
        </w:rPr>
        <w:t>As an intern, I look forward to participating in various practical activities and experiencing a diverse company culture at a prestigious firm like XXX. I bring high motivation and commitment because this position aligns so well with my goals, expectations, and interests. I would greatly appreciate an opportunity for a personal interview to discuss further how I can be of value to your team.</w:t>
      </w:r>
    </w:p>
    <w:p w14:paraId="1394B9AF" w14:textId="77777777" w:rsidR="009641CA" w:rsidRPr="006B3C15" w:rsidRDefault="009641CA" w:rsidP="006B3C15">
      <w:pPr>
        <w:spacing w:after="0" w:line="276" w:lineRule="auto"/>
        <w:jc w:val="both"/>
        <w:rPr>
          <w:rFonts w:ascii="Times New Roman" w:hAnsi="Times New Roman" w:cs="Times New Roman"/>
          <w:sz w:val="20"/>
          <w:szCs w:val="20"/>
          <w:lang w:val="en-US"/>
        </w:rPr>
      </w:pPr>
    </w:p>
    <w:p w14:paraId="4E52F393" w14:textId="6D395E4B" w:rsidR="00F12DEF" w:rsidRPr="009641CA" w:rsidRDefault="009641CA" w:rsidP="006B3C15">
      <w:pPr>
        <w:spacing w:after="0" w:line="276" w:lineRule="auto"/>
        <w:jc w:val="both"/>
        <w:rPr>
          <w:rFonts w:ascii="Times New Roman" w:hAnsi="Times New Roman" w:cs="Times New Roman"/>
          <w:sz w:val="21"/>
          <w:szCs w:val="21"/>
          <w:lang w:val="en-US"/>
        </w:rPr>
      </w:pPr>
      <w:r w:rsidRPr="006B3C15">
        <w:rPr>
          <w:rFonts w:ascii="Times New Roman" w:hAnsi="Times New Roman" w:cs="Times New Roman"/>
          <w:noProof/>
          <w:color w:val="404040" w:themeColor="text1" w:themeTint="BF"/>
          <w:sz w:val="20"/>
          <w:szCs w:val="20"/>
        </w:rPr>
        <w:drawing>
          <wp:anchor distT="0" distB="0" distL="114300" distR="114300" simplePos="0" relativeHeight="251659264" behindDoc="1" locked="0" layoutInCell="1" allowOverlap="1" wp14:anchorId="565B2C99" wp14:editId="2D1AB199">
            <wp:simplePos x="0" y="0"/>
            <wp:positionH relativeFrom="margin">
              <wp:posOffset>-46586</wp:posOffset>
            </wp:positionH>
            <wp:positionV relativeFrom="paragraph">
              <wp:posOffset>150495</wp:posOffset>
            </wp:positionV>
            <wp:extent cx="1257300" cy="387350"/>
            <wp:effectExtent l="0" t="0" r="0" b="6350"/>
            <wp:wrapNone/>
            <wp:docPr id="6" name="Grafik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9999"/>
                    <a:stretch/>
                  </pic:blipFill>
                  <pic:spPr bwMode="auto">
                    <a:xfrm>
                      <a:off x="0" y="0"/>
                      <a:ext cx="1257300" cy="38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B141E0" w:rsidRPr="006B3C15">
        <w:rPr>
          <w:rFonts w:ascii="Times New Roman" w:hAnsi="Times New Roman" w:cs="Times New Roman"/>
          <w:sz w:val="20"/>
          <w:szCs w:val="20"/>
        </w:rPr>
        <w:t>Yours</w:t>
      </w:r>
      <w:proofErr w:type="spellEnd"/>
      <w:r w:rsidR="00B141E0" w:rsidRPr="006B3C15">
        <w:rPr>
          <w:rFonts w:ascii="Times New Roman" w:hAnsi="Times New Roman" w:cs="Times New Roman"/>
          <w:sz w:val="20"/>
          <w:szCs w:val="20"/>
        </w:rPr>
        <w:t xml:space="preserve"> </w:t>
      </w:r>
      <w:proofErr w:type="spellStart"/>
      <w:r w:rsidR="00B141E0" w:rsidRPr="006B3C15">
        <w:rPr>
          <w:rFonts w:ascii="Times New Roman" w:hAnsi="Times New Roman" w:cs="Times New Roman"/>
          <w:sz w:val="20"/>
          <w:szCs w:val="20"/>
        </w:rPr>
        <w:t>s</w:t>
      </w:r>
      <w:r w:rsidRPr="006B3C15">
        <w:rPr>
          <w:rFonts w:ascii="Times New Roman" w:hAnsi="Times New Roman" w:cs="Times New Roman"/>
          <w:sz w:val="20"/>
          <w:szCs w:val="20"/>
        </w:rPr>
        <w:t>incerely</w:t>
      </w:r>
      <w:proofErr w:type="spellEnd"/>
    </w:p>
    <w:sectPr w:rsidR="00F12DEF" w:rsidRPr="009641CA" w:rsidSect="006B3C15">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F8F"/>
    <w:rsid w:val="00012D78"/>
    <w:rsid w:val="00034B68"/>
    <w:rsid w:val="000450DE"/>
    <w:rsid w:val="0004591A"/>
    <w:rsid w:val="00046459"/>
    <w:rsid w:val="000555E4"/>
    <w:rsid w:val="0005670D"/>
    <w:rsid w:val="00061D0A"/>
    <w:rsid w:val="000710B0"/>
    <w:rsid w:val="00073B45"/>
    <w:rsid w:val="00073C82"/>
    <w:rsid w:val="000757F9"/>
    <w:rsid w:val="00081359"/>
    <w:rsid w:val="000A154E"/>
    <w:rsid w:val="000A2CC6"/>
    <w:rsid w:val="000A5AB8"/>
    <w:rsid w:val="000A6678"/>
    <w:rsid w:val="000A7DEB"/>
    <w:rsid w:val="000C55DE"/>
    <w:rsid w:val="000F371C"/>
    <w:rsid w:val="000F3E2F"/>
    <w:rsid w:val="00114934"/>
    <w:rsid w:val="00117F83"/>
    <w:rsid w:val="00127EE6"/>
    <w:rsid w:val="00141DFB"/>
    <w:rsid w:val="001454E5"/>
    <w:rsid w:val="00146C8E"/>
    <w:rsid w:val="00147004"/>
    <w:rsid w:val="00152DF9"/>
    <w:rsid w:val="00156A98"/>
    <w:rsid w:val="001669DB"/>
    <w:rsid w:val="00171D11"/>
    <w:rsid w:val="001819B1"/>
    <w:rsid w:val="001A4522"/>
    <w:rsid w:val="001A7ADC"/>
    <w:rsid w:val="001C17FC"/>
    <w:rsid w:val="001D079A"/>
    <w:rsid w:val="001D3DE0"/>
    <w:rsid w:val="001D740F"/>
    <w:rsid w:val="001E0088"/>
    <w:rsid w:val="001E03E7"/>
    <w:rsid w:val="001E0903"/>
    <w:rsid w:val="001E1EE7"/>
    <w:rsid w:val="001E6149"/>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83935"/>
    <w:rsid w:val="002A12A4"/>
    <w:rsid w:val="002A5B9F"/>
    <w:rsid w:val="002B5AF6"/>
    <w:rsid w:val="002C66AB"/>
    <w:rsid w:val="002D309E"/>
    <w:rsid w:val="002D594E"/>
    <w:rsid w:val="002E39B8"/>
    <w:rsid w:val="002F51FA"/>
    <w:rsid w:val="00311A15"/>
    <w:rsid w:val="003250EA"/>
    <w:rsid w:val="003421B1"/>
    <w:rsid w:val="00346580"/>
    <w:rsid w:val="003628BE"/>
    <w:rsid w:val="003633A0"/>
    <w:rsid w:val="00375D2D"/>
    <w:rsid w:val="003811BC"/>
    <w:rsid w:val="0038671F"/>
    <w:rsid w:val="003947A8"/>
    <w:rsid w:val="003C3A20"/>
    <w:rsid w:val="003D464F"/>
    <w:rsid w:val="003D5D1E"/>
    <w:rsid w:val="003E2F7C"/>
    <w:rsid w:val="003F0B59"/>
    <w:rsid w:val="003F3290"/>
    <w:rsid w:val="003F688C"/>
    <w:rsid w:val="00415608"/>
    <w:rsid w:val="00424CAF"/>
    <w:rsid w:val="00434D23"/>
    <w:rsid w:val="004403CB"/>
    <w:rsid w:val="00453C2F"/>
    <w:rsid w:val="00454C0B"/>
    <w:rsid w:val="0046226E"/>
    <w:rsid w:val="004742E0"/>
    <w:rsid w:val="00474FC2"/>
    <w:rsid w:val="0048032C"/>
    <w:rsid w:val="00482F8D"/>
    <w:rsid w:val="004911F7"/>
    <w:rsid w:val="00492923"/>
    <w:rsid w:val="004A1501"/>
    <w:rsid w:val="004A615C"/>
    <w:rsid w:val="004B4510"/>
    <w:rsid w:val="004B5079"/>
    <w:rsid w:val="004C156C"/>
    <w:rsid w:val="004C174A"/>
    <w:rsid w:val="00500EFA"/>
    <w:rsid w:val="00505F50"/>
    <w:rsid w:val="00506322"/>
    <w:rsid w:val="00507BBD"/>
    <w:rsid w:val="00521F8F"/>
    <w:rsid w:val="005407D6"/>
    <w:rsid w:val="00542F06"/>
    <w:rsid w:val="00553EC8"/>
    <w:rsid w:val="00557D6F"/>
    <w:rsid w:val="00564F3F"/>
    <w:rsid w:val="005705F7"/>
    <w:rsid w:val="00570B1D"/>
    <w:rsid w:val="00574140"/>
    <w:rsid w:val="005762CF"/>
    <w:rsid w:val="005842A0"/>
    <w:rsid w:val="00590834"/>
    <w:rsid w:val="00590E7F"/>
    <w:rsid w:val="00593C9C"/>
    <w:rsid w:val="005B231F"/>
    <w:rsid w:val="005B389C"/>
    <w:rsid w:val="005C55F7"/>
    <w:rsid w:val="005C58E0"/>
    <w:rsid w:val="005D7D49"/>
    <w:rsid w:val="005E00BC"/>
    <w:rsid w:val="005E63B8"/>
    <w:rsid w:val="005F350B"/>
    <w:rsid w:val="00603752"/>
    <w:rsid w:val="00627097"/>
    <w:rsid w:val="00632F05"/>
    <w:rsid w:val="0063723B"/>
    <w:rsid w:val="00647413"/>
    <w:rsid w:val="006502BE"/>
    <w:rsid w:val="006A32DB"/>
    <w:rsid w:val="006A5099"/>
    <w:rsid w:val="006A7895"/>
    <w:rsid w:val="006B302C"/>
    <w:rsid w:val="006B3C15"/>
    <w:rsid w:val="006D2592"/>
    <w:rsid w:val="006E6672"/>
    <w:rsid w:val="006F58EC"/>
    <w:rsid w:val="00706233"/>
    <w:rsid w:val="007251EA"/>
    <w:rsid w:val="007340D7"/>
    <w:rsid w:val="007472BD"/>
    <w:rsid w:val="00755A3D"/>
    <w:rsid w:val="007675B1"/>
    <w:rsid w:val="00767A66"/>
    <w:rsid w:val="00787066"/>
    <w:rsid w:val="00797EF1"/>
    <w:rsid w:val="007A3246"/>
    <w:rsid w:val="007A64C5"/>
    <w:rsid w:val="007A719D"/>
    <w:rsid w:val="007B1B2B"/>
    <w:rsid w:val="007B38C2"/>
    <w:rsid w:val="007C59D2"/>
    <w:rsid w:val="007E4326"/>
    <w:rsid w:val="007E4E29"/>
    <w:rsid w:val="007F0344"/>
    <w:rsid w:val="007F7EA0"/>
    <w:rsid w:val="008049F7"/>
    <w:rsid w:val="00807293"/>
    <w:rsid w:val="008107E5"/>
    <w:rsid w:val="0083750F"/>
    <w:rsid w:val="008428CF"/>
    <w:rsid w:val="00851A1D"/>
    <w:rsid w:val="0085213A"/>
    <w:rsid w:val="008565FD"/>
    <w:rsid w:val="00857C6F"/>
    <w:rsid w:val="00862539"/>
    <w:rsid w:val="008657E3"/>
    <w:rsid w:val="00867CED"/>
    <w:rsid w:val="00872E0D"/>
    <w:rsid w:val="00874503"/>
    <w:rsid w:val="00883B55"/>
    <w:rsid w:val="0089337A"/>
    <w:rsid w:val="008A248F"/>
    <w:rsid w:val="008B402E"/>
    <w:rsid w:val="008B7B32"/>
    <w:rsid w:val="008C27C1"/>
    <w:rsid w:val="008D6664"/>
    <w:rsid w:val="008D7CDB"/>
    <w:rsid w:val="008E100E"/>
    <w:rsid w:val="008E1EFA"/>
    <w:rsid w:val="008E47BD"/>
    <w:rsid w:val="008E4BA9"/>
    <w:rsid w:val="008E7A27"/>
    <w:rsid w:val="008E7D17"/>
    <w:rsid w:val="009641CA"/>
    <w:rsid w:val="00976F59"/>
    <w:rsid w:val="00991E04"/>
    <w:rsid w:val="0099776A"/>
    <w:rsid w:val="009A256E"/>
    <w:rsid w:val="009D07DC"/>
    <w:rsid w:val="009D3BBF"/>
    <w:rsid w:val="009E0F82"/>
    <w:rsid w:val="009F083B"/>
    <w:rsid w:val="009F0E6B"/>
    <w:rsid w:val="009F2761"/>
    <w:rsid w:val="009F46A7"/>
    <w:rsid w:val="00A1282E"/>
    <w:rsid w:val="00A14247"/>
    <w:rsid w:val="00A1666B"/>
    <w:rsid w:val="00A16F47"/>
    <w:rsid w:val="00A40D57"/>
    <w:rsid w:val="00A44493"/>
    <w:rsid w:val="00A47665"/>
    <w:rsid w:val="00A514DD"/>
    <w:rsid w:val="00A53760"/>
    <w:rsid w:val="00A71E43"/>
    <w:rsid w:val="00A7246D"/>
    <w:rsid w:val="00A77FAD"/>
    <w:rsid w:val="00AA2791"/>
    <w:rsid w:val="00AA4C7C"/>
    <w:rsid w:val="00AB4CD0"/>
    <w:rsid w:val="00AB7590"/>
    <w:rsid w:val="00AC61EE"/>
    <w:rsid w:val="00AC66C4"/>
    <w:rsid w:val="00AC7086"/>
    <w:rsid w:val="00AD7653"/>
    <w:rsid w:val="00AD7E10"/>
    <w:rsid w:val="00AE26F5"/>
    <w:rsid w:val="00AE3A33"/>
    <w:rsid w:val="00B135CE"/>
    <w:rsid w:val="00B141E0"/>
    <w:rsid w:val="00B26334"/>
    <w:rsid w:val="00B339B8"/>
    <w:rsid w:val="00B346A7"/>
    <w:rsid w:val="00B43970"/>
    <w:rsid w:val="00B45015"/>
    <w:rsid w:val="00B50A34"/>
    <w:rsid w:val="00B54C38"/>
    <w:rsid w:val="00B5613E"/>
    <w:rsid w:val="00B57CB1"/>
    <w:rsid w:val="00B622BE"/>
    <w:rsid w:val="00B77DCE"/>
    <w:rsid w:val="00B81B0E"/>
    <w:rsid w:val="00B87CA9"/>
    <w:rsid w:val="00B9666E"/>
    <w:rsid w:val="00BB3512"/>
    <w:rsid w:val="00BB3C75"/>
    <w:rsid w:val="00BC5C43"/>
    <w:rsid w:val="00BC6FDA"/>
    <w:rsid w:val="00BF522D"/>
    <w:rsid w:val="00C0214A"/>
    <w:rsid w:val="00C030C1"/>
    <w:rsid w:val="00C1562F"/>
    <w:rsid w:val="00C57BAC"/>
    <w:rsid w:val="00C603E0"/>
    <w:rsid w:val="00C6717B"/>
    <w:rsid w:val="00C71380"/>
    <w:rsid w:val="00C77978"/>
    <w:rsid w:val="00C9003C"/>
    <w:rsid w:val="00C97ECA"/>
    <w:rsid w:val="00CA1160"/>
    <w:rsid w:val="00CA702E"/>
    <w:rsid w:val="00CA7350"/>
    <w:rsid w:val="00CB639D"/>
    <w:rsid w:val="00CC58BB"/>
    <w:rsid w:val="00CD51E6"/>
    <w:rsid w:val="00CE433B"/>
    <w:rsid w:val="00CE77E9"/>
    <w:rsid w:val="00D02219"/>
    <w:rsid w:val="00D202AD"/>
    <w:rsid w:val="00D30CEA"/>
    <w:rsid w:val="00D4206C"/>
    <w:rsid w:val="00D71D8E"/>
    <w:rsid w:val="00D75367"/>
    <w:rsid w:val="00D9281A"/>
    <w:rsid w:val="00DA3404"/>
    <w:rsid w:val="00DA524B"/>
    <w:rsid w:val="00DB471D"/>
    <w:rsid w:val="00DD1863"/>
    <w:rsid w:val="00DD1BA9"/>
    <w:rsid w:val="00DD3066"/>
    <w:rsid w:val="00DD3349"/>
    <w:rsid w:val="00DD54E1"/>
    <w:rsid w:val="00DD6747"/>
    <w:rsid w:val="00DE1FBC"/>
    <w:rsid w:val="00DE51F5"/>
    <w:rsid w:val="00DE5C3D"/>
    <w:rsid w:val="00E02500"/>
    <w:rsid w:val="00E07943"/>
    <w:rsid w:val="00E12ED8"/>
    <w:rsid w:val="00E162C9"/>
    <w:rsid w:val="00E1685A"/>
    <w:rsid w:val="00E3005D"/>
    <w:rsid w:val="00E30491"/>
    <w:rsid w:val="00E473ED"/>
    <w:rsid w:val="00E47DAF"/>
    <w:rsid w:val="00E51770"/>
    <w:rsid w:val="00E62550"/>
    <w:rsid w:val="00E65B09"/>
    <w:rsid w:val="00E73B92"/>
    <w:rsid w:val="00E83116"/>
    <w:rsid w:val="00E914E5"/>
    <w:rsid w:val="00E91B86"/>
    <w:rsid w:val="00EA0227"/>
    <w:rsid w:val="00EA6CEC"/>
    <w:rsid w:val="00EA7AC2"/>
    <w:rsid w:val="00EC000C"/>
    <w:rsid w:val="00ED0963"/>
    <w:rsid w:val="00EF2FD5"/>
    <w:rsid w:val="00F01DA8"/>
    <w:rsid w:val="00F11473"/>
    <w:rsid w:val="00F12DEF"/>
    <w:rsid w:val="00F253C5"/>
    <w:rsid w:val="00F270C0"/>
    <w:rsid w:val="00F30624"/>
    <w:rsid w:val="00F43923"/>
    <w:rsid w:val="00F4717F"/>
    <w:rsid w:val="00F5301B"/>
    <w:rsid w:val="00F55CE3"/>
    <w:rsid w:val="00F62D17"/>
    <w:rsid w:val="00F74175"/>
    <w:rsid w:val="00F90B5C"/>
    <w:rsid w:val="00F92A04"/>
    <w:rsid w:val="00FA4972"/>
    <w:rsid w:val="00FA5291"/>
    <w:rsid w:val="00FB47AA"/>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882C"/>
  <w15:chartTrackingRefBased/>
  <w15:docId w15:val="{47501497-A00C-AE4C-B5EB-6AB6C21B6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C3A20"/>
    <w:pPr>
      <w:spacing w:after="0" w:line="240" w:lineRule="auto"/>
    </w:pPr>
  </w:style>
  <w:style w:type="character" w:styleId="Kommentarzeichen">
    <w:name w:val="annotation reference"/>
    <w:basedOn w:val="Absatz-Standardschriftart"/>
    <w:uiPriority w:val="99"/>
    <w:semiHidden/>
    <w:unhideWhenUsed/>
    <w:rsid w:val="001E6149"/>
    <w:rPr>
      <w:sz w:val="16"/>
      <w:szCs w:val="16"/>
    </w:rPr>
  </w:style>
  <w:style w:type="paragraph" w:styleId="Kommentartext">
    <w:name w:val="annotation text"/>
    <w:basedOn w:val="Standard"/>
    <w:link w:val="KommentartextZchn"/>
    <w:uiPriority w:val="99"/>
    <w:semiHidden/>
    <w:unhideWhenUsed/>
    <w:rsid w:val="001E614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E6149"/>
    <w:rPr>
      <w:sz w:val="20"/>
      <w:szCs w:val="20"/>
    </w:rPr>
  </w:style>
  <w:style w:type="paragraph" w:styleId="Kommentarthema">
    <w:name w:val="annotation subject"/>
    <w:basedOn w:val="Kommentartext"/>
    <w:next w:val="Kommentartext"/>
    <w:link w:val="KommentarthemaZchn"/>
    <w:uiPriority w:val="99"/>
    <w:semiHidden/>
    <w:unhideWhenUsed/>
    <w:rsid w:val="001E6149"/>
    <w:rPr>
      <w:b/>
      <w:bCs/>
    </w:rPr>
  </w:style>
  <w:style w:type="character" w:customStyle="1" w:styleId="KommentarthemaZchn">
    <w:name w:val="Kommentarthema Zchn"/>
    <w:basedOn w:val="KommentartextZchn"/>
    <w:link w:val="Kommentarthema"/>
    <w:uiPriority w:val="99"/>
    <w:semiHidden/>
    <w:rsid w:val="001E61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92202169">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517</Words>
  <Characters>3261</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Hoang</dc:creator>
  <cp:keywords/>
  <dc:description/>
  <cp:lastModifiedBy>David Döbele</cp:lastModifiedBy>
  <cp:revision>4</cp:revision>
  <cp:lastPrinted>2023-07-21T15:57:00Z</cp:lastPrinted>
  <dcterms:created xsi:type="dcterms:W3CDTF">2023-09-01T14:41:00Z</dcterms:created>
  <dcterms:modified xsi:type="dcterms:W3CDTF">2023-09-05T17:10:00Z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cb32eb8bb02c817cc3196c920ff7c90297c18f4dd4484c4a06c3b1a143baf2b3</vt:lpwstr>
  </property>
</Properties>
</file>