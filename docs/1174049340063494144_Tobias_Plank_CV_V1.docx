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1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7"/>
        <w:gridCol w:w="3543"/>
        <w:gridCol w:w="432"/>
        <w:gridCol w:w="426"/>
        <w:gridCol w:w="142"/>
        <w:gridCol w:w="284"/>
        <w:gridCol w:w="142"/>
        <w:gridCol w:w="426"/>
        <w:gridCol w:w="1723"/>
      </w:tblGrid>
      <w:tr w:rsidR="002508C2" w:rsidRPr="00290F6C" w14:paraId="5DF08F91" w14:textId="77777777" w:rsidTr="00B80835">
        <w:trPr>
          <w:trHeight w:val="279"/>
        </w:trPr>
        <w:tc>
          <w:tcPr>
            <w:tcW w:w="9105" w:type="dxa"/>
            <w:gridSpan w:val="9"/>
            <w:vAlign w:val="bottom"/>
          </w:tcPr>
          <w:p w14:paraId="11DD220E" w14:textId="7C5E0C17" w:rsidR="002508C2" w:rsidRPr="00F07E84" w:rsidRDefault="008F003F" w:rsidP="00CF45AF">
            <w:pPr>
              <w:jc w:val="center"/>
              <w:rPr>
                <w:rFonts w:ascii="Georgia" w:hAnsi="Georgia"/>
              </w:rPr>
            </w:pPr>
            <w:r w:rsidRPr="00F07E84">
              <w:rPr>
                <w:rFonts w:ascii="Georgia" w:hAnsi="Georgia"/>
                <w:b/>
                <w:smallCaps/>
                <w:sz w:val="48"/>
                <w:szCs w:val="32"/>
              </w:rPr>
              <w:t>Tobias Plank</w:t>
            </w:r>
            <w:r w:rsidR="008050E4" w:rsidRPr="00F07E84">
              <w:rPr>
                <w:rFonts w:ascii="Georgia" w:hAnsi="Georgia"/>
                <w:sz w:val="44"/>
                <w:szCs w:val="64"/>
              </w:rPr>
              <w:br/>
            </w:r>
            <w:r w:rsidRPr="002926F7">
              <w:rPr>
                <w:rFonts w:ascii="Georgia" w:hAnsi="Georgia"/>
                <w:sz w:val="20"/>
              </w:rPr>
              <w:t>Haussteinstraße 1/5/9</w:t>
            </w:r>
            <w:r w:rsidR="00853438" w:rsidRPr="00F07E84">
              <w:rPr>
                <w:rFonts w:ascii="Georgia" w:hAnsi="Georgia"/>
                <w:sz w:val="20"/>
              </w:rPr>
              <w:t xml:space="preserve">, </w:t>
            </w:r>
            <w:r w:rsidRPr="00F07E84">
              <w:rPr>
                <w:rFonts w:ascii="Georgia" w:hAnsi="Georgia"/>
                <w:sz w:val="20"/>
              </w:rPr>
              <w:t xml:space="preserve">1020 </w:t>
            </w:r>
            <w:r w:rsidR="00C05DFB">
              <w:rPr>
                <w:rFonts w:ascii="Georgia" w:hAnsi="Georgia"/>
                <w:sz w:val="20"/>
              </w:rPr>
              <w:t>Vienna</w:t>
            </w:r>
            <w:r w:rsidR="00D828E7">
              <w:rPr>
                <w:rFonts w:ascii="Georgia" w:hAnsi="Georgia"/>
                <w:sz w:val="20"/>
              </w:rPr>
              <w:t>, AT</w:t>
            </w:r>
          </w:p>
          <w:p w14:paraId="722A5AF6" w14:textId="15DF9363" w:rsidR="008050E4" w:rsidRPr="00F07E84" w:rsidRDefault="002B2091" w:rsidP="00CF45AF">
            <w:pPr>
              <w:jc w:val="center"/>
              <w:rPr>
                <w:rFonts w:ascii="Georgia" w:hAnsi="Georgia"/>
                <w:lang w:val="de-AT"/>
              </w:rPr>
            </w:pPr>
            <w:r w:rsidRPr="002926F7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8F003F" w:rsidRPr="002926F7">
              <w:rPr>
                <w:rFonts w:ascii="Georgia" w:hAnsi="Georgia" w:cs="Georgia"/>
                <w:color w:val="000000"/>
                <w:sz w:val="20"/>
                <w:lang w:val="de-AT"/>
              </w:rPr>
              <w:t>3 699 182 601 64</w:t>
            </w:r>
            <w:r w:rsidR="00AB016A" w:rsidRPr="002926F7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2926F7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8F003F" w:rsidRPr="002926F7">
              <w:rPr>
                <w:rFonts w:ascii="Georgia" w:hAnsi="Georgia" w:cs="Georgia"/>
                <w:color w:val="000000"/>
                <w:sz w:val="20"/>
                <w:lang w:val="de-AT"/>
              </w:rPr>
              <w:t>tobias</w:t>
            </w:r>
            <w:r w:rsidR="00174DA3">
              <w:rPr>
                <w:rFonts w:ascii="Georgia" w:hAnsi="Georgia" w:cs="Georgia"/>
                <w:color w:val="000000"/>
                <w:sz w:val="20"/>
                <w:lang w:val="de-AT"/>
              </w:rPr>
              <w:t>-plank@outlook.com</w:t>
            </w:r>
            <w:r w:rsidRPr="002926F7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</w:p>
        </w:tc>
      </w:tr>
      <w:tr w:rsidR="002508C2" w:rsidRPr="009D7C49" w14:paraId="0FCADE56" w14:textId="77777777" w:rsidTr="00C44D65">
        <w:trPr>
          <w:trHeight w:val="510"/>
        </w:trPr>
        <w:tc>
          <w:tcPr>
            <w:tcW w:w="9105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465E85BF" w:rsidR="002508C2" w:rsidRPr="00F07E84" w:rsidRDefault="004D577A" w:rsidP="00CF45AF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2926F7" w14:paraId="7D1DEBF7" w14:textId="77777777" w:rsidTr="00726424">
        <w:trPr>
          <w:trHeight w:val="340"/>
        </w:trPr>
        <w:tc>
          <w:tcPr>
            <w:tcW w:w="6832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66A72E18" w:rsidR="00D1492F" w:rsidRPr="00174DA3" w:rsidRDefault="001C6D5F" w:rsidP="00CF45AF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174DA3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W</w:t>
            </w:r>
            <w:r w:rsidR="00174DA3" w:rsidRPr="00174DA3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U (Vienna University </w:t>
            </w:r>
            <w:r w:rsidR="00174DA3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o</w:t>
            </w:r>
            <w:r w:rsidR="00174DA3" w:rsidRPr="00174DA3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f E</w:t>
            </w:r>
            <w:r w:rsidR="00174DA3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conomics and Business)</w:t>
            </w:r>
          </w:p>
        </w:tc>
        <w:tc>
          <w:tcPr>
            <w:tcW w:w="227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1BE9DBA9" w:rsidR="00D1492F" w:rsidRPr="002926F7" w:rsidRDefault="000236D6" w:rsidP="00CF45A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Vienna</w:t>
            </w:r>
            <w:r w:rsidR="00B454A0" w:rsidRPr="002926F7">
              <w:rPr>
                <w:rFonts w:ascii="Georgia" w:hAnsi="Georgia"/>
                <w:i/>
                <w:smallCaps/>
                <w:sz w:val="23"/>
                <w:szCs w:val="23"/>
              </w:rPr>
              <w:t>, AT</w:t>
            </w:r>
          </w:p>
        </w:tc>
      </w:tr>
      <w:tr w:rsidR="00D1492F" w:rsidRPr="00D1492F" w14:paraId="61E5D482" w14:textId="77777777" w:rsidTr="00C44D65">
        <w:trPr>
          <w:trHeight w:val="20"/>
        </w:trPr>
        <w:tc>
          <w:tcPr>
            <w:tcW w:w="5545" w:type="dxa"/>
            <w:gridSpan w:val="2"/>
            <w:vAlign w:val="bottom"/>
          </w:tcPr>
          <w:p w14:paraId="11CB9A0F" w14:textId="1DCD3A5C" w:rsidR="00D1492F" w:rsidRPr="00726424" w:rsidRDefault="007B05EB" w:rsidP="00CF45AF">
            <w:pPr>
              <w:rPr>
                <w:rFonts w:ascii="Georgia" w:hAnsi="Georgia"/>
                <w:sz w:val="20"/>
                <w:lang w:val="en-US"/>
              </w:rPr>
            </w:pPr>
            <w:r w:rsidRPr="00726424">
              <w:rPr>
                <w:rFonts w:ascii="Georgia" w:hAnsi="Georgia"/>
                <w:sz w:val="20"/>
                <w:lang w:val="en-US"/>
              </w:rPr>
              <w:t xml:space="preserve">B.Sc. </w:t>
            </w:r>
            <w:r w:rsidR="00D828E7">
              <w:rPr>
                <w:rFonts w:ascii="Georgia" w:hAnsi="Georgia"/>
                <w:sz w:val="20"/>
                <w:lang w:val="en-US"/>
              </w:rPr>
              <w:t>i</w:t>
            </w:r>
            <w:r w:rsidR="00D828E7" w:rsidRPr="00726424">
              <w:rPr>
                <w:rFonts w:ascii="Georgia" w:hAnsi="Georgia"/>
                <w:sz w:val="20"/>
                <w:lang w:val="en-US"/>
              </w:rPr>
              <w:t xml:space="preserve">n </w:t>
            </w:r>
            <w:r w:rsidR="00CF0152" w:rsidRPr="00726424">
              <w:rPr>
                <w:rFonts w:ascii="Georgia" w:hAnsi="Georgia"/>
                <w:sz w:val="20"/>
                <w:lang w:val="en-US"/>
              </w:rPr>
              <w:t xml:space="preserve">Business </w:t>
            </w:r>
            <w:r w:rsidR="00D828E7">
              <w:rPr>
                <w:rFonts w:ascii="Georgia" w:hAnsi="Georgia"/>
                <w:sz w:val="20"/>
                <w:lang w:val="en-US"/>
              </w:rPr>
              <w:t>A</w:t>
            </w:r>
            <w:r w:rsidR="00CF0152" w:rsidRPr="00726424">
              <w:rPr>
                <w:rFonts w:ascii="Georgia" w:hAnsi="Georgia"/>
                <w:sz w:val="20"/>
                <w:lang w:val="en-US"/>
              </w:rPr>
              <w:t>dministration</w:t>
            </w:r>
          </w:p>
        </w:tc>
        <w:tc>
          <w:tcPr>
            <w:tcW w:w="3560" w:type="dxa"/>
            <w:gridSpan w:val="7"/>
            <w:vAlign w:val="bottom"/>
          </w:tcPr>
          <w:p w14:paraId="419A9228" w14:textId="1E50F57A" w:rsidR="00D1492F" w:rsidRPr="00EF4F62" w:rsidRDefault="00D1492F" w:rsidP="00CF45AF">
            <w:pPr>
              <w:jc w:val="right"/>
              <w:rPr>
                <w:rFonts w:ascii="Georgia" w:hAnsi="Georgia"/>
                <w:sz w:val="18"/>
              </w:rPr>
            </w:pPr>
            <w:r w:rsidRPr="00EF4F62">
              <w:rPr>
                <w:rFonts w:ascii="Georgia" w:hAnsi="Georgia"/>
                <w:sz w:val="20"/>
              </w:rPr>
              <w:t>09/20</w:t>
            </w:r>
            <w:r w:rsidR="007B05EB" w:rsidRPr="00EF4F62">
              <w:rPr>
                <w:rFonts w:ascii="Georgia" w:hAnsi="Georgia"/>
                <w:sz w:val="20"/>
              </w:rPr>
              <w:t>23</w:t>
            </w:r>
            <w:r w:rsidRPr="00EF4F62">
              <w:rPr>
                <w:rFonts w:ascii="Georgia" w:hAnsi="Georgia"/>
                <w:sz w:val="20"/>
              </w:rPr>
              <w:t xml:space="preserve"> –</w:t>
            </w:r>
            <w:r w:rsidR="00B17D95" w:rsidRPr="00EF4F62">
              <w:rPr>
                <w:rFonts w:ascii="Georgia" w:hAnsi="Georgia"/>
                <w:sz w:val="20"/>
              </w:rPr>
              <w:t xml:space="preserve"> </w:t>
            </w:r>
            <w:proofErr w:type="spellStart"/>
            <w:r w:rsidR="003A78B2" w:rsidRPr="00C44D65">
              <w:rPr>
                <w:rFonts w:ascii="Georgia" w:hAnsi="Georgia"/>
                <w:sz w:val="20"/>
              </w:rPr>
              <w:t>present</w:t>
            </w:r>
            <w:proofErr w:type="spellEnd"/>
          </w:p>
        </w:tc>
      </w:tr>
      <w:tr w:rsidR="001C6D5F" w:rsidRPr="009D7C49" w14:paraId="1ABD6FEF" w14:textId="77777777" w:rsidTr="00726424">
        <w:trPr>
          <w:trHeight w:val="340"/>
        </w:trPr>
        <w:tc>
          <w:tcPr>
            <w:tcW w:w="6974" w:type="dxa"/>
            <w:gridSpan w:val="7"/>
            <w:vAlign w:val="bottom"/>
          </w:tcPr>
          <w:p w14:paraId="4F330777" w14:textId="4894D0B3" w:rsidR="001C6D5F" w:rsidRPr="00F07E84" w:rsidRDefault="001C6D5F" w:rsidP="00CF45AF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F07E84">
              <w:rPr>
                <w:rFonts w:ascii="Georgia" w:hAnsi="Georgia"/>
                <w:b/>
                <w:smallCaps/>
                <w:sz w:val="23"/>
                <w:szCs w:val="23"/>
              </w:rPr>
              <w:t xml:space="preserve">Bundesoberstufenrealgymnasium </w:t>
            </w:r>
            <w:r w:rsidRPr="002926F7">
              <w:rPr>
                <w:rFonts w:ascii="Georgia" w:hAnsi="Georgia"/>
                <w:b/>
                <w:smallCaps/>
                <w:sz w:val="23"/>
                <w:szCs w:val="23"/>
              </w:rPr>
              <w:t>Borg3</w:t>
            </w:r>
          </w:p>
        </w:tc>
        <w:tc>
          <w:tcPr>
            <w:tcW w:w="2131" w:type="dxa"/>
            <w:gridSpan w:val="2"/>
            <w:vAlign w:val="bottom"/>
          </w:tcPr>
          <w:p w14:paraId="73B2503F" w14:textId="47DFB6B7" w:rsidR="001C6D5F" w:rsidRPr="00F07E84" w:rsidRDefault="000236D6" w:rsidP="00CF45AF">
            <w:pPr>
              <w:ind w:left="-279"/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Vienna</w:t>
            </w:r>
            <w:r w:rsidR="001C6D5F" w:rsidRPr="002926F7">
              <w:rPr>
                <w:rFonts w:ascii="Georgia" w:hAnsi="Georgia"/>
                <w:i/>
                <w:smallCaps/>
                <w:sz w:val="23"/>
                <w:szCs w:val="23"/>
              </w:rPr>
              <w:t>, AT</w:t>
            </w:r>
          </w:p>
        </w:tc>
      </w:tr>
      <w:tr w:rsidR="001C6D5F" w:rsidRPr="009D7C49" w14:paraId="7BE2AF13" w14:textId="77777777" w:rsidTr="007B05EB">
        <w:trPr>
          <w:trHeight w:val="20"/>
        </w:trPr>
        <w:tc>
          <w:tcPr>
            <w:tcW w:w="6974" w:type="dxa"/>
            <w:gridSpan w:val="7"/>
            <w:vAlign w:val="bottom"/>
          </w:tcPr>
          <w:p w14:paraId="0DA8EC07" w14:textId="65449723" w:rsidR="001C6D5F" w:rsidRPr="00F07E84" w:rsidRDefault="001C6D5F" w:rsidP="00CF45AF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B72654">
              <w:rPr>
                <w:rFonts w:ascii="Georgia" w:hAnsi="Georgia"/>
                <w:sz w:val="20"/>
                <w:lang w:val="de-AT"/>
              </w:rPr>
              <w:t>Allgemeine Hochschulreife (</w:t>
            </w:r>
            <w:r w:rsidR="004D577A">
              <w:rPr>
                <w:rFonts w:ascii="Georgia" w:hAnsi="Georgia"/>
                <w:sz w:val="20"/>
                <w:lang w:val="de-AT"/>
              </w:rPr>
              <w:t xml:space="preserve">German A-Level </w:t>
            </w:r>
            <w:proofErr w:type="spellStart"/>
            <w:r w:rsidR="00D828E7">
              <w:rPr>
                <w:rFonts w:ascii="Georgia" w:hAnsi="Georgia"/>
                <w:sz w:val="20"/>
                <w:lang w:val="de-AT"/>
              </w:rPr>
              <w:t>E</w:t>
            </w:r>
            <w:r w:rsidR="004D577A">
              <w:rPr>
                <w:rFonts w:ascii="Georgia" w:hAnsi="Georgia"/>
                <w:sz w:val="20"/>
                <w:lang w:val="de-AT"/>
              </w:rPr>
              <w:t>quivalent</w:t>
            </w:r>
            <w:proofErr w:type="spellEnd"/>
            <w:r w:rsidRPr="00B72654">
              <w:rPr>
                <w:rFonts w:ascii="Georgia" w:hAnsi="Georgia"/>
                <w:sz w:val="20"/>
                <w:lang w:val="de-AT"/>
              </w:rPr>
              <w:t>)</w:t>
            </w:r>
          </w:p>
        </w:tc>
        <w:tc>
          <w:tcPr>
            <w:tcW w:w="2131" w:type="dxa"/>
            <w:gridSpan w:val="2"/>
            <w:vAlign w:val="bottom"/>
          </w:tcPr>
          <w:p w14:paraId="247371D5" w14:textId="7751E259" w:rsidR="001C6D5F" w:rsidRPr="00F07E84" w:rsidRDefault="001C6D5F" w:rsidP="00CF45AF">
            <w:pPr>
              <w:ind w:left="-279"/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B72654">
              <w:rPr>
                <w:rFonts w:ascii="Georgia" w:hAnsi="Georgia"/>
                <w:sz w:val="20"/>
              </w:rPr>
              <w:t>09/2018 – 06/2022</w:t>
            </w:r>
          </w:p>
        </w:tc>
      </w:tr>
      <w:tr w:rsidR="001C6D5F" w:rsidRPr="00B256C9" w14:paraId="50E9A478" w14:textId="77777777" w:rsidTr="0035187F">
        <w:trPr>
          <w:trHeight w:val="397"/>
        </w:trPr>
        <w:tc>
          <w:tcPr>
            <w:tcW w:w="9105" w:type="dxa"/>
            <w:gridSpan w:val="9"/>
            <w:vAlign w:val="bottom"/>
          </w:tcPr>
          <w:p w14:paraId="78660EF0" w14:textId="078DB736" w:rsidR="001C6D5F" w:rsidRPr="001C6D5F" w:rsidRDefault="004D577A" w:rsidP="00CF45AF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20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20"/>
              </w:rPr>
              <w:t>Final GPA: 1.4</w:t>
            </w:r>
            <w:r w:rsidR="000E4376">
              <w:rPr>
                <w:rFonts w:ascii="Georgia" w:hAnsi="Georgia" w:cs="Georgia"/>
                <w:i/>
                <w:iCs/>
                <w:color w:val="000000"/>
                <w:sz w:val="20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20"/>
              </w:rPr>
              <w:t xml:space="preserve">(1.0 – 5.0, 1.0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20"/>
              </w:rPr>
              <w:t>being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20"/>
              </w:rPr>
              <w:t>best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  <w:sz w:val="20"/>
              </w:rPr>
              <w:t>)</w:t>
            </w:r>
          </w:p>
          <w:p w14:paraId="7E5814CE" w14:textId="079ABA6A" w:rsidR="001C6D5F" w:rsidRPr="00190C93" w:rsidRDefault="00190C93" w:rsidP="00CF45AF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</w:pPr>
            <w:r w:rsidRPr="00190C93"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Advanced cour</w:t>
            </w:r>
            <w:r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ses</w:t>
            </w:r>
            <w:r w:rsidR="001C6D5F" w:rsidRPr="00190C93"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: Mathemati</w:t>
            </w:r>
            <w:r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cs</w:t>
            </w:r>
            <w:r w:rsidR="001C6D5F" w:rsidRPr="00190C93"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 xml:space="preserve"> (</w:t>
            </w:r>
            <w:r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grade</w:t>
            </w:r>
            <w:r w:rsidR="001C6D5F" w:rsidRPr="00190C93"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: 1</w:t>
            </w:r>
            <w:r w:rsidR="00726424"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.0</w:t>
            </w:r>
            <w:r w:rsidR="001C6D5F" w:rsidRPr="00190C93"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), Biolog</w:t>
            </w:r>
            <w:r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y</w:t>
            </w:r>
            <w:r w:rsidR="001C6D5F" w:rsidRPr="00190C93"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 xml:space="preserve"> (</w:t>
            </w:r>
            <w:r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grade</w:t>
            </w:r>
            <w:r w:rsidR="001C6D5F" w:rsidRPr="00190C93"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: 1</w:t>
            </w:r>
            <w:r w:rsidR="00726424"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.0</w:t>
            </w:r>
            <w:r w:rsidR="001C6D5F" w:rsidRPr="00190C93"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), Che</w:t>
            </w:r>
            <w:r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mistry</w:t>
            </w:r>
            <w:r w:rsidR="001C6D5F" w:rsidRPr="00190C93"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 xml:space="preserve"> (</w:t>
            </w:r>
            <w:r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grade</w:t>
            </w:r>
            <w:r w:rsidR="001C6D5F" w:rsidRPr="00190C93"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: 1</w:t>
            </w:r>
            <w:r w:rsidR="00726424"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.0</w:t>
            </w:r>
            <w:r w:rsidR="001C6D5F" w:rsidRPr="00190C93"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), Phys</w:t>
            </w:r>
            <w:r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ics</w:t>
            </w:r>
            <w:r w:rsidR="001C6D5F" w:rsidRPr="00190C93"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 xml:space="preserve"> (</w:t>
            </w:r>
            <w:r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grade</w:t>
            </w:r>
            <w:r w:rsidR="001C6D5F" w:rsidRPr="00190C93"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: 1</w:t>
            </w:r>
            <w:r w:rsidR="00726424"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.0</w:t>
            </w:r>
            <w:r w:rsidR="001C6D5F" w:rsidRPr="00190C93"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)</w:t>
            </w:r>
          </w:p>
          <w:p w14:paraId="228B3129" w14:textId="52534B57" w:rsidR="001C6D5F" w:rsidRPr="0095606F" w:rsidRDefault="00CF0152" w:rsidP="00CF45AF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</w:pPr>
            <w:r w:rsidRPr="0095606F"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 xml:space="preserve">Composed </w:t>
            </w:r>
            <w:r w:rsidR="0095606F" w:rsidRPr="0095606F"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a pre-scientific pap</w:t>
            </w:r>
            <w:r w:rsidR="0095606F"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er on the topic of active versus passive investing</w:t>
            </w:r>
          </w:p>
        </w:tc>
      </w:tr>
      <w:tr w:rsidR="001C6D5F" w:rsidRPr="009D7C49" w14:paraId="013361E1" w14:textId="77777777" w:rsidTr="00726424">
        <w:trPr>
          <w:trHeight w:val="340"/>
        </w:trPr>
        <w:tc>
          <w:tcPr>
            <w:tcW w:w="6974" w:type="dxa"/>
            <w:gridSpan w:val="7"/>
            <w:vAlign w:val="bottom"/>
          </w:tcPr>
          <w:p w14:paraId="197620E3" w14:textId="74040D6E" w:rsidR="001C6D5F" w:rsidRPr="00F07E84" w:rsidRDefault="001C6D5F" w:rsidP="00CF45AF">
            <w:pPr>
              <w:rPr>
                <w:rFonts w:ascii="Georgia" w:hAnsi="Georgia"/>
                <w:sz w:val="23"/>
                <w:szCs w:val="23"/>
              </w:rPr>
            </w:pPr>
            <w:r w:rsidRPr="00F07E84">
              <w:rPr>
                <w:rFonts w:ascii="Georgia" w:hAnsi="Georgia"/>
                <w:b/>
                <w:smallCaps/>
                <w:sz w:val="23"/>
                <w:szCs w:val="23"/>
              </w:rPr>
              <w:t>E</w:t>
            </w:r>
            <w:r w:rsidR="00C05DFB">
              <w:rPr>
                <w:rFonts w:ascii="Georgia" w:hAnsi="Georgia"/>
                <w:b/>
                <w:smallCaps/>
                <w:sz w:val="23"/>
                <w:szCs w:val="23"/>
              </w:rPr>
              <w:t>ducation First</w:t>
            </w:r>
          </w:p>
        </w:tc>
        <w:tc>
          <w:tcPr>
            <w:tcW w:w="2131" w:type="dxa"/>
            <w:gridSpan w:val="2"/>
            <w:vAlign w:val="bottom"/>
          </w:tcPr>
          <w:p w14:paraId="63D86F51" w14:textId="02884424" w:rsidR="001C6D5F" w:rsidRPr="00F07E84" w:rsidRDefault="001C6D5F" w:rsidP="00CF45AF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F07E84">
              <w:rPr>
                <w:rFonts w:ascii="Georgia" w:hAnsi="Georgia"/>
                <w:i/>
                <w:smallCaps/>
                <w:sz w:val="23"/>
                <w:szCs w:val="23"/>
              </w:rPr>
              <w:t>Brighton, UK</w:t>
            </w:r>
          </w:p>
        </w:tc>
      </w:tr>
      <w:tr w:rsidR="001C6D5F" w:rsidRPr="002B2091" w14:paraId="62632213" w14:textId="77777777" w:rsidTr="00726424">
        <w:trPr>
          <w:trHeight w:val="20"/>
        </w:trPr>
        <w:tc>
          <w:tcPr>
            <w:tcW w:w="5954" w:type="dxa"/>
            <w:gridSpan w:val="3"/>
            <w:vAlign w:val="bottom"/>
          </w:tcPr>
          <w:p w14:paraId="5F71027E" w14:textId="5A842C65" w:rsidR="001C6D5F" w:rsidRPr="0095606F" w:rsidRDefault="00C05DFB" w:rsidP="00CF45AF">
            <w:pPr>
              <w:rPr>
                <w:rFonts w:ascii="Georgia" w:hAnsi="Georgia"/>
                <w:sz w:val="20"/>
                <w:lang w:val="en-US"/>
              </w:rPr>
            </w:pPr>
            <w:r>
              <w:rPr>
                <w:rFonts w:ascii="Georgia" w:hAnsi="Georgia"/>
                <w:sz w:val="20"/>
                <w:lang w:val="en-US"/>
              </w:rPr>
              <w:t>Participant in a t</w:t>
            </w:r>
            <w:r w:rsidR="00D828E7">
              <w:rPr>
                <w:rFonts w:ascii="Georgia" w:hAnsi="Georgia"/>
                <w:sz w:val="20"/>
                <w:lang w:val="en-US"/>
              </w:rPr>
              <w:t>hree</w:t>
            </w:r>
            <w:r>
              <w:rPr>
                <w:rFonts w:ascii="Georgia" w:hAnsi="Georgia"/>
                <w:sz w:val="20"/>
                <w:lang w:val="en-US"/>
              </w:rPr>
              <w:t>-</w:t>
            </w:r>
            <w:r w:rsidR="0095606F" w:rsidRPr="0095606F">
              <w:rPr>
                <w:rFonts w:ascii="Georgia" w:hAnsi="Georgia"/>
                <w:sz w:val="20"/>
                <w:lang w:val="en-US"/>
              </w:rPr>
              <w:t xml:space="preserve">week English course for </w:t>
            </w:r>
            <w:r w:rsidR="0095606F">
              <w:rPr>
                <w:rFonts w:ascii="Georgia" w:hAnsi="Georgia"/>
                <w:sz w:val="20"/>
                <w:lang w:val="en-US"/>
              </w:rPr>
              <w:t>Business English</w:t>
            </w:r>
          </w:p>
        </w:tc>
        <w:tc>
          <w:tcPr>
            <w:tcW w:w="3151" w:type="dxa"/>
            <w:gridSpan w:val="6"/>
            <w:vAlign w:val="bottom"/>
          </w:tcPr>
          <w:p w14:paraId="51FC9814" w14:textId="1BA80D10" w:rsidR="001C6D5F" w:rsidRPr="00B72654" w:rsidRDefault="001C6D5F" w:rsidP="00CF45AF">
            <w:pPr>
              <w:jc w:val="right"/>
              <w:rPr>
                <w:rFonts w:ascii="Georgia" w:hAnsi="Georgia"/>
                <w:sz w:val="20"/>
                <w:lang w:val="en-US"/>
              </w:rPr>
            </w:pPr>
            <w:r w:rsidRPr="00B72654">
              <w:rPr>
                <w:rFonts w:ascii="Georgia" w:hAnsi="Georgia"/>
                <w:sz w:val="20"/>
              </w:rPr>
              <w:t>07/2019</w:t>
            </w:r>
          </w:p>
        </w:tc>
      </w:tr>
      <w:tr w:rsidR="001C6D5F" w:rsidRPr="00B256C9" w14:paraId="4D68BFE7" w14:textId="77777777" w:rsidTr="00726424">
        <w:trPr>
          <w:trHeight w:val="20"/>
        </w:trPr>
        <w:tc>
          <w:tcPr>
            <w:tcW w:w="9105" w:type="dxa"/>
            <w:gridSpan w:val="9"/>
            <w:vAlign w:val="bottom"/>
          </w:tcPr>
          <w:p w14:paraId="54BF63E9" w14:textId="1909E7A5" w:rsidR="001C6D5F" w:rsidRPr="0095606F" w:rsidRDefault="0095606F" w:rsidP="00CF45AF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20"/>
                <w:lang w:val="en-US"/>
              </w:rPr>
            </w:pPr>
            <w:r w:rsidRPr="0095606F">
              <w:rPr>
                <w:rFonts w:ascii="Georgia" w:hAnsi="Georgia"/>
                <w:i/>
                <w:iCs/>
                <w:sz w:val="20"/>
                <w:lang w:val="en-US"/>
              </w:rPr>
              <w:t>Pass</w:t>
            </w:r>
            <w:r w:rsidR="00C05DFB">
              <w:rPr>
                <w:rFonts w:ascii="Georgia" w:hAnsi="Georgia"/>
                <w:i/>
                <w:iCs/>
                <w:sz w:val="20"/>
                <w:lang w:val="en-US"/>
              </w:rPr>
              <w:t>ed</w:t>
            </w:r>
            <w:r w:rsidRPr="0095606F">
              <w:rPr>
                <w:rFonts w:ascii="Georgia" w:hAnsi="Georgia"/>
                <w:i/>
                <w:iCs/>
                <w:sz w:val="20"/>
                <w:lang w:val="en-US"/>
              </w:rPr>
              <w:t xml:space="preserve"> the final examination</w:t>
            </w:r>
            <w:r w:rsidR="001C6D5F" w:rsidRPr="0095606F">
              <w:rPr>
                <w:rFonts w:ascii="Georgia" w:hAnsi="Georgia"/>
                <w:i/>
                <w:iCs/>
                <w:sz w:val="20"/>
                <w:lang w:val="en-US"/>
              </w:rPr>
              <w:t xml:space="preserve"> (C2)</w:t>
            </w:r>
          </w:p>
        </w:tc>
      </w:tr>
      <w:tr w:rsidR="001C6D5F" w:rsidRPr="009D7C49" w14:paraId="3A2665B3" w14:textId="77777777" w:rsidTr="00C44D65">
        <w:trPr>
          <w:trHeight w:val="510"/>
        </w:trPr>
        <w:tc>
          <w:tcPr>
            <w:tcW w:w="9105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67CFEB42" w:rsidR="001C6D5F" w:rsidRPr="00F07E84" w:rsidRDefault="004D577A" w:rsidP="00CF45AF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Work Experience</w:t>
            </w:r>
          </w:p>
        </w:tc>
      </w:tr>
      <w:tr w:rsidR="001C6D5F" w:rsidRPr="009D7C49" w14:paraId="127C64E2" w14:textId="77777777" w:rsidTr="00726424">
        <w:trPr>
          <w:trHeight w:val="340"/>
        </w:trPr>
        <w:tc>
          <w:tcPr>
            <w:tcW w:w="6547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1643525B" w:rsidR="001C6D5F" w:rsidRPr="00F07E84" w:rsidRDefault="00CE05BD" w:rsidP="00CF45AF">
            <w:pPr>
              <w:rPr>
                <w:rFonts w:ascii="Georgia" w:hAnsi="Georgia"/>
                <w:sz w:val="23"/>
                <w:szCs w:val="23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Finadvice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AG</w:t>
            </w:r>
          </w:p>
        </w:tc>
        <w:tc>
          <w:tcPr>
            <w:tcW w:w="2558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328F9208" w:rsidR="001C6D5F" w:rsidRPr="00F07E84" w:rsidRDefault="00CE05BD" w:rsidP="00CF45A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proofErr w:type="spellStart"/>
            <w:r>
              <w:rPr>
                <w:rFonts w:ascii="Georgia" w:hAnsi="Georgia"/>
                <w:i/>
                <w:smallCaps/>
                <w:sz w:val="23"/>
                <w:szCs w:val="23"/>
              </w:rPr>
              <w:t>Z</w:t>
            </w:r>
            <w:r w:rsidR="003A78B2">
              <w:rPr>
                <w:rFonts w:ascii="Georgia" w:hAnsi="Georgia"/>
                <w:i/>
                <w:smallCaps/>
                <w:sz w:val="23"/>
                <w:szCs w:val="23"/>
              </w:rPr>
              <w:t>u</w:t>
            </w:r>
            <w:r>
              <w:rPr>
                <w:rFonts w:ascii="Georgia" w:hAnsi="Georgia"/>
                <w:i/>
                <w:smallCaps/>
                <w:sz w:val="23"/>
                <w:szCs w:val="23"/>
              </w:rPr>
              <w:t>rich</w:t>
            </w:r>
            <w:proofErr w:type="spellEnd"/>
            <w:r w:rsidR="001C6D5F" w:rsidRPr="00F07E84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>
              <w:rPr>
                <w:rFonts w:ascii="Georgia" w:hAnsi="Georgia"/>
                <w:i/>
                <w:smallCaps/>
                <w:sz w:val="23"/>
                <w:szCs w:val="23"/>
              </w:rPr>
              <w:t>CH</w:t>
            </w:r>
          </w:p>
        </w:tc>
      </w:tr>
      <w:tr w:rsidR="001C6D5F" w:rsidRPr="00CE1BBC" w14:paraId="335D84E9" w14:textId="77777777" w:rsidTr="00726424">
        <w:trPr>
          <w:trHeight w:val="20"/>
        </w:trPr>
        <w:tc>
          <w:tcPr>
            <w:tcW w:w="5978" w:type="dxa"/>
            <w:gridSpan w:val="3"/>
            <w:vAlign w:val="bottom"/>
          </w:tcPr>
          <w:p w14:paraId="20B1570F" w14:textId="2C086DB3" w:rsidR="001C6D5F" w:rsidRPr="00B72654" w:rsidRDefault="00C05DFB" w:rsidP="00CF45AF">
            <w:pPr>
              <w:rPr>
                <w:rFonts w:ascii="Georgia" w:hAnsi="Georgia"/>
                <w:sz w:val="20"/>
                <w:lang w:val="de-AT"/>
              </w:rPr>
            </w:pPr>
            <w:r>
              <w:rPr>
                <w:rFonts w:ascii="Georgia" w:hAnsi="Georgia"/>
                <w:sz w:val="20"/>
                <w:lang w:val="de-AT"/>
              </w:rPr>
              <w:t xml:space="preserve">Intern in </w:t>
            </w:r>
            <w:r w:rsidR="00CE05BD">
              <w:rPr>
                <w:rFonts w:ascii="Georgia" w:hAnsi="Georgia"/>
                <w:sz w:val="20"/>
                <w:lang w:val="de-AT"/>
              </w:rPr>
              <w:t>M&amp;A</w:t>
            </w:r>
            <w:r w:rsidR="00190C93">
              <w:rPr>
                <w:rFonts w:ascii="Georgia" w:hAnsi="Georgia"/>
                <w:sz w:val="20"/>
                <w:lang w:val="de-AT"/>
              </w:rPr>
              <w:t xml:space="preserve"> </w:t>
            </w:r>
          </w:p>
        </w:tc>
        <w:tc>
          <w:tcPr>
            <w:tcW w:w="3127" w:type="dxa"/>
            <w:gridSpan w:val="6"/>
            <w:vAlign w:val="bottom"/>
          </w:tcPr>
          <w:p w14:paraId="0475B997" w14:textId="6D1AE86C" w:rsidR="001C6D5F" w:rsidRPr="00B72654" w:rsidRDefault="001C6D5F" w:rsidP="00CF45AF">
            <w:pPr>
              <w:jc w:val="right"/>
              <w:rPr>
                <w:rFonts w:ascii="Georgia" w:hAnsi="Georgia"/>
                <w:sz w:val="20"/>
                <w:lang w:val="en-US"/>
              </w:rPr>
            </w:pPr>
            <w:r w:rsidRPr="00B72654">
              <w:rPr>
                <w:rFonts w:ascii="Georgia" w:hAnsi="Georgia"/>
                <w:sz w:val="20"/>
                <w:lang w:val="en-US"/>
              </w:rPr>
              <w:t>0</w:t>
            </w:r>
            <w:r w:rsidR="00CE05BD">
              <w:rPr>
                <w:rFonts w:ascii="Georgia" w:hAnsi="Georgia"/>
                <w:sz w:val="20"/>
                <w:lang w:val="en-US"/>
              </w:rPr>
              <w:t>6</w:t>
            </w:r>
            <w:r w:rsidRPr="00B72654">
              <w:rPr>
                <w:rFonts w:ascii="Georgia" w:hAnsi="Georgia"/>
                <w:sz w:val="20"/>
                <w:lang w:val="en-US"/>
              </w:rPr>
              <w:t>/202</w:t>
            </w:r>
            <w:r w:rsidR="00CE05BD">
              <w:rPr>
                <w:rFonts w:ascii="Georgia" w:hAnsi="Georgia"/>
                <w:sz w:val="20"/>
                <w:lang w:val="en-US"/>
              </w:rPr>
              <w:t>3</w:t>
            </w:r>
            <w:r w:rsidRPr="00B72654">
              <w:rPr>
                <w:rFonts w:ascii="Georgia" w:hAnsi="Georgia"/>
                <w:sz w:val="20"/>
                <w:lang w:val="en-US"/>
              </w:rPr>
              <w:t xml:space="preserve"> – </w:t>
            </w:r>
            <w:r w:rsidR="00AF388F">
              <w:rPr>
                <w:rFonts w:ascii="Georgia" w:hAnsi="Georgia"/>
                <w:sz w:val="20"/>
                <w:lang w:val="en-US"/>
              </w:rPr>
              <w:t>08/2023</w:t>
            </w:r>
            <w:r w:rsidRPr="00B72654">
              <w:rPr>
                <w:rFonts w:ascii="Georgia" w:hAnsi="Georgia"/>
                <w:sz w:val="20"/>
                <w:lang w:val="en-US"/>
              </w:rPr>
              <w:t xml:space="preserve"> </w:t>
            </w:r>
          </w:p>
        </w:tc>
      </w:tr>
      <w:tr w:rsidR="001C6D5F" w:rsidRPr="00B256C9" w14:paraId="54C3D64C" w14:textId="77777777" w:rsidTr="00B80835">
        <w:trPr>
          <w:trHeight w:val="340"/>
        </w:trPr>
        <w:tc>
          <w:tcPr>
            <w:tcW w:w="9105" w:type="dxa"/>
            <w:gridSpan w:val="9"/>
            <w:vAlign w:val="bottom"/>
          </w:tcPr>
          <w:p w14:paraId="7397A39A" w14:textId="03E8C5B2" w:rsidR="00373D82" w:rsidRDefault="00373D82" w:rsidP="00CF45AF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20"/>
                <w:lang w:val="en-US"/>
              </w:rPr>
            </w:pPr>
            <w:r>
              <w:rPr>
                <w:rFonts w:ascii="Georgia" w:hAnsi="Georgia"/>
                <w:i/>
                <w:iCs/>
                <w:sz w:val="20"/>
                <w:lang w:val="en-US"/>
              </w:rPr>
              <w:t>Member of a deal team on a €25m capital increase (Sensor Industry) and a buy</w:t>
            </w:r>
            <w:r w:rsidR="00CF45AF">
              <w:rPr>
                <w:rFonts w:ascii="Georgia" w:hAnsi="Georgia"/>
                <w:i/>
                <w:iCs/>
                <w:sz w:val="20"/>
                <w:lang w:val="en-US"/>
              </w:rPr>
              <w:t>-</w:t>
            </w:r>
            <w:r>
              <w:rPr>
                <w:rFonts w:ascii="Georgia" w:hAnsi="Georgia"/>
                <w:i/>
                <w:iCs/>
                <w:sz w:val="20"/>
                <w:lang w:val="en-US"/>
              </w:rPr>
              <w:t>side (</w:t>
            </w:r>
            <w:r w:rsidR="0020289E">
              <w:rPr>
                <w:rFonts w:ascii="Georgia" w:hAnsi="Georgia"/>
                <w:i/>
                <w:iCs/>
                <w:sz w:val="20"/>
                <w:lang w:val="en-US"/>
              </w:rPr>
              <w:t>sustainable engineering sector)</w:t>
            </w:r>
          </w:p>
          <w:p w14:paraId="2A83AD1F" w14:textId="04495CDD" w:rsidR="00AF388F" w:rsidRPr="00B256C9" w:rsidRDefault="0095606F" w:rsidP="00B256C9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20"/>
                <w:lang w:val="en-US"/>
                <w:rPrChange w:id="0" w:author="David Döbele" w:date="2023-11-14T19:12:00Z">
                  <w:rPr>
                    <w:lang w:val="en-US"/>
                  </w:rPr>
                </w:rPrChange>
              </w:rPr>
            </w:pPr>
            <w:r w:rsidRPr="00DC187F">
              <w:rPr>
                <w:rFonts w:ascii="Georgia" w:hAnsi="Georgia"/>
                <w:i/>
                <w:iCs/>
                <w:sz w:val="20"/>
                <w:lang w:val="en-US"/>
              </w:rPr>
              <w:t xml:space="preserve">Participated </w:t>
            </w:r>
            <w:r w:rsidR="00DC187F" w:rsidRPr="00DC187F">
              <w:rPr>
                <w:rFonts w:ascii="Georgia" w:hAnsi="Georgia"/>
                <w:i/>
                <w:iCs/>
                <w:sz w:val="20"/>
                <w:lang w:val="en-US"/>
              </w:rPr>
              <w:t xml:space="preserve">in the preparation of </w:t>
            </w:r>
            <w:r w:rsidR="00DC187F">
              <w:rPr>
                <w:rFonts w:ascii="Georgia" w:hAnsi="Georgia"/>
                <w:i/>
                <w:iCs/>
                <w:sz w:val="20"/>
                <w:lang w:val="en-US"/>
              </w:rPr>
              <w:t>pitch materials for acquiring new M&amp;A mandates</w:t>
            </w:r>
            <w:r w:rsidR="007F18EA">
              <w:rPr>
                <w:rFonts w:ascii="Georgia" w:hAnsi="Georgia"/>
                <w:i/>
                <w:iCs/>
                <w:sz w:val="20"/>
                <w:lang w:val="en-US"/>
              </w:rPr>
              <w:t xml:space="preserve">, especially in the </w:t>
            </w:r>
            <w:r w:rsidR="0020289E">
              <w:rPr>
                <w:rFonts w:ascii="Georgia" w:hAnsi="Georgia"/>
                <w:i/>
                <w:iCs/>
                <w:sz w:val="20"/>
                <w:lang w:val="en-US"/>
              </w:rPr>
              <w:t>su</w:t>
            </w:r>
            <w:r w:rsidR="00CF45AF">
              <w:rPr>
                <w:rFonts w:ascii="Georgia" w:hAnsi="Georgia"/>
                <w:i/>
                <w:iCs/>
                <w:sz w:val="20"/>
                <w:lang w:val="en-US"/>
              </w:rPr>
              <w:t>s</w:t>
            </w:r>
            <w:r w:rsidR="0020289E">
              <w:rPr>
                <w:rFonts w:ascii="Georgia" w:hAnsi="Georgia"/>
                <w:i/>
                <w:iCs/>
                <w:sz w:val="20"/>
                <w:lang w:val="en-US"/>
              </w:rPr>
              <w:t>tainability</w:t>
            </w:r>
            <w:r w:rsidR="007F18EA">
              <w:rPr>
                <w:rFonts w:ascii="Georgia" w:hAnsi="Georgia"/>
                <w:i/>
                <w:iCs/>
                <w:sz w:val="20"/>
                <w:lang w:val="en-US"/>
              </w:rPr>
              <w:t xml:space="preserve"> </w:t>
            </w:r>
            <w:r w:rsidR="0020289E">
              <w:rPr>
                <w:rFonts w:ascii="Georgia" w:hAnsi="Georgia"/>
                <w:i/>
                <w:iCs/>
                <w:sz w:val="20"/>
                <w:lang w:val="en-US"/>
              </w:rPr>
              <w:t>sector</w:t>
            </w:r>
            <w:r w:rsidR="007F18EA">
              <w:rPr>
                <w:rFonts w:ascii="Georgia" w:hAnsi="Georgia"/>
                <w:i/>
                <w:iCs/>
                <w:sz w:val="20"/>
                <w:lang w:val="en-US"/>
              </w:rPr>
              <w:t xml:space="preserve"> (EV </w:t>
            </w:r>
            <w:r w:rsidR="0020289E">
              <w:rPr>
                <w:rFonts w:ascii="Georgia" w:hAnsi="Georgia"/>
                <w:i/>
                <w:iCs/>
                <w:sz w:val="20"/>
                <w:lang w:val="en-US"/>
              </w:rPr>
              <w:t>€15</w:t>
            </w:r>
            <w:ins w:id="1" w:author="David Döbele" w:date="2023-11-14T19:12:00Z">
              <w:r w:rsidR="00B256C9">
                <w:rPr>
                  <w:rFonts w:ascii="Georgia" w:hAnsi="Georgia"/>
                  <w:i/>
                  <w:iCs/>
                  <w:sz w:val="20"/>
                  <w:lang w:val="en-US"/>
                </w:rPr>
                <w:t>-</w:t>
              </w:r>
            </w:ins>
            <w:del w:id="2" w:author="David Döbele" w:date="2023-11-14T19:12:00Z">
              <w:r w:rsidR="0020289E" w:rsidDel="00B256C9">
                <w:rPr>
                  <w:rFonts w:ascii="Georgia" w:hAnsi="Georgia"/>
                  <w:i/>
                  <w:iCs/>
                  <w:sz w:val="20"/>
                  <w:lang w:val="en-US"/>
                </w:rPr>
                <w:delText>m</w:delText>
              </w:r>
              <w:r w:rsidR="007F18EA" w:rsidDel="00B256C9">
                <w:rPr>
                  <w:rFonts w:ascii="Georgia" w:hAnsi="Georgia"/>
                  <w:i/>
                  <w:iCs/>
                  <w:sz w:val="20"/>
                  <w:lang w:val="en-US"/>
                </w:rPr>
                <w:delText xml:space="preserve"> to </w:delText>
              </w:r>
              <w:r w:rsidR="0020289E" w:rsidRPr="00B256C9" w:rsidDel="00B256C9">
                <w:rPr>
                  <w:rFonts w:ascii="Georgia" w:hAnsi="Georgia"/>
                  <w:i/>
                  <w:iCs/>
                  <w:sz w:val="20"/>
                  <w:lang w:val="en-US"/>
                  <w:rPrChange w:id="3" w:author="David Döbele" w:date="2023-11-14T19:12:00Z">
                    <w:rPr>
                      <w:lang w:val="en-US"/>
                    </w:rPr>
                  </w:rPrChange>
                </w:rPr>
                <w:delText>€</w:delText>
              </w:r>
            </w:del>
            <w:r w:rsidR="0020289E" w:rsidRPr="00B256C9">
              <w:rPr>
                <w:rFonts w:ascii="Georgia" w:hAnsi="Georgia"/>
                <w:i/>
                <w:iCs/>
                <w:sz w:val="20"/>
                <w:lang w:val="en-US"/>
                <w:rPrChange w:id="4" w:author="David Döbele" w:date="2023-11-14T19:12:00Z">
                  <w:rPr>
                    <w:lang w:val="en-US"/>
                  </w:rPr>
                </w:rPrChange>
              </w:rPr>
              <w:t>75m</w:t>
            </w:r>
            <w:r w:rsidR="007F18EA" w:rsidRPr="00B256C9">
              <w:rPr>
                <w:rFonts w:ascii="Georgia" w:hAnsi="Georgia"/>
                <w:i/>
                <w:iCs/>
                <w:sz w:val="20"/>
                <w:lang w:val="en-US"/>
                <w:rPrChange w:id="5" w:author="David Döbele" w:date="2023-11-14T19:12:00Z">
                  <w:rPr>
                    <w:lang w:val="en-US"/>
                  </w:rPr>
                </w:rPrChange>
              </w:rPr>
              <w:t>)</w:t>
            </w:r>
          </w:p>
          <w:p w14:paraId="662F57E6" w14:textId="7B20A705" w:rsidR="001C6D5F" w:rsidRPr="00FF4452" w:rsidRDefault="00DC187F" w:rsidP="00CF45AF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20"/>
                <w:lang w:val="en-US"/>
              </w:rPr>
            </w:pPr>
            <w:r w:rsidRPr="00FF4452">
              <w:rPr>
                <w:rFonts w:ascii="Georgia" w:hAnsi="Georgia"/>
                <w:i/>
                <w:iCs/>
                <w:sz w:val="20"/>
                <w:lang w:val="en-US"/>
              </w:rPr>
              <w:t xml:space="preserve">Created client </w:t>
            </w:r>
            <w:r w:rsidR="00FF4452" w:rsidRPr="00FF4452">
              <w:rPr>
                <w:rFonts w:ascii="Georgia" w:hAnsi="Georgia"/>
                <w:i/>
                <w:iCs/>
                <w:sz w:val="20"/>
                <w:lang w:val="en-US"/>
              </w:rPr>
              <w:t>presentations (</w:t>
            </w:r>
            <w:proofErr w:type="gramStart"/>
            <w:r w:rsidR="00FF4452" w:rsidRPr="00FF4452">
              <w:rPr>
                <w:rFonts w:ascii="Georgia" w:hAnsi="Georgia"/>
                <w:i/>
                <w:iCs/>
                <w:sz w:val="20"/>
                <w:lang w:val="en-US"/>
              </w:rPr>
              <w:t>e.g</w:t>
            </w:r>
            <w:r w:rsidR="00FF4452">
              <w:rPr>
                <w:rFonts w:ascii="Georgia" w:hAnsi="Georgia"/>
                <w:i/>
                <w:iCs/>
                <w:sz w:val="20"/>
                <w:lang w:val="en-US"/>
              </w:rPr>
              <w:t>.</w:t>
            </w:r>
            <w:proofErr w:type="gramEnd"/>
            <w:r w:rsidR="00FF4452">
              <w:rPr>
                <w:rFonts w:ascii="Georgia" w:hAnsi="Georgia"/>
                <w:i/>
                <w:iCs/>
                <w:sz w:val="20"/>
                <w:lang w:val="en-US"/>
              </w:rPr>
              <w:t xml:space="preserve"> marketing materials)</w:t>
            </w:r>
            <w:r w:rsidR="007F18EA">
              <w:rPr>
                <w:rFonts w:ascii="Georgia" w:hAnsi="Georgia"/>
                <w:i/>
                <w:iCs/>
                <w:sz w:val="20"/>
                <w:lang w:val="en-US"/>
              </w:rPr>
              <w:t xml:space="preserve"> </w:t>
            </w:r>
          </w:p>
          <w:p w14:paraId="6DD9BA0F" w14:textId="769B70D5" w:rsidR="00AF388F" w:rsidRPr="00FF4452" w:rsidRDefault="00FF4452" w:rsidP="00CF45AF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20"/>
                <w:lang w:val="en-US"/>
              </w:rPr>
            </w:pPr>
            <w:r w:rsidRPr="00FF4452">
              <w:rPr>
                <w:rFonts w:ascii="Georgia" w:hAnsi="Georgia"/>
                <w:i/>
                <w:iCs/>
                <w:sz w:val="20"/>
                <w:lang w:val="en-US"/>
              </w:rPr>
              <w:t>Prepared market and company ana</w:t>
            </w:r>
            <w:r>
              <w:rPr>
                <w:rFonts w:ascii="Georgia" w:hAnsi="Georgia"/>
                <w:i/>
                <w:iCs/>
                <w:sz w:val="20"/>
                <w:lang w:val="en-US"/>
              </w:rPr>
              <w:t>lyses and conducted complex financial analyses (</w:t>
            </w:r>
            <w:proofErr w:type="gramStart"/>
            <w:r>
              <w:rPr>
                <w:rFonts w:ascii="Georgia" w:hAnsi="Georgia"/>
                <w:i/>
                <w:iCs/>
                <w:sz w:val="20"/>
                <w:lang w:val="en-US"/>
              </w:rPr>
              <w:t>e.g.</w:t>
            </w:r>
            <w:proofErr w:type="gramEnd"/>
            <w:r w:rsidR="000E4376">
              <w:rPr>
                <w:rFonts w:ascii="Georgia" w:hAnsi="Georgia"/>
                <w:i/>
                <w:iCs/>
                <w:sz w:val="20"/>
                <w:lang w:val="en-US"/>
              </w:rPr>
              <w:t xml:space="preserve"> </w:t>
            </w:r>
            <w:r>
              <w:rPr>
                <w:rFonts w:ascii="Georgia" w:hAnsi="Georgia"/>
                <w:i/>
                <w:iCs/>
                <w:sz w:val="20"/>
                <w:lang w:val="en-US"/>
              </w:rPr>
              <w:t>company valuation, business plans)</w:t>
            </w:r>
          </w:p>
        </w:tc>
      </w:tr>
      <w:tr w:rsidR="00A67AA0" w:rsidRPr="009D7C49" w14:paraId="21A7EB9D" w14:textId="77777777" w:rsidTr="00726424">
        <w:trPr>
          <w:trHeight w:val="340"/>
        </w:trPr>
        <w:tc>
          <w:tcPr>
            <w:tcW w:w="5545" w:type="dxa"/>
            <w:gridSpan w:val="2"/>
            <w:vAlign w:val="bottom"/>
          </w:tcPr>
          <w:p w14:paraId="120C5A80" w14:textId="199FC52B" w:rsidR="00A67AA0" w:rsidRPr="00133175" w:rsidRDefault="00726424" w:rsidP="00CF45AF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726424">
              <w:rPr>
                <w:b/>
                <w:i w:val="0"/>
                <w:iCs w:val="0"/>
                <w:smallCaps/>
                <w:sz w:val="23"/>
                <w:szCs w:val="23"/>
              </w:rPr>
              <w:t>Österreichische Kinderfreunde</w:t>
            </w:r>
          </w:p>
        </w:tc>
        <w:tc>
          <w:tcPr>
            <w:tcW w:w="3560" w:type="dxa"/>
            <w:gridSpan w:val="7"/>
            <w:vAlign w:val="bottom"/>
          </w:tcPr>
          <w:p w14:paraId="7EF89638" w14:textId="4A3B8B4D" w:rsidR="00A67AA0" w:rsidRPr="00F07E84" w:rsidRDefault="003A78B2" w:rsidP="00CF45A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Vienna</w:t>
            </w:r>
            <w:r w:rsidR="00086E56" w:rsidRPr="00F07E84">
              <w:rPr>
                <w:smallCaps/>
                <w:sz w:val="23"/>
                <w:szCs w:val="23"/>
              </w:rPr>
              <w:t>, AT</w:t>
            </w:r>
          </w:p>
        </w:tc>
      </w:tr>
      <w:tr w:rsidR="00086E56" w:rsidRPr="009D7C49" w14:paraId="2851F14A" w14:textId="77777777" w:rsidTr="00726424">
        <w:trPr>
          <w:trHeight w:val="20"/>
        </w:trPr>
        <w:tc>
          <w:tcPr>
            <w:tcW w:w="5545" w:type="dxa"/>
            <w:gridSpan w:val="2"/>
            <w:vAlign w:val="bottom"/>
          </w:tcPr>
          <w:p w14:paraId="592871A2" w14:textId="140677DA" w:rsidR="00086E56" w:rsidRPr="00AF388F" w:rsidRDefault="000236D6" w:rsidP="00CF45A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lang w:val="en-US"/>
              </w:rPr>
            </w:pPr>
            <w:r>
              <w:rPr>
                <w:i w:val="0"/>
                <w:iCs w:val="0"/>
                <w:sz w:val="20"/>
                <w:lang w:val="en-US"/>
              </w:rPr>
              <w:t xml:space="preserve">Civil </w:t>
            </w:r>
            <w:r w:rsidR="00D828E7">
              <w:rPr>
                <w:i w:val="0"/>
                <w:iCs w:val="0"/>
                <w:sz w:val="20"/>
                <w:lang w:val="en-US"/>
              </w:rPr>
              <w:t>S</w:t>
            </w:r>
            <w:r>
              <w:rPr>
                <w:i w:val="0"/>
                <w:iCs w:val="0"/>
                <w:sz w:val="20"/>
                <w:lang w:val="en-US"/>
              </w:rPr>
              <w:t xml:space="preserve">ervice </w:t>
            </w:r>
            <w:r w:rsidR="00D828E7">
              <w:rPr>
                <w:i w:val="0"/>
                <w:iCs w:val="0"/>
                <w:sz w:val="20"/>
                <w:lang w:val="en-US"/>
              </w:rPr>
              <w:t>W</w:t>
            </w:r>
            <w:r>
              <w:rPr>
                <w:i w:val="0"/>
                <w:iCs w:val="0"/>
                <w:sz w:val="20"/>
                <w:lang w:val="en-US"/>
              </w:rPr>
              <w:t xml:space="preserve">orker for Wiener </w:t>
            </w:r>
            <w:proofErr w:type="spellStart"/>
            <w:r>
              <w:rPr>
                <w:i w:val="0"/>
                <w:iCs w:val="0"/>
                <w:sz w:val="20"/>
                <w:lang w:val="en-US"/>
              </w:rPr>
              <w:t>Kinderfreunde</w:t>
            </w:r>
            <w:proofErr w:type="spellEnd"/>
          </w:p>
        </w:tc>
        <w:tc>
          <w:tcPr>
            <w:tcW w:w="3560" w:type="dxa"/>
            <w:gridSpan w:val="7"/>
            <w:vAlign w:val="bottom"/>
          </w:tcPr>
          <w:p w14:paraId="7F9C400B" w14:textId="48930521" w:rsidR="00086E56" w:rsidRPr="00EF4F62" w:rsidRDefault="00086E56" w:rsidP="00CF45A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mallCaps/>
                <w:sz w:val="23"/>
                <w:szCs w:val="23"/>
              </w:rPr>
            </w:pPr>
            <w:r w:rsidRPr="00EF4F62">
              <w:rPr>
                <w:i w:val="0"/>
                <w:iCs w:val="0"/>
                <w:sz w:val="20"/>
                <w:lang w:val="en-US"/>
              </w:rPr>
              <w:t xml:space="preserve">08/2022 – </w:t>
            </w:r>
            <w:r w:rsidR="00133175" w:rsidRPr="00C44D65">
              <w:rPr>
                <w:i w:val="0"/>
                <w:iCs w:val="0"/>
                <w:sz w:val="20"/>
                <w:lang w:val="en-US"/>
              </w:rPr>
              <w:t>04/2023</w:t>
            </w:r>
            <w:r w:rsidRPr="00EF4F62">
              <w:rPr>
                <w:i w:val="0"/>
                <w:iCs w:val="0"/>
                <w:sz w:val="20"/>
                <w:lang w:val="en-US"/>
              </w:rPr>
              <w:t xml:space="preserve"> </w:t>
            </w:r>
          </w:p>
        </w:tc>
      </w:tr>
      <w:tr w:rsidR="00086E56" w:rsidRPr="00B256C9" w14:paraId="50560357" w14:textId="77777777" w:rsidTr="00726424">
        <w:trPr>
          <w:trHeight w:val="20"/>
        </w:trPr>
        <w:tc>
          <w:tcPr>
            <w:tcW w:w="9105" w:type="dxa"/>
            <w:gridSpan w:val="9"/>
            <w:vAlign w:val="bottom"/>
          </w:tcPr>
          <w:p w14:paraId="7014282C" w14:textId="08ABEBAA" w:rsidR="00086E56" w:rsidRPr="000236D6" w:rsidRDefault="000236D6" w:rsidP="00CF45AF">
            <w:pPr>
              <w:pStyle w:val="Bullets"/>
              <w:rPr>
                <w:sz w:val="20"/>
                <w:lang w:val="en-US"/>
              </w:rPr>
            </w:pPr>
            <w:r w:rsidRPr="000236D6">
              <w:rPr>
                <w:sz w:val="20"/>
                <w:lang w:val="en-US"/>
              </w:rPr>
              <w:t xml:space="preserve">Procured documents and materials for </w:t>
            </w:r>
            <w:r>
              <w:rPr>
                <w:sz w:val="20"/>
                <w:lang w:val="en-US"/>
              </w:rPr>
              <w:t>individual kindergartens</w:t>
            </w:r>
          </w:p>
        </w:tc>
      </w:tr>
      <w:tr w:rsidR="00086E56" w:rsidRPr="009D7C49" w14:paraId="50AFEA03" w14:textId="77777777" w:rsidTr="00726424">
        <w:trPr>
          <w:trHeight w:val="340"/>
        </w:trPr>
        <w:tc>
          <w:tcPr>
            <w:tcW w:w="5545" w:type="dxa"/>
            <w:gridSpan w:val="2"/>
            <w:vAlign w:val="bottom"/>
          </w:tcPr>
          <w:p w14:paraId="42FB0D26" w14:textId="0EA517FE" w:rsidR="00086E56" w:rsidRPr="00F07E84" w:rsidRDefault="00086E56" w:rsidP="00CF45A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F07E84">
              <w:rPr>
                <w:b/>
                <w:i w:val="0"/>
                <w:iCs w:val="0"/>
                <w:smallCaps/>
                <w:sz w:val="23"/>
                <w:szCs w:val="23"/>
              </w:rPr>
              <w:t>C-Quadrat Investment AG</w:t>
            </w:r>
          </w:p>
        </w:tc>
        <w:tc>
          <w:tcPr>
            <w:tcW w:w="3560" w:type="dxa"/>
            <w:gridSpan w:val="7"/>
            <w:vAlign w:val="bottom"/>
          </w:tcPr>
          <w:p w14:paraId="11E31BD8" w14:textId="7C1B15E4" w:rsidR="00086E56" w:rsidRPr="00F07E84" w:rsidRDefault="003A78B2" w:rsidP="00CF45A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Vienna</w:t>
            </w:r>
            <w:r w:rsidR="00086E56" w:rsidRPr="00F07E84">
              <w:rPr>
                <w:iCs w:val="0"/>
                <w:smallCaps/>
                <w:sz w:val="23"/>
                <w:szCs w:val="23"/>
              </w:rPr>
              <w:t>, AT</w:t>
            </w:r>
          </w:p>
        </w:tc>
      </w:tr>
      <w:tr w:rsidR="00086E56" w:rsidRPr="006546FD" w14:paraId="48328CB9" w14:textId="77777777" w:rsidTr="00726424">
        <w:trPr>
          <w:trHeight w:val="20"/>
        </w:trPr>
        <w:tc>
          <w:tcPr>
            <w:tcW w:w="6405" w:type="dxa"/>
            <w:gridSpan w:val="4"/>
            <w:vAlign w:val="bottom"/>
          </w:tcPr>
          <w:p w14:paraId="74B74B41" w14:textId="27CC4959" w:rsidR="00086E56" w:rsidRPr="00B72654" w:rsidRDefault="00C05DFB" w:rsidP="00CF45A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lang w:val="en-US"/>
              </w:rPr>
            </w:pPr>
            <w:r>
              <w:rPr>
                <w:i w:val="0"/>
                <w:iCs w:val="0"/>
                <w:sz w:val="20"/>
                <w:lang w:val="en-US"/>
              </w:rPr>
              <w:t xml:space="preserve">Intern in </w:t>
            </w:r>
            <w:r w:rsidR="00086E56" w:rsidRPr="00B72654">
              <w:rPr>
                <w:i w:val="0"/>
                <w:iCs w:val="0"/>
                <w:sz w:val="20"/>
                <w:lang w:val="en-US"/>
              </w:rPr>
              <w:t>Asset Management</w:t>
            </w:r>
            <w:r w:rsidR="00190C93">
              <w:rPr>
                <w:i w:val="0"/>
                <w:iCs w:val="0"/>
                <w:sz w:val="20"/>
                <w:lang w:val="en-US"/>
              </w:rPr>
              <w:t xml:space="preserve"> </w:t>
            </w:r>
          </w:p>
        </w:tc>
        <w:tc>
          <w:tcPr>
            <w:tcW w:w="2700" w:type="dxa"/>
            <w:gridSpan w:val="5"/>
            <w:vAlign w:val="bottom"/>
          </w:tcPr>
          <w:p w14:paraId="2CB21DEB" w14:textId="6326964C" w:rsidR="00086E56" w:rsidRPr="00B72654" w:rsidRDefault="00086E56" w:rsidP="00CF45A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20"/>
                <w:lang w:val="en-US"/>
              </w:rPr>
            </w:pPr>
            <w:r w:rsidRPr="00B72654">
              <w:rPr>
                <w:i w:val="0"/>
                <w:iCs w:val="0"/>
                <w:sz w:val="20"/>
                <w:lang w:val="en-US"/>
              </w:rPr>
              <w:t>07/2022</w:t>
            </w:r>
          </w:p>
        </w:tc>
      </w:tr>
      <w:tr w:rsidR="00086E56" w:rsidRPr="00B256C9" w14:paraId="7C4155D6" w14:textId="77777777" w:rsidTr="00726424">
        <w:trPr>
          <w:trHeight w:val="20"/>
        </w:trPr>
        <w:tc>
          <w:tcPr>
            <w:tcW w:w="9105" w:type="dxa"/>
            <w:gridSpan w:val="9"/>
            <w:vAlign w:val="bottom"/>
          </w:tcPr>
          <w:p w14:paraId="1A135F1D" w14:textId="7AC76BCF" w:rsidR="00086E56" w:rsidRPr="000236D6" w:rsidRDefault="000236D6" w:rsidP="00CF45AF">
            <w:pPr>
              <w:pStyle w:val="Bullets"/>
              <w:rPr>
                <w:sz w:val="20"/>
                <w:lang w:val="en-US"/>
              </w:rPr>
            </w:pPr>
            <w:r w:rsidRPr="000236D6">
              <w:rPr>
                <w:sz w:val="20"/>
                <w:lang w:val="en-US"/>
              </w:rPr>
              <w:t>Model</w:t>
            </w:r>
            <w:r w:rsidR="000E4376">
              <w:rPr>
                <w:sz w:val="20"/>
                <w:lang w:val="en-US"/>
              </w:rPr>
              <w:t>l</w:t>
            </w:r>
            <w:r w:rsidRPr="000236D6">
              <w:rPr>
                <w:sz w:val="20"/>
                <w:lang w:val="en-US"/>
              </w:rPr>
              <w:t>ed an EU Taxonomy-co</w:t>
            </w:r>
            <w:r>
              <w:rPr>
                <w:sz w:val="20"/>
                <w:lang w:val="en-US"/>
              </w:rPr>
              <w:t>mpliant ESG Report</w:t>
            </w:r>
          </w:p>
          <w:p w14:paraId="7C7DA6E8" w14:textId="2486243B" w:rsidR="00086E56" w:rsidRPr="000236D6" w:rsidRDefault="00890E52" w:rsidP="00CF45AF">
            <w:pPr>
              <w:pStyle w:val="Bullets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Performed comprehensive industry research for a c.€300m </w:t>
            </w:r>
            <w:proofErr w:type="spellStart"/>
            <w:r>
              <w:rPr>
                <w:sz w:val="20"/>
                <w:lang w:val="en-US"/>
              </w:rPr>
              <w:t>AuM</w:t>
            </w:r>
            <w:proofErr w:type="spellEnd"/>
            <w:r>
              <w:rPr>
                <w:sz w:val="20"/>
                <w:lang w:val="en-US"/>
              </w:rPr>
              <w:t xml:space="preserve"> fund</w:t>
            </w:r>
          </w:p>
          <w:p w14:paraId="3658805E" w14:textId="4F7FEBD2" w:rsidR="00086E56" w:rsidRPr="000236D6" w:rsidRDefault="000236D6" w:rsidP="00CF45AF">
            <w:pPr>
              <w:pStyle w:val="Bullets"/>
              <w:rPr>
                <w:sz w:val="20"/>
                <w:lang w:val="en-US"/>
              </w:rPr>
            </w:pPr>
            <w:r w:rsidRPr="000236D6">
              <w:rPr>
                <w:sz w:val="20"/>
                <w:lang w:val="en-US"/>
              </w:rPr>
              <w:t>Developed a</w:t>
            </w:r>
            <w:r w:rsidR="000E4376">
              <w:rPr>
                <w:sz w:val="20"/>
                <w:lang w:val="en-US"/>
              </w:rPr>
              <w:t>n</w:t>
            </w:r>
            <w:r w:rsidRPr="000236D6">
              <w:rPr>
                <w:sz w:val="20"/>
                <w:lang w:val="en-US"/>
              </w:rPr>
              <w:t xml:space="preserve"> automated trading system</w:t>
            </w:r>
            <w:r w:rsidR="00086E56" w:rsidRPr="000236D6">
              <w:rPr>
                <w:sz w:val="20"/>
                <w:lang w:val="en-US"/>
              </w:rPr>
              <w:t xml:space="preserve"> </w:t>
            </w:r>
          </w:p>
        </w:tc>
      </w:tr>
      <w:tr w:rsidR="00086E56" w:rsidRPr="009D7C49" w14:paraId="414B4085" w14:textId="77777777" w:rsidTr="00C44D65">
        <w:trPr>
          <w:trHeight w:val="510"/>
        </w:trPr>
        <w:tc>
          <w:tcPr>
            <w:tcW w:w="9105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5E471C6A" w:rsidR="00086E56" w:rsidRPr="00F07E84" w:rsidRDefault="005A6D60" w:rsidP="00CF45AF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 xml:space="preserve">Extracurricular </w:t>
            </w:r>
            <w:proofErr w:type="spellStart"/>
            <w:r>
              <w:rPr>
                <w:sz w:val="28"/>
              </w:rPr>
              <w:t>Activities</w:t>
            </w:r>
            <w:proofErr w:type="spellEnd"/>
          </w:p>
        </w:tc>
      </w:tr>
      <w:tr w:rsidR="00C62CC2" w:rsidRPr="009D7C49" w14:paraId="74251178" w14:textId="77777777" w:rsidTr="00726424">
        <w:trPr>
          <w:trHeight w:val="340"/>
        </w:trPr>
        <w:tc>
          <w:tcPr>
            <w:tcW w:w="5545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264FB23B" w:rsidR="00C62CC2" w:rsidRPr="00F07E84" w:rsidRDefault="00C62CC2" w:rsidP="00CF45AF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F07E84">
              <w:rPr>
                <w:b/>
                <w:i w:val="0"/>
                <w:sz w:val="23"/>
                <w:szCs w:val="23"/>
              </w:rPr>
              <w:t xml:space="preserve">Wiener </w:t>
            </w:r>
            <w:proofErr w:type="spellStart"/>
            <w:r w:rsidRPr="00F07E84">
              <w:rPr>
                <w:b/>
                <w:i w:val="0"/>
                <w:sz w:val="23"/>
                <w:szCs w:val="23"/>
              </w:rPr>
              <w:t>Pensionistenwohnhäuser</w:t>
            </w:r>
            <w:proofErr w:type="spellEnd"/>
          </w:p>
        </w:tc>
        <w:tc>
          <w:tcPr>
            <w:tcW w:w="3560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3AEC40BC" w:rsidR="00C62CC2" w:rsidRPr="00F07E84" w:rsidRDefault="00C62CC2" w:rsidP="00CF45AF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Vienna</w:t>
            </w:r>
            <w:r w:rsidRPr="00F07E84">
              <w:rPr>
                <w:sz w:val="23"/>
                <w:szCs w:val="23"/>
              </w:rPr>
              <w:t>, AT</w:t>
            </w:r>
          </w:p>
        </w:tc>
      </w:tr>
      <w:tr w:rsidR="00C62CC2" w:rsidRPr="006546FD" w14:paraId="4F59C612" w14:textId="77777777" w:rsidTr="00726424">
        <w:trPr>
          <w:trHeight w:val="20"/>
        </w:trPr>
        <w:tc>
          <w:tcPr>
            <w:tcW w:w="6832" w:type="dxa"/>
            <w:gridSpan w:val="6"/>
            <w:vAlign w:val="bottom"/>
          </w:tcPr>
          <w:p w14:paraId="32F07601" w14:textId="5605CE32" w:rsidR="00C62CC2" w:rsidRPr="00C62CC2" w:rsidRDefault="00C62CC2" w:rsidP="00CF45AF">
            <w:pPr>
              <w:pStyle w:val="Beschreibung"/>
              <w:rPr>
                <w:sz w:val="20"/>
                <w:lang w:val="en-US"/>
              </w:rPr>
            </w:pPr>
            <w:r w:rsidRPr="009854C5">
              <w:rPr>
                <w:sz w:val="20"/>
                <w:lang w:val="en-US"/>
              </w:rPr>
              <w:t xml:space="preserve">Volunteer </w:t>
            </w:r>
            <w:r>
              <w:rPr>
                <w:sz w:val="20"/>
                <w:lang w:val="en-US"/>
              </w:rPr>
              <w:t>W</w:t>
            </w:r>
            <w:r w:rsidRPr="009854C5">
              <w:rPr>
                <w:sz w:val="20"/>
                <w:lang w:val="en-US"/>
              </w:rPr>
              <w:t xml:space="preserve">orker at the </w:t>
            </w:r>
            <w:r>
              <w:rPr>
                <w:sz w:val="20"/>
                <w:lang w:val="en-US"/>
              </w:rPr>
              <w:t>V</w:t>
            </w:r>
            <w:r w:rsidRPr="009854C5">
              <w:rPr>
                <w:sz w:val="20"/>
                <w:lang w:val="en-US"/>
              </w:rPr>
              <w:t xml:space="preserve">ienna </w:t>
            </w:r>
            <w:r>
              <w:rPr>
                <w:sz w:val="20"/>
                <w:lang w:val="en-US"/>
              </w:rPr>
              <w:t xml:space="preserve">Retirement Home </w:t>
            </w:r>
            <w:proofErr w:type="spellStart"/>
            <w:r>
              <w:rPr>
                <w:sz w:val="20"/>
                <w:lang w:val="en-US"/>
              </w:rPr>
              <w:t>Augarten</w:t>
            </w:r>
            <w:proofErr w:type="spellEnd"/>
          </w:p>
        </w:tc>
        <w:tc>
          <w:tcPr>
            <w:tcW w:w="2273" w:type="dxa"/>
            <w:gridSpan w:val="3"/>
            <w:vAlign w:val="bottom"/>
          </w:tcPr>
          <w:p w14:paraId="45DD2178" w14:textId="7542D0D2" w:rsidR="00C62CC2" w:rsidRPr="00C44D65" w:rsidRDefault="00C62CC2" w:rsidP="00CF45AF">
            <w:pPr>
              <w:pStyle w:val="Beschreibung"/>
              <w:jc w:val="right"/>
              <w:rPr>
                <w:sz w:val="20"/>
                <w:lang w:val="en-US"/>
              </w:rPr>
            </w:pPr>
            <w:r w:rsidRPr="00C44D65">
              <w:rPr>
                <w:sz w:val="20"/>
                <w:lang w:val="en-US"/>
              </w:rPr>
              <w:t>01/2022 – present</w:t>
            </w:r>
          </w:p>
        </w:tc>
      </w:tr>
      <w:tr w:rsidR="00086E56" w:rsidRPr="00726424" w14:paraId="02437711" w14:textId="77777777" w:rsidTr="00324910">
        <w:trPr>
          <w:trHeight w:val="113"/>
        </w:trPr>
        <w:tc>
          <w:tcPr>
            <w:tcW w:w="9105" w:type="dxa"/>
            <w:gridSpan w:val="9"/>
            <w:vAlign w:val="bottom"/>
          </w:tcPr>
          <w:p w14:paraId="4770EA1F" w14:textId="77777777" w:rsidR="00C62CC2" w:rsidRPr="009854C5" w:rsidRDefault="00C62CC2" w:rsidP="00CF45AF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20"/>
                <w:lang w:val="en-US"/>
              </w:rPr>
            </w:pPr>
            <w:r w:rsidRPr="009854C5">
              <w:rPr>
                <w:i/>
                <w:sz w:val="20"/>
                <w:lang w:val="en-US"/>
              </w:rPr>
              <w:t>Designing activities for senior ci</w:t>
            </w:r>
            <w:r>
              <w:rPr>
                <w:i/>
                <w:sz w:val="20"/>
                <w:lang w:val="en-US"/>
              </w:rPr>
              <w:t xml:space="preserve">tizens </w:t>
            </w:r>
          </w:p>
          <w:p w14:paraId="51D28EE3" w14:textId="77777777" w:rsidR="00C62CC2" w:rsidRPr="003D0DB4" w:rsidRDefault="00C62CC2" w:rsidP="00CF45AF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20"/>
                <w:lang w:val="en-US"/>
              </w:rPr>
            </w:pPr>
            <w:r>
              <w:rPr>
                <w:i/>
                <w:sz w:val="20"/>
                <w:lang w:val="en-US"/>
              </w:rPr>
              <w:t>C</w:t>
            </w:r>
            <w:r w:rsidRPr="0029563F">
              <w:rPr>
                <w:i/>
                <w:sz w:val="20"/>
                <w:lang w:val="en-US"/>
              </w:rPr>
              <w:t>aring for individuals in need of care both in-person and over the phone</w:t>
            </w:r>
          </w:p>
          <w:p w14:paraId="68CFAD97" w14:textId="5E326188" w:rsidR="003D0DB4" w:rsidRPr="00726424" w:rsidRDefault="00C62CC2" w:rsidP="00CF45AF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20"/>
                <w:lang w:val="en-US"/>
              </w:rPr>
            </w:pPr>
            <w:r>
              <w:rPr>
                <w:i/>
                <w:sz w:val="20"/>
                <w:lang w:val="en-US"/>
              </w:rPr>
              <w:t>Particip</w:t>
            </w:r>
            <w:r w:rsidR="00410E01">
              <w:rPr>
                <w:i/>
                <w:sz w:val="20"/>
                <w:lang w:val="en-US"/>
              </w:rPr>
              <w:t>ating</w:t>
            </w:r>
            <w:r>
              <w:rPr>
                <w:i/>
                <w:sz w:val="20"/>
                <w:lang w:val="en-US"/>
              </w:rPr>
              <w:t xml:space="preserve"> in club life </w:t>
            </w:r>
          </w:p>
        </w:tc>
      </w:tr>
      <w:tr w:rsidR="00C62CC2" w:rsidRPr="009D7C49" w14:paraId="4AF19DD1" w14:textId="77777777" w:rsidTr="00726424">
        <w:trPr>
          <w:trHeight w:val="340"/>
        </w:trPr>
        <w:tc>
          <w:tcPr>
            <w:tcW w:w="5978" w:type="dxa"/>
            <w:gridSpan w:val="3"/>
            <w:vAlign w:val="bottom"/>
          </w:tcPr>
          <w:p w14:paraId="7756FD9A" w14:textId="447E7B51" w:rsidR="00C62CC2" w:rsidRPr="00F07E84" w:rsidRDefault="00C62CC2" w:rsidP="00CF45AF">
            <w:pPr>
              <w:pStyle w:val="Ort"/>
              <w:jc w:val="left"/>
              <w:rPr>
                <w:sz w:val="16"/>
              </w:rPr>
            </w:pPr>
            <w:r w:rsidRPr="00EC589D">
              <w:rPr>
                <w:b/>
                <w:i w:val="0"/>
                <w:sz w:val="23"/>
                <w:szCs w:val="23"/>
              </w:rPr>
              <w:t>Junge Österreichische Volkspartei (JVP)</w:t>
            </w:r>
            <w:r w:rsidRPr="00F07E84">
              <w:rPr>
                <w:b/>
                <w:i w:val="0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3127" w:type="dxa"/>
            <w:gridSpan w:val="6"/>
            <w:vAlign w:val="bottom"/>
          </w:tcPr>
          <w:p w14:paraId="30626CB8" w14:textId="0A28C525" w:rsidR="00C62CC2" w:rsidRPr="00F07E84" w:rsidRDefault="00C62CC2" w:rsidP="00CF45AF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Vienna</w:t>
            </w:r>
            <w:r w:rsidRPr="00F07E84">
              <w:rPr>
                <w:smallCaps/>
                <w:sz w:val="23"/>
                <w:szCs w:val="23"/>
              </w:rPr>
              <w:t>, AT</w:t>
            </w:r>
          </w:p>
        </w:tc>
      </w:tr>
      <w:tr w:rsidR="00616A66" w:rsidRPr="006546FD" w14:paraId="56372BDE" w14:textId="77777777" w:rsidTr="00726424">
        <w:trPr>
          <w:trHeight w:val="20"/>
        </w:trPr>
        <w:tc>
          <w:tcPr>
            <w:tcW w:w="7401" w:type="dxa"/>
            <w:gridSpan w:val="8"/>
            <w:vAlign w:val="bottom"/>
          </w:tcPr>
          <w:p w14:paraId="3C87D247" w14:textId="271BBC26" w:rsidR="00616A66" w:rsidRPr="009854C5" w:rsidRDefault="00616A66" w:rsidP="00CF45AF">
            <w:pPr>
              <w:pStyle w:val="Beschreibung"/>
              <w:rPr>
                <w:i/>
                <w:iCs/>
                <w:sz w:val="20"/>
                <w:lang w:val="en-US"/>
              </w:rPr>
            </w:pPr>
            <w:proofErr w:type="spellStart"/>
            <w:r w:rsidRPr="00B72654">
              <w:rPr>
                <w:sz w:val="20"/>
                <w:lang w:val="de-AT"/>
              </w:rPr>
              <w:t>A</w:t>
            </w:r>
            <w:r>
              <w:rPr>
                <w:sz w:val="20"/>
                <w:lang w:val="de-AT"/>
              </w:rPr>
              <w:t>ctive</w:t>
            </w:r>
            <w:proofErr w:type="spellEnd"/>
            <w:r>
              <w:rPr>
                <w:sz w:val="20"/>
                <w:lang w:val="de-AT"/>
              </w:rPr>
              <w:t xml:space="preserve"> Member</w:t>
            </w:r>
          </w:p>
        </w:tc>
        <w:tc>
          <w:tcPr>
            <w:tcW w:w="1704" w:type="dxa"/>
            <w:vAlign w:val="bottom"/>
          </w:tcPr>
          <w:p w14:paraId="288A2195" w14:textId="1DC9A88C" w:rsidR="00616A66" w:rsidRPr="00EF4F62" w:rsidRDefault="00616A66" w:rsidP="00CF45A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20"/>
                <w:lang w:val="en-US"/>
              </w:rPr>
            </w:pPr>
            <w:r w:rsidRPr="00C44D65">
              <w:rPr>
                <w:i w:val="0"/>
                <w:iCs w:val="0"/>
                <w:sz w:val="20"/>
                <w:lang w:val="en-US"/>
              </w:rPr>
              <w:t>02/2020 – present</w:t>
            </w:r>
          </w:p>
        </w:tc>
      </w:tr>
      <w:tr w:rsidR="00616A66" w:rsidRPr="00B256C9" w14:paraId="7ECB507F" w14:textId="77777777" w:rsidTr="00726424">
        <w:trPr>
          <w:trHeight w:val="20"/>
        </w:trPr>
        <w:tc>
          <w:tcPr>
            <w:tcW w:w="9105" w:type="dxa"/>
            <w:gridSpan w:val="9"/>
            <w:vAlign w:val="bottom"/>
          </w:tcPr>
          <w:p w14:paraId="2F25FC12" w14:textId="77777777" w:rsidR="00616A66" w:rsidRPr="009854C5" w:rsidRDefault="00616A66" w:rsidP="00CF45AF">
            <w:pPr>
              <w:pStyle w:val="Beschreibung"/>
              <w:numPr>
                <w:ilvl w:val="0"/>
                <w:numId w:val="24"/>
              </w:numPr>
              <w:rPr>
                <w:sz w:val="20"/>
                <w:lang w:val="en-US"/>
              </w:rPr>
            </w:pPr>
            <w:r w:rsidRPr="009854C5">
              <w:rPr>
                <w:i/>
                <w:sz w:val="20"/>
                <w:lang w:val="en-US"/>
              </w:rPr>
              <w:t xml:space="preserve">Financial Officer of </w:t>
            </w:r>
            <w:proofErr w:type="spellStart"/>
            <w:r w:rsidRPr="009854C5">
              <w:rPr>
                <w:i/>
                <w:sz w:val="20"/>
                <w:lang w:val="en-US"/>
              </w:rPr>
              <w:t>Junge</w:t>
            </w:r>
            <w:proofErr w:type="spellEnd"/>
            <w:r w:rsidRPr="009854C5">
              <w:rPr>
                <w:i/>
                <w:sz w:val="20"/>
                <w:lang w:val="en-US"/>
              </w:rPr>
              <w:t xml:space="preserve"> Ö</w:t>
            </w:r>
            <w:r>
              <w:rPr>
                <w:i/>
                <w:sz w:val="20"/>
                <w:lang w:val="en-US"/>
              </w:rPr>
              <w:t xml:space="preserve">VP </w:t>
            </w:r>
            <w:proofErr w:type="spellStart"/>
            <w:r>
              <w:rPr>
                <w:i/>
                <w:sz w:val="20"/>
                <w:lang w:val="en-US"/>
              </w:rPr>
              <w:t>Leopoldstadt</w:t>
            </w:r>
            <w:proofErr w:type="spellEnd"/>
          </w:p>
          <w:p w14:paraId="5F4400ED" w14:textId="77777777" w:rsidR="00616A66" w:rsidRPr="003D0DB4" w:rsidRDefault="00616A66" w:rsidP="00CF45AF">
            <w:pPr>
              <w:pStyle w:val="Beschreibung"/>
              <w:numPr>
                <w:ilvl w:val="0"/>
                <w:numId w:val="24"/>
              </w:numPr>
              <w:rPr>
                <w:sz w:val="20"/>
                <w:lang w:val="en-US"/>
              </w:rPr>
            </w:pPr>
            <w:r w:rsidRPr="009854C5">
              <w:rPr>
                <w:i/>
                <w:sz w:val="20"/>
                <w:lang w:val="en-US"/>
              </w:rPr>
              <w:t xml:space="preserve">Board Member of </w:t>
            </w:r>
            <w:proofErr w:type="spellStart"/>
            <w:r w:rsidRPr="009854C5">
              <w:rPr>
                <w:i/>
                <w:sz w:val="20"/>
                <w:lang w:val="en-US"/>
              </w:rPr>
              <w:t>Junge</w:t>
            </w:r>
            <w:proofErr w:type="spellEnd"/>
            <w:r w:rsidRPr="009854C5">
              <w:rPr>
                <w:i/>
                <w:sz w:val="20"/>
                <w:lang w:val="en-US"/>
              </w:rPr>
              <w:t xml:space="preserve"> Ö</w:t>
            </w:r>
            <w:r>
              <w:rPr>
                <w:i/>
                <w:sz w:val="20"/>
                <w:lang w:val="en-US"/>
              </w:rPr>
              <w:t xml:space="preserve">VP </w:t>
            </w:r>
            <w:proofErr w:type="spellStart"/>
            <w:r>
              <w:rPr>
                <w:i/>
                <w:sz w:val="20"/>
                <w:lang w:val="en-US"/>
              </w:rPr>
              <w:t>Leopoldstadt</w:t>
            </w:r>
            <w:proofErr w:type="spellEnd"/>
            <w:r>
              <w:rPr>
                <w:i/>
                <w:sz w:val="20"/>
                <w:lang w:val="en-US"/>
              </w:rPr>
              <w:t xml:space="preserve"> and supported the election campaigns at the district and state level</w:t>
            </w:r>
          </w:p>
          <w:p w14:paraId="2CC438FF" w14:textId="4EE45B63" w:rsidR="00616A66" w:rsidRPr="0029563F" w:rsidRDefault="00616A66" w:rsidP="00CF45AF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20"/>
                <w:lang w:val="en-US"/>
              </w:rPr>
            </w:pPr>
            <w:r w:rsidRPr="00E00A04">
              <w:rPr>
                <w:i/>
                <w:iCs/>
                <w:sz w:val="20"/>
                <w:lang w:val="en-US"/>
              </w:rPr>
              <w:t>Participating in communication seminars and rhetoric training</w:t>
            </w:r>
          </w:p>
        </w:tc>
      </w:tr>
      <w:tr w:rsidR="00086E56" w:rsidRPr="009D7C49" w14:paraId="482569A2" w14:textId="77777777" w:rsidTr="00C44D65">
        <w:trPr>
          <w:trHeight w:val="510"/>
        </w:trPr>
        <w:tc>
          <w:tcPr>
            <w:tcW w:w="9105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1F7A9469" w:rsidR="00086E56" w:rsidRPr="00F07E84" w:rsidRDefault="005A6D60" w:rsidP="00CF45AF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  <w:szCs w:val="32"/>
              </w:rPr>
              <w:t>Intere</w:t>
            </w:r>
            <w:r w:rsidR="00694C92">
              <w:rPr>
                <w:rFonts w:ascii="Georgia" w:hAnsi="Georgia"/>
                <w:b/>
                <w:smallCaps/>
                <w:sz w:val="28"/>
                <w:szCs w:val="32"/>
              </w:rPr>
              <w:t>sts</w:t>
            </w:r>
            <w:proofErr w:type="spellEnd"/>
          </w:p>
        </w:tc>
      </w:tr>
      <w:tr w:rsidR="00086E56" w:rsidRPr="00616A66" w14:paraId="2B257790" w14:textId="77777777" w:rsidTr="001C6D5F">
        <w:trPr>
          <w:trHeight w:val="340"/>
        </w:trPr>
        <w:tc>
          <w:tcPr>
            <w:tcW w:w="1993" w:type="dxa"/>
            <w:tcBorders>
              <w:top w:val="single" w:sz="4" w:space="0" w:color="auto"/>
            </w:tcBorders>
            <w:vAlign w:val="bottom"/>
          </w:tcPr>
          <w:p w14:paraId="15B2C431" w14:textId="2935A39A" w:rsidR="00086E56" w:rsidRPr="00B72654" w:rsidRDefault="0029563F" w:rsidP="00CF45AF">
            <w:pPr>
              <w:rPr>
                <w:rFonts w:ascii="Georgia" w:hAnsi="Georgia"/>
                <w:sz w:val="20"/>
              </w:rPr>
            </w:pPr>
            <w:proofErr w:type="spellStart"/>
            <w:r>
              <w:rPr>
                <w:rFonts w:ascii="Georgia" w:hAnsi="Georgia"/>
                <w:sz w:val="20"/>
              </w:rPr>
              <w:t>Languages</w:t>
            </w:r>
            <w:proofErr w:type="spellEnd"/>
            <w:r w:rsidR="00086E56" w:rsidRPr="00B72654">
              <w:rPr>
                <w:rFonts w:ascii="Georgia" w:hAnsi="Georgia"/>
                <w:sz w:val="20"/>
              </w:rPr>
              <w:t>:</w:t>
            </w:r>
          </w:p>
        </w:tc>
        <w:tc>
          <w:tcPr>
            <w:tcW w:w="7112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1FDBC839" w:rsidR="00086E56" w:rsidRPr="00616A66" w:rsidRDefault="0029563F" w:rsidP="00CF45AF">
            <w:pPr>
              <w:rPr>
                <w:rFonts w:ascii="Georgia" w:hAnsi="Georgia"/>
                <w:sz w:val="20"/>
                <w:lang w:val="de-AT"/>
              </w:rPr>
            </w:pPr>
            <w:r w:rsidRPr="00616A66">
              <w:rPr>
                <w:rFonts w:ascii="Georgia" w:hAnsi="Georgia" w:cs="Georgia"/>
                <w:color w:val="000000"/>
                <w:sz w:val="20"/>
                <w:lang w:val="de-AT"/>
              </w:rPr>
              <w:t>German</w:t>
            </w:r>
            <w:r w:rsidR="00086E56" w:rsidRPr="00616A66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086E56" w:rsidRPr="00616A66">
              <w:rPr>
                <w:rFonts w:ascii="Georgia" w:hAnsi="Georgia" w:cs="Georgia"/>
                <w:i/>
                <w:iCs/>
                <w:color w:val="000000"/>
                <w:sz w:val="20"/>
                <w:lang w:val="de-AT"/>
              </w:rPr>
              <w:t>(</w:t>
            </w:r>
            <w:r w:rsidR="00190C93" w:rsidRPr="00616A66">
              <w:rPr>
                <w:rFonts w:ascii="Georgia" w:hAnsi="Georgia" w:cs="Georgia"/>
                <w:i/>
                <w:iCs/>
                <w:color w:val="000000"/>
                <w:sz w:val="20"/>
                <w:lang w:val="de-AT"/>
              </w:rPr>
              <w:t>native</w:t>
            </w:r>
            <w:r w:rsidR="00086E56" w:rsidRPr="00616A66">
              <w:rPr>
                <w:rFonts w:ascii="Georgia" w:hAnsi="Georgia" w:cs="Georgia"/>
                <w:i/>
                <w:iCs/>
                <w:color w:val="000000"/>
                <w:sz w:val="20"/>
                <w:lang w:val="de-AT"/>
              </w:rPr>
              <w:t>)</w:t>
            </w:r>
            <w:r w:rsidR="00086E56" w:rsidRPr="00616A66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, English </w:t>
            </w:r>
            <w:r w:rsidR="00086E56" w:rsidRPr="00616A66">
              <w:rPr>
                <w:rFonts w:ascii="Georgia" w:hAnsi="Georgia" w:cs="Georgia"/>
                <w:i/>
                <w:iCs/>
                <w:color w:val="000000"/>
                <w:sz w:val="20"/>
                <w:lang w:val="de-AT"/>
              </w:rPr>
              <w:t>(C2)</w:t>
            </w:r>
          </w:p>
        </w:tc>
      </w:tr>
      <w:tr w:rsidR="00086E56" w:rsidRPr="00B256C9" w14:paraId="45706C3F" w14:textId="77777777" w:rsidTr="001C6D5F">
        <w:trPr>
          <w:trHeight w:val="348"/>
        </w:trPr>
        <w:tc>
          <w:tcPr>
            <w:tcW w:w="1993" w:type="dxa"/>
            <w:vAlign w:val="bottom"/>
          </w:tcPr>
          <w:p w14:paraId="57688BDA" w14:textId="0C975F3A" w:rsidR="00086E56" w:rsidRPr="00B72654" w:rsidRDefault="0029563F" w:rsidP="00CF45AF">
            <w:pPr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IT</w:t>
            </w:r>
            <w:r w:rsidR="00086E56" w:rsidRPr="00B72654">
              <w:rPr>
                <w:rFonts w:ascii="Georgia" w:hAnsi="Georgia"/>
                <w:sz w:val="20"/>
              </w:rPr>
              <w:t>:</w:t>
            </w:r>
          </w:p>
        </w:tc>
        <w:tc>
          <w:tcPr>
            <w:tcW w:w="7112" w:type="dxa"/>
            <w:gridSpan w:val="8"/>
            <w:vAlign w:val="bottom"/>
          </w:tcPr>
          <w:p w14:paraId="60CA2168" w14:textId="17EC11EC" w:rsidR="000E4376" w:rsidRPr="00B72654" w:rsidRDefault="00086E56" w:rsidP="00CF45AF">
            <w:pPr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</w:pPr>
            <w:r w:rsidRPr="00B72654">
              <w:rPr>
                <w:rFonts w:ascii="Georgia" w:hAnsi="Georgia" w:cs="Georgia"/>
                <w:color w:val="000000"/>
                <w:sz w:val="20"/>
                <w:lang w:val="en-US"/>
              </w:rPr>
              <w:t xml:space="preserve">Microsoft Office </w:t>
            </w:r>
            <w:r w:rsidRPr="00B72654"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(</w:t>
            </w:r>
            <w:r w:rsidR="00D828E7"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a</w:t>
            </w:r>
            <w:r w:rsidR="00190C93"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dvanced</w:t>
            </w:r>
            <w:r w:rsidRPr="00B72654"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)</w:t>
            </w:r>
            <w:r w:rsidRPr="00B72654">
              <w:rPr>
                <w:rFonts w:ascii="Georgia" w:hAnsi="Georgia" w:cs="Georgia"/>
                <w:color w:val="000000"/>
                <w:sz w:val="20"/>
                <w:lang w:val="en-US"/>
              </w:rPr>
              <w:t xml:space="preserve">, Bloomberg </w:t>
            </w:r>
            <w:r w:rsidRPr="00B72654">
              <w:rPr>
                <w:rFonts w:ascii="Georgia" w:hAnsi="Georgia" w:cs="Georgia"/>
                <w:i/>
                <w:iCs/>
                <w:color w:val="000000"/>
                <w:sz w:val="20"/>
                <w:lang w:val="en-US"/>
              </w:rPr>
              <w:t>(basic)</w:t>
            </w:r>
          </w:p>
        </w:tc>
      </w:tr>
      <w:tr w:rsidR="00086E56" w:rsidRPr="00B256C9" w14:paraId="70CB01B0" w14:textId="77777777" w:rsidTr="001C6D5F">
        <w:trPr>
          <w:trHeight w:val="348"/>
        </w:trPr>
        <w:tc>
          <w:tcPr>
            <w:tcW w:w="1993" w:type="dxa"/>
            <w:vAlign w:val="bottom"/>
          </w:tcPr>
          <w:p w14:paraId="04F58216" w14:textId="7D7C0EE7" w:rsidR="00086E56" w:rsidRPr="00B72654" w:rsidRDefault="00086E56" w:rsidP="00CF45AF">
            <w:pPr>
              <w:rPr>
                <w:rFonts w:ascii="Georgia" w:hAnsi="Georgia"/>
                <w:sz w:val="20"/>
              </w:rPr>
            </w:pPr>
            <w:proofErr w:type="spellStart"/>
            <w:r w:rsidRPr="00B72654">
              <w:rPr>
                <w:rFonts w:ascii="Georgia" w:hAnsi="Georgia"/>
                <w:sz w:val="20"/>
              </w:rPr>
              <w:t>Intere</w:t>
            </w:r>
            <w:r w:rsidR="0029563F">
              <w:rPr>
                <w:rFonts w:ascii="Georgia" w:hAnsi="Georgia"/>
                <w:sz w:val="20"/>
              </w:rPr>
              <w:t>sts</w:t>
            </w:r>
            <w:proofErr w:type="spellEnd"/>
            <w:r w:rsidRPr="00B72654">
              <w:rPr>
                <w:rFonts w:ascii="Georgia" w:hAnsi="Georgia"/>
                <w:sz w:val="20"/>
              </w:rPr>
              <w:t xml:space="preserve">: </w:t>
            </w:r>
          </w:p>
        </w:tc>
        <w:tc>
          <w:tcPr>
            <w:tcW w:w="7112" w:type="dxa"/>
            <w:gridSpan w:val="8"/>
            <w:vAlign w:val="bottom"/>
          </w:tcPr>
          <w:p w14:paraId="598C2742" w14:textId="56784F98" w:rsidR="00086E56" w:rsidRPr="0029563F" w:rsidRDefault="00086E56" w:rsidP="00CF45AF">
            <w:pPr>
              <w:rPr>
                <w:rFonts w:ascii="Georgia" w:hAnsi="Georgia" w:cs="Georgia"/>
                <w:color w:val="000000"/>
                <w:sz w:val="20"/>
                <w:lang w:val="en-US"/>
              </w:rPr>
            </w:pPr>
            <w:r w:rsidRPr="0029563F">
              <w:rPr>
                <w:rFonts w:ascii="Georgia" w:hAnsi="Georgia" w:cs="Georgia"/>
                <w:color w:val="000000"/>
                <w:sz w:val="20"/>
                <w:lang w:val="en-US"/>
              </w:rPr>
              <w:t>Mech</w:t>
            </w:r>
            <w:r w:rsidR="0029563F" w:rsidRPr="0029563F">
              <w:rPr>
                <w:rFonts w:ascii="Georgia" w:hAnsi="Georgia" w:cs="Georgia"/>
                <w:color w:val="000000"/>
                <w:sz w:val="20"/>
                <w:lang w:val="en-US"/>
              </w:rPr>
              <w:t xml:space="preserve">anical </w:t>
            </w:r>
            <w:r w:rsidR="0029563F">
              <w:rPr>
                <w:rFonts w:ascii="Georgia" w:hAnsi="Georgia" w:cs="Georgia"/>
                <w:color w:val="000000"/>
                <w:sz w:val="20"/>
                <w:lang w:val="en-US"/>
              </w:rPr>
              <w:t>watches</w:t>
            </w:r>
            <w:r w:rsidRPr="0029563F">
              <w:rPr>
                <w:rFonts w:ascii="Georgia" w:hAnsi="Georgia" w:cs="Georgia"/>
                <w:color w:val="000000"/>
                <w:sz w:val="20"/>
                <w:lang w:val="en-US"/>
              </w:rPr>
              <w:t>, Tennis, Blockchain, Literatur</w:t>
            </w:r>
            <w:r w:rsidR="0029563F">
              <w:rPr>
                <w:rFonts w:ascii="Georgia" w:hAnsi="Georgia" w:cs="Georgia"/>
                <w:color w:val="000000"/>
                <w:sz w:val="20"/>
                <w:lang w:val="en-US"/>
              </w:rPr>
              <w:t>e</w:t>
            </w:r>
            <w:r w:rsidRPr="0029563F">
              <w:rPr>
                <w:rFonts w:ascii="Georgia" w:hAnsi="Georgia" w:cs="Georgia"/>
                <w:color w:val="000000"/>
                <w:sz w:val="20"/>
                <w:lang w:val="en-US"/>
              </w:rPr>
              <w:t xml:space="preserve">, </w:t>
            </w:r>
            <w:r w:rsidR="003D0DB4">
              <w:rPr>
                <w:rFonts w:ascii="Georgia" w:hAnsi="Georgia" w:cs="Georgia"/>
                <w:color w:val="000000"/>
                <w:sz w:val="20"/>
                <w:lang w:val="en-US"/>
              </w:rPr>
              <w:t xml:space="preserve">Capital </w:t>
            </w:r>
            <w:r w:rsidR="00C05DFB">
              <w:rPr>
                <w:rFonts w:ascii="Georgia" w:hAnsi="Georgia" w:cs="Georgia"/>
                <w:color w:val="000000"/>
                <w:sz w:val="20"/>
                <w:lang w:val="en-US"/>
              </w:rPr>
              <w:t>M</w:t>
            </w:r>
            <w:r w:rsidR="003D0DB4">
              <w:rPr>
                <w:rFonts w:ascii="Georgia" w:hAnsi="Georgia" w:cs="Georgia"/>
                <w:color w:val="000000"/>
                <w:sz w:val="20"/>
                <w:lang w:val="en-US"/>
              </w:rPr>
              <w:t>arket</w:t>
            </w:r>
            <w:r w:rsidRPr="0029563F">
              <w:rPr>
                <w:rFonts w:ascii="Georgia" w:hAnsi="Georgia" w:cs="Georgia"/>
                <w:color w:val="000000"/>
                <w:sz w:val="20"/>
                <w:lang w:val="en-US"/>
              </w:rPr>
              <w:t xml:space="preserve"> </w:t>
            </w:r>
          </w:p>
        </w:tc>
      </w:tr>
    </w:tbl>
    <w:p w14:paraId="274B702F" w14:textId="77777777" w:rsidR="008B5E11" w:rsidRPr="000E4376" w:rsidRDefault="008B5E11" w:rsidP="008B5E11">
      <w:pPr>
        <w:rPr>
          <w:sz w:val="18"/>
          <w:lang w:val="en-US"/>
        </w:rPr>
      </w:pPr>
    </w:p>
    <w:sectPr w:rsidR="008B5E11" w:rsidRPr="000E4376" w:rsidSect="00CF45AF">
      <w:footerReference w:type="even" r:id="rId8"/>
      <w:pgSz w:w="11906" w:h="16838"/>
      <w:pgMar w:top="1418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79979" w14:textId="77777777" w:rsidR="009F208E" w:rsidRDefault="009F208E" w:rsidP="00BE053D">
      <w:pPr>
        <w:spacing w:after="0" w:line="240" w:lineRule="auto"/>
      </w:pPr>
      <w:r>
        <w:separator/>
      </w:r>
    </w:p>
  </w:endnote>
  <w:endnote w:type="continuationSeparator" w:id="0">
    <w:p w14:paraId="6614DF3C" w14:textId="77777777" w:rsidR="009F208E" w:rsidRDefault="009F208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F0512C" w:rsidRDefault="00F0512C" w:rsidP="00F0512C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F0512C" w:rsidRDefault="00F0512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F7B74" w14:textId="77777777" w:rsidR="009F208E" w:rsidRDefault="009F208E" w:rsidP="00BE053D">
      <w:pPr>
        <w:spacing w:after="0" w:line="240" w:lineRule="auto"/>
      </w:pPr>
      <w:r>
        <w:separator/>
      </w:r>
    </w:p>
  </w:footnote>
  <w:footnote w:type="continuationSeparator" w:id="0">
    <w:p w14:paraId="3824FBB8" w14:textId="77777777" w:rsidR="009F208E" w:rsidRDefault="009F208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CA097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0674E3BA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8491745">
    <w:abstractNumId w:val="14"/>
  </w:num>
  <w:num w:numId="2" w16cid:durableId="371659859">
    <w:abstractNumId w:val="17"/>
  </w:num>
  <w:num w:numId="3" w16cid:durableId="341858211">
    <w:abstractNumId w:val="19"/>
  </w:num>
  <w:num w:numId="4" w16cid:durableId="1269657416">
    <w:abstractNumId w:val="0"/>
  </w:num>
  <w:num w:numId="5" w16cid:durableId="14162508">
    <w:abstractNumId w:val="1"/>
  </w:num>
  <w:num w:numId="6" w16cid:durableId="1484196124">
    <w:abstractNumId w:val="2"/>
  </w:num>
  <w:num w:numId="7" w16cid:durableId="823282545">
    <w:abstractNumId w:val="13"/>
  </w:num>
  <w:num w:numId="8" w16cid:durableId="1192303768">
    <w:abstractNumId w:val="22"/>
  </w:num>
  <w:num w:numId="9" w16cid:durableId="1627084176">
    <w:abstractNumId w:val="12"/>
  </w:num>
  <w:num w:numId="10" w16cid:durableId="1544708688">
    <w:abstractNumId w:val="23"/>
  </w:num>
  <w:num w:numId="11" w16cid:durableId="59251540">
    <w:abstractNumId w:val="5"/>
  </w:num>
  <w:num w:numId="12" w16cid:durableId="22678712">
    <w:abstractNumId w:val="6"/>
  </w:num>
  <w:num w:numId="13" w16cid:durableId="1102065762">
    <w:abstractNumId w:val="8"/>
  </w:num>
  <w:num w:numId="14" w16cid:durableId="1939412006">
    <w:abstractNumId w:val="9"/>
  </w:num>
  <w:num w:numId="15" w16cid:durableId="1077243926">
    <w:abstractNumId w:val="21"/>
  </w:num>
  <w:num w:numId="16" w16cid:durableId="1349525320">
    <w:abstractNumId w:val="4"/>
  </w:num>
  <w:num w:numId="17" w16cid:durableId="998537054">
    <w:abstractNumId w:val="16"/>
  </w:num>
  <w:num w:numId="18" w16cid:durableId="2132896543">
    <w:abstractNumId w:val="3"/>
  </w:num>
  <w:num w:numId="19" w16cid:durableId="629167123">
    <w:abstractNumId w:val="18"/>
  </w:num>
  <w:num w:numId="20" w16cid:durableId="1081366960">
    <w:abstractNumId w:val="10"/>
  </w:num>
  <w:num w:numId="21" w16cid:durableId="21974870">
    <w:abstractNumId w:val="11"/>
  </w:num>
  <w:num w:numId="22" w16cid:durableId="1747264551">
    <w:abstractNumId w:val="15"/>
  </w:num>
  <w:num w:numId="23" w16cid:durableId="1225487705">
    <w:abstractNumId w:val="7"/>
  </w:num>
  <w:num w:numId="24" w16cid:durableId="2081825896">
    <w:abstractNumId w:val="20"/>
  </w:num>
  <w:num w:numId="25" w16cid:durableId="604534022">
    <w:abstractNumId w:val="19"/>
  </w:num>
  <w:num w:numId="26" w16cid:durableId="1161584468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54"/>
    <w:rsid w:val="0001698A"/>
    <w:rsid w:val="000236D6"/>
    <w:rsid w:val="00036AF9"/>
    <w:rsid w:val="00061D33"/>
    <w:rsid w:val="00064643"/>
    <w:rsid w:val="00086E56"/>
    <w:rsid w:val="00087747"/>
    <w:rsid w:val="00092A2C"/>
    <w:rsid w:val="000A1FDA"/>
    <w:rsid w:val="000B63E2"/>
    <w:rsid w:val="000B6548"/>
    <w:rsid w:val="000D671A"/>
    <w:rsid w:val="000E4376"/>
    <w:rsid w:val="00103EC5"/>
    <w:rsid w:val="00116C6E"/>
    <w:rsid w:val="00125CA6"/>
    <w:rsid w:val="00133175"/>
    <w:rsid w:val="00156FC9"/>
    <w:rsid w:val="00162A5A"/>
    <w:rsid w:val="00172867"/>
    <w:rsid w:val="00174DA3"/>
    <w:rsid w:val="00175B6D"/>
    <w:rsid w:val="001901ED"/>
    <w:rsid w:val="00190C93"/>
    <w:rsid w:val="00191EFF"/>
    <w:rsid w:val="0019483A"/>
    <w:rsid w:val="001A46BF"/>
    <w:rsid w:val="001A481B"/>
    <w:rsid w:val="001B0186"/>
    <w:rsid w:val="001B62CA"/>
    <w:rsid w:val="001C6D5F"/>
    <w:rsid w:val="001D4DCD"/>
    <w:rsid w:val="001F4175"/>
    <w:rsid w:val="0020289E"/>
    <w:rsid w:val="0021419D"/>
    <w:rsid w:val="00214221"/>
    <w:rsid w:val="00223A4D"/>
    <w:rsid w:val="00224DBE"/>
    <w:rsid w:val="00232CB5"/>
    <w:rsid w:val="00234A7E"/>
    <w:rsid w:val="0024373D"/>
    <w:rsid w:val="002508C2"/>
    <w:rsid w:val="00267252"/>
    <w:rsid w:val="00282DB0"/>
    <w:rsid w:val="00290F6C"/>
    <w:rsid w:val="002920EB"/>
    <w:rsid w:val="002926F7"/>
    <w:rsid w:val="0029563F"/>
    <w:rsid w:val="002B2091"/>
    <w:rsid w:val="002C6972"/>
    <w:rsid w:val="002D2B32"/>
    <w:rsid w:val="002D4516"/>
    <w:rsid w:val="002E4158"/>
    <w:rsid w:val="002F46AD"/>
    <w:rsid w:val="003101F0"/>
    <w:rsid w:val="00314B7A"/>
    <w:rsid w:val="003178A2"/>
    <w:rsid w:val="00324910"/>
    <w:rsid w:val="00324BC5"/>
    <w:rsid w:val="00340BAB"/>
    <w:rsid w:val="003418E0"/>
    <w:rsid w:val="00347F8D"/>
    <w:rsid w:val="0035187F"/>
    <w:rsid w:val="00352EFC"/>
    <w:rsid w:val="00372F7B"/>
    <w:rsid w:val="003733E5"/>
    <w:rsid w:val="00373D82"/>
    <w:rsid w:val="00390EA6"/>
    <w:rsid w:val="003926D7"/>
    <w:rsid w:val="003A753F"/>
    <w:rsid w:val="003A78B2"/>
    <w:rsid w:val="003D0DB4"/>
    <w:rsid w:val="003E27C3"/>
    <w:rsid w:val="003F3E3F"/>
    <w:rsid w:val="004067B8"/>
    <w:rsid w:val="00410E01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D3BC9"/>
    <w:rsid w:val="004D577A"/>
    <w:rsid w:val="00507EA7"/>
    <w:rsid w:val="00526089"/>
    <w:rsid w:val="00527A28"/>
    <w:rsid w:val="00527DCA"/>
    <w:rsid w:val="005716D4"/>
    <w:rsid w:val="00571B60"/>
    <w:rsid w:val="00585A4D"/>
    <w:rsid w:val="005A6D60"/>
    <w:rsid w:val="005D6329"/>
    <w:rsid w:val="005E57F6"/>
    <w:rsid w:val="006058D8"/>
    <w:rsid w:val="00610200"/>
    <w:rsid w:val="00616A66"/>
    <w:rsid w:val="00623699"/>
    <w:rsid w:val="00632D5A"/>
    <w:rsid w:val="00635515"/>
    <w:rsid w:val="0064268B"/>
    <w:rsid w:val="006546FD"/>
    <w:rsid w:val="00665BF3"/>
    <w:rsid w:val="006732D6"/>
    <w:rsid w:val="00693E09"/>
    <w:rsid w:val="00694C92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06E20"/>
    <w:rsid w:val="00711CEF"/>
    <w:rsid w:val="00720320"/>
    <w:rsid w:val="00723643"/>
    <w:rsid w:val="00725D3C"/>
    <w:rsid w:val="00726424"/>
    <w:rsid w:val="00733DA1"/>
    <w:rsid w:val="0073744A"/>
    <w:rsid w:val="00737822"/>
    <w:rsid w:val="0074111D"/>
    <w:rsid w:val="00753D4A"/>
    <w:rsid w:val="00756912"/>
    <w:rsid w:val="00756953"/>
    <w:rsid w:val="00761609"/>
    <w:rsid w:val="00763DCE"/>
    <w:rsid w:val="00776C46"/>
    <w:rsid w:val="0078260B"/>
    <w:rsid w:val="007838D1"/>
    <w:rsid w:val="00785254"/>
    <w:rsid w:val="00785853"/>
    <w:rsid w:val="00787023"/>
    <w:rsid w:val="007966F0"/>
    <w:rsid w:val="00797BFC"/>
    <w:rsid w:val="007A6433"/>
    <w:rsid w:val="007A720F"/>
    <w:rsid w:val="007B05EB"/>
    <w:rsid w:val="007B3489"/>
    <w:rsid w:val="007C6A3C"/>
    <w:rsid w:val="007D4BEE"/>
    <w:rsid w:val="007D5BE9"/>
    <w:rsid w:val="007F18EA"/>
    <w:rsid w:val="008050E4"/>
    <w:rsid w:val="008119C2"/>
    <w:rsid w:val="0082257D"/>
    <w:rsid w:val="00853438"/>
    <w:rsid w:val="00866846"/>
    <w:rsid w:val="00875DA9"/>
    <w:rsid w:val="00890E52"/>
    <w:rsid w:val="00895E38"/>
    <w:rsid w:val="008A782B"/>
    <w:rsid w:val="008B0FC0"/>
    <w:rsid w:val="008B5E11"/>
    <w:rsid w:val="008C429A"/>
    <w:rsid w:val="008E1F3D"/>
    <w:rsid w:val="008F003F"/>
    <w:rsid w:val="00900521"/>
    <w:rsid w:val="009053D7"/>
    <w:rsid w:val="0091331D"/>
    <w:rsid w:val="0093223C"/>
    <w:rsid w:val="0094194E"/>
    <w:rsid w:val="00941A87"/>
    <w:rsid w:val="00944EBC"/>
    <w:rsid w:val="009501C2"/>
    <w:rsid w:val="0095606F"/>
    <w:rsid w:val="009668B9"/>
    <w:rsid w:val="00976577"/>
    <w:rsid w:val="00976CE2"/>
    <w:rsid w:val="009854C5"/>
    <w:rsid w:val="00996356"/>
    <w:rsid w:val="00997D9A"/>
    <w:rsid w:val="009D7C49"/>
    <w:rsid w:val="009E7297"/>
    <w:rsid w:val="009F0467"/>
    <w:rsid w:val="009F208E"/>
    <w:rsid w:val="00A0257D"/>
    <w:rsid w:val="00A12EDC"/>
    <w:rsid w:val="00A26D0D"/>
    <w:rsid w:val="00A33BDE"/>
    <w:rsid w:val="00A34885"/>
    <w:rsid w:val="00A43BC1"/>
    <w:rsid w:val="00A67AA0"/>
    <w:rsid w:val="00A74225"/>
    <w:rsid w:val="00A936D5"/>
    <w:rsid w:val="00AA1EB0"/>
    <w:rsid w:val="00AA222F"/>
    <w:rsid w:val="00AA2DA3"/>
    <w:rsid w:val="00AA5A9C"/>
    <w:rsid w:val="00AB016A"/>
    <w:rsid w:val="00AB0F66"/>
    <w:rsid w:val="00AB2A5A"/>
    <w:rsid w:val="00AD28F8"/>
    <w:rsid w:val="00AF388F"/>
    <w:rsid w:val="00B0230B"/>
    <w:rsid w:val="00B17D95"/>
    <w:rsid w:val="00B23509"/>
    <w:rsid w:val="00B256C9"/>
    <w:rsid w:val="00B359DB"/>
    <w:rsid w:val="00B3632B"/>
    <w:rsid w:val="00B409D8"/>
    <w:rsid w:val="00B454A0"/>
    <w:rsid w:val="00B50143"/>
    <w:rsid w:val="00B5178D"/>
    <w:rsid w:val="00B67F1F"/>
    <w:rsid w:val="00B701D7"/>
    <w:rsid w:val="00B72654"/>
    <w:rsid w:val="00B80835"/>
    <w:rsid w:val="00B90595"/>
    <w:rsid w:val="00BA215A"/>
    <w:rsid w:val="00BB5F09"/>
    <w:rsid w:val="00BC0D9F"/>
    <w:rsid w:val="00BD2E31"/>
    <w:rsid w:val="00BE053D"/>
    <w:rsid w:val="00BE473B"/>
    <w:rsid w:val="00BF1A7A"/>
    <w:rsid w:val="00BF1FA3"/>
    <w:rsid w:val="00C00974"/>
    <w:rsid w:val="00C018E4"/>
    <w:rsid w:val="00C05DFB"/>
    <w:rsid w:val="00C066FA"/>
    <w:rsid w:val="00C14332"/>
    <w:rsid w:val="00C25387"/>
    <w:rsid w:val="00C44D65"/>
    <w:rsid w:val="00C54BE3"/>
    <w:rsid w:val="00C57F80"/>
    <w:rsid w:val="00C62CC2"/>
    <w:rsid w:val="00C768ED"/>
    <w:rsid w:val="00C82A8F"/>
    <w:rsid w:val="00C916C2"/>
    <w:rsid w:val="00CB3DED"/>
    <w:rsid w:val="00CC7F56"/>
    <w:rsid w:val="00CD1B12"/>
    <w:rsid w:val="00CD55DC"/>
    <w:rsid w:val="00CE05BD"/>
    <w:rsid w:val="00CE1BBC"/>
    <w:rsid w:val="00CE2595"/>
    <w:rsid w:val="00CE28CC"/>
    <w:rsid w:val="00CE72FC"/>
    <w:rsid w:val="00CF0152"/>
    <w:rsid w:val="00CF31EE"/>
    <w:rsid w:val="00CF45AF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28E7"/>
    <w:rsid w:val="00D90950"/>
    <w:rsid w:val="00DA69DF"/>
    <w:rsid w:val="00DB33F8"/>
    <w:rsid w:val="00DC187F"/>
    <w:rsid w:val="00DD38E2"/>
    <w:rsid w:val="00DE0EDD"/>
    <w:rsid w:val="00E13110"/>
    <w:rsid w:val="00E248C8"/>
    <w:rsid w:val="00E24DF1"/>
    <w:rsid w:val="00E431ED"/>
    <w:rsid w:val="00E64FF5"/>
    <w:rsid w:val="00E74AD7"/>
    <w:rsid w:val="00E907EC"/>
    <w:rsid w:val="00EA5421"/>
    <w:rsid w:val="00EB34FC"/>
    <w:rsid w:val="00EB5816"/>
    <w:rsid w:val="00EC589D"/>
    <w:rsid w:val="00ED0EA9"/>
    <w:rsid w:val="00EF209A"/>
    <w:rsid w:val="00EF4F62"/>
    <w:rsid w:val="00EF77DF"/>
    <w:rsid w:val="00F03251"/>
    <w:rsid w:val="00F0512C"/>
    <w:rsid w:val="00F07E84"/>
    <w:rsid w:val="00F11BEF"/>
    <w:rsid w:val="00F23997"/>
    <w:rsid w:val="00F23A63"/>
    <w:rsid w:val="00F258E7"/>
    <w:rsid w:val="00F31B84"/>
    <w:rsid w:val="00F631EC"/>
    <w:rsid w:val="00F64C22"/>
    <w:rsid w:val="00F64FA7"/>
    <w:rsid w:val="00F6540A"/>
    <w:rsid w:val="00F74D19"/>
    <w:rsid w:val="00F80053"/>
    <w:rsid w:val="00FA02C7"/>
    <w:rsid w:val="00FA4186"/>
    <w:rsid w:val="00FC0531"/>
    <w:rsid w:val="00FC13F0"/>
    <w:rsid w:val="00FD0FB7"/>
    <w:rsid w:val="00FE4F36"/>
    <w:rsid w:val="00FE79A2"/>
    <w:rsid w:val="00FF4452"/>
    <w:rsid w:val="00FF530F"/>
    <w:rsid w:val="00FF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docId w15:val="{5CB46A72-0F70-2346-B777-B5DFE60C6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Erwhnung1">
    <w:name w:val="Erwähnung1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customStyle="1" w:styleId="NichtaufgelsteErwhnung1">
    <w:name w:val="Nicht aufgelöste Erwähnung1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D828E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C05DF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05DF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05DFB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05DF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05DF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3C9BB3B-1E3A-43BF-8F58-59FBC1ACE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</Words>
  <Characters>2079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dcterms:created xsi:type="dcterms:W3CDTF">2023-11-14T18:03:00Z</dcterms:created>
  <dcterms:modified xsi:type="dcterms:W3CDTF">2023-11-14T18:12:00Z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fcc6e499a5acc241cfcd9fa2b9d99578ecd9e900cfb82cbfd4e459f55562899b</vt:lpwstr>
  </property>
</Properties>
</file>