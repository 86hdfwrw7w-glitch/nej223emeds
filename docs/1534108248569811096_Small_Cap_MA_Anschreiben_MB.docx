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5D5E0FCC" w:rsidR="006D2592" w:rsidRPr="00ED1A12" w:rsidRDefault="00ED1A12" w:rsidP="006A7895">
      <w:pPr>
        <w:spacing w:after="0" w:line="240" w:lineRule="auto"/>
        <w:jc w:val="right"/>
        <w:rPr>
          <w:rFonts w:ascii="Times New Roman" w:hAnsi="Times New Roman" w:cs="Times New Roman"/>
          <w:sz w:val="21"/>
          <w:szCs w:val="21"/>
          <w:lang w:val="it-CH"/>
        </w:rPr>
      </w:pPr>
      <w:r w:rsidRPr="00ED1A12">
        <w:rPr>
          <w:rFonts w:ascii="Times New Roman" w:hAnsi="Times New Roman" w:cs="Times New Roman"/>
          <w:sz w:val="21"/>
          <w:szCs w:val="21"/>
          <w:lang w:val="it-CH"/>
        </w:rPr>
        <w:t>Mariano Burzlaff</w:t>
      </w:r>
    </w:p>
    <w:p w14:paraId="2458A2A0" w14:textId="29497004" w:rsidR="00857C6F" w:rsidRPr="00ED1A12" w:rsidRDefault="00ED1A12" w:rsidP="006A7895">
      <w:pPr>
        <w:spacing w:after="0" w:line="240" w:lineRule="auto"/>
        <w:jc w:val="right"/>
        <w:rPr>
          <w:rFonts w:ascii="Times New Roman" w:hAnsi="Times New Roman" w:cs="Times New Roman"/>
          <w:sz w:val="21"/>
          <w:szCs w:val="21"/>
          <w:lang w:val="it-CH"/>
        </w:rPr>
      </w:pPr>
      <w:r w:rsidRPr="00ED1A12">
        <w:rPr>
          <w:rFonts w:ascii="Times New Roman" w:hAnsi="Times New Roman" w:cs="Times New Roman"/>
          <w:sz w:val="21"/>
          <w:szCs w:val="21"/>
          <w:lang w:val="it-CH"/>
        </w:rPr>
        <w:t>Neptunstrasse 3</w:t>
      </w:r>
    </w:p>
    <w:p w14:paraId="451AEE20" w14:textId="72E51ACC" w:rsidR="00857C6F" w:rsidRPr="00ED1A12" w:rsidRDefault="00ED1A12" w:rsidP="006A7895">
      <w:pPr>
        <w:spacing w:after="0" w:line="240" w:lineRule="auto"/>
        <w:jc w:val="right"/>
        <w:rPr>
          <w:rFonts w:ascii="Times New Roman" w:hAnsi="Times New Roman" w:cs="Times New Roman"/>
          <w:sz w:val="21"/>
          <w:szCs w:val="21"/>
          <w:lang w:val="it-CH"/>
        </w:rPr>
      </w:pPr>
      <w:r w:rsidRPr="00ED1A12">
        <w:rPr>
          <w:rFonts w:ascii="Times New Roman" w:hAnsi="Times New Roman" w:cs="Times New Roman"/>
          <w:sz w:val="21"/>
          <w:szCs w:val="21"/>
          <w:lang w:val="it-CH"/>
        </w:rPr>
        <w:t>9000 St. Gallen</w:t>
      </w:r>
    </w:p>
    <w:p w14:paraId="12BA391A" w14:textId="36957A10" w:rsidR="006A7895" w:rsidRPr="00ED1A12" w:rsidRDefault="00ED1A12" w:rsidP="006A7895">
      <w:pPr>
        <w:spacing w:after="0" w:line="240" w:lineRule="auto"/>
        <w:jc w:val="right"/>
        <w:rPr>
          <w:rFonts w:ascii="Times New Roman" w:hAnsi="Times New Roman" w:cs="Times New Roman"/>
          <w:sz w:val="21"/>
          <w:szCs w:val="21"/>
          <w:lang w:val="it-CH"/>
        </w:rPr>
      </w:pPr>
      <w:r w:rsidRPr="00ED1A12">
        <w:rPr>
          <w:rFonts w:ascii="Times New Roman" w:hAnsi="Times New Roman" w:cs="Times New Roman"/>
          <w:color w:val="000000"/>
          <w:sz w:val="21"/>
          <w:szCs w:val="21"/>
          <w:lang w:val="it-CH"/>
        </w:rPr>
        <w:t>mariano.burzlaff@gmx.ch</w:t>
      </w:r>
    </w:p>
    <w:p w14:paraId="2E7278C7" w14:textId="11A0A1E8" w:rsidR="00F74175" w:rsidRPr="00ED1A12" w:rsidRDefault="006D2592" w:rsidP="00E65B09">
      <w:pPr>
        <w:spacing w:after="0"/>
        <w:jc w:val="right"/>
        <w:rPr>
          <w:rFonts w:ascii="Times New Roman" w:hAnsi="Times New Roman" w:cs="Times New Roman"/>
          <w:color w:val="000000"/>
          <w:sz w:val="21"/>
          <w:szCs w:val="21"/>
          <w:lang w:val="it-CH"/>
        </w:rPr>
      </w:pPr>
      <w:r w:rsidRPr="00ED1A12">
        <w:rPr>
          <w:rFonts w:ascii="Times New Roman" w:hAnsi="Times New Roman" w:cs="Times New Roman"/>
          <w:color w:val="000000"/>
          <w:sz w:val="21"/>
          <w:szCs w:val="21"/>
          <w:lang w:val="it-CH"/>
        </w:rPr>
        <w:t>+</w:t>
      </w:r>
      <w:r w:rsidR="00857C6F" w:rsidRPr="00ED1A12">
        <w:rPr>
          <w:rFonts w:ascii="Times New Roman" w:hAnsi="Times New Roman" w:cs="Times New Roman"/>
          <w:color w:val="000000"/>
          <w:sz w:val="21"/>
          <w:szCs w:val="21"/>
          <w:lang w:val="it-CH"/>
        </w:rPr>
        <w:t>4</w:t>
      </w:r>
      <w:r w:rsidR="00ED1A12" w:rsidRPr="00ED1A12">
        <w:rPr>
          <w:rFonts w:ascii="Times New Roman" w:hAnsi="Times New Roman" w:cs="Times New Roman"/>
          <w:color w:val="000000"/>
          <w:sz w:val="21"/>
          <w:szCs w:val="21"/>
          <w:lang w:val="it-CH"/>
        </w:rPr>
        <w:t>1 78 698 87 66</w:t>
      </w:r>
    </w:p>
    <w:p w14:paraId="170FE07D" w14:textId="77777777" w:rsidR="00F270C0" w:rsidRPr="00ED1A12" w:rsidRDefault="00F270C0" w:rsidP="00F74175">
      <w:pPr>
        <w:spacing w:after="0"/>
        <w:rPr>
          <w:rFonts w:ascii="Times New Roman" w:hAnsi="Times New Roman" w:cs="Times New Roman"/>
          <w:color w:val="000000"/>
          <w:sz w:val="21"/>
          <w:szCs w:val="21"/>
          <w:lang w:val="it-CH"/>
        </w:rPr>
      </w:pPr>
    </w:p>
    <w:p w14:paraId="4FFA7063" w14:textId="67B49DA0" w:rsidR="00F74175" w:rsidRPr="00ED1A12" w:rsidRDefault="003D5D1E" w:rsidP="00F74175">
      <w:pPr>
        <w:spacing w:after="0"/>
        <w:rPr>
          <w:rFonts w:ascii="Times New Roman" w:hAnsi="Times New Roman" w:cs="Times New Roman"/>
          <w:color w:val="000000"/>
          <w:sz w:val="21"/>
          <w:szCs w:val="21"/>
          <w:lang w:val="it-CH"/>
        </w:rPr>
      </w:pPr>
      <w:r w:rsidRPr="00ED1A12">
        <w:rPr>
          <w:rFonts w:ascii="Times New Roman" w:hAnsi="Times New Roman" w:cs="Times New Roman"/>
          <w:color w:val="000000"/>
          <w:sz w:val="21"/>
          <w:szCs w:val="21"/>
          <w:lang w:val="it-CH"/>
        </w:rPr>
        <w:t>Corporate Finance Beratung</w:t>
      </w:r>
      <w:r w:rsidR="00F74175" w:rsidRPr="00ED1A12">
        <w:rPr>
          <w:rFonts w:ascii="Times New Roman" w:hAnsi="Times New Roman" w:cs="Times New Roman"/>
          <w:color w:val="000000"/>
          <w:sz w:val="21"/>
          <w:szCs w:val="21"/>
          <w:lang w:val="it-CH"/>
        </w:rPr>
        <w:t xml:space="preserve"> GmbH</w:t>
      </w:r>
    </w:p>
    <w:p w14:paraId="6A013FD1" w14:textId="1ED858FC" w:rsidR="00F74175" w:rsidRPr="00ED1A12" w:rsidRDefault="003D5D1E" w:rsidP="00F74175">
      <w:pPr>
        <w:spacing w:after="0"/>
        <w:rPr>
          <w:rFonts w:ascii="Times New Roman" w:hAnsi="Times New Roman" w:cs="Times New Roman"/>
          <w:sz w:val="21"/>
          <w:szCs w:val="21"/>
        </w:rPr>
      </w:pPr>
      <w:r w:rsidRPr="00ED1A12">
        <w:rPr>
          <w:rFonts w:ascii="Times New Roman" w:hAnsi="Times New Roman" w:cs="Times New Roman"/>
          <w:sz w:val="21"/>
          <w:szCs w:val="21"/>
        </w:rPr>
        <w:t>Musterstraße 99</w:t>
      </w:r>
      <w:r w:rsidR="00F74175" w:rsidRPr="00ED1A12">
        <w:rPr>
          <w:rFonts w:ascii="Times New Roman" w:hAnsi="Times New Roman" w:cs="Times New Roman"/>
          <w:sz w:val="21"/>
          <w:szCs w:val="21"/>
        </w:rPr>
        <w:br/>
      </w:r>
      <w:r w:rsidRPr="00ED1A12">
        <w:rPr>
          <w:rFonts w:ascii="Times New Roman" w:hAnsi="Times New Roman" w:cs="Times New Roman"/>
          <w:sz w:val="21"/>
          <w:szCs w:val="21"/>
        </w:rPr>
        <w:t>55005</w:t>
      </w:r>
      <w:r w:rsidR="00F74175" w:rsidRPr="00ED1A12">
        <w:rPr>
          <w:rFonts w:ascii="Times New Roman" w:hAnsi="Times New Roman" w:cs="Times New Roman"/>
          <w:sz w:val="21"/>
          <w:szCs w:val="21"/>
        </w:rPr>
        <w:t xml:space="preserve"> </w:t>
      </w:r>
      <w:r w:rsidRPr="00ED1A12">
        <w:rPr>
          <w:rFonts w:ascii="Times New Roman" w:hAnsi="Times New Roman" w:cs="Times New Roman"/>
          <w:sz w:val="21"/>
          <w:szCs w:val="21"/>
        </w:rPr>
        <w:t>Frankfurt am Main</w:t>
      </w:r>
      <w:r w:rsidR="00F74175" w:rsidRPr="00ED1A12">
        <w:rPr>
          <w:rFonts w:ascii="Times New Roman" w:hAnsi="Times New Roman" w:cs="Times New Roman"/>
          <w:sz w:val="21"/>
          <w:szCs w:val="21"/>
        </w:rPr>
        <w:t xml:space="preserve"> </w:t>
      </w:r>
    </w:p>
    <w:p w14:paraId="096C8AF5" w14:textId="77777777" w:rsidR="00647413" w:rsidRPr="00ED1A12" w:rsidRDefault="00647413" w:rsidP="00F74175">
      <w:pPr>
        <w:spacing w:after="0"/>
        <w:rPr>
          <w:rFonts w:ascii="Times New Roman" w:hAnsi="Times New Roman" w:cs="Times New Roman"/>
          <w:color w:val="000000"/>
          <w:sz w:val="21"/>
          <w:szCs w:val="21"/>
        </w:rPr>
      </w:pPr>
    </w:p>
    <w:p w14:paraId="155B6E2E" w14:textId="53E1B3F6" w:rsidR="006A7895" w:rsidRPr="00ED1A12" w:rsidRDefault="00ED1A12" w:rsidP="0085213A">
      <w:pPr>
        <w:spacing w:after="0"/>
        <w:jc w:val="right"/>
        <w:rPr>
          <w:rFonts w:ascii="Times New Roman" w:hAnsi="Times New Roman" w:cs="Times New Roman"/>
          <w:sz w:val="21"/>
          <w:szCs w:val="21"/>
        </w:rPr>
      </w:pPr>
      <w:r w:rsidRPr="00ED1A12">
        <w:rPr>
          <w:rFonts w:ascii="Times New Roman" w:hAnsi="Times New Roman" w:cs="Times New Roman"/>
          <w:sz w:val="21"/>
          <w:szCs w:val="21"/>
        </w:rPr>
        <w:t>St. Gallen</w:t>
      </w:r>
      <w:r w:rsidR="002D594E" w:rsidRPr="00ED1A12">
        <w:rPr>
          <w:rFonts w:ascii="Times New Roman" w:hAnsi="Times New Roman" w:cs="Times New Roman"/>
          <w:sz w:val="21"/>
          <w:szCs w:val="21"/>
        </w:rPr>
        <w:t xml:space="preserve">, </w:t>
      </w:r>
      <w:r w:rsidR="0085213A" w:rsidRPr="00ED1A12">
        <w:rPr>
          <w:rFonts w:ascii="Times New Roman" w:hAnsi="Times New Roman" w:cs="Times New Roman"/>
          <w:sz w:val="21"/>
          <w:szCs w:val="21"/>
        </w:rPr>
        <w:t>2</w:t>
      </w:r>
      <w:r w:rsidR="00590834" w:rsidRPr="00ED1A12">
        <w:rPr>
          <w:rFonts w:ascii="Times New Roman" w:hAnsi="Times New Roman" w:cs="Times New Roman"/>
          <w:sz w:val="21"/>
          <w:szCs w:val="21"/>
        </w:rPr>
        <w:t>8</w:t>
      </w:r>
      <w:r w:rsidR="002D594E" w:rsidRPr="00ED1A12">
        <w:rPr>
          <w:rFonts w:ascii="Times New Roman" w:hAnsi="Times New Roman" w:cs="Times New Roman"/>
          <w:sz w:val="21"/>
          <w:szCs w:val="21"/>
        </w:rPr>
        <w:t>.</w:t>
      </w:r>
      <w:r w:rsidR="003D5D1E" w:rsidRPr="00ED1A12">
        <w:rPr>
          <w:rFonts w:ascii="Times New Roman" w:hAnsi="Times New Roman" w:cs="Times New Roman"/>
          <w:sz w:val="21"/>
          <w:szCs w:val="21"/>
        </w:rPr>
        <w:t>12</w:t>
      </w:r>
      <w:r w:rsidR="006A7895" w:rsidRPr="00ED1A12">
        <w:rPr>
          <w:rFonts w:ascii="Times New Roman" w:hAnsi="Times New Roman" w:cs="Times New Roman"/>
          <w:sz w:val="21"/>
          <w:szCs w:val="21"/>
        </w:rPr>
        <w:t>.</w:t>
      </w:r>
      <w:r w:rsidR="003D5D1E" w:rsidRPr="00ED1A12">
        <w:rPr>
          <w:rFonts w:ascii="Times New Roman" w:hAnsi="Times New Roman" w:cs="Times New Roman"/>
          <w:sz w:val="21"/>
          <w:szCs w:val="21"/>
        </w:rPr>
        <w:t>2019</w:t>
      </w:r>
    </w:p>
    <w:p w14:paraId="0731715D" w14:textId="77777777" w:rsidR="001E0088" w:rsidRPr="00ED1A12" w:rsidRDefault="001E0088" w:rsidP="001E0088">
      <w:pPr>
        <w:spacing w:after="0"/>
        <w:jc w:val="right"/>
        <w:rPr>
          <w:rFonts w:ascii="Times New Roman" w:hAnsi="Times New Roman" w:cs="Times New Roman"/>
          <w:sz w:val="21"/>
          <w:szCs w:val="21"/>
        </w:rPr>
      </w:pPr>
    </w:p>
    <w:p w14:paraId="0098600D" w14:textId="59CE9F23" w:rsidR="000A5AB8" w:rsidRPr="00ED1A12" w:rsidRDefault="0099776A" w:rsidP="00590834">
      <w:pPr>
        <w:spacing w:after="0"/>
        <w:rPr>
          <w:rFonts w:ascii="Times New Roman" w:hAnsi="Times New Roman" w:cs="Times New Roman"/>
          <w:b/>
          <w:sz w:val="21"/>
          <w:szCs w:val="21"/>
        </w:rPr>
      </w:pPr>
      <w:r w:rsidRPr="00ED1A12">
        <w:rPr>
          <w:rFonts w:ascii="Times New Roman" w:hAnsi="Times New Roman" w:cs="Times New Roman"/>
          <w:b/>
          <w:sz w:val="21"/>
          <w:szCs w:val="21"/>
        </w:rPr>
        <w:t>Bewerbung um ein Praktikum im Bereich XYZ</w:t>
      </w:r>
    </w:p>
    <w:p w14:paraId="70A974D0" w14:textId="3277D60F" w:rsidR="000A5AB8" w:rsidRPr="00ED1A12" w:rsidRDefault="000A5AB8" w:rsidP="000A5AB8">
      <w:pPr>
        <w:spacing w:after="0"/>
        <w:rPr>
          <w:rFonts w:ascii="Times New Roman" w:hAnsi="Times New Roman" w:cs="Times New Roman"/>
          <w:b/>
          <w:sz w:val="21"/>
          <w:szCs w:val="21"/>
        </w:rPr>
      </w:pPr>
    </w:p>
    <w:p w14:paraId="3A5BDDA8" w14:textId="77777777" w:rsidR="004A615C" w:rsidRPr="00ED1A12" w:rsidRDefault="004A615C" w:rsidP="000A5AB8">
      <w:pPr>
        <w:spacing w:after="0"/>
        <w:rPr>
          <w:rFonts w:ascii="Times New Roman" w:hAnsi="Times New Roman" w:cs="Times New Roman"/>
          <w:b/>
          <w:sz w:val="21"/>
          <w:szCs w:val="21"/>
        </w:rPr>
      </w:pPr>
    </w:p>
    <w:p w14:paraId="61CDE0AD" w14:textId="5D9C3695" w:rsidR="00034B68" w:rsidRPr="00ED1A12" w:rsidRDefault="0099776A" w:rsidP="00375D2D">
      <w:pPr>
        <w:spacing w:after="0"/>
        <w:jc w:val="both"/>
        <w:rPr>
          <w:rFonts w:ascii="Times New Roman" w:hAnsi="Times New Roman" w:cs="Times New Roman"/>
          <w:sz w:val="21"/>
          <w:szCs w:val="21"/>
        </w:rPr>
      </w:pPr>
      <w:r w:rsidRPr="00ED1A12">
        <w:rPr>
          <w:rFonts w:ascii="Times New Roman" w:hAnsi="Times New Roman" w:cs="Times New Roman"/>
          <w:sz w:val="21"/>
          <w:szCs w:val="21"/>
        </w:rPr>
        <w:t>Sehr geehrte Damen und Herren</w:t>
      </w:r>
      <w:r w:rsidR="00E65B09" w:rsidRPr="00ED1A12">
        <w:rPr>
          <w:rFonts w:ascii="Times New Roman" w:hAnsi="Times New Roman" w:cs="Times New Roman"/>
          <w:sz w:val="21"/>
          <w:szCs w:val="21"/>
        </w:rPr>
        <w:t xml:space="preserve">, </w:t>
      </w:r>
    </w:p>
    <w:p w14:paraId="433CF1AE" w14:textId="14106765" w:rsidR="00E65B09" w:rsidRPr="00ED1A12" w:rsidRDefault="00E65B09" w:rsidP="00375D2D">
      <w:pPr>
        <w:spacing w:after="0"/>
        <w:jc w:val="both"/>
        <w:rPr>
          <w:rFonts w:ascii="Times New Roman" w:hAnsi="Times New Roman" w:cs="Times New Roman"/>
          <w:sz w:val="21"/>
          <w:szCs w:val="21"/>
        </w:rPr>
      </w:pPr>
    </w:p>
    <w:p w14:paraId="3B5C755D" w14:textId="0533C4AD" w:rsidR="00170C07" w:rsidRPr="00ED1A12" w:rsidRDefault="00170C07" w:rsidP="00375D2D">
      <w:pPr>
        <w:spacing w:after="0"/>
        <w:jc w:val="both"/>
        <w:rPr>
          <w:rFonts w:ascii="Times New Roman" w:hAnsi="Times New Roman" w:cs="Times New Roman"/>
          <w:sz w:val="21"/>
          <w:szCs w:val="21"/>
        </w:rPr>
      </w:pPr>
      <w:r w:rsidRPr="00ED1A12">
        <w:rPr>
          <w:rFonts w:ascii="Times New Roman" w:hAnsi="Times New Roman" w:cs="Times New Roman"/>
          <w:sz w:val="21"/>
          <w:szCs w:val="21"/>
        </w:rPr>
        <w:t xml:space="preserve">der Aufbau meines eigenen </w:t>
      </w:r>
      <w:r w:rsidR="00422DE9" w:rsidRPr="00ED1A12">
        <w:rPr>
          <w:rFonts w:ascii="Times New Roman" w:hAnsi="Times New Roman" w:cs="Times New Roman"/>
          <w:sz w:val="21"/>
          <w:szCs w:val="21"/>
        </w:rPr>
        <w:t xml:space="preserve">E-Commerce-Unternehmen </w:t>
      </w:r>
      <w:r w:rsidRPr="00ED1A12">
        <w:rPr>
          <w:rFonts w:ascii="Times New Roman" w:hAnsi="Times New Roman" w:cs="Times New Roman"/>
          <w:sz w:val="21"/>
          <w:szCs w:val="21"/>
        </w:rPr>
        <w:t>hat mir früh gezeigt, wie viel Freude mir unternehmerisches Handeln bereitet und welche Verantwortung mit weitreichenden Entscheidungen verbunden ist. Gerade im Mittelstand prägen solche Entscheidungen nicht nur die wirtschaftliche Entwicklung, sondern häufig auch die Zukunft des Unternehmens und das Lebenswerk seiner Eigentümer. Besonders Nachfolge- und Verkaufssituationen erfordern deshalb neben analytischer Sorgfalt ein tiefes Verständnis für die Ziele der Unternehmer sowie Vertrauen in der Zusammenarbeit. Diese Verbindung aus finanzieller Analyse, langfristiger Wirkung und persönlicher Nähe zum Mandanten macht die M&amp;A-Beratung im Mittelstand für mich besonders reizvoll. Daher möchte ich ab [Datum] ein [X]-wöchiges Praktikum bei Ihnen im Bereich M&amp;A absolvieren.</w:t>
      </w:r>
    </w:p>
    <w:p w14:paraId="150B00AE" w14:textId="77777777" w:rsidR="00170C07" w:rsidRPr="00ED1A12" w:rsidRDefault="00170C07" w:rsidP="00375D2D">
      <w:pPr>
        <w:spacing w:after="0"/>
        <w:jc w:val="both"/>
        <w:rPr>
          <w:rFonts w:ascii="Times New Roman" w:hAnsi="Times New Roman" w:cs="Times New Roman"/>
          <w:sz w:val="21"/>
          <w:szCs w:val="21"/>
        </w:rPr>
      </w:pPr>
    </w:p>
    <w:p w14:paraId="048CD67F" w14:textId="66414BF5" w:rsidR="002F5F8E" w:rsidRPr="00ED1A12" w:rsidRDefault="002F5F8E" w:rsidP="00E65B09">
      <w:pPr>
        <w:spacing w:after="0"/>
        <w:jc w:val="both"/>
        <w:rPr>
          <w:rFonts w:ascii="Times New Roman" w:hAnsi="Times New Roman" w:cs="Times New Roman"/>
          <w:sz w:val="21"/>
          <w:szCs w:val="21"/>
        </w:rPr>
      </w:pPr>
      <w:r w:rsidRPr="00ED1A12">
        <w:rPr>
          <w:rFonts w:ascii="Times New Roman" w:hAnsi="Times New Roman" w:cs="Times New Roman"/>
          <w:sz w:val="21"/>
          <w:szCs w:val="21"/>
        </w:rPr>
        <w:t xml:space="preserve">Bereits während meiner Gymnasialzeit gründete ich ein </w:t>
      </w:r>
      <w:r w:rsidR="00422DE9" w:rsidRPr="00ED1A12">
        <w:rPr>
          <w:rFonts w:ascii="Times New Roman" w:hAnsi="Times New Roman" w:cs="Times New Roman"/>
          <w:sz w:val="21"/>
          <w:szCs w:val="21"/>
        </w:rPr>
        <w:t xml:space="preserve">E-Commerce-Unternehmen </w:t>
      </w:r>
      <w:r w:rsidRPr="00ED1A12">
        <w:rPr>
          <w:rFonts w:ascii="Times New Roman" w:hAnsi="Times New Roman" w:cs="Times New Roman"/>
          <w:sz w:val="21"/>
          <w:szCs w:val="21"/>
        </w:rPr>
        <w:t xml:space="preserve">und skalierte es eigenständig im ersten </w:t>
      </w:r>
      <w:commentRangeStart w:id="0"/>
      <w:commentRangeStart w:id="1"/>
      <w:r w:rsidRPr="00ED1A12">
        <w:rPr>
          <w:rFonts w:ascii="Times New Roman" w:hAnsi="Times New Roman" w:cs="Times New Roman"/>
          <w:sz w:val="21"/>
          <w:szCs w:val="21"/>
        </w:rPr>
        <w:t xml:space="preserve">vollständigen Geschäftsjahr </w:t>
      </w:r>
      <w:commentRangeEnd w:id="0"/>
      <w:r w:rsidR="00E50FCC" w:rsidRPr="00ED1A12">
        <w:rPr>
          <w:rStyle w:val="Kommentarzeichen"/>
          <w:rFonts w:ascii="Times New Roman" w:hAnsi="Times New Roman" w:cs="Times New Roman"/>
          <w:sz w:val="21"/>
          <w:szCs w:val="21"/>
        </w:rPr>
        <w:commentReference w:id="0"/>
      </w:r>
      <w:commentRangeEnd w:id="1"/>
      <w:r w:rsidR="009417F9" w:rsidRPr="00ED1A12">
        <w:rPr>
          <w:rStyle w:val="Kommentarzeichen"/>
          <w:rFonts w:ascii="Times New Roman" w:hAnsi="Times New Roman" w:cs="Times New Roman"/>
          <w:sz w:val="21"/>
          <w:szCs w:val="21"/>
        </w:rPr>
        <w:commentReference w:id="1"/>
      </w:r>
      <w:r w:rsidRPr="00ED1A12">
        <w:rPr>
          <w:rFonts w:ascii="Times New Roman" w:hAnsi="Times New Roman" w:cs="Times New Roman"/>
          <w:sz w:val="21"/>
          <w:szCs w:val="21"/>
        </w:rPr>
        <w:t xml:space="preserve">auf einen Umsatz von über CHF 120’000. Grundlage dieses Wachstums waren </w:t>
      </w:r>
      <w:commentRangeStart w:id="2"/>
      <w:commentRangeStart w:id="3"/>
      <w:r w:rsidRPr="00ED1A12">
        <w:rPr>
          <w:rFonts w:ascii="Times New Roman" w:hAnsi="Times New Roman" w:cs="Times New Roman"/>
          <w:sz w:val="21"/>
          <w:szCs w:val="21"/>
        </w:rPr>
        <w:t xml:space="preserve">systematische Markt- und Preisanalysen, mit denen ich Einkaufs- und Verkaufspreise sowie Margen </w:t>
      </w:r>
      <w:commentRangeEnd w:id="2"/>
      <w:r w:rsidR="00E50FCC" w:rsidRPr="00ED1A12">
        <w:rPr>
          <w:rStyle w:val="Kommentarzeichen"/>
          <w:rFonts w:ascii="Times New Roman" w:hAnsi="Times New Roman" w:cs="Times New Roman"/>
          <w:sz w:val="21"/>
          <w:szCs w:val="21"/>
        </w:rPr>
        <w:commentReference w:id="2"/>
      </w:r>
      <w:commentRangeEnd w:id="3"/>
      <w:r w:rsidR="009417F9" w:rsidRPr="00ED1A12">
        <w:rPr>
          <w:rStyle w:val="Kommentarzeichen"/>
          <w:rFonts w:ascii="Times New Roman" w:hAnsi="Times New Roman" w:cs="Times New Roman"/>
          <w:sz w:val="21"/>
          <w:szCs w:val="21"/>
        </w:rPr>
        <w:commentReference w:id="3"/>
      </w:r>
      <w:r w:rsidRPr="00ED1A12">
        <w:rPr>
          <w:rFonts w:ascii="Times New Roman" w:hAnsi="Times New Roman" w:cs="Times New Roman"/>
          <w:sz w:val="21"/>
          <w:szCs w:val="21"/>
        </w:rPr>
        <w:t>laufend optimierte. Da ich sämtliche operativen und finanziellen Geschäftsprozesse parallel zur Schule selbst steuerte, lernte ich früh, diszipliniert zu arbeiten und Verantwortung für meine Entscheidungen zu übernehmen.</w:t>
      </w:r>
      <w:r w:rsidR="00E50FCC" w:rsidRPr="00ED1A12">
        <w:rPr>
          <w:rFonts w:ascii="Times New Roman" w:hAnsi="Times New Roman" w:cs="Times New Roman"/>
          <w:sz w:val="21"/>
          <w:szCs w:val="21"/>
        </w:rPr>
        <w:t xml:space="preserve"> Diese Erfahrung vertiefte mein Interesse an den wirtschaftlichen und finanziellen Zusammenhängen hinter unternehmerischen Entscheidungen. Um meine praktische Perspektive durch ein fundiertes fachliches Verständnis zu ergänzen, entschied ich mich für ein Studium der Volkswirtschaftslehre an der Universität St. Gallen mit Vertiefung in Business Economics.</w:t>
      </w:r>
      <w:r w:rsidR="00E838BD" w:rsidRPr="00ED1A12">
        <w:rPr>
          <w:rFonts w:ascii="Times New Roman" w:hAnsi="Times New Roman" w:cs="Times New Roman"/>
          <w:sz w:val="21"/>
          <w:szCs w:val="21"/>
        </w:rPr>
        <w:t xml:space="preserve"> Im Rahmen meines Studiums habe ich mich unter anderem mit Corporate Finance, Accounting und Unternehmensbewertung beschäftigt. Über die Lehrveranstaltungen hinaus vertiefe ich meine Kenntnisse eigenständig durch zusätzliche </w:t>
      </w:r>
      <w:commentRangeStart w:id="4"/>
      <w:commentRangeStart w:id="5"/>
      <w:r w:rsidR="00E838BD" w:rsidRPr="00ED1A12">
        <w:rPr>
          <w:rFonts w:ascii="Times New Roman" w:hAnsi="Times New Roman" w:cs="Times New Roman"/>
          <w:sz w:val="21"/>
          <w:szCs w:val="21"/>
        </w:rPr>
        <w:t xml:space="preserve">Online-Kurse </w:t>
      </w:r>
      <w:commentRangeEnd w:id="4"/>
      <w:r w:rsidR="00E838BD" w:rsidRPr="00ED1A12">
        <w:rPr>
          <w:rStyle w:val="Kommentarzeichen"/>
          <w:rFonts w:ascii="Times New Roman" w:hAnsi="Times New Roman" w:cs="Times New Roman"/>
          <w:sz w:val="21"/>
          <w:szCs w:val="21"/>
        </w:rPr>
        <w:commentReference w:id="4"/>
      </w:r>
      <w:commentRangeEnd w:id="5"/>
      <w:r w:rsidR="009417F9" w:rsidRPr="00ED1A12">
        <w:rPr>
          <w:rStyle w:val="Kommentarzeichen"/>
          <w:rFonts w:ascii="Times New Roman" w:hAnsi="Times New Roman" w:cs="Times New Roman"/>
          <w:sz w:val="21"/>
          <w:szCs w:val="21"/>
        </w:rPr>
        <w:commentReference w:id="5"/>
      </w:r>
      <w:r w:rsidR="00E838BD" w:rsidRPr="00ED1A12">
        <w:rPr>
          <w:rFonts w:ascii="Times New Roman" w:hAnsi="Times New Roman" w:cs="Times New Roman"/>
          <w:sz w:val="21"/>
          <w:szCs w:val="21"/>
        </w:rPr>
        <w:t xml:space="preserve">zur Unternehmensbewertung. Mein aktueller Notendurchschnitt von </w:t>
      </w:r>
      <w:commentRangeStart w:id="6"/>
      <w:commentRangeStart w:id="7"/>
      <w:r w:rsidR="00E838BD" w:rsidRPr="00ED1A12">
        <w:rPr>
          <w:rFonts w:ascii="Times New Roman" w:hAnsi="Times New Roman" w:cs="Times New Roman"/>
          <w:sz w:val="21"/>
          <w:szCs w:val="21"/>
        </w:rPr>
        <w:t>5,5/6,0</w:t>
      </w:r>
      <w:commentRangeEnd w:id="6"/>
      <w:r w:rsidR="00E838BD" w:rsidRPr="00ED1A12">
        <w:rPr>
          <w:rStyle w:val="Kommentarzeichen"/>
          <w:rFonts w:ascii="Times New Roman" w:hAnsi="Times New Roman" w:cs="Times New Roman"/>
          <w:sz w:val="21"/>
          <w:szCs w:val="21"/>
        </w:rPr>
        <w:commentReference w:id="6"/>
      </w:r>
      <w:commentRangeEnd w:id="7"/>
      <w:r w:rsidR="009417F9" w:rsidRPr="00ED1A12">
        <w:rPr>
          <w:rStyle w:val="Kommentarzeichen"/>
          <w:rFonts w:ascii="Times New Roman" w:hAnsi="Times New Roman" w:cs="Times New Roman"/>
          <w:sz w:val="21"/>
          <w:szCs w:val="21"/>
        </w:rPr>
        <w:commentReference w:id="7"/>
      </w:r>
      <w:r w:rsidR="00E838BD" w:rsidRPr="00ED1A12">
        <w:rPr>
          <w:rFonts w:ascii="Times New Roman" w:hAnsi="Times New Roman" w:cs="Times New Roman"/>
          <w:sz w:val="21"/>
          <w:szCs w:val="21"/>
        </w:rPr>
        <w:t xml:space="preserve"> unterstreicht dabei meine analytische Stärke und hohe Leistungsbereitschaft. Diese Verbindung aus unternehmerischer Erfahrung, analytischem Verständnis und hoher Eigenverantwortung möchte ich nun während eines Praktikums in Ihrem Team einbringen und gezielt </w:t>
      </w:r>
      <w:commentRangeStart w:id="8"/>
      <w:commentRangeStart w:id="9"/>
      <w:r w:rsidR="00E838BD" w:rsidRPr="00ED1A12">
        <w:rPr>
          <w:rFonts w:ascii="Times New Roman" w:hAnsi="Times New Roman" w:cs="Times New Roman"/>
          <w:sz w:val="21"/>
          <w:szCs w:val="21"/>
        </w:rPr>
        <w:t>weiterentwickeln</w:t>
      </w:r>
      <w:commentRangeEnd w:id="8"/>
      <w:r w:rsidR="00E838BD" w:rsidRPr="00ED1A12">
        <w:rPr>
          <w:rStyle w:val="Kommentarzeichen"/>
          <w:rFonts w:ascii="Times New Roman" w:hAnsi="Times New Roman" w:cs="Times New Roman"/>
          <w:sz w:val="21"/>
          <w:szCs w:val="21"/>
        </w:rPr>
        <w:commentReference w:id="8"/>
      </w:r>
      <w:commentRangeEnd w:id="9"/>
      <w:r w:rsidR="009417F9" w:rsidRPr="00ED1A12">
        <w:rPr>
          <w:rStyle w:val="Kommentarzeichen"/>
          <w:rFonts w:ascii="Times New Roman" w:hAnsi="Times New Roman" w:cs="Times New Roman"/>
          <w:sz w:val="21"/>
          <w:szCs w:val="21"/>
        </w:rPr>
        <w:commentReference w:id="9"/>
      </w:r>
      <w:r w:rsidR="00E838BD" w:rsidRPr="00ED1A12">
        <w:rPr>
          <w:rFonts w:ascii="Times New Roman" w:hAnsi="Times New Roman" w:cs="Times New Roman"/>
          <w:sz w:val="21"/>
          <w:szCs w:val="21"/>
        </w:rPr>
        <w:t>.</w:t>
      </w:r>
    </w:p>
    <w:p w14:paraId="5F9B0940" w14:textId="77777777" w:rsidR="002F5F8E" w:rsidRPr="00ED1A12" w:rsidRDefault="002F5F8E" w:rsidP="00E65B09">
      <w:pPr>
        <w:spacing w:after="0"/>
        <w:jc w:val="both"/>
        <w:rPr>
          <w:rFonts w:ascii="Times New Roman" w:hAnsi="Times New Roman" w:cs="Times New Roman"/>
          <w:sz w:val="21"/>
          <w:szCs w:val="21"/>
        </w:rPr>
      </w:pPr>
    </w:p>
    <w:p w14:paraId="19160B60" w14:textId="6111ADBC" w:rsidR="00E65B09" w:rsidRPr="00ED1A12" w:rsidRDefault="00E838BD" w:rsidP="00E65B09">
      <w:pPr>
        <w:spacing w:after="0"/>
        <w:jc w:val="both"/>
        <w:rPr>
          <w:rFonts w:ascii="Times New Roman" w:hAnsi="Times New Roman" w:cs="Times New Roman"/>
          <w:sz w:val="21"/>
          <w:szCs w:val="21"/>
        </w:rPr>
      </w:pPr>
      <w:r w:rsidRPr="00ED1A12">
        <w:rPr>
          <w:rFonts w:ascii="Times New Roman" w:hAnsi="Times New Roman" w:cs="Times New Roman"/>
          <w:sz w:val="21"/>
          <w:szCs w:val="21"/>
        </w:rPr>
        <w:t xml:space="preserve">XXX scheint </w:t>
      </w:r>
      <w:r w:rsidR="003B50F0" w:rsidRPr="00ED1A12">
        <w:rPr>
          <w:rFonts w:ascii="Times New Roman" w:hAnsi="Times New Roman" w:cs="Times New Roman"/>
          <w:sz w:val="21"/>
          <w:szCs w:val="21"/>
        </w:rPr>
        <w:t>mir ideal, da Sie … Ich selbst … Daher finde ich es bemerkenswert, dass… Außerdem erachte ich … ebenfalls als sehr spannend, da …</w:t>
      </w:r>
    </w:p>
    <w:p w14:paraId="49F2BC87" w14:textId="77777777" w:rsidR="003B50F0" w:rsidRPr="00ED1A12" w:rsidRDefault="003B50F0" w:rsidP="00E65B09">
      <w:pPr>
        <w:spacing w:after="0"/>
        <w:jc w:val="both"/>
        <w:rPr>
          <w:rFonts w:ascii="Times New Roman" w:hAnsi="Times New Roman" w:cs="Times New Roman"/>
          <w:sz w:val="21"/>
          <w:szCs w:val="21"/>
        </w:rPr>
      </w:pPr>
    </w:p>
    <w:p w14:paraId="2052A7F0" w14:textId="2722E4FE" w:rsidR="00E65B09" w:rsidRPr="00ED1A12" w:rsidRDefault="00422DE9" w:rsidP="00422DE9">
      <w:pPr>
        <w:spacing w:after="0"/>
        <w:jc w:val="both"/>
        <w:rPr>
          <w:rFonts w:ascii="Times New Roman" w:hAnsi="Times New Roman" w:cs="Times New Roman"/>
          <w:sz w:val="21"/>
          <w:szCs w:val="21"/>
        </w:rPr>
      </w:pPr>
      <w:r w:rsidRPr="00ED1A12">
        <w:rPr>
          <w:rFonts w:ascii="Times New Roman" w:hAnsi="Times New Roman" w:cs="Times New Roman"/>
          <w:sz w:val="21"/>
          <w:szCs w:val="21"/>
        </w:rPr>
        <w:t xml:space="preserve">Von dem Praktikum erhoffe ich mir eine </w:t>
      </w:r>
      <w:r w:rsidRPr="00ED1A12">
        <w:rPr>
          <w:rFonts w:ascii="Times New Roman" w:hAnsi="Times New Roman" w:cs="Times New Roman"/>
          <w:sz w:val="21"/>
          <w:szCs w:val="21"/>
          <w:highlight w:val="yellow"/>
        </w:rPr>
        <w:t>steile</w:t>
      </w:r>
      <w:r w:rsidRPr="00ED1A12">
        <w:rPr>
          <w:rFonts w:ascii="Times New Roman" w:hAnsi="Times New Roman" w:cs="Times New Roman"/>
          <w:sz w:val="21"/>
          <w:szCs w:val="21"/>
        </w:rPr>
        <w:t xml:space="preserve"> Lernkurve sowie die Möglichkeit, eigene Ideen einzubringen und Verantwortung zu übernehmen. Ich bin überzeugt, mit meiner unternehmerischen Perspektive, meiner hohen Einsatzbereitschaft und meinen </w:t>
      </w:r>
      <w:del w:id="10" w:author="David Döbele" w:date="2026-08-04T09:57:00Z" w16du:dateUtc="2026-08-04T07:57:00Z">
        <w:r w:rsidRPr="00ED1A12" w:rsidDel="009417F9">
          <w:rPr>
            <w:rFonts w:ascii="Times New Roman" w:hAnsi="Times New Roman" w:cs="Times New Roman"/>
            <w:sz w:val="21"/>
            <w:szCs w:val="21"/>
            <w:highlight w:val="yellow"/>
          </w:rPr>
          <w:delText>ausgeprägten</w:delText>
        </w:r>
        <w:r w:rsidRPr="00ED1A12" w:rsidDel="009417F9">
          <w:rPr>
            <w:rFonts w:ascii="Times New Roman" w:hAnsi="Times New Roman" w:cs="Times New Roman"/>
            <w:sz w:val="21"/>
            <w:szCs w:val="21"/>
          </w:rPr>
          <w:delText xml:space="preserve"> </w:delText>
        </w:r>
      </w:del>
      <w:ins w:id="11" w:author="David Döbele" w:date="2026-08-04T09:57:00Z" w16du:dateUtc="2026-08-04T07:57:00Z">
        <w:r w:rsidR="00871967">
          <w:rPr>
            <w:rFonts w:ascii="Times New Roman" w:hAnsi="Times New Roman" w:cs="Times New Roman"/>
            <w:sz w:val="21"/>
            <w:szCs w:val="21"/>
          </w:rPr>
          <w:t>starken</w:t>
        </w:r>
        <w:r w:rsidR="009417F9" w:rsidRPr="00ED1A12">
          <w:rPr>
            <w:rFonts w:ascii="Times New Roman" w:hAnsi="Times New Roman" w:cs="Times New Roman"/>
            <w:sz w:val="21"/>
            <w:szCs w:val="21"/>
          </w:rPr>
          <w:t xml:space="preserve"> </w:t>
        </w:r>
      </w:ins>
      <w:r w:rsidRPr="00ED1A12">
        <w:rPr>
          <w:rFonts w:ascii="Times New Roman" w:hAnsi="Times New Roman" w:cs="Times New Roman"/>
          <w:sz w:val="21"/>
          <w:szCs w:val="21"/>
        </w:rPr>
        <w:t xml:space="preserve">analytischen Fähigkeiten einen wertvollen Beitrag bei [Unternehmen] leisten zu können. Gerne würde ich Sie in einem persönlichen Gespräch von meiner Motivation und </w:t>
      </w:r>
      <w:commentRangeStart w:id="12"/>
      <w:commentRangeStart w:id="13"/>
      <w:r w:rsidRPr="00ED1A12">
        <w:rPr>
          <w:rFonts w:ascii="Times New Roman" w:hAnsi="Times New Roman" w:cs="Times New Roman"/>
          <w:sz w:val="21"/>
          <w:szCs w:val="21"/>
          <w:highlight w:val="yellow"/>
        </w:rPr>
        <w:t>Eignung</w:t>
      </w:r>
      <w:r w:rsidRPr="00ED1A12">
        <w:rPr>
          <w:rFonts w:ascii="Times New Roman" w:hAnsi="Times New Roman" w:cs="Times New Roman"/>
          <w:sz w:val="21"/>
          <w:szCs w:val="21"/>
        </w:rPr>
        <w:t xml:space="preserve"> </w:t>
      </w:r>
      <w:commentRangeEnd w:id="12"/>
      <w:r w:rsidRPr="00ED1A12">
        <w:rPr>
          <w:rStyle w:val="Kommentarzeichen"/>
          <w:rFonts w:ascii="Times New Roman" w:hAnsi="Times New Roman" w:cs="Times New Roman"/>
          <w:sz w:val="21"/>
          <w:szCs w:val="21"/>
        </w:rPr>
        <w:commentReference w:id="12"/>
      </w:r>
      <w:commentRangeEnd w:id="13"/>
      <w:r w:rsidR="00871967" w:rsidRPr="00ED1A12">
        <w:rPr>
          <w:rStyle w:val="Kommentarzeichen"/>
          <w:rFonts w:ascii="Times New Roman" w:hAnsi="Times New Roman" w:cs="Times New Roman"/>
          <w:sz w:val="21"/>
          <w:szCs w:val="21"/>
        </w:rPr>
        <w:commentReference w:id="13"/>
      </w:r>
      <w:r w:rsidRPr="00ED1A12">
        <w:rPr>
          <w:rFonts w:ascii="Times New Roman" w:hAnsi="Times New Roman" w:cs="Times New Roman"/>
          <w:sz w:val="21"/>
          <w:szCs w:val="21"/>
        </w:rPr>
        <w:t>überzeugen.</w:t>
      </w:r>
    </w:p>
    <w:p w14:paraId="11B49693" w14:textId="63C4B0FD" w:rsidR="00E65B09" w:rsidRPr="00ED1A12" w:rsidRDefault="00E65B09" w:rsidP="00E65B09">
      <w:pPr>
        <w:spacing w:after="0"/>
        <w:jc w:val="both"/>
        <w:rPr>
          <w:rFonts w:ascii="Times New Roman" w:hAnsi="Times New Roman" w:cs="Times New Roman"/>
          <w:sz w:val="21"/>
          <w:szCs w:val="21"/>
        </w:rPr>
      </w:pPr>
    </w:p>
    <w:p w14:paraId="4459D038" w14:textId="07A27375" w:rsidR="00E65B09" w:rsidRPr="00ED1A12" w:rsidRDefault="0099776A" w:rsidP="00E65B09">
      <w:pPr>
        <w:spacing w:after="0"/>
        <w:jc w:val="both"/>
        <w:rPr>
          <w:rFonts w:ascii="Times New Roman" w:hAnsi="Times New Roman" w:cs="Times New Roman"/>
          <w:sz w:val="21"/>
          <w:szCs w:val="21"/>
        </w:rPr>
      </w:pPr>
      <w:r w:rsidRPr="00ED1A12">
        <w:rPr>
          <w:rFonts w:ascii="Times New Roman" w:hAnsi="Times New Roman" w:cs="Times New Roman"/>
          <w:sz w:val="21"/>
          <w:szCs w:val="21"/>
        </w:rPr>
        <w:t>Mit freundlichen Grüßen</w:t>
      </w:r>
    </w:p>
    <w:p w14:paraId="3BDB02BA" w14:textId="13AF3E90" w:rsidR="00BB3512" w:rsidRPr="00ED1A12" w:rsidRDefault="0099776A" w:rsidP="00E65B09">
      <w:pPr>
        <w:spacing w:after="0"/>
        <w:jc w:val="both"/>
        <w:rPr>
          <w:rFonts w:ascii="Times New Roman" w:hAnsi="Times New Roman" w:cs="Times New Roman"/>
          <w:sz w:val="21"/>
          <w:szCs w:val="21"/>
        </w:rPr>
      </w:pPr>
      <w:commentRangeStart w:id="14"/>
      <w:commentRangeStart w:id="15"/>
      <w:r w:rsidRPr="00ED1A12">
        <w:rPr>
          <w:rFonts w:ascii="Times New Roman" w:hAnsi="Times New Roman" w:cs="Times New Roman"/>
          <w:sz w:val="21"/>
          <w:szCs w:val="21"/>
        </w:rPr>
        <w:t>Unterschrift</w:t>
      </w:r>
      <w:commentRangeEnd w:id="14"/>
      <w:r w:rsidR="00422DE9" w:rsidRPr="00ED1A12">
        <w:rPr>
          <w:rStyle w:val="Kommentarzeichen"/>
          <w:rFonts w:ascii="Times New Roman" w:hAnsi="Times New Roman" w:cs="Times New Roman"/>
          <w:sz w:val="21"/>
          <w:szCs w:val="21"/>
        </w:rPr>
        <w:commentReference w:id="14"/>
      </w:r>
      <w:commentRangeEnd w:id="15"/>
      <w:r w:rsidR="00871967" w:rsidRPr="00ED1A12">
        <w:rPr>
          <w:rStyle w:val="Kommentarzeichen"/>
          <w:rFonts w:ascii="Times New Roman" w:hAnsi="Times New Roman" w:cs="Times New Roman"/>
          <w:sz w:val="21"/>
          <w:szCs w:val="21"/>
        </w:rPr>
        <w:commentReference w:id="15"/>
      </w:r>
    </w:p>
    <w:sectPr w:rsidR="00BB3512" w:rsidRPr="00ED1A12" w:rsidSect="002627D2">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Burzlaff, Mariano" w:date="2026-08-03T13:26:00Z" w:initials="BM">
    <w:p w14:paraId="47F39992" w14:textId="77777777" w:rsidR="00E50FCC" w:rsidRDefault="00E50FCC" w:rsidP="00E50FCC">
      <w:r>
        <w:rPr>
          <w:rStyle w:val="Kommentarzeichen"/>
        </w:rPr>
        <w:annotationRef/>
      </w:r>
      <w:r>
        <w:rPr>
          <w:sz w:val="20"/>
          <w:szCs w:val="20"/>
        </w:rPr>
        <w:t>Passt Formulierung?</w:t>
      </w:r>
    </w:p>
  </w:comment>
  <w:comment w:id="1" w:author="David Döbele" w:date="2026-08-04T09:55:00Z" w:initials="DD">
    <w:p w14:paraId="07E361F0" w14:textId="77777777" w:rsidR="009417F9" w:rsidRDefault="009417F9" w:rsidP="009417F9">
      <w:r>
        <w:rPr>
          <w:rStyle w:val="Kommentarzeichen"/>
        </w:rPr>
        <w:annotationRef/>
      </w:r>
      <w:r>
        <w:rPr>
          <w:sz w:val="20"/>
          <w:szCs w:val="20"/>
        </w:rPr>
        <w:t>ja</w:t>
      </w:r>
    </w:p>
  </w:comment>
  <w:comment w:id="2" w:author="Burzlaff, Mariano" w:date="2026-08-03T13:27:00Z" w:initials="BM">
    <w:p w14:paraId="77F01C76" w14:textId="77777777" w:rsidR="00E50FCC" w:rsidRDefault="00E50FCC" w:rsidP="00E50FCC">
      <w:r>
        <w:rPr>
          <w:rStyle w:val="Kommentarzeichen"/>
        </w:rPr>
        <w:annotationRef/>
      </w:r>
      <w:r>
        <w:rPr>
          <w:sz w:val="20"/>
          <w:szCs w:val="20"/>
        </w:rPr>
        <w:t>Verständlich so?</w:t>
      </w:r>
    </w:p>
  </w:comment>
  <w:comment w:id="3" w:author="David Döbele" w:date="2026-08-04T09:56:00Z" w:initials="DD">
    <w:p w14:paraId="43984191" w14:textId="77777777" w:rsidR="009417F9" w:rsidRDefault="009417F9" w:rsidP="009417F9">
      <w:r>
        <w:rPr>
          <w:rStyle w:val="Kommentarzeichen"/>
        </w:rPr>
        <w:annotationRef/>
      </w:r>
      <w:r>
        <w:rPr>
          <w:sz w:val="20"/>
          <w:szCs w:val="20"/>
        </w:rPr>
        <w:t>ja</w:t>
      </w:r>
    </w:p>
  </w:comment>
  <w:comment w:id="4" w:author="Burzlaff, Mariano" w:date="2026-08-03T13:38:00Z" w:initials="BM">
    <w:p w14:paraId="4155A0D9" w14:textId="77777777" w:rsidR="00E838BD" w:rsidRDefault="00E838BD" w:rsidP="00E838BD">
      <w:r>
        <w:rPr>
          <w:rStyle w:val="Kommentarzeichen"/>
        </w:rPr>
        <w:annotationRef/>
      </w:r>
      <w:r>
        <w:rPr>
          <w:sz w:val="20"/>
          <w:szCs w:val="20"/>
        </w:rPr>
        <w:t>Passt das so von der Formulierung?</w:t>
      </w:r>
    </w:p>
  </w:comment>
  <w:comment w:id="5" w:author="David Döbele" w:date="2026-08-04T09:56:00Z" w:initials="DD">
    <w:p w14:paraId="4A16140B" w14:textId="77777777" w:rsidR="009417F9" w:rsidRDefault="009417F9" w:rsidP="009417F9">
      <w:r>
        <w:rPr>
          <w:rStyle w:val="Kommentarzeichen"/>
        </w:rPr>
        <w:annotationRef/>
      </w:r>
      <w:r>
        <w:rPr>
          <w:sz w:val="20"/>
          <w:szCs w:val="20"/>
        </w:rPr>
        <w:t>yes</w:t>
      </w:r>
    </w:p>
  </w:comment>
  <w:comment w:id="6" w:author="Burzlaff, Mariano" w:date="2026-08-03T13:38:00Z" w:initials="BM">
    <w:p w14:paraId="08DBEA20" w14:textId="77777777" w:rsidR="00E838BD" w:rsidRDefault="00E838BD" w:rsidP="00E838BD">
      <w:r>
        <w:rPr>
          <w:rStyle w:val="Kommentarzeichen"/>
        </w:rPr>
        <w:annotationRef/>
      </w:r>
      <w:r>
        <w:rPr>
          <w:sz w:val="20"/>
          <w:szCs w:val="20"/>
        </w:rPr>
        <w:t>Schnitt hier einbauen okay? Oder "weird flex"</w:t>
      </w:r>
    </w:p>
  </w:comment>
  <w:comment w:id="7" w:author="David Döbele" w:date="2026-08-04T09:56:00Z" w:initials="DD">
    <w:p w14:paraId="400B3ECE" w14:textId="77777777" w:rsidR="009417F9" w:rsidRDefault="009417F9" w:rsidP="009417F9">
      <w:r>
        <w:rPr>
          <w:rStyle w:val="Kommentarzeichen"/>
        </w:rPr>
        <w:annotationRef/>
      </w:r>
      <w:r>
        <w:rPr>
          <w:sz w:val="20"/>
          <w:szCs w:val="20"/>
        </w:rPr>
        <w:t>ist gut</w:t>
      </w:r>
    </w:p>
  </w:comment>
  <w:comment w:id="8" w:author="Burzlaff, Mariano" w:date="2026-08-03T13:42:00Z" w:initials="BM">
    <w:p w14:paraId="72846602" w14:textId="77777777" w:rsidR="00E838BD" w:rsidRDefault="00E838BD" w:rsidP="00E838BD">
      <w:r>
        <w:rPr>
          <w:rStyle w:val="Kommentarzeichen"/>
        </w:rPr>
        <w:annotationRef/>
      </w:r>
      <w:r>
        <w:rPr>
          <w:sz w:val="20"/>
          <w:szCs w:val="20"/>
        </w:rPr>
        <w:t>Abschnitt zu lange?</w:t>
      </w:r>
    </w:p>
    <w:p w14:paraId="5D36CB4D" w14:textId="77777777" w:rsidR="00E838BD" w:rsidRDefault="00E838BD" w:rsidP="00E838BD"/>
  </w:comment>
  <w:comment w:id="9" w:author="David Döbele" w:date="2026-08-04T09:57:00Z" w:initials="DD">
    <w:p w14:paraId="34A35E2E" w14:textId="77777777" w:rsidR="009417F9" w:rsidRDefault="009417F9" w:rsidP="009417F9">
      <w:r>
        <w:rPr>
          <w:rStyle w:val="Kommentarzeichen"/>
        </w:rPr>
        <w:annotationRef/>
      </w:r>
      <w:r>
        <w:rPr>
          <w:sz w:val="20"/>
          <w:szCs w:val="20"/>
        </w:rPr>
        <w:t>nein ist sehr gut so!</w:t>
      </w:r>
    </w:p>
  </w:comment>
  <w:comment w:id="12" w:author="Burzlaff, Mariano" w:date="2026-08-03T17:15:00Z" w:initials="BM">
    <w:p w14:paraId="0B7B056F" w14:textId="77777777" w:rsidR="00ED1A12" w:rsidRDefault="00422DE9" w:rsidP="00ED1A12">
      <w:r>
        <w:rPr>
          <w:rStyle w:val="Kommentarzeichen"/>
        </w:rPr>
        <w:annotationRef/>
      </w:r>
      <w:r w:rsidR="00ED1A12">
        <w:rPr>
          <w:sz w:val="20"/>
          <w:szCs w:val="20"/>
        </w:rPr>
        <w:t>Passen die gelben begriffe?</w:t>
      </w:r>
    </w:p>
  </w:comment>
  <w:comment w:id="13" w:author="David Döbele" w:date="2026-08-04T09:57:00Z" w:initials="DD">
    <w:p w14:paraId="04FCC0C0" w14:textId="77777777" w:rsidR="00871967" w:rsidRDefault="00871967" w:rsidP="00871967">
      <w:r>
        <w:rPr>
          <w:rStyle w:val="Kommentarzeichen"/>
        </w:rPr>
        <w:annotationRef/>
      </w:r>
      <w:r>
        <w:rPr>
          <w:sz w:val="20"/>
          <w:szCs w:val="20"/>
        </w:rPr>
        <w:t>habe den einen mal getauscht</w:t>
      </w:r>
    </w:p>
  </w:comment>
  <w:comment w:id="14" w:author="Burzlaff, Mariano" w:date="2026-08-03T17:20:00Z" w:initials="BM">
    <w:p w14:paraId="2E0CD453" w14:textId="64A4526B" w:rsidR="00422DE9" w:rsidRDefault="00422DE9" w:rsidP="00422DE9">
      <w:r>
        <w:rPr>
          <w:rStyle w:val="Kommentarzeichen"/>
        </w:rPr>
        <w:annotationRef/>
      </w:r>
      <w:r>
        <w:rPr>
          <w:sz w:val="20"/>
          <w:szCs w:val="20"/>
        </w:rPr>
        <w:t>Brauchts das wirklich?</w:t>
      </w:r>
    </w:p>
  </w:comment>
  <w:comment w:id="15" w:author="David Döbele" w:date="2026-08-04T09:57:00Z" w:initials="DD">
    <w:p w14:paraId="174E7589" w14:textId="77777777" w:rsidR="00871967" w:rsidRDefault="00871967" w:rsidP="00871967">
      <w:r>
        <w:rPr>
          <w:rStyle w:val="Kommentarzeichen"/>
        </w:rPr>
        <w:annotationRef/>
      </w:r>
      <w:r>
        <w:rPr>
          <w:sz w:val="20"/>
          <w:szCs w:val="20"/>
        </w:rPr>
        <w:t>nicht zwingend, kannst auch deinen Namen hinschreiben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7F39992" w15:done="0"/>
  <w15:commentEx w15:paraId="07E361F0" w15:paraIdParent="47F39992" w15:done="0"/>
  <w15:commentEx w15:paraId="77F01C76" w15:done="0"/>
  <w15:commentEx w15:paraId="43984191" w15:paraIdParent="77F01C76" w15:done="0"/>
  <w15:commentEx w15:paraId="4155A0D9" w15:done="0"/>
  <w15:commentEx w15:paraId="4A16140B" w15:paraIdParent="4155A0D9" w15:done="0"/>
  <w15:commentEx w15:paraId="08DBEA20" w15:done="0"/>
  <w15:commentEx w15:paraId="400B3ECE" w15:paraIdParent="08DBEA20" w15:done="0"/>
  <w15:commentEx w15:paraId="5D36CB4D" w15:done="0"/>
  <w15:commentEx w15:paraId="34A35E2E" w15:paraIdParent="5D36CB4D" w15:done="0"/>
  <w15:commentEx w15:paraId="0B7B056F" w15:done="0"/>
  <w15:commentEx w15:paraId="04FCC0C0" w15:paraIdParent="0B7B056F" w15:done="0"/>
  <w15:commentEx w15:paraId="2E0CD453" w15:done="0"/>
  <w15:commentEx w15:paraId="174E7589" w15:paraIdParent="2E0CD4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F02738D" w16cex:dateUtc="2026-08-03T11:26:00Z"/>
  <w16cex:commentExtensible w16cex:durableId="7E87BF30" w16cex:dateUtc="2026-08-04T07:55:00Z"/>
  <w16cex:commentExtensible w16cex:durableId="22B668DF" w16cex:dateUtc="2026-08-03T11:27:00Z"/>
  <w16cex:commentExtensible w16cex:durableId="31CB0322" w16cex:dateUtc="2026-08-04T07:56:00Z"/>
  <w16cex:commentExtensible w16cex:durableId="1E226E6A" w16cex:dateUtc="2026-08-03T11:38:00Z"/>
  <w16cex:commentExtensible w16cex:durableId="6BCCEA39" w16cex:dateUtc="2026-08-04T07:56:00Z"/>
  <w16cex:commentExtensible w16cex:durableId="3B37889D" w16cex:dateUtc="2026-08-03T11:38:00Z"/>
  <w16cex:commentExtensible w16cex:durableId="385D3C84" w16cex:dateUtc="2026-08-04T07:56:00Z"/>
  <w16cex:commentExtensible w16cex:durableId="6D0B15EC" w16cex:dateUtc="2026-08-03T11:42:00Z"/>
  <w16cex:commentExtensible w16cex:durableId="137F8B1A" w16cex:dateUtc="2026-08-04T07:57:00Z"/>
  <w16cex:commentExtensible w16cex:durableId="6593F456" w16cex:dateUtc="2026-08-03T15:15:00Z"/>
  <w16cex:commentExtensible w16cex:durableId="6EB4AE32" w16cex:dateUtc="2026-08-04T07:57:00Z"/>
  <w16cex:commentExtensible w16cex:durableId="244B692E" w16cex:dateUtc="2026-08-03T15:20:00Z"/>
  <w16cex:commentExtensible w16cex:durableId="674902EB" w16cex:dateUtc="2026-08-04T0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7F39992" w16cid:durableId="3F02738D"/>
  <w16cid:commentId w16cid:paraId="07E361F0" w16cid:durableId="7E87BF30"/>
  <w16cid:commentId w16cid:paraId="77F01C76" w16cid:durableId="22B668DF"/>
  <w16cid:commentId w16cid:paraId="43984191" w16cid:durableId="31CB0322"/>
  <w16cid:commentId w16cid:paraId="4155A0D9" w16cid:durableId="1E226E6A"/>
  <w16cid:commentId w16cid:paraId="4A16140B" w16cid:durableId="6BCCEA39"/>
  <w16cid:commentId w16cid:paraId="08DBEA20" w16cid:durableId="3B37889D"/>
  <w16cid:commentId w16cid:paraId="400B3ECE" w16cid:durableId="385D3C84"/>
  <w16cid:commentId w16cid:paraId="5D36CB4D" w16cid:durableId="6D0B15EC"/>
  <w16cid:commentId w16cid:paraId="34A35E2E" w16cid:durableId="137F8B1A"/>
  <w16cid:commentId w16cid:paraId="0B7B056F" w16cid:durableId="6593F456"/>
  <w16cid:commentId w16cid:paraId="04FCC0C0" w16cid:durableId="6EB4AE32"/>
  <w16cid:commentId w16cid:paraId="2E0CD453" w16cid:durableId="244B692E"/>
  <w16cid:commentId w16cid:paraId="174E7589" w16cid:durableId="674902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urzlaff, Mariano">
    <w15:presenceInfo w15:providerId="AD" w15:userId="S::mariano.burzlaff@student.unisg.ch::41e621c7-dbcf-4e9d-adb2-55d09a4cb233"/>
  </w15:person>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3344"/>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0C07"/>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2F5F8E"/>
    <w:rsid w:val="00311A15"/>
    <w:rsid w:val="003250EA"/>
    <w:rsid w:val="003421B1"/>
    <w:rsid w:val="00375D2D"/>
    <w:rsid w:val="003811BC"/>
    <w:rsid w:val="0038671F"/>
    <w:rsid w:val="003947A8"/>
    <w:rsid w:val="003B50F0"/>
    <w:rsid w:val="003D464F"/>
    <w:rsid w:val="003D5D1E"/>
    <w:rsid w:val="003F3290"/>
    <w:rsid w:val="003F688C"/>
    <w:rsid w:val="00415608"/>
    <w:rsid w:val="00422DE9"/>
    <w:rsid w:val="00424CAF"/>
    <w:rsid w:val="00434D23"/>
    <w:rsid w:val="004403CB"/>
    <w:rsid w:val="00453C2F"/>
    <w:rsid w:val="00454C0B"/>
    <w:rsid w:val="0046226E"/>
    <w:rsid w:val="00474FC2"/>
    <w:rsid w:val="00492923"/>
    <w:rsid w:val="004A1501"/>
    <w:rsid w:val="004A615C"/>
    <w:rsid w:val="004B0ED9"/>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1967"/>
    <w:rsid w:val="00874503"/>
    <w:rsid w:val="00883B55"/>
    <w:rsid w:val="0089337A"/>
    <w:rsid w:val="008A248F"/>
    <w:rsid w:val="008B402E"/>
    <w:rsid w:val="008C27C1"/>
    <w:rsid w:val="008D6664"/>
    <w:rsid w:val="008D7CDB"/>
    <w:rsid w:val="008E100E"/>
    <w:rsid w:val="008E4BA9"/>
    <w:rsid w:val="008E7A27"/>
    <w:rsid w:val="008E7D17"/>
    <w:rsid w:val="009417F9"/>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A777C"/>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0FCC"/>
    <w:rsid w:val="00E62550"/>
    <w:rsid w:val="00E65B09"/>
    <w:rsid w:val="00E83116"/>
    <w:rsid w:val="00E838BD"/>
    <w:rsid w:val="00E914E5"/>
    <w:rsid w:val="00E91B86"/>
    <w:rsid w:val="00EA6CEC"/>
    <w:rsid w:val="00EA7AC2"/>
    <w:rsid w:val="00EC000C"/>
    <w:rsid w:val="00ED1A12"/>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E50FCC"/>
    <w:rPr>
      <w:sz w:val="16"/>
      <w:szCs w:val="16"/>
    </w:rPr>
  </w:style>
  <w:style w:type="paragraph" w:styleId="Kommentartext">
    <w:name w:val="annotation text"/>
    <w:basedOn w:val="Standard"/>
    <w:link w:val="KommentartextZchn"/>
    <w:uiPriority w:val="99"/>
    <w:semiHidden/>
    <w:unhideWhenUsed/>
    <w:rsid w:val="00E50FCC"/>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50FCC"/>
    <w:rPr>
      <w:sz w:val="20"/>
      <w:szCs w:val="20"/>
    </w:rPr>
  </w:style>
  <w:style w:type="paragraph" w:styleId="Kommentarthema">
    <w:name w:val="annotation subject"/>
    <w:basedOn w:val="Kommentartext"/>
    <w:next w:val="Kommentartext"/>
    <w:link w:val="KommentarthemaZchn"/>
    <w:uiPriority w:val="99"/>
    <w:semiHidden/>
    <w:unhideWhenUsed/>
    <w:rsid w:val="00E50FCC"/>
    <w:rPr>
      <w:b/>
      <w:bCs/>
    </w:rPr>
  </w:style>
  <w:style w:type="character" w:customStyle="1" w:styleId="KommentarthemaZchn">
    <w:name w:val="Kommentarthema Zchn"/>
    <w:basedOn w:val="KommentartextZchn"/>
    <w:link w:val="Kommentarthema"/>
    <w:uiPriority w:val="99"/>
    <w:semiHidden/>
    <w:rsid w:val="00E50FCC"/>
    <w:rPr>
      <w:b/>
      <w:bCs/>
      <w:sz w:val="20"/>
      <w:szCs w:val="20"/>
    </w:rPr>
  </w:style>
  <w:style w:type="paragraph" w:styleId="berarbeitung">
    <w:name w:val="Revision"/>
    <w:hidden/>
    <w:uiPriority w:val="99"/>
    <w:semiHidden/>
    <w:rsid w:val="009417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439</Words>
  <Characters>2772</Characters>
  <Application>Microsoft Office Word</Application>
  <DocSecurity>0</DocSecurity>
  <Lines>23</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dcterms:created xsi:type="dcterms:W3CDTF">2026-08-03T15:24:00Z</dcterms:created>
  <dcterms:modified xsi:type="dcterms:W3CDTF">2026-08-04T07:57:00Z</dcterms:modified>
</cp:coreProperties>
</file>