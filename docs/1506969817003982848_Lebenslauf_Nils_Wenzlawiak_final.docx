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pPr w:leftFromText="141" w:rightFromText="141" w:vertAnchor="page" w:horzAnchor="margin" w:tblpXSpec="center" w:tblpY="965"/>
        <w:tblW w:w="103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6-05-17T19:32:00Z">
          <w:tblPr>
            <w:tblStyle w:val="Tabellenraster"/>
            <w:tblpPr w:leftFromText="141" w:rightFromText="141" w:vertAnchor="page" w:horzAnchor="margin" w:tblpXSpec="center" w:tblpY="965"/>
            <w:tblW w:w="1034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532"/>
        <w:gridCol w:w="140"/>
        <w:gridCol w:w="4681"/>
        <w:tblGridChange w:id="1">
          <w:tblGrid>
            <w:gridCol w:w="5"/>
            <w:gridCol w:w="5524"/>
            <w:gridCol w:w="8"/>
            <w:gridCol w:w="133"/>
            <w:gridCol w:w="4678"/>
            <w:gridCol w:w="10"/>
          </w:tblGrid>
        </w:tblGridChange>
      </w:tblGrid>
      <w:tr w:rsidR="00505441" w:rsidRPr="00E835C0" w14:paraId="046E9DED" w14:textId="77777777" w:rsidTr="006538EE">
        <w:trPr>
          <w:trHeight w:val="966"/>
          <w:trPrChange w:id="2" w:author="Sarah Bergmann" w:date="2026-05-17T19:32:00Z">
            <w:trPr>
              <w:gridAfter w:val="0"/>
              <w:trHeight w:val="966"/>
            </w:trPr>
          </w:trPrChange>
        </w:trPr>
        <w:tc>
          <w:tcPr>
            <w:tcW w:w="10348" w:type="dxa"/>
            <w:gridSpan w:val="3"/>
            <w:tcBorders>
              <w:top w:val="single" w:sz="4" w:space="0" w:color="auto"/>
            </w:tcBorders>
            <w:vAlign w:val="bottom"/>
            <w:tcPrChange w:id="3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717DB3BC" w14:textId="77777777" w:rsidR="00505441" w:rsidRPr="00342EB3" w:rsidRDefault="00505441" w:rsidP="00505441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</w:pPr>
            <w:r w:rsidRPr="00342EB3"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  <w:rPrChange w:id="4" w:author="oh7biz61oz@goetheuniversitaet.onmicrosoft.com" w:date="2026-05-17T17:45:00Z">
                  <w:rPr>
                    <w:rFonts w:ascii="Times New Roman" w:hAnsi="Times New Roman" w:cs="Times New Roman"/>
                    <w:b/>
                    <w:color w:val="0D0D0D" w:themeColor="text1" w:themeTint="F2"/>
                    <w:sz w:val="36"/>
                    <w:szCs w:val="20"/>
                  </w:rPr>
                </w:rPrChange>
              </w:rPr>
              <w:t xml:space="preserve">Nils </w:t>
            </w:r>
            <w:commentRangeStart w:id="5"/>
            <w:r w:rsidRPr="00342EB3"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  <w:rPrChange w:id="6" w:author="oh7biz61oz@goetheuniversitaet.onmicrosoft.com" w:date="2026-05-17T17:45:00Z">
                  <w:rPr>
                    <w:rFonts w:ascii="Times New Roman" w:hAnsi="Times New Roman" w:cs="Times New Roman"/>
                    <w:b/>
                    <w:color w:val="0D0D0D" w:themeColor="text1" w:themeTint="F2"/>
                    <w:sz w:val="36"/>
                    <w:szCs w:val="20"/>
                  </w:rPr>
                </w:rPrChange>
              </w:rPr>
              <w:t>Wenzlawiak</w:t>
            </w:r>
            <w:commentRangeEnd w:id="5"/>
            <w:r w:rsidRPr="00342EB3">
              <w:rPr>
                <w:rStyle w:val="Kommentarzeichen"/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  <w:commentReference w:id="5"/>
            </w:r>
          </w:p>
          <w:p w14:paraId="7E6522DD" w14:textId="12143F5D" w:rsidR="00505441" w:rsidRPr="00E835C0" w:rsidRDefault="00505441" w:rsidP="005054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>Fleedereck 9, Börnsen, D-21039</w:t>
            </w:r>
          </w:p>
          <w:p w14:paraId="37D5140A" w14:textId="08F763F6" w:rsidR="00505441" w:rsidRPr="00342EB3" w:rsidRDefault="00505441" w:rsidP="005D33F9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  <w:rPrChange w:id="7" w:author="oh7biz61oz@goetheuniversitaet.onmicrosoft.com" w:date="2026-05-17T17:45:00Z">
                  <w:rPr>
                    <w:rFonts w:ascii="Times New Roman" w:hAnsi="Times New Roman" w:cs="Times New Roman"/>
                    <w:b/>
                    <w:color w:val="0D0D0D" w:themeColor="text1" w:themeTint="F2"/>
                    <w:sz w:val="20"/>
                    <w:szCs w:val="20"/>
                  </w:rPr>
                </w:rPrChange>
              </w:rPr>
            </w:pPr>
            <w:r>
              <w:fldChar w:fldCharType="begin"/>
            </w:r>
            <w:r>
              <w:instrText>HYPERLINK "mailto:n.wenzlawiak007@gmail.com"</w:instrText>
            </w:r>
            <w:r>
              <w:fldChar w:fldCharType="separate"/>
            </w:r>
            <w:r w:rsidRPr="00E835C0">
              <w:rPr>
                <w:rStyle w:val="Hyperlink"/>
                <w:rFonts w:ascii="Times New Roman" w:hAnsi="Times New Roman" w:cs="Times New Roman"/>
                <w:color w:val="0D0D0D" w:themeColor="text1" w:themeTint="F2"/>
                <w:sz w:val="20"/>
                <w:szCs w:val="20"/>
                <w:u w:val="none"/>
              </w:rPr>
              <w:t>n.wenzlawiak007@gmail.com</w:t>
            </w:r>
            <w:r>
              <w:fldChar w:fldCharType="end"/>
            </w:r>
            <w:r w:rsidRPr="00E835C0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 xml:space="preserve"> | + 49 (0) 34985824</w:t>
            </w:r>
          </w:p>
        </w:tc>
      </w:tr>
      <w:tr w:rsidR="00993F69" w:rsidRPr="00E835C0" w14:paraId="18EC39FE" w14:textId="77777777" w:rsidTr="006538EE">
        <w:trPr>
          <w:trHeight w:val="504"/>
          <w:trPrChange w:id="8" w:author="Sarah Bergmann" w:date="2026-05-17T19:32:00Z">
            <w:trPr>
              <w:gridAfter w:val="0"/>
              <w:trHeight w:val="454"/>
            </w:trPr>
          </w:trPrChange>
        </w:trPr>
        <w:tc>
          <w:tcPr>
            <w:tcW w:w="10348" w:type="dxa"/>
            <w:gridSpan w:val="3"/>
            <w:vAlign w:val="bottom"/>
            <w:tcPrChange w:id="9" w:author="Sarah Bergmann" w:date="2026-05-17T19:32:00Z">
              <w:tcPr>
                <w:tcW w:w="10348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70C2B77" w14:textId="77777777" w:rsidR="00993F69" w:rsidRPr="00E835C0" w:rsidRDefault="00993F69" w:rsidP="00505441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E835C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  <w:t>Praktische Erfahrungen</w:t>
            </w:r>
          </w:p>
        </w:tc>
      </w:tr>
      <w:tr w:rsidR="00993F69" w:rsidRPr="00E835C0" w14:paraId="2CBADB9D" w14:textId="77777777" w:rsidTr="006538EE">
        <w:trPr>
          <w:trHeight w:val="346"/>
          <w:trPrChange w:id="10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11" w:author="Sarah Bergmann" w:date="2026-05-17T19:32:00Z">
              <w:tcPr>
                <w:tcW w:w="552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9797CDF" w14:textId="62410C9F" w:rsidR="00993F69" w:rsidRPr="00B9086B" w:rsidRDefault="00993F69" w:rsidP="005054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9086B">
              <w:rPr>
                <w:rFonts w:ascii="Times New Roman" w:hAnsi="Times New Roman" w:cs="Times New Roman"/>
                <w:b/>
                <w:sz w:val="20"/>
                <w:szCs w:val="20"/>
              </w:rPr>
              <w:t>Swiss Life Select</w:t>
            </w:r>
            <w:r w:rsidRPr="00B9086B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 GmbH Deutschland</w:t>
            </w:r>
            <w:del w:id="12" w:author="oh7biz61oz@goetheuniversitaet.onmicrosoft.com" w:date="2026-05-17T17:42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RPr="00B9086B"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 xml:space="preserve"> </w:delText>
              </w:r>
            </w:del>
            <w:r w:rsidRPr="00B9086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19" w:type="dxa"/>
            <w:gridSpan w:val="2"/>
            <w:vAlign w:val="bottom"/>
            <w:tcPrChange w:id="13" w:author="Sarah Bergmann" w:date="2026-05-17T19:32:00Z">
              <w:tcPr>
                <w:tcW w:w="481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4B84850" w14:textId="4D7322D1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del w:id="14" w:author="oh7biz61oz@goetheuniversitaet.onmicrosoft.com" w:date="2026-05-17T17:36:00Z">
              <w:r w:rsidRPr="00B9086B"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 xml:space="preserve">                                                                        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993F69" w:rsidRPr="00E835C0" w14:paraId="27F61E9C" w14:textId="77777777" w:rsidTr="006538EE">
        <w:trPr>
          <w:trHeight w:val="20"/>
          <w:trPrChange w:id="15" w:author="Sarah Bergmann" w:date="2026-05-17T19:32:00Z">
            <w:trPr>
              <w:gridAfter w:val="0"/>
              <w:trHeight w:val="57"/>
            </w:trPr>
          </w:trPrChange>
        </w:trPr>
        <w:tc>
          <w:tcPr>
            <w:tcW w:w="5529" w:type="dxa"/>
            <w:vAlign w:val="bottom"/>
            <w:tcPrChange w:id="16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1787D281" w14:textId="3126B58E" w:rsidR="00993F69" w:rsidRPr="00B9086B" w:rsidRDefault="00993F69" w:rsidP="00505441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9086B">
              <w:rPr>
                <w:rFonts w:ascii="Times New Roman" w:hAnsi="Times New Roman" w:cs="Times New Roman"/>
                <w:i/>
                <w:sz w:val="20"/>
                <w:szCs w:val="20"/>
              </w:rPr>
              <w:t>Finanzberater</w:t>
            </w:r>
            <w:del w:id="17" w:author="oh7biz61oz@goetheuniversitaet.onmicrosoft.com" w:date="2026-05-17T17:42:00Z">
              <w:r w:rsidRPr="00B9086B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Pr="00B9086B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Pr="00B9086B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Pr="00B9086B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Pr="00B9086B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</w:del>
          </w:p>
        </w:tc>
        <w:tc>
          <w:tcPr>
            <w:tcW w:w="4819" w:type="dxa"/>
            <w:gridSpan w:val="2"/>
            <w:vAlign w:val="bottom"/>
            <w:tcPrChange w:id="18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50A368BE" w14:textId="0D10C450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del w:id="19" w:author="oh7biz61oz@goetheuniversitaet.onmicrosoft.com" w:date="2026-05-17T17:36:00Z">
              <w:r w:rsidRPr="00B9086B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delText xml:space="preserve">                                                                  </w:delText>
              </w:r>
            </w:del>
            <w:r w:rsidR="00FD1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06/2025 – 04/</w:t>
            </w:r>
            <w:r w:rsidRPr="00E835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2026</w:t>
            </w:r>
          </w:p>
        </w:tc>
      </w:tr>
      <w:tr w:rsidR="00342EB3" w:rsidRPr="00E835C0" w14:paraId="4D887BED" w14:textId="77777777" w:rsidTr="006538EE">
        <w:trPr>
          <w:trHeight w:val="733"/>
          <w:trPrChange w:id="20" w:author="Sarah Bergmann" w:date="2026-05-17T19:32:00Z">
            <w:trPr>
              <w:gridAfter w:val="0"/>
              <w:trHeight w:val="733"/>
            </w:trPr>
          </w:trPrChange>
        </w:trPr>
        <w:tc>
          <w:tcPr>
            <w:tcW w:w="10348" w:type="dxa"/>
            <w:gridSpan w:val="3"/>
            <w:vAlign w:val="bottom"/>
            <w:tcPrChange w:id="21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73BE0485" w14:textId="77777777" w:rsidR="00342EB3" w:rsidRPr="00E835C0" w:rsidRDefault="00342EB3" w:rsidP="00505441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Beratung von Privat- und Firmenkunden zu Finanzprodukten und Versicherungen</w:t>
            </w:r>
          </w:p>
          <w:p w14:paraId="5BC05B79" w14:textId="77777777" w:rsidR="00342EB3" w:rsidRPr="00E835C0" w:rsidRDefault="00342EB3" w:rsidP="00505441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Erstellung von maßgeschneiderten Finanzkonzepten</w:t>
            </w:r>
          </w:p>
          <w:p w14:paraId="28011B7E" w14:textId="7D822637" w:rsidR="00342EB3" w:rsidRPr="00E835C0" w:rsidRDefault="00342EB3" w:rsidP="00505441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Entwicklung von Führungskompetenz und selbstständigem Arbeiten</w:t>
            </w:r>
          </w:p>
        </w:tc>
      </w:tr>
      <w:tr w:rsidR="00993F69" w:rsidRPr="00E835C0" w14:paraId="54699A5B" w14:textId="77777777" w:rsidTr="006538EE">
        <w:trPr>
          <w:trHeight w:val="346"/>
          <w:trPrChange w:id="22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23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0FFA5AB1" w14:textId="77777777" w:rsidR="00993F69" w:rsidRPr="00E835C0" w:rsidRDefault="00993F69" w:rsidP="005054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Amtsgericht Schwarzenbek</w:t>
            </w:r>
          </w:p>
        </w:tc>
        <w:tc>
          <w:tcPr>
            <w:tcW w:w="4819" w:type="dxa"/>
            <w:gridSpan w:val="2"/>
            <w:vAlign w:val="bottom"/>
            <w:tcPrChange w:id="24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1276034F" w14:textId="27A2917E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del w:id="25" w:author="oh7biz61oz@goetheuniversitaet.onmicrosoft.com" w:date="2026-05-17T17:42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</w:del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Schwarzenbek</w:t>
            </w:r>
          </w:p>
        </w:tc>
      </w:tr>
      <w:tr w:rsidR="00993F69" w:rsidRPr="00E835C0" w14:paraId="4A1F0707" w14:textId="77777777" w:rsidTr="006538EE">
        <w:trPr>
          <w:trHeight w:val="20"/>
          <w:trPrChange w:id="26" w:author="Sarah Bergmann" w:date="2026-05-17T19:32:00Z">
            <w:trPr>
              <w:gridAfter w:val="0"/>
              <w:trHeight w:val="20"/>
            </w:trPr>
          </w:trPrChange>
        </w:trPr>
        <w:tc>
          <w:tcPr>
            <w:tcW w:w="5529" w:type="dxa"/>
            <w:vAlign w:val="bottom"/>
            <w:tcPrChange w:id="27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725378C9" w14:textId="25C50595" w:rsidR="00993F69" w:rsidRPr="00E835C0" w:rsidRDefault="00D3720D" w:rsidP="005054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Schülerpraktikant</w:t>
            </w:r>
            <w:del w:id="28" w:author="oh7biz61oz@goetheuniversitaet.onmicrosoft.com" w:date="2026-05-17T17:42:00Z">
              <w:r w:rsidR="00993F69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="00993F69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="00993F69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="00993F69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</w:del>
          </w:p>
        </w:tc>
        <w:tc>
          <w:tcPr>
            <w:tcW w:w="4819" w:type="dxa"/>
            <w:gridSpan w:val="2"/>
            <w:vAlign w:val="bottom"/>
            <w:tcPrChange w:id="29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074DAE29" w14:textId="5C6EAD5B" w:rsidR="00993F69" w:rsidRPr="00E835C0" w:rsidRDefault="006538EE" w:rsidP="006538E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  <w:r w:rsidR="00993F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30" w:author="oh7biz61oz@goetheuniversitaet.onmicrosoft.com" w:date="2026-05-17T17:42:00Z">
              <w:r w:rsidR="00342EB3"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22D8C"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="00993F69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342EB3" w:rsidRPr="00E835C0" w14:paraId="52BF6F2E" w14:textId="77777777" w:rsidTr="006538EE">
        <w:trPr>
          <w:trHeight w:val="20"/>
          <w:trPrChange w:id="31" w:author="Sarah Bergmann" w:date="2026-05-17T19:32:00Z">
            <w:trPr>
              <w:gridAfter w:val="0"/>
              <w:trHeight w:val="489"/>
            </w:trPr>
          </w:trPrChange>
        </w:trPr>
        <w:tc>
          <w:tcPr>
            <w:tcW w:w="10348" w:type="dxa"/>
            <w:gridSpan w:val="3"/>
            <w:vAlign w:val="bottom"/>
            <w:tcPrChange w:id="32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4E967113" w14:textId="77777777" w:rsidR="00342EB3" w:rsidRPr="00F05294" w:rsidRDefault="00342EB3" w:rsidP="00505441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05294">
              <w:rPr>
                <w:rFonts w:ascii="Times New Roman" w:hAnsi="Times New Roman" w:cs="Times New Roman"/>
                <w:sz w:val="20"/>
              </w:rPr>
              <w:t>Unterstützung operativer Abläufe in verschiedenen Abteilungen des Amtsgerichts</w:t>
            </w:r>
          </w:p>
          <w:p w14:paraId="235D70DC" w14:textId="797C02AD" w:rsidR="00342EB3" w:rsidRPr="00F05294" w:rsidRDefault="00342EB3" w:rsidP="00D3720D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05294">
              <w:rPr>
                <w:rFonts w:ascii="Times New Roman" w:hAnsi="Times New Roman" w:cs="Times New Roman"/>
                <w:sz w:val="20"/>
              </w:rPr>
              <w:t xml:space="preserve">Teilnahme an Gerichtsverhandlungen und </w:t>
            </w:r>
            <w:r w:rsidR="00D3720D">
              <w:rPr>
                <w:rFonts w:ascii="Times New Roman" w:hAnsi="Times New Roman" w:cs="Times New Roman"/>
                <w:sz w:val="20"/>
              </w:rPr>
              <w:t>Erhalt von</w:t>
            </w:r>
            <w:ins w:id="33" w:author="Sarah Bergmann" w:date="2026-05-17T18:57:00Z">
              <w:r w:rsidR="00505441">
                <w:rPr>
                  <w:rFonts w:ascii="Times New Roman" w:hAnsi="Times New Roman" w:cs="Times New Roman"/>
                  <w:sz w:val="20"/>
                </w:rPr>
                <w:t xml:space="preserve"> </w:t>
              </w:r>
            </w:ins>
            <w:r w:rsidRPr="00F05294">
              <w:rPr>
                <w:rFonts w:ascii="Times New Roman" w:hAnsi="Times New Roman" w:cs="Times New Roman"/>
                <w:sz w:val="20"/>
              </w:rPr>
              <w:t>Einblick</w:t>
            </w:r>
            <w:r w:rsidR="00D3720D">
              <w:rPr>
                <w:rFonts w:ascii="Times New Roman" w:hAnsi="Times New Roman" w:cs="Times New Roman"/>
                <w:sz w:val="20"/>
              </w:rPr>
              <w:t>en</w:t>
            </w:r>
            <w:r w:rsidRPr="00F05294">
              <w:rPr>
                <w:rFonts w:ascii="Times New Roman" w:hAnsi="Times New Roman" w:cs="Times New Roman"/>
                <w:sz w:val="20"/>
              </w:rPr>
              <w:t xml:space="preserve"> in gerichtliche Entscheidungsprozesse</w:t>
            </w:r>
          </w:p>
        </w:tc>
      </w:tr>
      <w:tr w:rsidR="00993F69" w:rsidRPr="00E835C0" w14:paraId="2E6B79D0" w14:textId="77777777" w:rsidTr="006538EE">
        <w:trPr>
          <w:trHeight w:val="346"/>
          <w:trPrChange w:id="34" w:author="Sarah Bergmann" w:date="2026-05-17T19:32:00Z">
            <w:trPr>
              <w:gridAfter w:val="0"/>
              <w:trHeight w:val="283"/>
            </w:trPr>
          </w:trPrChange>
        </w:trPr>
        <w:tc>
          <w:tcPr>
            <w:tcW w:w="5529" w:type="dxa"/>
            <w:vAlign w:val="bottom"/>
            <w:tcPrChange w:id="35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77166A1F" w14:textId="77777777" w:rsidR="00993F69" w:rsidRPr="00B431CA" w:rsidRDefault="00993F69" w:rsidP="00505441">
            <w:pPr>
              <w:rPr>
                <w:rFonts w:ascii="Times New Roman" w:hAnsi="Times New Roman" w:cs="Times New Roman"/>
                <w:sz w:val="20"/>
              </w:rPr>
            </w:pPr>
            <w:r w:rsidRPr="00B431CA">
              <w:rPr>
                <w:rFonts w:ascii="Times New Roman" w:hAnsi="Times New Roman" w:cs="Times New Roman"/>
                <w:b/>
                <w:sz w:val="20"/>
                <w:szCs w:val="20"/>
              </w:rPr>
              <w:t>Clipperton Finance SAS</w:t>
            </w:r>
          </w:p>
        </w:tc>
        <w:tc>
          <w:tcPr>
            <w:tcW w:w="4819" w:type="dxa"/>
            <w:gridSpan w:val="2"/>
            <w:vAlign w:val="bottom"/>
            <w:tcPrChange w:id="36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31F21063" w14:textId="38E1E4F5" w:rsidR="00993F69" w:rsidRPr="00B431CA" w:rsidRDefault="00993F69" w:rsidP="00505441">
            <w:pPr>
              <w:jc w:val="right"/>
              <w:rPr>
                <w:rFonts w:ascii="Times New Roman" w:hAnsi="Times New Roman" w:cs="Times New Roman"/>
                <w:sz w:val="20"/>
              </w:rPr>
            </w:pPr>
            <w:del w:id="37" w:author="oh7biz61oz@goetheuniversitaet.onmicrosoft.com" w:date="2026-05-17T17:36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 xml:space="preserve">                                                                                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Paris</w:t>
            </w:r>
          </w:p>
        </w:tc>
      </w:tr>
      <w:tr w:rsidR="00993F69" w:rsidRPr="00E835C0" w14:paraId="31109A7A" w14:textId="77777777" w:rsidTr="006538EE">
        <w:trPr>
          <w:trHeight w:val="20"/>
          <w:trPrChange w:id="38" w:author="Sarah Bergmann" w:date="2026-05-17T19:32:00Z">
            <w:trPr>
              <w:gridAfter w:val="0"/>
              <w:trHeight w:val="20"/>
            </w:trPr>
          </w:trPrChange>
        </w:trPr>
        <w:tc>
          <w:tcPr>
            <w:tcW w:w="5529" w:type="dxa"/>
            <w:vAlign w:val="bottom"/>
            <w:tcPrChange w:id="39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6C2CDDDA" w14:textId="77B00722" w:rsidR="00993F69" w:rsidRPr="00B431CA" w:rsidRDefault="00993F69" w:rsidP="00505441">
            <w:pPr>
              <w:rPr>
                <w:rFonts w:ascii="Times New Roman" w:hAnsi="Times New Roman" w:cs="Times New Roman"/>
                <w:sz w:val="20"/>
              </w:rPr>
            </w:pPr>
            <w:r w:rsidRPr="00B431CA">
              <w:rPr>
                <w:rFonts w:ascii="Times New Roman" w:hAnsi="Times New Roman" w:cs="Times New Roman"/>
                <w:i/>
                <w:sz w:val="20"/>
                <w:szCs w:val="20"/>
              </w:rPr>
              <w:t>Auslandspraktik</w:t>
            </w:r>
            <w:r w:rsidR="00D3720D">
              <w:rPr>
                <w:rFonts w:ascii="Times New Roman" w:hAnsi="Times New Roman" w:cs="Times New Roman"/>
                <w:i/>
                <w:sz w:val="20"/>
                <w:szCs w:val="20"/>
              </w:rPr>
              <w:t>ant</w:t>
            </w:r>
          </w:p>
        </w:tc>
        <w:tc>
          <w:tcPr>
            <w:tcW w:w="4819" w:type="dxa"/>
            <w:gridSpan w:val="2"/>
            <w:vAlign w:val="bottom"/>
            <w:tcPrChange w:id="40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1047E45E" w14:textId="458893F6" w:rsidR="00993F69" w:rsidRPr="00342EB3" w:rsidRDefault="00F1783B" w:rsidP="006538E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05/2023</w:t>
            </w:r>
            <w:r w:rsidR="00993F69"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538EE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41" w:author="oh7biz61oz@goetheuniversitaet.onmicrosoft.com" w:date="2026-05-17T17:36:00Z">
              <w:r w:rsidR="00342EB3"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 w:rsidR="00993F69"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del w:id="42" w:author="oh7biz61oz@goetheuniversitaet.onmicrosoft.com" w:date="2026-05-17T17:36:00Z">
              <w:r w:rsidR="00993F69" w:rsidRPr="00E835C0" w:rsidDel="00342EB3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</w:del>
            <w:r w:rsidR="006538EE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="00022D8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993F69" w:rsidRPr="00E835C0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342EB3" w:rsidRPr="00E835C0" w14:paraId="43121017" w14:textId="77777777" w:rsidTr="006538EE">
        <w:trPr>
          <w:trHeight w:val="20"/>
          <w:trPrChange w:id="43" w:author="Sarah Bergmann" w:date="2026-05-17T19:32:00Z">
            <w:trPr>
              <w:gridAfter w:val="0"/>
              <w:trHeight w:val="489"/>
            </w:trPr>
          </w:trPrChange>
        </w:trPr>
        <w:tc>
          <w:tcPr>
            <w:tcW w:w="10348" w:type="dxa"/>
            <w:gridSpan w:val="3"/>
            <w:vAlign w:val="bottom"/>
            <w:tcPrChange w:id="44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70E4F516" w14:textId="50EAF12C" w:rsidR="00342EB3" w:rsidRPr="00E835C0" w:rsidRDefault="00D3720D" w:rsidP="00505441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Erhalt von </w:t>
            </w:r>
            <w:r w:rsidR="00342EB3" w:rsidRPr="00E835C0">
              <w:rPr>
                <w:rFonts w:ascii="Times New Roman" w:hAnsi="Times New Roman" w:cs="Times New Roman"/>
                <w:sz w:val="20"/>
              </w:rPr>
              <w:t>Einblicke</w:t>
            </w:r>
            <w:r>
              <w:rPr>
                <w:rFonts w:ascii="Times New Roman" w:hAnsi="Times New Roman" w:cs="Times New Roman"/>
                <w:sz w:val="20"/>
              </w:rPr>
              <w:t>n</w:t>
            </w:r>
            <w:r w:rsidR="00342EB3" w:rsidRPr="00E835C0">
              <w:rPr>
                <w:rFonts w:ascii="Times New Roman" w:hAnsi="Times New Roman" w:cs="Times New Roman"/>
                <w:sz w:val="20"/>
              </w:rPr>
              <w:t xml:space="preserve"> in M&amp;A-Prozesse durch Teilnahme an Meetings</w:t>
            </w:r>
          </w:p>
          <w:p w14:paraId="65031A3A" w14:textId="1A9B3153" w:rsidR="00342EB3" w:rsidRPr="00E835C0" w:rsidRDefault="00342EB3" w:rsidP="00505441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</w:rPr>
              <w:t>Unterstützung bei Markt- und Unternehmensrecherchen im Tech- und Finanzsektor</w:t>
            </w:r>
          </w:p>
        </w:tc>
      </w:tr>
      <w:tr w:rsidR="00993F69" w:rsidRPr="00E835C0" w14:paraId="205F1CC3" w14:textId="77777777" w:rsidTr="006538EE">
        <w:trPr>
          <w:trHeight w:val="346"/>
          <w:trPrChange w:id="45" w:author="Sarah Bergmann" w:date="2026-05-17T19:32:00Z">
            <w:trPr>
              <w:gridAfter w:val="0"/>
              <w:trHeight w:val="283"/>
            </w:trPr>
          </w:trPrChange>
        </w:trPr>
        <w:tc>
          <w:tcPr>
            <w:tcW w:w="5670" w:type="dxa"/>
            <w:gridSpan w:val="2"/>
            <w:vAlign w:val="bottom"/>
            <w:tcPrChange w:id="46" w:author="Sarah Bergmann" w:date="2026-05-17T19:32:00Z">
              <w:tcPr>
                <w:tcW w:w="5670" w:type="dxa"/>
                <w:gridSpan w:val="4"/>
                <w:vAlign w:val="bottom"/>
              </w:tcPr>
            </w:tcPrChange>
          </w:tcPr>
          <w:p w14:paraId="5F78680F" w14:textId="77777777" w:rsidR="00993F69" w:rsidRPr="00F05294" w:rsidRDefault="00993F69" w:rsidP="0050544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F05294">
              <w:rPr>
                <w:rFonts w:ascii="Times New Roman" w:hAnsi="Times New Roman" w:cs="Times New Roman"/>
                <w:b/>
                <w:sz w:val="20"/>
              </w:rPr>
              <w:t>Rechtsanwalts- &amp; Notarkanzlei Doege, Otten, Weiner &amp; Winkler</w:t>
            </w:r>
          </w:p>
        </w:tc>
        <w:tc>
          <w:tcPr>
            <w:tcW w:w="4678" w:type="dxa"/>
            <w:vAlign w:val="bottom"/>
            <w:tcPrChange w:id="47" w:author="Sarah Bergmann" w:date="2026-05-17T19:32:00Z">
              <w:tcPr>
                <w:tcW w:w="4678" w:type="dxa"/>
                <w:vAlign w:val="bottom"/>
              </w:tcPr>
            </w:tcPrChange>
          </w:tcPr>
          <w:p w14:paraId="293CE663" w14:textId="77777777" w:rsidR="00993F69" w:rsidRPr="00F05294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Geesthacht</w:t>
            </w:r>
          </w:p>
        </w:tc>
      </w:tr>
      <w:tr w:rsidR="00993F69" w:rsidRPr="00E835C0" w14:paraId="4AA63734" w14:textId="77777777" w:rsidTr="006538EE">
        <w:trPr>
          <w:trHeight w:val="20"/>
          <w:trPrChange w:id="48" w:author="Sarah Bergmann" w:date="2026-05-17T19:32:00Z">
            <w:trPr>
              <w:gridAfter w:val="0"/>
              <w:trHeight w:val="20"/>
            </w:trPr>
          </w:trPrChange>
        </w:trPr>
        <w:tc>
          <w:tcPr>
            <w:tcW w:w="5529" w:type="dxa"/>
            <w:vAlign w:val="bottom"/>
            <w:tcPrChange w:id="49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7BDF328A" w14:textId="05540A86" w:rsidR="00993F69" w:rsidRPr="00F05294" w:rsidRDefault="00993F69" w:rsidP="00505441">
            <w:pPr>
              <w:rPr>
                <w:rFonts w:ascii="Times New Roman" w:hAnsi="Times New Roman" w:cs="Times New Roman"/>
                <w:i/>
                <w:sz w:val="20"/>
              </w:rPr>
            </w:pPr>
            <w:r w:rsidRPr="00F05294">
              <w:rPr>
                <w:rFonts w:ascii="Times New Roman" w:hAnsi="Times New Roman" w:cs="Times New Roman"/>
                <w:i/>
                <w:sz w:val="20"/>
              </w:rPr>
              <w:t>Schülerpraktik</w:t>
            </w:r>
            <w:r w:rsidR="00D3720D">
              <w:rPr>
                <w:rFonts w:ascii="Times New Roman" w:hAnsi="Times New Roman" w:cs="Times New Roman"/>
                <w:i/>
                <w:sz w:val="20"/>
              </w:rPr>
              <w:t>ant</w:t>
            </w:r>
          </w:p>
        </w:tc>
        <w:tc>
          <w:tcPr>
            <w:tcW w:w="4819" w:type="dxa"/>
            <w:gridSpan w:val="2"/>
            <w:vAlign w:val="bottom"/>
            <w:tcPrChange w:id="50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3CA2BFD6" w14:textId="34AE65CE" w:rsidR="00993F69" w:rsidRPr="000306F1" w:rsidRDefault="00993F69" w:rsidP="00022D8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0306F1">
              <w:rPr>
                <w:rFonts w:ascii="Times New Roman" w:hAnsi="Times New Roman" w:cs="Times New Roman"/>
                <w:sz w:val="20"/>
              </w:rPr>
              <w:t>09</w:t>
            </w:r>
            <w:r w:rsidR="00022D8C">
              <w:rPr>
                <w:rFonts w:ascii="Times New Roman" w:hAnsi="Times New Roman" w:cs="Times New Roman"/>
                <w:sz w:val="20"/>
              </w:rPr>
              <w:t>/2021 – 10/</w:t>
            </w:r>
            <w:r w:rsidRPr="000306F1">
              <w:rPr>
                <w:rFonts w:ascii="Times New Roman" w:hAnsi="Times New Roman" w:cs="Times New Roman"/>
                <w:sz w:val="20"/>
              </w:rPr>
              <w:t>2021</w:t>
            </w:r>
          </w:p>
        </w:tc>
      </w:tr>
      <w:tr w:rsidR="00342EB3" w:rsidRPr="00E835C0" w14:paraId="5EC632F9" w14:textId="77777777" w:rsidTr="006538EE">
        <w:trPr>
          <w:trHeight w:val="489"/>
          <w:trPrChange w:id="51" w:author="Sarah Bergmann" w:date="2026-05-17T19:32:00Z">
            <w:trPr>
              <w:gridAfter w:val="0"/>
              <w:trHeight w:val="489"/>
            </w:trPr>
          </w:trPrChange>
        </w:trPr>
        <w:tc>
          <w:tcPr>
            <w:tcW w:w="10348" w:type="dxa"/>
            <w:gridSpan w:val="3"/>
            <w:vAlign w:val="bottom"/>
            <w:tcPrChange w:id="52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42E7551F" w14:textId="00132E12" w:rsidR="00342EB3" w:rsidRPr="000306F1" w:rsidRDefault="00D3720D" w:rsidP="00505441">
            <w:pPr>
              <w:pStyle w:val="Listenabsatz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Erhalt von</w:t>
            </w:r>
            <w:ins w:id="53" w:author="Sarah Bergmann" w:date="2026-05-17T19:30:00Z">
              <w:r w:rsidR="00505441">
                <w:rPr>
                  <w:rFonts w:ascii="Times New Roman" w:hAnsi="Times New Roman" w:cs="Times New Roman"/>
                  <w:sz w:val="20"/>
                </w:rPr>
                <w:t xml:space="preserve"> </w:t>
              </w:r>
            </w:ins>
            <w:r w:rsidR="00342EB3" w:rsidRPr="000306F1">
              <w:rPr>
                <w:rFonts w:ascii="Times New Roman" w:hAnsi="Times New Roman" w:cs="Times New Roman"/>
                <w:sz w:val="20"/>
              </w:rPr>
              <w:t>Einblick</w:t>
            </w:r>
            <w:r>
              <w:rPr>
                <w:rFonts w:ascii="Times New Roman" w:hAnsi="Times New Roman" w:cs="Times New Roman"/>
                <w:sz w:val="20"/>
              </w:rPr>
              <w:t>en</w:t>
            </w:r>
            <w:r w:rsidR="00342EB3" w:rsidRPr="000306F1">
              <w:rPr>
                <w:rFonts w:ascii="Times New Roman" w:hAnsi="Times New Roman" w:cs="Times New Roman"/>
                <w:sz w:val="20"/>
              </w:rPr>
              <w:t xml:space="preserve"> in anwaltliche und notarielle Praxis mit Teilnahme an Beurkundungen und Gerichtsterminen</w:t>
            </w:r>
          </w:p>
          <w:p w14:paraId="65A0A426" w14:textId="3FB960DA" w:rsidR="00342EB3" w:rsidRPr="000306F1" w:rsidRDefault="00342EB3" w:rsidP="00505441">
            <w:pPr>
              <w:pStyle w:val="Listenabsatz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</w:rPr>
            </w:pPr>
            <w:r w:rsidRPr="00993F69">
              <w:rPr>
                <w:rFonts w:ascii="Times New Roman" w:hAnsi="Times New Roman" w:cs="Times New Roman"/>
                <w:sz w:val="20"/>
              </w:rPr>
              <w:t>Selbstständige Akten- und Postbearbeitung sowie sichere Nutzung von „RA-MICRO“</w:t>
            </w:r>
            <w:del w:id="54" w:author="oh7biz61oz@goetheuniversitaet.onmicrosoft.com" w:date="2026-05-17T17:46:00Z">
              <w:r w:rsidRPr="00993F69" w:rsidDel="002B3B61">
                <w:rPr>
                  <w:rFonts w:ascii="Times New Roman" w:hAnsi="Times New Roman" w:cs="Times New Roman"/>
                  <w:sz w:val="20"/>
                </w:rPr>
                <w:delText>.</w:delText>
              </w:r>
            </w:del>
          </w:p>
        </w:tc>
      </w:tr>
      <w:tr w:rsidR="00993F69" w:rsidRPr="00E835C0" w14:paraId="240B748E" w14:textId="77777777" w:rsidTr="006538EE">
        <w:trPr>
          <w:trHeight w:val="504"/>
          <w:trPrChange w:id="55" w:author="Sarah Bergmann" w:date="2026-05-17T19:32:00Z">
            <w:trPr>
              <w:gridAfter w:val="0"/>
              <w:trHeight w:val="454"/>
            </w:trPr>
          </w:trPrChange>
        </w:trPr>
        <w:tc>
          <w:tcPr>
            <w:tcW w:w="10348" w:type="dxa"/>
            <w:gridSpan w:val="3"/>
            <w:vAlign w:val="bottom"/>
            <w:tcPrChange w:id="56" w:author="Sarah Bergmann" w:date="2026-05-17T19:32:00Z">
              <w:tcPr>
                <w:tcW w:w="10348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AC9637" w14:textId="77777777" w:rsidR="00993F69" w:rsidRPr="00E835C0" w:rsidRDefault="00993F69" w:rsidP="00505441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commentRangeStart w:id="57"/>
            <w:r w:rsidRPr="00E835C0">
              <w:rPr>
                <w:rFonts w:ascii="Times New Roman" w:hAnsi="Times New Roman" w:cs="Times New Roman"/>
                <w:b/>
                <w:sz w:val="24"/>
                <w:szCs w:val="20"/>
              </w:rPr>
              <w:t>Schule und Studiu</w:t>
            </w:r>
            <w:commentRangeStart w:id="58"/>
            <w:r w:rsidRPr="00E835C0">
              <w:rPr>
                <w:rFonts w:ascii="Times New Roman" w:hAnsi="Times New Roman" w:cs="Times New Roman"/>
                <w:b/>
                <w:sz w:val="24"/>
                <w:szCs w:val="20"/>
              </w:rPr>
              <w:t>m</w:t>
            </w:r>
            <w:commentRangeEnd w:id="57"/>
            <w:r w:rsidR="00342EB3" w:rsidRPr="00E835C0">
              <w:rPr>
                <w:rStyle w:val="Kommentarzeichen"/>
                <w:rFonts w:ascii="Times New Roman" w:hAnsi="Times New Roman" w:cs="Times New Roman"/>
                <w:b/>
                <w:sz w:val="24"/>
                <w:szCs w:val="20"/>
              </w:rPr>
              <w:commentReference w:id="57"/>
            </w:r>
            <w:commentRangeEnd w:id="58"/>
            <w:r w:rsidR="00505441" w:rsidRPr="00E835C0">
              <w:rPr>
                <w:rStyle w:val="Kommentarzeichen"/>
                <w:rFonts w:ascii="Times New Roman" w:hAnsi="Times New Roman" w:cs="Times New Roman"/>
                <w:b/>
                <w:sz w:val="24"/>
                <w:szCs w:val="20"/>
              </w:rPr>
              <w:commentReference w:id="58"/>
            </w:r>
          </w:p>
        </w:tc>
      </w:tr>
      <w:tr w:rsidR="00993F69" w:rsidRPr="00E835C0" w14:paraId="332E1EAD" w14:textId="77777777" w:rsidTr="006538EE">
        <w:trPr>
          <w:trHeight w:val="380"/>
          <w:trPrChange w:id="59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60" w:author="Sarah Bergmann" w:date="2026-05-17T19:32:00Z">
              <w:tcPr>
                <w:tcW w:w="552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6832461" w14:textId="6200E86C" w:rsidR="00993F69" w:rsidRPr="00E835C0" w:rsidRDefault="00022D8C" w:rsidP="005054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FOM Hochschule</w:t>
            </w:r>
          </w:p>
        </w:tc>
        <w:tc>
          <w:tcPr>
            <w:tcW w:w="4819" w:type="dxa"/>
            <w:gridSpan w:val="2"/>
            <w:vAlign w:val="bottom"/>
            <w:tcPrChange w:id="61" w:author="Sarah Bergmann" w:date="2026-05-17T19:32:00Z">
              <w:tcPr>
                <w:tcW w:w="481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017914D" w14:textId="47821B4A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del w:id="62" w:author="oh7biz61oz@goetheuniversitaet.onmicrosoft.com" w:date="2026-05-17T17:37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        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993F69" w:rsidRPr="00E835C0" w14:paraId="50CC052C" w14:textId="77777777" w:rsidTr="006538EE">
        <w:trPr>
          <w:trHeight w:val="113"/>
          <w:trPrChange w:id="63" w:author="Sarah Bergmann" w:date="2026-05-17T19:32:00Z">
            <w:trPr>
              <w:gridAfter w:val="0"/>
              <w:trHeight w:val="113"/>
            </w:trPr>
          </w:trPrChange>
        </w:trPr>
        <w:tc>
          <w:tcPr>
            <w:tcW w:w="5529" w:type="dxa"/>
            <w:vAlign w:val="bottom"/>
            <w:tcPrChange w:id="64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0B5B9550" w14:textId="511CE943" w:rsidR="00993F69" w:rsidRPr="00022D8C" w:rsidRDefault="00022D8C" w:rsidP="00022D8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157A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B.A. in Business Administration</w:t>
            </w:r>
          </w:p>
        </w:tc>
        <w:tc>
          <w:tcPr>
            <w:tcW w:w="4819" w:type="dxa"/>
            <w:gridSpan w:val="2"/>
            <w:vAlign w:val="bottom"/>
            <w:tcPrChange w:id="65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537BD5F5" w14:textId="6BCB3D37" w:rsidR="00993F69" w:rsidRPr="00E835C0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</w:t>
            </w:r>
            <w:r w:rsidRPr="00E25944">
              <w:rPr>
                <w:rFonts w:ascii="Times New Roman" w:hAnsi="Times New Roman" w:cs="Times New Roman"/>
                <w:sz w:val="20"/>
                <w:szCs w:val="20"/>
              </w:rPr>
              <w:t xml:space="preserve">2025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66" w:author="oh7biz61oz@goetheuniversitaet.onmicrosoft.com" w:date="2026-05-17T17:38:00Z">
              <w:r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 w:rsidRPr="00E25944">
              <w:rPr>
                <w:rFonts w:ascii="Times New Roman" w:hAnsi="Times New Roman" w:cs="Times New Roman"/>
                <w:sz w:val="20"/>
                <w:szCs w:val="20"/>
              </w:rPr>
              <w:t xml:space="preserve"> heute</w:t>
            </w:r>
          </w:p>
        </w:tc>
      </w:tr>
      <w:tr w:rsidR="00022D8C" w:rsidRPr="00E835C0" w14:paraId="1FA4E7D6" w14:textId="77777777" w:rsidTr="006538EE">
        <w:trPr>
          <w:trHeight w:val="346"/>
          <w:trPrChange w:id="67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68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070A8923" w14:textId="40CD79B0" w:rsidR="00022D8C" w:rsidRPr="00E835C0" w:rsidRDefault="00022D8C" w:rsidP="00022D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Luisen-Gymnasium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Hamburg-Bergedorf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19" w:type="dxa"/>
            <w:gridSpan w:val="2"/>
            <w:vAlign w:val="bottom"/>
            <w:tcPrChange w:id="69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3A3BB53E" w14:textId="77777777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del w:id="70" w:author="oh7biz61oz@goetheuniversitaet.onmicrosoft.com" w:date="2026-05-17T17:38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022D8C" w:rsidRPr="00E25944" w14:paraId="1C13B51C" w14:textId="77777777" w:rsidTr="006538EE">
        <w:trPr>
          <w:trHeight w:val="20"/>
          <w:trPrChange w:id="71" w:author="Sarah Bergmann" w:date="2026-05-17T19:32:00Z">
            <w:trPr>
              <w:gridAfter w:val="0"/>
              <w:trHeight w:val="113"/>
            </w:trPr>
          </w:trPrChange>
        </w:trPr>
        <w:tc>
          <w:tcPr>
            <w:tcW w:w="5529" w:type="dxa"/>
            <w:vAlign w:val="bottom"/>
            <w:tcPrChange w:id="72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145ECE31" w14:textId="43E9B258" w:rsidR="00022D8C" w:rsidRPr="006F157A" w:rsidRDefault="00022D8C" w:rsidP="00022D8C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819" w:type="dxa"/>
            <w:gridSpan w:val="2"/>
            <w:vAlign w:val="bottom"/>
            <w:tcPrChange w:id="73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1418F24A" w14:textId="45125EA5" w:rsidR="00022D8C" w:rsidRPr="00022D8C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08/2017 – 07/2025</w:t>
            </w:r>
          </w:p>
        </w:tc>
      </w:tr>
      <w:tr w:rsidR="00022D8C" w:rsidRPr="00E25944" w14:paraId="437AEC98" w14:textId="77777777" w:rsidTr="006538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348" w:type="dxa"/>
            <w:gridSpan w:val="3"/>
            <w:vAlign w:val="bottom"/>
          </w:tcPr>
          <w:p w14:paraId="5C0FE387" w14:textId="77777777" w:rsidR="00022D8C" w:rsidRPr="00022D8C" w:rsidRDefault="00022D8C" w:rsidP="00022D8C">
            <w:pPr>
              <w:pStyle w:val="Listenabsatz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22D8C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ins w:id="74" w:author="Sarah Bergmann" w:date="2026-05-17T19:30:00Z">
              <w:r w:rsidRPr="00022D8C">
                <w:rPr>
                  <w:rFonts w:ascii="Times New Roman" w:hAnsi="Times New Roman" w:cs="Times New Roman"/>
                  <w:sz w:val="20"/>
                  <w:szCs w:val="20"/>
                </w:rPr>
                <w:t>:</w:t>
              </w:r>
            </w:ins>
            <w:r w:rsidRPr="00022D8C">
              <w:rPr>
                <w:rFonts w:ascii="Times New Roman" w:hAnsi="Times New Roman" w:cs="Times New Roman"/>
                <w:sz w:val="20"/>
                <w:szCs w:val="20"/>
              </w:rPr>
              <w:t xml:space="preserve"> 2,4 </w:t>
            </w:r>
          </w:p>
          <w:p w14:paraId="1B532F4D" w14:textId="77777777" w:rsidR="00022D8C" w:rsidRPr="00022D8C" w:rsidRDefault="00022D8C" w:rsidP="00022D8C">
            <w:pPr>
              <w:pStyle w:val="Listenabsatz"/>
              <w:numPr>
                <w:ilvl w:val="0"/>
                <w:numId w:val="19"/>
              </w:numPr>
              <w:spacing w:after="160" w:line="0" w:lineRule="auto"/>
              <w:contextualSpacing w:val="0"/>
              <w:rPr>
                <w:ins w:id="75" w:author="Sarah Bergmann" w:date="2026-05-17T19:31:00Z"/>
                <w:rFonts w:ascii="Times New Roman" w:hAnsi="Times New Roman" w:cs="Times New Roman"/>
                <w:sz w:val="20"/>
                <w:szCs w:val="20"/>
              </w:rPr>
            </w:pPr>
            <w:r w:rsidRPr="00022D8C">
              <w:rPr>
                <w:rFonts w:ascii="Times New Roman" w:hAnsi="Times New Roman" w:cs="Times New Roman"/>
                <w:sz w:val="20"/>
                <w:szCs w:val="20"/>
              </w:rPr>
              <w:t>Leistungskurse: Französisch und Politik/Gesellschaft/Wirtschaft</w:t>
            </w:r>
          </w:p>
          <w:p w14:paraId="74B79FD0" w14:textId="77777777" w:rsidR="00022D8C" w:rsidRPr="00022D8C" w:rsidDel="00342EB3" w:rsidRDefault="00022D8C" w:rsidP="00022D8C">
            <w:pPr>
              <w:pStyle w:val="Listenabsatz"/>
              <w:numPr>
                <w:ilvl w:val="0"/>
                <w:numId w:val="20"/>
              </w:numPr>
            </w:pPr>
          </w:p>
        </w:tc>
      </w:tr>
      <w:tr w:rsidR="00022D8C" w:rsidRPr="00E835C0" w14:paraId="18D93804" w14:textId="77777777" w:rsidTr="006538EE">
        <w:trPr>
          <w:trHeight w:val="504"/>
          <w:trPrChange w:id="76" w:author="Sarah Bergmann" w:date="2026-05-17T19:32:00Z">
            <w:trPr>
              <w:gridAfter w:val="0"/>
              <w:trHeight w:val="454"/>
            </w:trPr>
          </w:trPrChange>
        </w:trPr>
        <w:tc>
          <w:tcPr>
            <w:tcW w:w="10348" w:type="dxa"/>
            <w:gridSpan w:val="3"/>
            <w:vAlign w:val="bottom"/>
            <w:tcPrChange w:id="77" w:author="Sarah Bergmann" w:date="2026-05-17T19:32:00Z">
              <w:tcPr>
                <w:tcW w:w="10348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3B17BDCD" w14:textId="58CF8F76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4"/>
                <w:szCs w:val="20"/>
              </w:rPr>
              <w:t>Engagement</w:t>
            </w:r>
          </w:p>
        </w:tc>
      </w:tr>
      <w:tr w:rsidR="00022D8C" w:rsidRPr="00E835C0" w14:paraId="1A941B3E" w14:textId="77777777" w:rsidTr="006538EE">
        <w:trPr>
          <w:trHeight w:val="340"/>
          <w:trPrChange w:id="78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79" w:author="Sarah Bergmann" w:date="2026-05-17T19:32:00Z">
              <w:tcPr>
                <w:tcW w:w="552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046C36C" w14:textId="77411951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umpkincareers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 GmbH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</w:tc>
        <w:tc>
          <w:tcPr>
            <w:tcW w:w="4819" w:type="dxa"/>
            <w:gridSpan w:val="2"/>
            <w:vAlign w:val="bottom"/>
            <w:tcPrChange w:id="80" w:author="Sarah Bergmann" w:date="2026-05-17T19:32:00Z">
              <w:tcPr>
                <w:tcW w:w="481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C3FB80" w14:textId="696665D3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del w:id="81" w:author="oh7biz61oz@goetheuniversitaet.onmicrosoft.com" w:date="2026-05-17T17:39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Börnsen</w:t>
            </w:r>
            <w:ins w:id="82" w:author="oh7biz61oz@goetheuniversitaet.onmicrosoft.com" w:date="2026-05-17T17:41:00Z">
              <w:r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/remote</w:t>
            </w:r>
            <w:ins w:id="83" w:author="oh7biz61oz@goetheuniversitaet.onmicrosoft.com" w:date="2026-05-17T17:41:00Z">
              <w:r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</w:p>
        </w:tc>
      </w:tr>
      <w:tr w:rsidR="00022D8C" w:rsidRPr="00E835C0" w14:paraId="0239CC44" w14:textId="77777777" w:rsidTr="006538EE">
        <w:trPr>
          <w:trHeight w:val="57"/>
          <w:trPrChange w:id="84" w:author="Sarah Bergmann" w:date="2026-05-17T19:32:00Z">
            <w:trPr>
              <w:gridAfter w:val="0"/>
              <w:trHeight w:val="57"/>
            </w:trPr>
          </w:trPrChange>
        </w:trPr>
        <w:tc>
          <w:tcPr>
            <w:tcW w:w="5529" w:type="dxa"/>
            <w:vAlign w:val="bottom"/>
            <w:tcPrChange w:id="85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3EE5E6C6" w14:textId="726E1F1D" w:rsidR="00022D8C" w:rsidRPr="00E835C0" w:rsidRDefault="00022D8C" w:rsidP="00022D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Aktives Mitglied</w:t>
            </w:r>
            <w:del w:id="86" w:author="oh7biz61oz@goetheuniversitaet.onmicrosoft.com" w:date="2026-05-17T17:40:00Z"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</w:del>
            <w:del w:id="87" w:author="oh7biz61oz@goetheuniversitaet.onmicrosoft.com" w:date="2026-05-17T17:39:00Z"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</w:del>
            <w:r w:rsidRPr="00E835C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819" w:type="dxa"/>
            <w:gridSpan w:val="2"/>
            <w:vAlign w:val="bottom"/>
            <w:tcPrChange w:id="88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14D31E30" w14:textId="156DFE95" w:rsidR="00022D8C" w:rsidRPr="00FD1F6E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2026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89" w:author="oh7biz61oz@goetheuniversitaet.onmicrosoft.com" w:date="2026-05-17T17:39:00Z">
              <w:r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heute</w:t>
            </w:r>
          </w:p>
        </w:tc>
      </w:tr>
      <w:tr w:rsidR="00022D8C" w:rsidRPr="00E835C0" w14:paraId="778D12A2" w14:textId="77777777" w:rsidTr="006538EE">
        <w:trPr>
          <w:trHeight w:val="20"/>
          <w:trPrChange w:id="90" w:author="Sarah Bergmann" w:date="2026-05-17T19:32:00Z">
            <w:trPr>
              <w:gridAfter w:val="0"/>
              <w:trHeight w:val="20"/>
            </w:trPr>
          </w:trPrChange>
        </w:trPr>
        <w:tc>
          <w:tcPr>
            <w:tcW w:w="10348" w:type="dxa"/>
            <w:gridSpan w:val="3"/>
            <w:vAlign w:val="bottom"/>
            <w:tcPrChange w:id="91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7E5E0259" w14:textId="77777777" w:rsidR="00022D8C" w:rsidRPr="00E835C0" w:rsidRDefault="00022D8C" w:rsidP="00022D8C">
            <w:pPr>
              <w:pStyle w:val="Listenabsatz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Weiterentwicklung in beruflicher und persönlicher Hinsicht durch Vorbereitungskurse für Karrieren in den Bereichen Beratung, Investmentbanking und Private Equity</w:t>
            </w:r>
          </w:p>
        </w:tc>
      </w:tr>
      <w:tr w:rsidR="006538EE" w:rsidRPr="00E835C0" w14:paraId="08913856" w14:textId="77777777" w:rsidTr="006538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5530" w:type="dxa"/>
            <w:vAlign w:val="bottom"/>
          </w:tcPr>
          <w:p w14:paraId="678B0D4B" w14:textId="515768E9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Jugendbeirat Gemeinde Börnsen</w:t>
            </w:r>
          </w:p>
        </w:tc>
        <w:tc>
          <w:tcPr>
            <w:tcW w:w="4818" w:type="dxa"/>
            <w:gridSpan w:val="2"/>
            <w:vAlign w:val="bottom"/>
          </w:tcPr>
          <w:p w14:paraId="6F28BAC0" w14:textId="09511DB4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E6E">
              <w:rPr>
                <w:rFonts w:ascii="Times New Roman" w:hAnsi="Times New Roman" w:cs="Times New Roman"/>
                <w:b/>
                <w:sz w:val="20"/>
                <w:szCs w:val="20"/>
              </w:rPr>
              <w:t>Börnse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</w:p>
        </w:tc>
      </w:tr>
      <w:tr w:rsidR="00022D8C" w:rsidRPr="00E835C0" w14:paraId="7A50C7B0" w14:textId="77777777" w:rsidTr="006538EE">
        <w:trPr>
          <w:trHeight w:val="490"/>
          <w:trPrChange w:id="92" w:author="Sarah Bergmann" w:date="2026-05-17T19:32:00Z">
            <w:trPr>
              <w:gridAfter w:val="0"/>
              <w:trHeight w:val="113"/>
            </w:trPr>
          </w:trPrChange>
        </w:trPr>
        <w:tc>
          <w:tcPr>
            <w:tcW w:w="5529" w:type="dxa"/>
            <w:vAlign w:val="bottom"/>
            <w:tcPrChange w:id="93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462AF3F6" w14:textId="77777777" w:rsidR="00022D8C" w:rsidRPr="00E835C0" w:rsidRDefault="00022D8C" w:rsidP="00022D8C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Mitgründer</w:t>
            </w:r>
          </w:p>
        </w:tc>
        <w:tc>
          <w:tcPr>
            <w:tcW w:w="4819" w:type="dxa"/>
            <w:gridSpan w:val="2"/>
            <w:vAlign w:val="bottom"/>
            <w:tcPrChange w:id="94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78DE1176" w14:textId="42E53900" w:rsidR="00022D8C" w:rsidRPr="00B431CA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2024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95" w:author="oh7biz61oz@goetheuniversitaet.onmicrosoft.com" w:date="2026-05-17T17:39:00Z">
              <w:r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07/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022D8C" w:rsidRPr="00E835C0" w14:paraId="53C17B9C" w14:textId="77777777" w:rsidTr="006538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10348" w:type="dxa"/>
            <w:gridSpan w:val="3"/>
            <w:vAlign w:val="bottom"/>
          </w:tcPr>
          <w:p w14:paraId="1164669E" w14:textId="6E2FB345" w:rsidR="00022D8C" w:rsidRPr="00B11573" w:rsidRDefault="00022D8C" w:rsidP="00022D8C">
            <w:pPr>
              <w:pStyle w:val="Listenabsatz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11573">
              <w:rPr>
                <w:rFonts w:ascii="Times New Roman" w:hAnsi="Times New Roman" w:cs="Times New Roman"/>
                <w:sz w:val="20"/>
                <w:szCs w:val="20"/>
              </w:rPr>
              <w:t>Gründung und Mitgestaltung eines Jugendbeirates durch die Organisation von Mitgliedstreffen</w:t>
            </w:r>
          </w:p>
        </w:tc>
      </w:tr>
      <w:tr w:rsidR="00022D8C" w:rsidRPr="00E835C0" w14:paraId="3F56FAB0" w14:textId="77777777" w:rsidTr="006538EE">
        <w:trPr>
          <w:trHeight w:val="346"/>
          <w:trPrChange w:id="96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97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0DB9AA90" w14:textId="7C7E5AE0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ins w:id="98" w:author="Sarah Bergmann" w:date="2026-05-17T19:31:00Z">
              <w:r>
                <w:rPr>
                  <w:rFonts w:ascii="Times New Roman" w:hAnsi="Times New Roman" w:cs="Times New Roman"/>
                  <w:b/>
                  <w:sz w:val="20"/>
                  <w:szCs w:val="20"/>
                </w:rPr>
                <w:t>Privat</w:t>
              </w:r>
            </w:ins>
            <w:del w:id="99" w:author="Sarah Bergmann" w:date="2026-05-17T19:31:00Z">
              <w:r w:rsidRPr="00E835C0" w:rsidDel="00505441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Nachhilfe</w:delText>
              </w:r>
            </w:del>
            <w:del w:id="100" w:author="oh7biz61oz@goetheuniversitaet.onmicrosoft.com" w:date="2026-05-17T17:40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RPr="00E835C0"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</w:delText>
              </w:r>
            </w:del>
            <w:del w:id="101" w:author="Sarah Bergmann" w:date="2026-05-17T19:31:00Z">
              <w:r w:rsidRPr="00E835C0" w:rsidDel="00505441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4819" w:type="dxa"/>
            <w:gridSpan w:val="2"/>
            <w:vAlign w:val="bottom"/>
            <w:tcPrChange w:id="102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26D11D1F" w14:textId="34269CCD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del w:id="103" w:author="oh7biz61oz@goetheuniversitaet.onmicrosoft.com" w:date="2026-05-17T17:40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022D8C" w:rsidRPr="00E835C0" w14:paraId="28469FD1" w14:textId="77777777" w:rsidTr="006538EE">
        <w:trPr>
          <w:trHeight w:val="57"/>
          <w:trPrChange w:id="104" w:author="Sarah Bergmann" w:date="2026-05-17T19:32:00Z">
            <w:trPr>
              <w:gridAfter w:val="0"/>
              <w:trHeight w:val="57"/>
            </w:trPr>
          </w:trPrChange>
        </w:trPr>
        <w:tc>
          <w:tcPr>
            <w:tcW w:w="5529" w:type="dxa"/>
            <w:vAlign w:val="bottom"/>
            <w:tcPrChange w:id="105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06DC1645" w14:textId="217F96F1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ins w:id="106" w:author="Sarah Bergmann" w:date="2026-05-17T19:32:00Z">
              <w:r>
                <w:rPr>
                  <w:rFonts w:ascii="Times New Roman" w:hAnsi="Times New Roman" w:cs="Times New Roman"/>
                  <w:i/>
                  <w:sz w:val="20"/>
                  <w:szCs w:val="20"/>
                </w:rPr>
                <w:t xml:space="preserve">Nachhilfetutor in </w:t>
              </w:r>
            </w:ins>
            <w:del w:id="107" w:author="Sarah Bergmann" w:date="2026-05-17T19:32:00Z">
              <w:r w:rsidRPr="00E835C0" w:rsidDel="00505441">
                <w:rPr>
                  <w:rFonts w:ascii="Times New Roman" w:hAnsi="Times New Roman" w:cs="Times New Roman"/>
                  <w:i/>
                  <w:sz w:val="20"/>
                  <w:szCs w:val="20"/>
                </w:rPr>
                <w:delText xml:space="preserve">Fächer: </w:delText>
              </w:r>
            </w:del>
            <w:r w:rsidRPr="00E835C0">
              <w:rPr>
                <w:rFonts w:ascii="Times New Roman" w:hAnsi="Times New Roman" w:cs="Times New Roman"/>
                <w:i/>
                <w:sz w:val="20"/>
                <w:szCs w:val="20"/>
              </w:rPr>
              <w:t>Mathematik</w:t>
            </w:r>
            <w:del w:id="108" w:author="oh7biz61oz@goetheuniversitaet.onmicrosoft.com" w:date="2026-05-17T17:40:00Z">
              <w:r w:rsidRPr="00E835C0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Pr="00E835C0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RPr="00E835C0"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</w:del>
          </w:p>
        </w:tc>
        <w:tc>
          <w:tcPr>
            <w:tcW w:w="4819" w:type="dxa"/>
            <w:gridSpan w:val="2"/>
            <w:vAlign w:val="bottom"/>
            <w:tcPrChange w:id="109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444F10DC" w14:textId="38A37F3F" w:rsidR="00022D8C" w:rsidRPr="00FD1F6E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2024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110" w:author="oh7biz61oz@goetheuniversitaet.onmicrosoft.com" w:date="2026-05-17T17:40:00Z">
              <w:r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07/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022D8C" w:rsidRPr="00E835C0" w:rsidDel="00505441" w14:paraId="670CC4D2" w14:textId="09396A02" w:rsidTr="006538EE">
        <w:trPr>
          <w:trHeight w:val="20"/>
          <w:del w:id="111" w:author="Sarah Bergmann" w:date="2026-05-17T19:32:00Z"/>
          <w:trPrChange w:id="112" w:author="Sarah Bergmann" w:date="2026-05-17T19:32:00Z">
            <w:trPr>
              <w:gridAfter w:val="0"/>
              <w:trHeight w:val="20"/>
            </w:trPr>
          </w:trPrChange>
        </w:trPr>
        <w:tc>
          <w:tcPr>
            <w:tcW w:w="10348" w:type="dxa"/>
            <w:gridSpan w:val="3"/>
            <w:vAlign w:val="bottom"/>
            <w:tcPrChange w:id="113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386DCAE0" w14:textId="6BBE93CF" w:rsidR="00022D8C" w:rsidRPr="00E835C0" w:rsidDel="00505441" w:rsidRDefault="00022D8C" w:rsidP="00022D8C">
            <w:pPr>
              <w:pStyle w:val="Listenabsatz"/>
              <w:numPr>
                <w:ilvl w:val="0"/>
                <w:numId w:val="4"/>
              </w:numPr>
              <w:rPr>
                <w:del w:id="114" w:author="Sarah Bergmann" w:date="2026-05-17T19:32:00Z"/>
                <w:rFonts w:ascii="Times New Roman" w:hAnsi="Times New Roman" w:cs="Times New Roman"/>
                <w:sz w:val="20"/>
                <w:szCs w:val="20"/>
              </w:rPr>
            </w:pPr>
            <w:del w:id="115" w:author="Sarah Bergmann" w:date="2026-05-17T19:32:00Z">
              <w:r w:rsidRPr="00E835C0" w:rsidDel="00505441">
                <w:rPr>
                  <w:rFonts w:ascii="Times New Roman" w:hAnsi="Times New Roman" w:cs="Times New Roman"/>
                  <w:sz w:val="20"/>
                  <w:szCs w:val="20"/>
                </w:rPr>
                <w:delText>3 Stunden pro Woche (5. -10. Klasse)</w:delText>
              </w:r>
            </w:del>
          </w:p>
        </w:tc>
      </w:tr>
      <w:tr w:rsidR="00022D8C" w:rsidRPr="00E835C0" w14:paraId="20B21F0B" w14:textId="77777777" w:rsidTr="006538EE">
        <w:trPr>
          <w:trHeight w:val="346"/>
          <w:trPrChange w:id="116" w:author="Sarah Bergmann" w:date="2026-05-17T19:32:00Z">
            <w:trPr>
              <w:gridAfter w:val="0"/>
              <w:trHeight w:val="284"/>
            </w:trPr>
          </w:trPrChange>
        </w:trPr>
        <w:tc>
          <w:tcPr>
            <w:tcW w:w="5529" w:type="dxa"/>
            <w:vAlign w:val="bottom"/>
            <w:tcPrChange w:id="117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6FE79722" w14:textId="69DB6B35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Enrichment-Programm Sch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leswig-Holstein</w:t>
            </w:r>
            <w:del w:id="118" w:author="oh7biz61oz@goetheuniversitaet.onmicrosoft.com" w:date="2026-05-17T17:40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 xml:space="preserve">   </w:delText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    </w:delText>
              </w:r>
            </w:del>
          </w:p>
        </w:tc>
        <w:tc>
          <w:tcPr>
            <w:tcW w:w="4819" w:type="dxa"/>
            <w:gridSpan w:val="2"/>
            <w:vAlign w:val="bottom"/>
            <w:tcPrChange w:id="119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229DF44E" w14:textId="4E86C291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del w:id="120" w:author="oh7biz61oz@goetheuniversitaet.onmicrosoft.com" w:date="2026-05-17T17:40:00Z"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b/>
                  <w:sz w:val="20"/>
                  <w:szCs w:val="20"/>
                </w:rPr>
                <w:tab/>
                <w:delText xml:space="preserve">                         </w:delText>
              </w:r>
            </w:del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Börnsen</w:t>
            </w:r>
          </w:p>
        </w:tc>
      </w:tr>
      <w:tr w:rsidR="00022D8C" w:rsidRPr="00E835C0" w14:paraId="3E9B0198" w14:textId="77777777" w:rsidTr="006538EE">
        <w:trPr>
          <w:trHeight w:val="57"/>
          <w:trPrChange w:id="121" w:author="Sarah Bergmann" w:date="2026-05-17T19:32:00Z">
            <w:trPr>
              <w:gridAfter w:val="0"/>
              <w:trHeight w:val="57"/>
            </w:trPr>
          </w:trPrChange>
        </w:trPr>
        <w:tc>
          <w:tcPr>
            <w:tcW w:w="5529" w:type="dxa"/>
            <w:vAlign w:val="bottom"/>
            <w:tcPrChange w:id="122" w:author="Sarah Bergmann" w:date="2026-05-17T19:32:00Z">
              <w:tcPr>
                <w:tcW w:w="5529" w:type="dxa"/>
                <w:gridSpan w:val="2"/>
                <w:vAlign w:val="bottom"/>
              </w:tcPr>
            </w:tcPrChange>
          </w:tcPr>
          <w:p w14:paraId="6C5DA024" w14:textId="69AD9854" w:rsidR="00022D8C" w:rsidRPr="00E835C0" w:rsidRDefault="00022D8C" w:rsidP="00022D8C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Teilnehmer</w:t>
            </w:r>
            <w:del w:id="123" w:author="oh7biz61oz@goetheuniversitaet.onmicrosoft.com" w:date="2026-05-17T17:40:00Z"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  <w:r w:rsidDel="00342EB3">
                <w:rPr>
                  <w:rFonts w:ascii="Times New Roman" w:hAnsi="Times New Roman" w:cs="Times New Roman"/>
                  <w:i/>
                  <w:sz w:val="20"/>
                  <w:szCs w:val="20"/>
                </w:rPr>
                <w:tab/>
              </w:r>
            </w:del>
          </w:p>
        </w:tc>
        <w:tc>
          <w:tcPr>
            <w:tcW w:w="4819" w:type="dxa"/>
            <w:gridSpan w:val="2"/>
            <w:vAlign w:val="bottom"/>
            <w:tcPrChange w:id="124" w:author="Sarah Bergmann" w:date="2026-05-17T19:32:00Z">
              <w:tcPr>
                <w:tcW w:w="4819" w:type="dxa"/>
                <w:gridSpan w:val="3"/>
                <w:vAlign w:val="bottom"/>
              </w:tcPr>
            </w:tcPrChange>
          </w:tcPr>
          <w:p w14:paraId="5ED5794A" w14:textId="4E66C39B" w:rsidR="00022D8C" w:rsidRPr="00FD1F6E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2016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ins w:id="125" w:author="oh7biz61oz@goetheuniversitaet.onmicrosoft.com" w:date="2026-05-17T17:40:00Z">
              <w:r>
                <w:rPr>
                  <w:rFonts w:ascii="Times New Roman" w:hAnsi="Times New Roman" w:cs="Times New Roman"/>
                  <w:sz w:val="20"/>
                  <w:szCs w:val="20"/>
                </w:rPr>
                <w:t>–</w:t>
              </w:r>
            </w:ins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07/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022D8C" w:rsidRPr="00E835C0" w14:paraId="19655F75" w14:textId="77777777" w:rsidTr="006538EE">
        <w:trPr>
          <w:trHeight w:val="20"/>
          <w:trPrChange w:id="126" w:author="Sarah Bergmann" w:date="2026-05-17T19:32:00Z">
            <w:trPr>
              <w:gridAfter w:val="0"/>
              <w:trHeight w:val="20"/>
            </w:trPr>
          </w:trPrChange>
        </w:trPr>
        <w:tc>
          <w:tcPr>
            <w:tcW w:w="10348" w:type="dxa"/>
            <w:gridSpan w:val="3"/>
            <w:vAlign w:val="bottom"/>
            <w:tcPrChange w:id="127" w:author="Sarah Bergmann" w:date="2026-05-17T19:32:00Z">
              <w:tcPr>
                <w:tcW w:w="10348" w:type="dxa"/>
                <w:gridSpan w:val="5"/>
                <w:vAlign w:val="bottom"/>
              </w:tcPr>
            </w:tcPrChange>
          </w:tcPr>
          <w:p w14:paraId="37817D54" w14:textId="77777777" w:rsidR="00022D8C" w:rsidRPr="00267F56" w:rsidRDefault="00022D8C" w:rsidP="00022D8C">
            <w:pPr>
              <w:pStyle w:val="Listenabsatz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commentRangeStart w:id="128"/>
            <w:r w:rsidRPr="00E835C0">
              <w:rPr>
                <w:rFonts w:ascii="Times New Roman" w:hAnsi="Times New Roman" w:cs="Times New Roman"/>
                <w:sz w:val="20"/>
              </w:rPr>
              <w:t xml:space="preserve">Teilnahme </w:t>
            </w:r>
            <w:commentRangeEnd w:id="128"/>
            <w:r w:rsidRPr="00E835C0">
              <w:rPr>
                <w:rStyle w:val="Kommentarzeichen"/>
                <w:rFonts w:ascii="Times New Roman" w:hAnsi="Times New Roman" w:cs="Times New Roman"/>
                <w:sz w:val="20"/>
                <w:szCs w:val="22"/>
              </w:rPr>
              <w:commentReference w:id="128"/>
            </w:r>
            <w:r w:rsidRPr="00E835C0">
              <w:rPr>
                <w:rFonts w:ascii="Times New Roman" w:hAnsi="Times New Roman" w:cs="Times New Roman"/>
                <w:sz w:val="20"/>
              </w:rPr>
              <w:t>am Enrichment-Programm Schleswig-Holstein zur Förderung leistungsstarker Schüler</w:t>
            </w:r>
          </w:p>
          <w:p w14:paraId="5B990BC5" w14:textId="191C1B06" w:rsidR="00022D8C" w:rsidRPr="00267F56" w:rsidRDefault="00022D8C" w:rsidP="00022D8C">
            <w:pPr>
              <w:pStyle w:val="Listenabsatz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0"/>
              </w:rPr>
            </w:pPr>
            <w:r w:rsidRPr="00267F56">
              <w:rPr>
                <w:rFonts w:ascii="Times New Roman" w:hAnsi="Times New Roman" w:cs="Times New Roman"/>
                <w:sz w:val="20"/>
                <w:szCs w:val="20"/>
              </w:rPr>
              <w:t>Mitwirkung in verschiedenen Workshops zu den Themen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gebieten</w:t>
            </w:r>
            <w:r w:rsidRPr="00267F56">
              <w:rPr>
                <w:rFonts w:ascii="Times New Roman" w:hAnsi="Times New Roman" w:cs="Times New Roman"/>
                <w:sz w:val="20"/>
                <w:szCs w:val="20"/>
              </w:rPr>
              <w:t xml:space="preserve"> Naturwissenschaften und Literatur</w:t>
            </w:r>
          </w:p>
        </w:tc>
      </w:tr>
      <w:tr w:rsidR="006538EE" w:rsidRPr="00E835C0" w14:paraId="1695D873" w14:textId="77777777" w:rsidTr="006D72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0348" w:type="dxa"/>
            <w:gridSpan w:val="3"/>
            <w:tcBorders>
              <w:bottom w:val="single" w:sz="4" w:space="0" w:color="auto"/>
            </w:tcBorders>
            <w:vAlign w:val="bottom"/>
          </w:tcPr>
          <w:p w14:paraId="115575D3" w14:textId="72B91D93" w:rsidR="006538EE" w:rsidRPr="006538EE" w:rsidRDefault="006538EE" w:rsidP="006538EE">
            <w:pPr>
              <w:rPr>
                <w:rFonts w:ascii="Times New Roman" w:hAnsi="Times New Roman" w:cs="Times New Roman"/>
                <w:sz w:val="20"/>
              </w:rPr>
            </w:pPr>
            <w:r w:rsidRPr="006538EE">
              <w:rPr>
                <w:rFonts w:ascii="Times New Roman" w:hAnsi="Times New Roman" w:cs="Times New Roman"/>
                <w:b/>
                <w:sz w:val="24"/>
                <w:szCs w:val="20"/>
              </w:rPr>
              <w:t>Fähigkeiten und Interessen</w:t>
            </w:r>
          </w:p>
        </w:tc>
      </w:tr>
      <w:tr w:rsidR="00022D8C" w:rsidRPr="00E835C0" w14:paraId="531B8928" w14:textId="77777777" w:rsidTr="006D72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10348" w:type="dxa"/>
            <w:gridSpan w:val="3"/>
            <w:tcBorders>
              <w:top w:val="single" w:sz="4" w:space="0" w:color="auto"/>
            </w:tcBorders>
            <w:vAlign w:val="bottom"/>
          </w:tcPr>
          <w:p w14:paraId="5C235909" w14:textId="2C8817EA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Sprachen: 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Deutsch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C2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), Englisch (C1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), Französisch (B2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22D8C" w:rsidRPr="00E835C0" w14:paraId="5359E2AB" w14:textId="77777777" w:rsidTr="006538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10348" w:type="dxa"/>
            <w:gridSpan w:val="3"/>
            <w:vAlign w:val="bottom"/>
          </w:tcPr>
          <w:p w14:paraId="021DFC04" w14:textId="3BC7D88D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Technisch: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MS-Office, Java (Grundlagen)</w:t>
            </w:r>
          </w:p>
        </w:tc>
      </w:tr>
      <w:tr w:rsidR="00022D8C" w:rsidRPr="00E835C0" w14:paraId="4CDA9D47" w14:textId="77777777" w:rsidTr="006538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10348" w:type="dxa"/>
            <w:gridSpan w:val="3"/>
            <w:vAlign w:val="bottom"/>
          </w:tcPr>
          <w:p w14:paraId="529C2F97" w14:textId="6CC30032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Interessen: 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Wirtschaft/Politik/Geographie, Fotografie, Tischten</w:t>
            </w:r>
            <w:commentRangeStart w:id="129"/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nis</w:t>
            </w:r>
            <w:commentRangeEnd w:id="129"/>
            <w:r w:rsidRPr="00815638">
              <w:rPr>
                <w:rStyle w:val="Kommentarzeichen"/>
                <w:rFonts w:ascii="Times New Roman" w:hAnsi="Times New Roman" w:cs="Times New Roman"/>
                <w:sz w:val="20"/>
                <w:szCs w:val="20"/>
              </w:rPr>
              <w:commentReference w:id="129"/>
            </w:r>
          </w:p>
        </w:tc>
      </w:tr>
    </w:tbl>
    <w:p w14:paraId="534AB891" w14:textId="77777777" w:rsidR="00F1783B" w:rsidRDefault="00F1783B" w:rsidP="00E835C0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6A9B695C" w14:textId="77777777" w:rsidR="00F1783B" w:rsidRDefault="00F1783B" w:rsidP="00E835C0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7C5623F6" w14:textId="77777777" w:rsidR="00F1783B" w:rsidRDefault="00F1783B" w:rsidP="00E835C0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5E4537C4" w14:textId="77777777" w:rsidR="00F1783B" w:rsidRDefault="00F1783B" w:rsidP="00F1783B">
      <w:pPr>
        <w:spacing w:after="40" w:line="240" w:lineRule="auto"/>
        <w:ind w:left="-595"/>
        <w:rPr>
          <w:rFonts w:ascii="Times New Roman" w:hAnsi="Times New Roman" w:cs="Times New Roman"/>
          <w:sz w:val="20"/>
          <w:szCs w:val="20"/>
        </w:rPr>
      </w:pPr>
    </w:p>
    <w:p w14:paraId="3F2BC04C" w14:textId="77777777" w:rsidR="00F1783B" w:rsidRDefault="00F1783B" w:rsidP="00F1783B">
      <w:pPr>
        <w:spacing w:after="40" w:line="240" w:lineRule="auto"/>
        <w:ind w:left="-595"/>
        <w:rPr>
          <w:rFonts w:ascii="Times New Roman" w:hAnsi="Times New Roman" w:cs="Times New Roman"/>
          <w:sz w:val="20"/>
          <w:szCs w:val="20"/>
        </w:rPr>
      </w:pPr>
    </w:p>
    <w:p w14:paraId="598CBD5E" w14:textId="49B41408" w:rsidR="00904215" w:rsidRDefault="00904215" w:rsidP="00F1783B">
      <w:pPr>
        <w:spacing w:after="40" w:line="240" w:lineRule="auto"/>
        <w:ind w:left="-59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Börnsen, 18.05.2026</w:t>
      </w:r>
      <w:bookmarkStart w:id="130" w:name="_GoBack"/>
      <w:bookmarkEnd w:id="130"/>
    </w:p>
    <w:sectPr w:rsidR="00904215" w:rsidSect="00F17E6E">
      <w:pgSz w:w="11906" w:h="16838"/>
      <w:pgMar w:top="1418" w:right="1304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oh7biz61oz@goetheuniversitaet.onmicrosoft.com" w:date="2026-05-17T17:45:00Z" w:initials="o">
    <w:p w14:paraId="1697AB2F" w14:textId="77777777" w:rsidR="00505441" w:rsidRDefault="00505441" w:rsidP="002B3B61">
      <w:r>
        <w:rPr>
          <w:rStyle w:val="Kommentarzeichen"/>
        </w:rPr>
        <w:annotationRef/>
      </w:r>
      <w:r>
        <w:rPr>
          <w:sz w:val="20"/>
          <w:szCs w:val="20"/>
        </w:rPr>
        <w:t xml:space="preserve">Für deinen ersten Lebenslauf war das schon ganz gut:) hier ein paar Tipps: </w:t>
      </w:r>
    </w:p>
    <w:p w14:paraId="538EDB27" w14:textId="77777777" w:rsidR="00505441" w:rsidRDefault="00505441" w:rsidP="002B3B61">
      <w:r>
        <w:rPr>
          <w:sz w:val="20"/>
          <w:szCs w:val="20"/>
        </w:rPr>
        <w:t xml:space="preserve">- bei Daten darauf achten, dass der Bindestrich "lang" ist </w:t>
      </w:r>
    </w:p>
    <w:p w14:paraId="2A7A4009" w14:textId="77777777" w:rsidR="00505441" w:rsidRDefault="00505441" w:rsidP="002B3B61">
      <w:r>
        <w:rPr>
          <w:sz w:val="20"/>
          <w:szCs w:val="20"/>
        </w:rPr>
        <w:t xml:space="preserve">- ich würde die daten eher so angeben: "07/2025" und nicht so "07.2025" o. "05.07.2025", kannst du dir ja nochmal überlegen. Den genauen Tag brauchst du aber eigentlich nicht dazu zu sagen. </w:t>
      </w:r>
    </w:p>
    <w:p w14:paraId="2EF75D15" w14:textId="77777777" w:rsidR="00505441" w:rsidRDefault="00505441" w:rsidP="002B3B61">
      <w:r>
        <w:rPr>
          <w:sz w:val="20"/>
          <w:szCs w:val="20"/>
        </w:rPr>
        <w:t>- die Jura Praktika kannst du gerne drinnen lassen, erst wenn es voller wird und vom Platz nicht mehr reicht sollte es dann raus</w:t>
      </w:r>
    </w:p>
    <w:p w14:paraId="62BAB0DD" w14:textId="77777777" w:rsidR="00505441" w:rsidRDefault="00505441" w:rsidP="002B3B61">
      <w:r>
        <w:rPr>
          <w:sz w:val="20"/>
          <w:szCs w:val="20"/>
        </w:rPr>
        <w:t xml:space="preserve">- keine Leerzeichen machen, um zu formatieren! Dafür ist die Tabelle da </w:t>
      </w:r>
    </w:p>
    <w:p w14:paraId="427A1298" w14:textId="77777777" w:rsidR="00505441" w:rsidRDefault="00505441" w:rsidP="002B3B61">
      <w:r>
        <w:rPr>
          <w:sz w:val="20"/>
          <w:szCs w:val="20"/>
        </w:rPr>
        <w:t xml:space="preserve">- unten noch datum und unterschrift </w:t>
      </w:r>
    </w:p>
  </w:comment>
  <w:comment w:id="57" w:author="oh7biz61oz@goetheuniversitaet.onmicrosoft.com" w:date="2026-05-17T17:39:00Z" w:initials="o">
    <w:p w14:paraId="347E41A6" w14:textId="77777777" w:rsidR="00342EB3" w:rsidRDefault="00342EB3" w:rsidP="00342EB3">
      <w:r>
        <w:rPr>
          <w:rStyle w:val="Kommentarzeichen"/>
        </w:rPr>
        <w:annotationRef/>
      </w:r>
      <w:r>
        <w:rPr>
          <w:sz w:val="20"/>
          <w:szCs w:val="20"/>
        </w:rPr>
        <w:t>Das müsste chronologisch sein, also Uni ganz oben:)</w:t>
      </w:r>
    </w:p>
  </w:comment>
  <w:comment w:id="58" w:author="Sarah Bergmann" w:date="2026-05-17T18:56:00Z" w:initials="SB">
    <w:p w14:paraId="42F2F050" w14:textId="77777777" w:rsidR="00505441" w:rsidRDefault="00505441" w:rsidP="00505441">
      <w:r>
        <w:rPr>
          <w:rStyle w:val="Kommentarzeichen"/>
        </w:rPr>
        <w:annotationRef/>
      </w:r>
      <w:r>
        <w:rPr>
          <w:sz w:val="20"/>
          <w:szCs w:val="20"/>
        </w:rPr>
        <w:t>"Schule &amp; Studium" sollte am besten über "Praktische Erfahrungen" stehen :)</w:t>
      </w:r>
    </w:p>
  </w:comment>
  <w:comment w:id="128" w:author="oh7biz61oz@goetheuniversitaet.onmicrosoft.com" w:date="2026-05-17T17:41:00Z" w:initials="o">
    <w:p w14:paraId="2ED4A8E2" w14:textId="77777777" w:rsidR="00022D8C" w:rsidRDefault="00022D8C" w:rsidP="00342EB3">
      <w:r>
        <w:rPr>
          <w:rStyle w:val="Kommentarzeichen"/>
        </w:rPr>
        <w:annotationRef/>
      </w:r>
      <w:r>
        <w:rPr>
          <w:sz w:val="20"/>
          <w:szCs w:val="20"/>
        </w:rPr>
        <w:t xml:space="preserve">Hier könnte noch ein bullet hin, was ihr in diesem Programm gemacht habt (Workshops, Ausflüge o.Ä.) </w:t>
      </w:r>
    </w:p>
  </w:comment>
  <w:comment w:id="129" w:author="Sarah Bergmann" w:date="2026-05-17T19:33:00Z" w:initials="SB">
    <w:p w14:paraId="0FEB7C59" w14:textId="77777777" w:rsidR="00022D8C" w:rsidRDefault="00022D8C" w:rsidP="00E741BF">
      <w:r>
        <w:rPr>
          <w:rStyle w:val="Kommentarzeichen"/>
        </w:rPr>
        <w:annotationRef/>
      </w:r>
      <w:r>
        <w:rPr>
          <w:sz w:val="20"/>
          <w:szCs w:val="20"/>
        </w:rPr>
        <w:t>Unten fehlen noch Datum und Unterschrift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27A1298" w15:done="0"/>
  <w15:commentEx w15:paraId="347E41A6" w15:done="0"/>
  <w15:commentEx w15:paraId="42F2F050" w15:done="0"/>
  <w15:commentEx w15:paraId="2ED4A8E2" w15:done="0"/>
  <w15:commentEx w15:paraId="0FEB7C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09316A" w16cex:dateUtc="2026-05-17T15:45:00Z"/>
  <w16cex:commentExtensible w16cex:durableId="357EEEF1" w16cex:dateUtc="2026-05-17T15:39:00Z"/>
  <w16cex:commentExtensible w16cex:durableId="6C6BFB78" w16cex:dateUtc="2026-05-18T01:56:00Z"/>
  <w16cex:commentExtensible w16cex:durableId="59DDCC8D" w16cex:dateUtc="2026-05-17T15:47:00Z"/>
  <w16cex:commentExtensible w16cex:durableId="214D5926" w16cex:dateUtc="2026-05-17T15:41:00Z"/>
  <w16cex:commentExtensible w16cex:durableId="5EB96109" w16cex:dateUtc="2026-05-18T0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A1298" w16cid:durableId="3209316A"/>
  <w16cid:commentId w16cid:paraId="347E41A6" w16cid:durableId="357EEEF1"/>
  <w16cid:commentId w16cid:paraId="42F2F050" w16cid:durableId="6C6BFB78"/>
  <w16cid:commentId w16cid:paraId="578A31DA" w16cid:durableId="59DDCC8D"/>
  <w16cid:commentId w16cid:paraId="2ED4A8E2" w16cid:durableId="214D5926"/>
  <w16cid:commentId w16cid:paraId="57712FAC" w16cid:durableId="5EB9610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022B48" w14:textId="77777777" w:rsidR="00C95ED0" w:rsidRDefault="00C95ED0" w:rsidP="001B59B5">
      <w:pPr>
        <w:spacing w:after="0" w:line="240" w:lineRule="auto"/>
      </w:pPr>
      <w:r>
        <w:separator/>
      </w:r>
    </w:p>
  </w:endnote>
  <w:endnote w:type="continuationSeparator" w:id="0">
    <w:p w14:paraId="75C3BBE5" w14:textId="77777777" w:rsidR="00C95ED0" w:rsidRDefault="00C95ED0" w:rsidP="001B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C57CF5" w14:textId="77777777" w:rsidR="00C95ED0" w:rsidRDefault="00C95ED0" w:rsidP="001B59B5">
      <w:pPr>
        <w:spacing w:after="0" w:line="240" w:lineRule="auto"/>
      </w:pPr>
      <w:r>
        <w:separator/>
      </w:r>
    </w:p>
  </w:footnote>
  <w:footnote w:type="continuationSeparator" w:id="0">
    <w:p w14:paraId="38ED83EB" w14:textId="77777777" w:rsidR="00C95ED0" w:rsidRDefault="00C95ED0" w:rsidP="001B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3DD"/>
    <w:multiLevelType w:val="hybridMultilevel"/>
    <w:tmpl w:val="6A8AAA3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012D3"/>
    <w:multiLevelType w:val="hybridMultilevel"/>
    <w:tmpl w:val="94ACF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27C98"/>
    <w:multiLevelType w:val="hybridMultilevel"/>
    <w:tmpl w:val="4014C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69AA"/>
    <w:multiLevelType w:val="hybridMultilevel"/>
    <w:tmpl w:val="C1EE4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61962"/>
    <w:multiLevelType w:val="hybridMultilevel"/>
    <w:tmpl w:val="E3D0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677B0"/>
    <w:multiLevelType w:val="hybridMultilevel"/>
    <w:tmpl w:val="D0FE3EF4"/>
    <w:lvl w:ilvl="0" w:tplc="52DAE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45175"/>
    <w:multiLevelType w:val="hybridMultilevel"/>
    <w:tmpl w:val="017C3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94098"/>
    <w:multiLevelType w:val="hybridMultilevel"/>
    <w:tmpl w:val="AD228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9184E"/>
    <w:multiLevelType w:val="hybridMultilevel"/>
    <w:tmpl w:val="1B68B4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E4D59"/>
    <w:multiLevelType w:val="hybridMultilevel"/>
    <w:tmpl w:val="3064DF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C66FB"/>
    <w:multiLevelType w:val="hybridMultilevel"/>
    <w:tmpl w:val="038C5C18"/>
    <w:lvl w:ilvl="0" w:tplc="7D300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95DC7"/>
    <w:multiLevelType w:val="hybridMultilevel"/>
    <w:tmpl w:val="C6E83C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30644"/>
    <w:multiLevelType w:val="hybridMultilevel"/>
    <w:tmpl w:val="9A74EB66"/>
    <w:lvl w:ilvl="0" w:tplc="305CA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04730"/>
    <w:multiLevelType w:val="hybridMultilevel"/>
    <w:tmpl w:val="67547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25999"/>
    <w:multiLevelType w:val="hybridMultilevel"/>
    <w:tmpl w:val="1728D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1660A"/>
    <w:multiLevelType w:val="hybridMultilevel"/>
    <w:tmpl w:val="CEF08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D66C6"/>
    <w:multiLevelType w:val="hybridMultilevel"/>
    <w:tmpl w:val="2B000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51E4A"/>
    <w:multiLevelType w:val="hybridMultilevel"/>
    <w:tmpl w:val="5C6C1E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95CFE"/>
    <w:multiLevelType w:val="hybridMultilevel"/>
    <w:tmpl w:val="FD7664FA"/>
    <w:lvl w:ilvl="0" w:tplc="52DAE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37B27"/>
    <w:multiLevelType w:val="hybridMultilevel"/>
    <w:tmpl w:val="01D00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8"/>
  </w:num>
  <w:num w:numId="4">
    <w:abstractNumId w:val="12"/>
  </w:num>
  <w:num w:numId="5">
    <w:abstractNumId w:val="5"/>
  </w:num>
  <w:num w:numId="6">
    <w:abstractNumId w:val="2"/>
  </w:num>
  <w:num w:numId="7">
    <w:abstractNumId w:val="19"/>
  </w:num>
  <w:num w:numId="8">
    <w:abstractNumId w:val="6"/>
  </w:num>
  <w:num w:numId="9">
    <w:abstractNumId w:val="1"/>
  </w:num>
  <w:num w:numId="10">
    <w:abstractNumId w:val="17"/>
  </w:num>
  <w:num w:numId="11">
    <w:abstractNumId w:val="9"/>
  </w:num>
  <w:num w:numId="12">
    <w:abstractNumId w:val="15"/>
  </w:num>
  <w:num w:numId="13">
    <w:abstractNumId w:val="13"/>
  </w:num>
  <w:num w:numId="14">
    <w:abstractNumId w:val="14"/>
  </w:num>
  <w:num w:numId="15">
    <w:abstractNumId w:val="16"/>
  </w:num>
  <w:num w:numId="16">
    <w:abstractNumId w:val="8"/>
  </w:num>
  <w:num w:numId="17">
    <w:abstractNumId w:val="3"/>
  </w:num>
  <w:num w:numId="18">
    <w:abstractNumId w:val="7"/>
  </w:num>
  <w:num w:numId="19">
    <w:abstractNumId w:val="0"/>
  </w:num>
  <w:num w:numId="2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rah Bergmann">
    <w15:presenceInfo w15:providerId="AD" w15:userId="S::sbke2025@pomona.edu::e83357c8-3cb9-49f1-b9e5-fbb00dd4ba5a"/>
  </w15:person>
  <w15:person w15:author="oh7biz61oz@goetheuniversitaet.onmicrosoft.com">
    <w15:presenceInfo w15:providerId="AD" w15:userId="S::oh7biz61oz@goetheuniversitaet.onmicrosoft.com::bc95962a-ab67-4ca3-b7ca-53b1f3f78e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BAB"/>
    <w:rsid w:val="00003777"/>
    <w:rsid w:val="00022D8C"/>
    <w:rsid w:val="000306F1"/>
    <w:rsid w:val="0009315A"/>
    <w:rsid w:val="000C0CB5"/>
    <w:rsid w:val="000C5DDB"/>
    <w:rsid w:val="000F2DC1"/>
    <w:rsid w:val="00124227"/>
    <w:rsid w:val="001A087B"/>
    <w:rsid w:val="001B59B5"/>
    <w:rsid w:val="0024297D"/>
    <w:rsid w:val="00267F56"/>
    <w:rsid w:val="002B2AA5"/>
    <w:rsid w:val="002B3B61"/>
    <w:rsid w:val="00342EB3"/>
    <w:rsid w:val="003A50CA"/>
    <w:rsid w:val="003C2470"/>
    <w:rsid w:val="00473921"/>
    <w:rsid w:val="004E3179"/>
    <w:rsid w:val="00505441"/>
    <w:rsid w:val="005150E4"/>
    <w:rsid w:val="00535F9E"/>
    <w:rsid w:val="005773B0"/>
    <w:rsid w:val="005D237F"/>
    <w:rsid w:val="006538EE"/>
    <w:rsid w:val="006D7219"/>
    <w:rsid w:val="006F157A"/>
    <w:rsid w:val="007A0BA6"/>
    <w:rsid w:val="007E1144"/>
    <w:rsid w:val="00815638"/>
    <w:rsid w:val="00816F60"/>
    <w:rsid w:val="008E6FFE"/>
    <w:rsid w:val="00904215"/>
    <w:rsid w:val="00993F69"/>
    <w:rsid w:val="009E3819"/>
    <w:rsid w:val="00A97C24"/>
    <w:rsid w:val="00AE4509"/>
    <w:rsid w:val="00AF0102"/>
    <w:rsid w:val="00AF6CBD"/>
    <w:rsid w:val="00B02124"/>
    <w:rsid w:val="00B11573"/>
    <w:rsid w:val="00B13BAB"/>
    <w:rsid w:val="00B203EF"/>
    <w:rsid w:val="00B32D3C"/>
    <w:rsid w:val="00B431CA"/>
    <w:rsid w:val="00B9086B"/>
    <w:rsid w:val="00B90E39"/>
    <w:rsid w:val="00BA169A"/>
    <w:rsid w:val="00BD6C30"/>
    <w:rsid w:val="00C031CD"/>
    <w:rsid w:val="00C95ED0"/>
    <w:rsid w:val="00D35545"/>
    <w:rsid w:val="00D3720D"/>
    <w:rsid w:val="00DE4E14"/>
    <w:rsid w:val="00E25944"/>
    <w:rsid w:val="00E741BF"/>
    <w:rsid w:val="00E835C0"/>
    <w:rsid w:val="00EA5136"/>
    <w:rsid w:val="00F05294"/>
    <w:rsid w:val="00F1783B"/>
    <w:rsid w:val="00F17E6E"/>
    <w:rsid w:val="00FB1369"/>
    <w:rsid w:val="00FD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A721"/>
  <w15:chartTrackingRefBased/>
  <w15:docId w15:val="{E0086DCD-9C51-400C-9F22-183B66A2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67F56"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13BAB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E6FF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B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59B5"/>
    <w:rPr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1B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59B5"/>
    <w:rPr>
      <w:lang w:val="de-DE"/>
    </w:rPr>
  </w:style>
  <w:style w:type="table" w:styleId="Tabellenraster">
    <w:name w:val="Table Grid"/>
    <w:basedOn w:val="NormaleTabelle"/>
    <w:uiPriority w:val="39"/>
    <w:rsid w:val="00E83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342EB3"/>
    <w:pPr>
      <w:spacing w:after="0" w:line="240" w:lineRule="auto"/>
    </w:pPr>
    <w:rPr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42EB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2EB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2EB3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2EB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2EB3"/>
    <w:rPr>
      <w:b/>
      <w:bCs/>
      <w:sz w:val="20"/>
      <w:szCs w:val="20"/>
      <w:lang w:val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37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3720D"/>
    <w:rPr>
      <w:rFonts w:ascii="Segoe UI" w:hAnsi="Segoe UI" w:cs="Segoe UI"/>
      <w:sz w:val="18"/>
      <w:szCs w:val="1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ECA42-1025-4739-B9A5-D58EE9D1A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Wenzlawiak</dc:creator>
  <cp:keywords/>
  <dc:description/>
  <cp:lastModifiedBy>Steffen Wenzlawiak</cp:lastModifiedBy>
  <cp:revision>3</cp:revision>
  <cp:lastPrinted>2026-05-15T12:02:00Z</cp:lastPrinted>
  <dcterms:created xsi:type="dcterms:W3CDTF">2026-05-18T07:50:00Z</dcterms:created>
  <dcterms:modified xsi:type="dcterms:W3CDTF">2026-05-19T16:30:00Z</dcterms:modified>
</cp:coreProperties>
</file>