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4CC84093" w:rsidR="006D2592" w:rsidRPr="00D30CEA" w:rsidRDefault="00A11B0A" w:rsidP="006A7895">
      <w:pPr>
        <w:spacing w:after="0" w:line="240" w:lineRule="auto"/>
        <w:jc w:val="right"/>
        <w:rPr>
          <w:rFonts w:ascii="Georgia" w:hAnsi="Georgia" w:cs="Times New Roman"/>
          <w:sz w:val="21"/>
          <w:szCs w:val="21"/>
        </w:rPr>
      </w:pPr>
      <w:r>
        <w:rPr>
          <w:rFonts w:ascii="Georgia" w:hAnsi="Georgia" w:cs="Times New Roman"/>
          <w:sz w:val="21"/>
          <w:szCs w:val="21"/>
        </w:rPr>
        <w:t>Janis</w:t>
      </w:r>
      <w:r w:rsidR="003D5D1E" w:rsidRPr="00D30CEA">
        <w:rPr>
          <w:rFonts w:ascii="Georgia" w:hAnsi="Georgia" w:cs="Times New Roman"/>
          <w:sz w:val="21"/>
          <w:szCs w:val="21"/>
        </w:rPr>
        <w:t xml:space="preserve"> </w:t>
      </w:r>
      <w:r>
        <w:rPr>
          <w:rFonts w:ascii="Georgia" w:hAnsi="Georgia" w:cs="Times New Roman"/>
          <w:sz w:val="21"/>
          <w:szCs w:val="21"/>
        </w:rPr>
        <w:t>Schuischel</w:t>
      </w:r>
    </w:p>
    <w:p w14:paraId="2458A2A0" w14:textId="08688D7E" w:rsidR="00857C6F" w:rsidRPr="00A11B0A" w:rsidRDefault="00A11B0A" w:rsidP="006A7895">
      <w:pPr>
        <w:spacing w:after="0" w:line="240" w:lineRule="auto"/>
        <w:jc w:val="right"/>
        <w:rPr>
          <w:rFonts w:ascii="Georgia" w:hAnsi="Georgia" w:cs="Times New Roman"/>
          <w:sz w:val="21"/>
          <w:szCs w:val="21"/>
        </w:rPr>
      </w:pPr>
      <w:r w:rsidRPr="00A11B0A">
        <w:rPr>
          <w:rFonts w:ascii="Georgia" w:hAnsi="Georgia" w:cs="Times New Roman"/>
          <w:sz w:val="21"/>
          <w:szCs w:val="21"/>
        </w:rPr>
        <w:t>Mittelstraße 4</w:t>
      </w:r>
    </w:p>
    <w:p w14:paraId="451AEE20" w14:textId="7626FB33" w:rsidR="00857C6F" w:rsidRPr="00A11B0A" w:rsidRDefault="00A11B0A" w:rsidP="006A7895">
      <w:pPr>
        <w:spacing w:after="0" w:line="240" w:lineRule="auto"/>
        <w:jc w:val="right"/>
        <w:rPr>
          <w:rFonts w:ascii="Georgia" w:hAnsi="Georgia" w:cs="Times New Roman"/>
          <w:sz w:val="21"/>
          <w:szCs w:val="21"/>
        </w:rPr>
      </w:pPr>
      <w:r w:rsidRPr="00A11B0A">
        <w:rPr>
          <w:rFonts w:ascii="Georgia" w:hAnsi="Georgia" w:cs="Times New Roman"/>
          <w:sz w:val="21"/>
          <w:szCs w:val="21"/>
        </w:rPr>
        <w:t>5</w:t>
      </w:r>
      <w:r>
        <w:rPr>
          <w:rFonts w:ascii="Georgia" w:hAnsi="Georgia" w:cs="Times New Roman"/>
          <w:sz w:val="21"/>
          <w:szCs w:val="21"/>
        </w:rPr>
        <w:t>7339 Erndtebrück</w:t>
      </w:r>
    </w:p>
    <w:p w14:paraId="12BA391A" w14:textId="3748CA98" w:rsidR="006A7895" w:rsidRPr="00A11B0A" w:rsidRDefault="00A11B0A" w:rsidP="006A7895">
      <w:pPr>
        <w:spacing w:after="0" w:line="240" w:lineRule="auto"/>
        <w:jc w:val="right"/>
        <w:rPr>
          <w:rFonts w:ascii="Georgia" w:hAnsi="Georgia" w:cs="Times New Roman"/>
          <w:sz w:val="21"/>
          <w:szCs w:val="21"/>
        </w:rPr>
      </w:pPr>
      <w:r>
        <w:rPr>
          <w:rFonts w:ascii="Georgia" w:hAnsi="Georgia" w:cs="Georgia"/>
          <w:color w:val="000000"/>
          <w:sz w:val="21"/>
          <w:szCs w:val="21"/>
        </w:rPr>
        <w:t>janis.schuischel@gmail.com</w:t>
      </w:r>
    </w:p>
    <w:p w14:paraId="170FE07D" w14:textId="0C194B62" w:rsidR="00F270C0" w:rsidRPr="00A11B0A" w:rsidRDefault="006D2592" w:rsidP="00D75367">
      <w:pPr>
        <w:spacing w:after="0"/>
        <w:jc w:val="right"/>
        <w:rPr>
          <w:rFonts w:ascii="Georgia" w:hAnsi="Georgia" w:cs="Georgia"/>
          <w:color w:val="000000"/>
          <w:sz w:val="21"/>
          <w:szCs w:val="21"/>
        </w:rPr>
      </w:pPr>
      <w:r w:rsidRPr="00A11B0A">
        <w:rPr>
          <w:rFonts w:ascii="Georgia" w:hAnsi="Georgia" w:cs="Georgia"/>
          <w:color w:val="000000"/>
          <w:sz w:val="21"/>
          <w:szCs w:val="21"/>
        </w:rPr>
        <w:t>+</w:t>
      </w:r>
      <w:r w:rsidR="00857C6F" w:rsidRPr="00A11B0A">
        <w:rPr>
          <w:rFonts w:ascii="Georgia" w:hAnsi="Georgia" w:cs="Georgia"/>
          <w:color w:val="000000"/>
          <w:sz w:val="21"/>
          <w:szCs w:val="21"/>
        </w:rPr>
        <w:t>49 1</w:t>
      </w:r>
      <w:r w:rsidR="00A11B0A">
        <w:rPr>
          <w:rFonts w:ascii="Georgia" w:hAnsi="Georgia" w:cs="Georgia"/>
          <w:color w:val="000000"/>
          <w:sz w:val="21"/>
          <w:szCs w:val="21"/>
        </w:rPr>
        <w:t>51 50789150</w:t>
      </w:r>
    </w:p>
    <w:p w14:paraId="4FFA7063" w14:textId="67B49DA0" w:rsidR="00F74175" w:rsidRPr="00D30CEA" w:rsidRDefault="003D5D1E" w:rsidP="00F74175">
      <w:pPr>
        <w:spacing w:after="0"/>
        <w:rPr>
          <w:rFonts w:ascii="Georgia" w:hAnsi="Georgia" w:cs="Georgia"/>
          <w:color w:val="000000"/>
          <w:sz w:val="21"/>
          <w:szCs w:val="21"/>
        </w:rPr>
      </w:pPr>
      <w:r w:rsidRPr="00D30CEA">
        <w:rPr>
          <w:rFonts w:ascii="Georgia" w:hAnsi="Georgia" w:cs="Georgia"/>
          <w:color w:val="000000"/>
          <w:sz w:val="21"/>
          <w:szCs w:val="21"/>
        </w:rPr>
        <w:t>Corporate Finance Beratung</w:t>
      </w:r>
      <w:r w:rsidR="00F74175" w:rsidRPr="00D30CEA">
        <w:rPr>
          <w:rFonts w:ascii="Georgia" w:hAnsi="Georgia" w:cs="Georgia"/>
          <w:color w:val="000000"/>
          <w:sz w:val="21"/>
          <w:szCs w:val="21"/>
        </w:rPr>
        <w:t xml:space="preserve"> GmbH</w:t>
      </w:r>
    </w:p>
    <w:p w14:paraId="096C8AF5" w14:textId="548DF08C" w:rsidR="00647413" w:rsidRPr="00D75367" w:rsidRDefault="003D5D1E" w:rsidP="00F74175">
      <w:pPr>
        <w:spacing w:after="0"/>
        <w:rPr>
          <w:rFonts w:ascii="Georgia" w:hAnsi="Georgia"/>
          <w:sz w:val="21"/>
          <w:szCs w:val="21"/>
        </w:rPr>
      </w:pPr>
      <w:r w:rsidRPr="00D30CEA">
        <w:rPr>
          <w:rFonts w:ascii="Georgia" w:hAnsi="Georgia"/>
          <w:sz w:val="21"/>
          <w:szCs w:val="21"/>
        </w:rPr>
        <w:t>Musterstraße 99</w:t>
      </w:r>
      <w:r w:rsidR="00F74175" w:rsidRPr="00D30CEA">
        <w:rPr>
          <w:rFonts w:ascii="Georgia" w:hAnsi="Georgia"/>
          <w:sz w:val="21"/>
          <w:szCs w:val="21"/>
        </w:rPr>
        <w:br/>
      </w:r>
      <w:r w:rsidRPr="00D30CEA">
        <w:rPr>
          <w:rFonts w:ascii="Georgia" w:hAnsi="Georgia"/>
          <w:sz w:val="21"/>
          <w:szCs w:val="21"/>
        </w:rPr>
        <w:t>55005</w:t>
      </w:r>
      <w:r w:rsidR="00F74175" w:rsidRPr="00D30CEA">
        <w:rPr>
          <w:rFonts w:ascii="Georgia" w:hAnsi="Georgia"/>
          <w:sz w:val="21"/>
          <w:szCs w:val="21"/>
        </w:rPr>
        <w:t xml:space="preserve"> </w:t>
      </w:r>
      <w:r w:rsidRPr="00D30CEA">
        <w:rPr>
          <w:rFonts w:ascii="Georgia" w:hAnsi="Georgia"/>
          <w:sz w:val="21"/>
          <w:szCs w:val="21"/>
        </w:rPr>
        <w:t>Frankfurt am Main</w:t>
      </w:r>
      <w:r w:rsidR="00F74175" w:rsidRPr="00D30CEA">
        <w:rPr>
          <w:rFonts w:ascii="Georgia" w:hAnsi="Georgia"/>
          <w:sz w:val="21"/>
          <w:szCs w:val="21"/>
        </w:rPr>
        <w:t xml:space="preserve"> </w:t>
      </w:r>
    </w:p>
    <w:p w14:paraId="0731715D" w14:textId="40E25C73" w:rsidR="001E0088" w:rsidRPr="00A11B0A" w:rsidRDefault="00A11B0A" w:rsidP="00D75367">
      <w:pPr>
        <w:spacing w:after="0"/>
        <w:jc w:val="right"/>
        <w:rPr>
          <w:rFonts w:ascii="Georgia" w:hAnsi="Georgia" w:cs="Times New Roman"/>
          <w:sz w:val="21"/>
          <w:szCs w:val="21"/>
        </w:rPr>
      </w:pPr>
      <w:r>
        <w:rPr>
          <w:rFonts w:ascii="Georgia" w:hAnsi="Georgia" w:cs="Times New Roman"/>
          <w:sz w:val="21"/>
          <w:szCs w:val="21"/>
        </w:rPr>
        <w:t>Erndtebrück, 22.02.2023</w:t>
      </w:r>
    </w:p>
    <w:p w14:paraId="670DB82B" w14:textId="77777777" w:rsidR="00D75367" w:rsidRPr="00A11B0A" w:rsidRDefault="00D75367" w:rsidP="00D75367">
      <w:pPr>
        <w:spacing w:after="0"/>
        <w:jc w:val="right"/>
        <w:rPr>
          <w:rFonts w:ascii="Georgia" w:hAnsi="Georgia" w:cs="Times New Roman"/>
          <w:sz w:val="21"/>
          <w:szCs w:val="21"/>
        </w:rPr>
      </w:pPr>
    </w:p>
    <w:p w14:paraId="0098600D" w14:textId="63232EBA" w:rsidR="000A5AB8" w:rsidRPr="0099776A" w:rsidRDefault="0099776A" w:rsidP="00590834">
      <w:pPr>
        <w:spacing w:after="0"/>
        <w:rPr>
          <w:rFonts w:ascii="Georgia" w:hAnsi="Georgia" w:cs="Times New Roman"/>
          <w:b/>
          <w:sz w:val="21"/>
          <w:szCs w:val="21"/>
        </w:rPr>
      </w:pPr>
      <w:r w:rsidRPr="0099776A">
        <w:rPr>
          <w:rFonts w:ascii="Georgia" w:hAnsi="Georgia" w:cs="Times New Roman"/>
          <w:b/>
          <w:sz w:val="21"/>
          <w:szCs w:val="21"/>
        </w:rPr>
        <w:t>Bewerbung um ein Praktikum i</w:t>
      </w:r>
      <w:r w:rsidR="0044795E">
        <w:rPr>
          <w:rFonts w:ascii="Georgia" w:hAnsi="Georgia" w:cs="Times New Roman"/>
          <w:b/>
          <w:sz w:val="21"/>
          <w:szCs w:val="21"/>
        </w:rPr>
        <w:t>n der Wirtschaftsprüfung</w:t>
      </w:r>
    </w:p>
    <w:p w14:paraId="3A5BDDA8" w14:textId="77777777" w:rsidR="004A615C" w:rsidRPr="0099776A" w:rsidRDefault="004A615C" w:rsidP="000A5AB8">
      <w:pPr>
        <w:spacing w:after="0"/>
        <w:rPr>
          <w:rFonts w:ascii="Georgia" w:hAnsi="Georgia" w:cs="Times New Roman"/>
          <w:b/>
          <w:sz w:val="21"/>
          <w:szCs w:val="21"/>
        </w:rPr>
      </w:pPr>
    </w:p>
    <w:p w14:paraId="61CDE0AD" w14:textId="5D9C3695" w:rsidR="00034B68" w:rsidRPr="0099776A" w:rsidRDefault="0099776A" w:rsidP="00375D2D">
      <w:pPr>
        <w:spacing w:after="0"/>
        <w:jc w:val="both"/>
        <w:rPr>
          <w:rFonts w:ascii="Georgia" w:hAnsi="Georgia" w:cs="Times New Roman"/>
          <w:sz w:val="21"/>
          <w:szCs w:val="21"/>
        </w:rPr>
      </w:pPr>
      <w:r w:rsidRPr="0099776A">
        <w:rPr>
          <w:rFonts w:ascii="Georgia" w:hAnsi="Georgia" w:cs="Times New Roman"/>
          <w:sz w:val="21"/>
          <w:szCs w:val="21"/>
        </w:rPr>
        <w:t>Sehr geehrte Damen und Herren</w:t>
      </w:r>
      <w:r w:rsidR="00E65B09" w:rsidRPr="0099776A">
        <w:rPr>
          <w:rFonts w:ascii="Georgia" w:hAnsi="Georgia" w:cs="Times New Roman"/>
          <w:sz w:val="21"/>
          <w:szCs w:val="21"/>
        </w:rPr>
        <w:t xml:space="preserve">, </w:t>
      </w:r>
    </w:p>
    <w:p w14:paraId="433CF1AE" w14:textId="14106765" w:rsidR="00E65B09" w:rsidRPr="0099776A" w:rsidRDefault="00E65B09" w:rsidP="00375D2D">
      <w:pPr>
        <w:spacing w:after="0"/>
        <w:jc w:val="both"/>
        <w:rPr>
          <w:rFonts w:ascii="Georgia" w:hAnsi="Georgia" w:cs="Times New Roman"/>
          <w:sz w:val="21"/>
          <w:szCs w:val="21"/>
        </w:rPr>
      </w:pPr>
    </w:p>
    <w:p w14:paraId="788F9516" w14:textId="5A7308B6" w:rsidR="00D75367" w:rsidRPr="00D75367" w:rsidRDefault="00A11B0A" w:rsidP="00421F10">
      <w:pPr>
        <w:spacing w:after="0"/>
        <w:jc w:val="both"/>
        <w:rPr>
          <w:rFonts w:ascii="Georgia" w:hAnsi="Georgia" w:cs="Times New Roman"/>
          <w:sz w:val="21"/>
          <w:szCs w:val="21"/>
        </w:rPr>
      </w:pPr>
      <w:r>
        <w:rPr>
          <w:rFonts w:ascii="Georgia" w:hAnsi="Georgia" w:cs="Times New Roman"/>
          <w:sz w:val="21"/>
          <w:szCs w:val="21"/>
        </w:rPr>
        <w:t xml:space="preserve">bereits in meiner Schulzeit habe ich festgestellt, wie wichtig mir ein ambitioniertes Arbeitsumfeld und </w:t>
      </w:r>
      <w:r w:rsidR="0022714C">
        <w:rPr>
          <w:rFonts w:ascii="Georgia" w:hAnsi="Georgia" w:cs="Times New Roman"/>
          <w:sz w:val="21"/>
          <w:szCs w:val="21"/>
        </w:rPr>
        <w:t>herausfordernde Aufgabenstellungen sind. Genau diese Aspekte assoziiere ich mit einer Tätigkeit i</w:t>
      </w:r>
      <w:r w:rsidR="0044795E">
        <w:rPr>
          <w:rFonts w:ascii="Georgia" w:hAnsi="Georgia" w:cs="Times New Roman"/>
          <w:sz w:val="21"/>
          <w:szCs w:val="21"/>
        </w:rPr>
        <w:t>n der Wirtschaf</w:t>
      </w:r>
      <w:r w:rsidR="00A2371E">
        <w:rPr>
          <w:rFonts w:ascii="Georgia" w:hAnsi="Georgia" w:cs="Times New Roman"/>
          <w:sz w:val="21"/>
          <w:szCs w:val="21"/>
        </w:rPr>
        <w:t>tsprüfung</w:t>
      </w:r>
      <w:r w:rsidR="0022714C">
        <w:rPr>
          <w:rFonts w:ascii="Georgia" w:hAnsi="Georgia" w:cs="Times New Roman"/>
          <w:sz w:val="21"/>
          <w:szCs w:val="21"/>
        </w:rPr>
        <w:t xml:space="preserve">. </w:t>
      </w:r>
      <w:r w:rsidR="001D3BBA">
        <w:rPr>
          <w:rFonts w:ascii="Georgia" w:hAnsi="Georgia" w:cs="Times New Roman"/>
          <w:sz w:val="21"/>
          <w:szCs w:val="21"/>
        </w:rPr>
        <w:t xml:space="preserve">Besonders spannend finde ich die wirtschaftliche Rolle </w:t>
      </w:r>
      <w:r w:rsidR="00F7459A">
        <w:rPr>
          <w:rFonts w:ascii="Georgia" w:hAnsi="Georgia" w:cs="Times New Roman"/>
          <w:sz w:val="21"/>
          <w:szCs w:val="21"/>
        </w:rPr>
        <w:t>der Wirtschaftsprüfer, die mit ihrer Arbeit die</w:t>
      </w:r>
      <w:r w:rsidR="00233BAE">
        <w:rPr>
          <w:rFonts w:ascii="Georgia" w:hAnsi="Georgia" w:cs="Times New Roman"/>
          <w:sz w:val="21"/>
          <w:szCs w:val="21"/>
        </w:rPr>
        <w:t xml:space="preserve"> geregelte</w:t>
      </w:r>
      <w:r w:rsidR="00F7459A">
        <w:rPr>
          <w:rFonts w:ascii="Georgia" w:hAnsi="Georgia" w:cs="Times New Roman"/>
          <w:sz w:val="21"/>
          <w:szCs w:val="21"/>
        </w:rPr>
        <w:t xml:space="preserve"> </w:t>
      </w:r>
      <w:r w:rsidR="00593285">
        <w:rPr>
          <w:rFonts w:ascii="Georgia" w:hAnsi="Georgia" w:cs="Times New Roman"/>
          <w:sz w:val="21"/>
          <w:szCs w:val="21"/>
        </w:rPr>
        <w:t>Funktionsfähigkeit der einzelnen Unternehmen, aber auch der gesamten Wirtschaft</w:t>
      </w:r>
      <w:r w:rsidR="00233BAE">
        <w:rPr>
          <w:rFonts w:ascii="Georgia" w:hAnsi="Georgia" w:cs="Times New Roman"/>
          <w:sz w:val="21"/>
          <w:szCs w:val="21"/>
        </w:rPr>
        <w:t xml:space="preserve"> sicherstellen. </w:t>
      </w:r>
      <w:r w:rsidR="0022714C">
        <w:rPr>
          <w:rFonts w:ascii="Georgia" w:hAnsi="Georgia" w:cs="Times New Roman"/>
          <w:sz w:val="21"/>
          <w:szCs w:val="21"/>
        </w:rPr>
        <w:t>Mich fasziniert d</w:t>
      </w:r>
      <w:r w:rsidR="00A2371E">
        <w:rPr>
          <w:rFonts w:ascii="Georgia" w:hAnsi="Georgia" w:cs="Times New Roman"/>
          <w:sz w:val="21"/>
          <w:szCs w:val="21"/>
        </w:rPr>
        <w:t>er tiefe Einblick in die Kenn</w:t>
      </w:r>
      <w:r w:rsidR="006C3CF3">
        <w:rPr>
          <w:rFonts w:ascii="Georgia" w:hAnsi="Georgia" w:cs="Times New Roman"/>
          <w:sz w:val="21"/>
          <w:szCs w:val="21"/>
        </w:rPr>
        <w:t>zahlen bedeutender Unternehmen</w:t>
      </w:r>
      <w:r w:rsidR="00421F10">
        <w:rPr>
          <w:rFonts w:ascii="Georgia" w:hAnsi="Georgia" w:cs="Times New Roman"/>
          <w:sz w:val="21"/>
          <w:szCs w:val="21"/>
        </w:rPr>
        <w:t xml:space="preserve"> </w:t>
      </w:r>
      <w:r w:rsidR="005D015D">
        <w:rPr>
          <w:rFonts w:ascii="Georgia" w:hAnsi="Georgia" w:cs="Times New Roman"/>
          <w:sz w:val="21"/>
          <w:szCs w:val="21"/>
        </w:rPr>
        <w:t xml:space="preserve">sowie </w:t>
      </w:r>
      <w:r w:rsidR="0022714C">
        <w:rPr>
          <w:rFonts w:ascii="Georgia" w:hAnsi="Georgia" w:cs="Times New Roman"/>
          <w:sz w:val="21"/>
          <w:szCs w:val="21"/>
        </w:rPr>
        <w:t>d</w:t>
      </w:r>
      <w:r w:rsidR="00C41662">
        <w:rPr>
          <w:rFonts w:ascii="Georgia" w:hAnsi="Georgia" w:cs="Times New Roman"/>
          <w:sz w:val="21"/>
          <w:szCs w:val="21"/>
        </w:rPr>
        <w:t xml:space="preserve">as damit verbundene Verständnis für die </w:t>
      </w:r>
      <w:r w:rsidR="00E70161">
        <w:rPr>
          <w:rFonts w:ascii="Georgia" w:hAnsi="Georgia" w:cs="Times New Roman"/>
          <w:sz w:val="21"/>
          <w:szCs w:val="21"/>
        </w:rPr>
        <w:t xml:space="preserve">Funktionsweise </w:t>
      </w:r>
      <w:r w:rsidR="00B27B19">
        <w:rPr>
          <w:rFonts w:ascii="Georgia" w:hAnsi="Georgia" w:cs="Times New Roman"/>
          <w:sz w:val="21"/>
          <w:szCs w:val="21"/>
        </w:rPr>
        <w:t>der Firmen</w:t>
      </w:r>
      <w:r w:rsidR="001A6C2D">
        <w:rPr>
          <w:rFonts w:ascii="Georgia" w:hAnsi="Georgia" w:cs="Times New Roman"/>
          <w:sz w:val="21"/>
          <w:szCs w:val="21"/>
        </w:rPr>
        <w:t xml:space="preserve">, </w:t>
      </w:r>
      <w:r w:rsidR="00272F3B">
        <w:rPr>
          <w:rFonts w:ascii="Georgia" w:hAnsi="Georgia" w:cs="Times New Roman"/>
          <w:sz w:val="21"/>
          <w:szCs w:val="21"/>
        </w:rPr>
        <w:t>welches man in diesem Umfang nur in der Wirtsch</w:t>
      </w:r>
      <w:r w:rsidR="00403F73">
        <w:rPr>
          <w:rFonts w:ascii="Georgia" w:hAnsi="Georgia" w:cs="Times New Roman"/>
          <w:sz w:val="21"/>
          <w:szCs w:val="21"/>
        </w:rPr>
        <w:t>a</w:t>
      </w:r>
      <w:r w:rsidR="00272F3B">
        <w:rPr>
          <w:rFonts w:ascii="Georgia" w:hAnsi="Georgia" w:cs="Times New Roman"/>
          <w:sz w:val="21"/>
          <w:szCs w:val="21"/>
        </w:rPr>
        <w:t>ftsprüfung</w:t>
      </w:r>
      <w:r w:rsidR="005D015D">
        <w:rPr>
          <w:rFonts w:ascii="Georgia" w:hAnsi="Georgia" w:cs="Times New Roman"/>
          <w:sz w:val="21"/>
          <w:szCs w:val="21"/>
        </w:rPr>
        <w:t xml:space="preserve"> bekommen kann. Um mein bisher angesammeltes Wissen über</w:t>
      </w:r>
      <w:r w:rsidR="002B3CB3">
        <w:rPr>
          <w:rFonts w:ascii="Georgia" w:hAnsi="Georgia" w:cs="Times New Roman"/>
          <w:sz w:val="21"/>
          <w:szCs w:val="21"/>
        </w:rPr>
        <w:t xml:space="preserve"> die finanziellen </w:t>
      </w:r>
      <w:r w:rsidR="00FA281E">
        <w:rPr>
          <w:rFonts w:ascii="Georgia" w:hAnsi="Georgia" w:cs="Times New Roman"/>
          <w:sz w:val="21"/>
          <w:szCs w:val="21"/>
        </w:rPr>
        <w:t>Abläufe und Zahlen eines Unternehmens</w:t>
      </w:r>
      <w:r w:rsidR="005D015D">
        <w:rPr>
          <w:rFonts w:ascii="Georgia" w:hAnsi="Georgia" w:cs="Times New Roman"/>
          <w:sz w:val="21"/>
          <w:szCs w:val="21"/>
        </w:rPr>
        <w:t xml:space="preserve"> zu vertiefen und einen bereichernden Einblick in die Branche zu bekommen, würde ich Sie gerne</w:t>
      </w:r>
      <w:r w:rsidR="00421F10">
        <w:rPr>
          <w:rFonts w:ascii="Georgia" w:hAnsi="Georgia" w:cs="Times New Roman"/>
          <w:sz w:val="21"/>
          <w:szCs w:val="21"/>
        </w:rPr>
        <w:t xml:space="preserve"> nach meinem ersten Semester</w:t>
      </w:r>
      <w:r w:rsidR="005D015D">
        <w:rPr>
          <w:rFonts w:ascii="Georgia" w:hAnsi="Georgia" w:cs="Times New Roman"/>
          <w:sz w:val="21"/>
          <w:szCs w:val="21"/>
        </w:rPr>
        <w:t xml:space="preserve"> ab August 2023 als Praktikant in Ihrem Frankfurter Office für eine Dauer von zwölf </w:t>
      </w:r>
      <w:r w:rsidR="00421F10">
        <w:rPr>
          <w:rFonts w:ascii="Georgia" w:hAnsi="Georgia" w:cs="Times New Roman"/>
          <w:sz w:val="21"/>
          <w:szCs w:val="21"/>
        </w:rPr>
        <w:t>Wochen</w:t>
      </w:r>
      <w:r w:rsidR="005D015D">
        <w:rPr>
          <w:rFonts w:ascii="Georgia" w:hAnsi="Georgia" w:cs="Times New Roman"/>
          <w:sz w:val="21"/>
          <w:szCs w:val="21"/>
        </w:rPr>
        <w:t xml:space="preserve"> unterstützen.</w:t>
      </w:r>
    </w:p>
    <w:p w14:paraId="7C92E2F7" w14:textId="77777777" w:rsidR="00D75367" w:rsidRDefault="00D75367" w:rsidP="00E65B09">
      <w:pPr>
        <w:spacing w:after="0"/>
        <w:jc w:val="both"/>
        <w:rPr>
          <w:rFonts w:ascii="Georgia" w:hAnsi="Georgia" w:cs="Times New Roman"/>
          <w:sz w:val="21"/>
          <w:szCs w:val="21"/>
        </w:rPr>
      </w:pPr>
    </w:p>
    <w:p w14:paraId="0F3E6918" w14:textId="31571E5D" w:rsidR="00D75367" w:rsidRPr="00E65B09" w:rsidRDefault="00421F10" w:rsidP="00851399">
      <w:pPr>
        <w:spacing w:after="0"/>
        <w:jc w:val="both"/>
        <w:rPr>
          <w:rFonts w:ascii="Georgia" w:hAnsi="Georgia" w:cs="Times New Roman"/>
          <w:sz w:val="21"/>
          <w:szCs w:val="21"/>
        </w:rPr>
      </w:pPr>
      <w:r>
        <w:rPr>
          <w:rFonts w:ascii="Georgia" w:hAnsi="Georgia" w:cs="Times New Roman"/>
          <w:sz w:val="21"/>
          <w:szCs w:val="21"/>
        </w:rPr>
        <w:t>Nach meinem Abitur 2022 beginne ich im April mein Wirtschaftswissenschaften-Studium an der Goethe Universität in Frankfurt</w:t>
      </w:r>
      <w:r w:rsidR="003E2F72">
        <w:rPr>
          <w:rFonts w:ascii="Georgia" w:hAnsi="Georgia" w:cs="Times New Roman"/>
          <w:sz w:val="21"/>
          <w:szCs w:val="21"/>
        </w:rPr>
        <w:t xml:space="preserve"> am Main</w:t>
      </w:r>
      <w:r>
        <w:rPr>
          <w:rFonts w:ascii="Georgia" w:hAnsi="Georgia" w:cs="Times New Roman"/>
          <w:sz w:val="21"/>
          <w:szCs w:val="21"/>
        </w:rPr>
        <w:t>.</w:t>
      </w:r>
      <w:r w:rsidR="00297719">
        <w:rPr>
          <w:rFonts w:ascii="Georgia" w:hAnsi="Georgia" w:cs="Times New Roman"/>
          <w:sz w:val="21"/>
          <w:szCs w:val="21"/>
        </w:rPr>
        <w:t xml:space="preserve"> In der Lernphase für meinen </w:t>
      </w:r>
      <w:r w:rsidR="000F1503">
        <w:rPr>
          <w:rFonts w:ascii="Georgia" w:hAnsi="Georgia" w:cs="Times New Roman"/>
          <w:sz w:val="21"/>
          <w:szCs w:val="21"/>
        </w:rPr>
        <w:t>Schula</w:t>
      </w:r>
      <w:r w:rsidR="00297719">
        <w:rPr>
          <w:rFonts w:ascii="Georgia" w:hAnsi="Georgia" w:cs="Times New Roman"/>
          <w:sz w:val="21"/>
          <w:szCs w:val="21"/>
        </w:rPr>
        <w:t xml:space="preserve">bschluss fiel ich bei meinen Freunden vor Allem durch meinen Ehrgeiz und </w:t>
      </w:r>
      <w:r w:rsidR="003E2F72">
        <w:rPr>
          <w:rFonts w:ascii="Georgia" w:hAnsi="Georgia" w:cs="Times New Roman"/>
          <w:sz w:val="21"/>
          <w:szCs w:val="21"/>
        </w:rPr>
        <w:t xml:space="preserve">mein </w:t>
      </w:r>
      <w:r w:rsidR="00297719">
        <w:rPr>
          <w:rFonts w:ascii="Georgia" w:hAnsi="Georgia" w:cs="Times New Roman"/>
          <w:sz w:val="21"/>
          <w:szCs w:val="21"/>
        </w:rPr>
        <w:t>Durchhaltevermögen auf</w:t>
      </w:r>
      <w:r w:rsidR="007F7359">
        <w:rPr>
          <w:rFonts w:ascii="Georgia" w:hAnsi="Georgia" w:cs="Times New Roman"/>
          <w:sz w:val="21"/>
          <w:szCs w:val="21"/>
        </w:rPr>
        <w:t xml:space="preserve"> -</w:t>
      </w:r>
      <w:r w:rsidR="00297719">
        <w:rPr>
          <w:rFonts w:ascii="Georgia" w:hAnsi="Georgia" w:cs="Times New Roman"/>
          <w:sz w:val="21"/>
          <w:szCs w:val="21"/>
        </w:rPr>
        <w:t xml:space="preserve"> beides Eigenschaften, von denen ich glaube, dass sie mir vermutlich auch im späteren Berufsleben helfen werden. In dieser Zeit hat sich für mich bestätig, dass sich harte Arbeit auszahlt, da ich meinen Notenschnitt zum Schluss nochmal deutlich verbessern konnte</w:t>
      </w:r>
      <w:r w:rsidR="00851399">
        <w:rPr>
          <w:rFonts w:ascii="Georgia" w:hAnsi="Georgia" w:cs="Times New Roman"/>
          <w:sz w:val="21"/>
          <w:szCs w:val="21"/>
        </w:rPr>
        <w:t xml:space="preserve">. </w:t>
      </w:r>
      <w:r>
        <w:rPr>
          <w:rFonts w:ascii="Georgia" w:hAnsi="Georgia" w:cs="Times New Roman"/>
          <w:sz w:val="21"/>
          <w:szCs w:val="21"/>
        </w:rPr>
        <w:t xml:space="preserve">Da es mir Spaß macht, anderen Menschen zu helfen und im Team zusammen etwas zu bewirken, </w:t>
      </w:r>
      <w:r w:rsidR="00352C00">
        <w:rPr>
          <w:rFonts w:ascii="Georgia" w:hAnsi="Georgia" w:cs="Times New Roman"/>
          <w:sz w:val="21"/>
          <w:szCs w:val="21"/>
        </w:rPr>
        <w:t>engagiere ich</w:t>
      </w:r>
      <w:r>
        <w:rPr>
          <w:rFonts w:ascii="Georgia" w:hAnsi="Georgia" w:cs="Times New Roman"/>
          <w:sz w:val="21"/>
          <w:szCs w:val="21"/>
        </w:rPr>
        <w:t xml:space="preserve"> mich seit Juli 2022 bei der Bad Berleburger-Erndtebrücker Tafel. Dabei fand ich es besonders erfüllend, </w:t>
      </w:r>
      <w:r w:rsidR="0034273D">
        <w:rPr>
          <w:rFonts w:ascii="Georgia" w:hAnsi="Georgia" w:cs="Times New Roman"/>
          <w:sz w:val="21"/>
          <w:szCs w:val="21"/>
        </w:rPr>
        <w:t>meine hohe Einsatzbereitschaft auszuleben und</w:t>
      </w:r>
      <w:r w:rsidR="00297719">
        <w:rPr>
          <w:rFonts w:ascii="Georgia" w:hAnsi="Georgia" w:cs="Times New Roman"/>
          <w:sz w:val="21"/>
          <w:szCs w:val="21"/>
        </w:rPr>
        <w:t xml:space="preserve"> das Resultat der eigenen Anstrengungen zu sehen, in diesem Fall die Dankbarkeit der Bedürftigen.</w:t>
      </w:r>
      <w:r>
        <w:rPr>
          <w:rFonts w:ascii="Georgia" w:hAnsi="Georgia" w:cs="Times New Roman"/>
          <w:sz w:val="21"/>
          <w:szCs w:val="21"/>
        </w:rPr>
        <w:t xml:space="preserve"> </w:t>
      </w:r>
      <w:r w:rsidR="00297719">
        <w:rPr>
          <w:rFonts w:ascii="Georgia" w:hAnsi="Georgia" w:cs="Times New Roman"/>
          <w:sz w:val="21"/>
          <w:szCs w:val="21"/>
        </w:rPr>
        <w:t>In meiner Freizeit betreibe ich darüber hinaus gerne Kraftsport, da ich auch dort an meiner Disziplin arbeiten und mich mit ebenfalls zielstrebigen Menschen austauschen kann.</w:t>
      </w:r>
      <w:r w:rsidR="006C04D1">
        <w:rPr>
          <w:rFonts w:ascii="Georgia" w:hAnsi="Georgia" w:cs="Times New Roman"/>
          <w:sz w:val="21"/>
          <w:szCs w:val="21"/>
        </w:rPr>
        <w:t xml:space="preserve"> Außerdem </w:t>
      </w:r>
      <w:r w:rsidR="00D22F96">
        <w:rPr>
          <w:rFonts w:ascii="Georgia" w:hAnsi="Georgia" w:cs="Times New Roman"/>
          <w:sz w:val="21"/>
          <w:szCs w:val="21"/>
        </w:rPr>
        <w:t>spiele ich</w:t>
      </w:r>
      <w:r w:rsidR="00234133">
        <w:rPr>
          <w:rFonts w:ascii="Georgia" w:hAnsi="Georgia" w:cs="Times New Roman"/>
          <w:sz w:val="21"/>
          <w:szCs w:val="21"/>
        </w:rPr>
        <w:t xml:space="preserve"> als ehemaliges Gründungsmitglied einer Schulband </w:t>
      </w:r>
      <w:r w:rsidR="00D22F96">
        <w:rPr>
          <w:rFonts w:ascii="Georgia" w:hAnsi="Georgia" w:cs="Times New Roman"/>
          <w:sz w:val="21"/>
          <w:szCs w:val="21"/>
        </w:rPr>
        <w:t>gern Schlagzeug</w:t>
      </w:r>
      <w:r w:rsidR="00C50926">
        <w:rPr>
          <w:rFonts w:ascii="Georgia" w:hAnsi="Georgia" w:cs="Times New Roman"/>
          <w:sz w:val="21"/>
          <w:szCs w:val="21"/>
        </w:rPr>
        <w:t xml:space="preserve">, </w:t>
      </w:r>
      <w:r w:rsidR="007C1ABF">
        <w:rPr>
          <w:rFonts w:ascii="Georgia" w:hAnsi="Georgia" w:cs="Times New Roman"/>
          <w:sz w:val="21"/>
          <w:szCs w:val="21"/>
        </w:rPr>
        <w:t>wobei</w:t>
      </w:r>
      <w:r w:rsidR="00C50926">
        <w:rPr>
          <w:rFonts w:ascii="Georgia" w:hAnsi="Georgia" w:cs="Times New Roman"/>
          <w:sz w:val="21"/>
          <w:szCs w:val="21"/>
        </w:rPr>
        <w:t xml:space="preserve"> ich</w:t>
      </w:r>
      <w:r w:rsidR="00CB7F4D">
        <w:rPr>
          <w:rFonts w:ascii="Georgia" w:hAnsi="Georgia" w:cs="Times New Roman"/>
          <w:sz w:val="21"/>
          <w:szCs w:val="21"/>
        </w:rPr>
        <w:t xml:space="preserve"> </w:t>
      </w:r>
      <w:r w:rsidR="00C50926">
        <w:rPr>
          <w:rFonts w:ascii="Georgia" w:hAnsi="Georgia" w:cs="Times New Roman"/>
          <w:sz w:val="21"/>
          <w:szCs w:val="21"/>
        </w:rPr>
        <w:t>aufgrund meines Instruments</w:t>
      </w:r>
      <w:r w:rsidR="00DB05D5">
        <w:rPr>
          <w:rFonts w:ascii="Georgia" w:hAnsi="Georgia" w:cs="Times New Roman"/>
          <w:sz w:val="21"/>
          <w:szCs w:val="21"/>
        </w:rPr>
        <w:t xml:space="preserve"> stets die Verantwortung</w:t>
      </w:r>
      <w:r w:rsidR="00380AF9">
        <w:rPr>
          <w:rFonts w:ascii="Georgia" w:hAnsi="Georgia" w:cs="Times New Roman"/>
          <w:sz w:val="21"/>
          <w:szCs w:val="21"/>
        </w:rPr>
        <w:t xml:space="preserve"> </w:t>
      </w:r>
      <w:r w:rsidR="00411679">
        <w:rPr>
          <w:rFonts w:ascii="Georgia" w:hAnsi="Georgia" w:cs="Times New Roman"/>
          <w:sz w:val="21"/>
          <w:szCs w:val="21"/>
        </w:rPr>
        <w:t>dafür getra</w:t>
      </w:r>
      <w:r w:rsidR="00380AF9">
        <w:rPr>
          <w:rFonts w:ascii="Georgia" w:hAnsi="Georgia" w:cs="Times New Roman"/>
          <w:sz w:val="21"/>
          <w:szCs w:val="21"/>
        </w:rPr>
        <w:t>gen habe</w:t>
      </w:r>
      <w:r w:rsidR="007509F5">
        <w:rPr>
          <w:rFonts w:ascii="Georgia" w:hAnsi="Georgia" w:cs="Times New Roman"/>
          <w:sz w:val="21"/>
          <w:szCs w:val="21"/>
        </w:rPr>
        <w:t xml:space="preserve">, den Rest der Band </w:t>
      </w:r>
      <w:r w:rsidR="005E075E">
        <w:rPr>
          <w:rFonts w:ascii="Georgia" w:hAnsi="Georgia" w:cs="Times New Roman"/>
          <w:sz w:val="21"/>
          <w:szCs w:val="21"/>
        </w:rPr>
        <w:t>taktsicher durch den Auftritt zu führen.</w:t>
      </w:r>
      <w:r w:rsidR="00C20190">
        <w:rPr>
          <w:rFonts w:ascii="Georgia" w:hAnsi="Georgia" w:cs="Times New Roman"/>
          <w:sz w:val="21"/>
          <w:szCs w:val="21"/>
        </w:rPr>
        <w:t xml:space="preserve"> Mein</w:t>
      </w:r>
      <w:r w:rsidR="009C701E">
        <w:rPr>
          <w:rFonts w:ascii="Georgia" w:hAnsi="Georgia" w:cs="Times New Roman"/>
          <w:sz w:val="21"/>
          <w:szCs w:val="21"/>
        </w:rPr>
        <w:t xml:space="preserve">en Ehrgeiz und mein Verantwortungsbewusstsein würde ich nun gerne </w:t>
      </w:r>
      <w:r w:rsidR="000C1B92">
        <w:rPr>
          <w:rFonts w:ascii="Georgia" w:hAnsi="Georgia" w:cs="Times New Roman"/>
          <w:sz w:val="21"/>
          <w:szCs w:val="21"/>
        </w:rPr>
        <w:t>in Form eines Praktikums bei Ihnen einbringen.</w:t>
      </w:r>
    </w:p>
    <w:p w14:paraId="2C090CDF" w14:textId="723F9A8E" w:rsidR="00E65B09" w:rsidRPr="00E65B09" w:rsidRDefault="00E65B09" w:rsidP="00E65B09">
      <w:pPr>
        <w:spacing w:after="0"/>
        <w:jc w:val="both"/>
        <w:rPr>
          <w:rFonts w:ascii="Georgia" w:hAnsi="Georgia" w:cs="Times New Roman"/>
          <w:sz w:val="21"/>
          <w:szCs w:val="21"/>
        </w:rPr>
      </w:pPr>
    </w:p>
    <w:p w14:paraId="160154DB" w14:textId="77777777" w:rsidR="00FE44BD" w:rsidRDefault="00FE44BD" w:rsidP="00FE44BD">
      <w:pPr>
        <w:spacing w:after="0"/>
        <w:jc w:val="both"/>
        <w:rPr>
          <w:rFonts w:ascii="Georgia" w:hAnsi="Georgia" w:cs="Times New Roman"/>
          <w:sz w:val="21"/>
          <w:szCs w:val="21"/>
        </w:rPr>
      </w:pPr>
      <w:r>
        <w:rPr>
          <w:rFonts w:ascii="Georgia" w:hAnsi="Georgia" w:cs="Times New Roman"/>
          <w:sz w:val="21"/>
          <w:szCs w:val="21"/>
        </w:rPr>
        <w:t>Baker Tilly scheint mir für dieses Praktikum ideal, da Sie mir aufgrund des großen Ehrfahrungsschatzes Ihrer über 39.000 Mitarbeitern eine enorme Lernkurve bieten können. Ich selbst erachte es als sehr wertvoll, den Kunden individuelle Lösungen, statt vorgefertigten Beratungsprodukten anbieten zu können, da jedes Unternehmen einzigartig ist. Daher finde ich es bemerkenswert, dass Sie mit Ihrem Competence Center Ihre Fähigkeiten bündeln, um firmenspezifische Beratungsansätze bieten zu können.  Außerdem erachte ich Ihre Interdisziplinarität als einen Ihrer großen Vorteile, da Sie Wirtschaftsprüfer, Rechtsanwälte, Steuerberater und Berater unter einem Dach vereinen und so Ihren international vertretenden Kunden ein umfangreiches Produktangebot bieten können.</w:t>
      </w:r>
    </w:p>
    <w:p w14:paraId="7ED44554" w14:textId="77777777" w:rsidR="00517A70" w:rsidRDefault="00517A70" w:rsidP="00FE44BD">
      <w:pPr>
        <w:spacing w:after="0"/>
        <w:jc w:val="both"/>
        <w:rPr>
          <w:rFonts w:ascii="Georgia" w:hAnsi="Georgia" w:cs="Times New Roman"/>
          <w:sz w:val="21"/>
          <w:szCs w:val="21"/>
        </w:rPr>
      </w:pPr>
    </w:p>
    <w:p w14:paraId="033C9316" w14:textId="161A51F2" w:rsidR="00517A70" w:rsidRDefault="0044592E" w:rsidP="00FE44BD">
      <w:pPr>
        <w:spacing w:after="0"/>
        <w:jc w:val="both"/>
        <w:rPr>
          <w:rFonts w:ascii="Georgia" w:hAnsi="Georgia" w:cs="Times New Roman"/>
          <w:sz w:val="21"/>
          <w:szCs w:val="21"/>
        </w:rPr>
      </w:pPr>
      <w:r>
        <w:rPr>
          <w:rFonts w:ascii="Georgia" w:hAnsi="Georgia" w:cs="Times New Roman"/>
          <w:sz w:val="21"/>
          <w:szCs w:val="21"/>
        </w:rPr>
        <w:t>BDO scheint mir für dieses Praktikum ideal, d</w:t>
      </w:r>
      <w:r w:rsidR="00407AC9">
        <w:rPr>
          <w:rFonts w:ascii="Georgia" w:hAnsi="Georgia" w:cs="Times New Roman"/>
          <w:sz w:val="21"/>
          <w:szCs w:val="21"/>
        </w:rPr>
        <w:t xml:space="preserve">a Sie mir als eine der </w:t>
      </w:r>
      <w:r w:rsidR="0001353B">
        <w:rPr>
          <w:rFonts w:ascii="Georgia" w:hAnsi="Georgia" w:cs="Times New Roman"/>
          <w:sz w:val="21"/>
          <w:szCs w:val="21"/>
        </w:rPr>
        <w:t>in Deutschland führenden Wirtschaftsprüfungsgesellschaften eine optimale Lernkurve und einen bereichernden Einblick in die Branche bieten können.</w:t>
      </w:r>
      <w:r>
        <w:rPr>
          <w:rFonts w:ascii="Georgia" w:hAnsi="Georgia" w:cs="Times New Roman"/>
          <w:sz w:val="21"/>
          <w:szCs w:val="21"/>
        </w:rPr>
        <w:t xml:space="preserve"> Ich selbst </w:t>
      </w:r>
      <w:r w:rsidR="001F7636">
        <w:rPr>
          <w:rFonts w:ascii="Georgia" w:hAnsi="Georgia" w:cs="Times New Roman"/>
          <w:sz w:val="21"/>
          <w:szCs w:val="21"/>
        </w:rPr>
        <w:t>habe mich aufgrund meines hohen sozialen Bewusstseins bei der Tafel engagiert, um dort bedürftigen Menschen zu helfen.</w:t>
      </w:r>
      <w:r>
        <w:rPr>
          <w:rFonts w:ascii="Georgia" w:hAnsi="Georgia" w:cs="Times New Roman"/>
          <w:sz w:val="21"/>
          <w:szCs w:val="21"/>
        </w:rPr>
        <w:t xml:space="preserve"> Daher finde ich </w:t>
      </w:r>
      <w:r w:rsidR="006321BD">
        <w:rPr>
          <w:rFonts w:ascii="Georgia" w:hAnsi="Georgia" w:cs="Times New Roman"/>
          <w:sz w:val="21"/>
          <w:szCs w:val="21"/>
        </w:rPr>
        <w:t xml:space="preserve">es bemerkenswert, dass </w:t>
      </w:r>
      <w:r w:rsidR="001F7636">
        <w:rPr>
          <w:rFonts w:ascii="Georgia" w:hAnsi="Georgia" w:cs="Times New Roman"/>
          <w:sz w:val="21"/>
          <w:szCs w:val="21"/>
        </w:rPr>
        <w:t xml:space="preserve">Sie </w:t>
      </w:r>
      <w:r w:rsidR="001B1920">
        <w:rPr>
          <w:rFonts w:ascii="Georgia" w:hAnsi="Georgia" w:cs="Times New Roman"/>
          <w:sz w:val="21"/>
          <w:szCs w:val="21"/>
        </w:rPr>
        <w:t>auch einen Fokus auf Ihre soziale Verantwortung legen und beispiel</w:t>
      </w:r>
      <w:r w:rsidR="00630017">
        <w:rPr>
          <w:rFonts w:ascii="Georgia" w:hAnsi="Georgia" w:cs="Times New Roman"/>
          <w:sz w:val="21"/>
          <w:szCs w:val="21"/>
        </w:rPr>
        <w:t>sweise Kinderwünsche zu Weihnachten erfüllen.</w:t>
      </w:r>
      <w:r w:rsidR="006321BD">
        <w:rPr>
          <w:rFonts w:ascii="Georgia" w:hAnsi="Georgia" w:cs="Times New Roman"/>
          <w:sz w:val="21"/>
          <w:szCs w:val="21"/>
        </w:rPr>
        <w:t xml:space="preserve"> Außerdem erachte ich </w:t>
      </w:r>
      <w:r w:rsidR="00FC70FA">
        <w:rPr>
          <w:rFonts w:ascii="Georgia" w:hAnsi="Georgia" w:cs="Times New Roman"/>
          <w:sz w:val="21"/>
          <w:szCs w:val="21"/>
        </w:rPr>
        <w:t>Ihre Länder Desks</w:t>
      </w:r>
      <w:r w:rsidR="006321BD">
        <w:rPr>
          <w:rFonts w:ascii="Georgia" w:hAnsi="Georgia" w:cs="Times New Roman"/>
          <w:sz w:val="21"/>
          <w:szCs w:val="21"/>
        </w:rPr>
        <w:t xml:space="preserve"> als überaus spannend, da</w:t>
      </w:r>
      <w:r w:rsidR="00FC70FA">
        <w:rPr>
          <w:rFonts w:ascii="Georgia" w:hAnsi="Georgia" w:cs="Times New Roman"/>
          <w:sz w:val="21"/>
          <w:szCs w:val="21"/>
        </w:rPr>
        <w:t xml:space="preserve"> Sie damit Ihren Kunden maßgeschneiderte und realitätsnahe </w:t>
      </w:r>
      <w:r w:rsidR="00202545">
        <w:rPr>
          <w:rFonts w:ascii="Georgia" w:hAnsi="Georgia" w:cs="Times New Roman"/>
          <w:sz w:val="21"/>
          <w:szCs w:val="21"/>
        </w:rPr>
        <w:t>Lösungen b</w:t>
      </w:r>
      <w:r w:rsidR="000734CE">
        <w:rPr>
          <w:rFonts w:ascii="Georgia" w:hAnsi="Georgia" w:cs="Times New Roman"/>
          <w:sz w:val="21"/>
          <w:szCs w:val="21"/>
        </w:rPr>
        <w:t>ereitstellen</w:t>
      </w:r>
      <w:r w:rsidR="00202545">
        <w:rPr>
          <w:rFonts w:ascii="Georgia" w:hAnsi="Georgia" w:cs="Times New Roman"/>
          <w:sz w:val="21"/>
          <w:szCs w:val="21"/>
        </w:rPr>
        <w:t xml:space="preserve"> können. Gerade </w:t>
      </w:r>
      <w:r w:rsidR="005977AE">
        <w:rPr>
          <w:rFonts w:ascii="Georgia" w:hAnsi="Georgia" w:cs="Times New Roman"/>
          <w:sz w:val="21"/>
          <w:szCs w:val="21"/>
        </w:rPr>
        <w:t>China bietet enorm</w:t>
      </w:r>
      <w:r w:rsidR="00D269FC">
        <w:rPr>
          <w:rFonts w:ascii="Georgia" w:hAnsi="Georgia" w:cs="Times New Roman"/>
          <w:sz w:val="21"/>
          <w:szCs w:val="21"/>
        </w:rPr>
        <w:t xml:space="preserve">es Investitionspotential </w:t>
      </w:r>
      <w:r w:rsidR="00BA72E3">
        <w:rPr>
          <w:rFonts w:ascii="Georgia" w:hAnsi="Georgia" w:cs="Times New Roman"/>
          <w:sz w:val="21"/>
          <w:szCs w:val="21"/>
        </w:rPr>
        <w:t xml:space="preserve">für viele Unternehmen </w:t>
      </w:r>
      <w:r w:rsidR="000734CE">
        <w:rPr>
          <w:rFonts w:ascii="Georgia" w:hAnsi="Georgia" w:cs="Times New Roman"/>
          <w:sz w:val="21"/>
          <w:szCs w:val="21"/>
        </w:rPr>
        <w:t xml:space="preserve">und damit verbunden </w:t>
      </w:r>
      <w:r w:rsidR="00FF678E">
        <w:rPr>
          <w:rFonts w:ascii="Georgia" w:hAnsi="Georgia" w:cs="Times New Roman"/>
          <w:sz w:val="21"/>
          <w:szCs w:val="21"/>
        </w:rPr>
        <w:t>großartige Wachstumschancen.</w:t>
      </w:r>
    </w:p>
    <w:p w14:paraId="34D01A4F" w14:textId="77777777" w:rsidR="000448FE" w:rsidRDefault="000448FE" w:rsidP="00FE44BD">
      <w:pPr>
        <w:spacing w:after="0"/>
        <w:jc w:val="both"/>
        <w:rPr>
          <w:rFonts w:ascii="Georgia" w:hAnsi="Georgia" w:cs="Times New Roman"/>
          <w:sz w:val="21"/>
          <w:szCs w:val="21"/>
        </w:rPr>
      </w:pPr>
    </w:p>
    <w:p w14:paraId="497C60F2" w14:textId="7C2951EE" w:rsidR="00FF6A0A" w:rsidRDefault="00D06A28" w:rsidP="00FE44BD">
      <w:pPr>
        <w:spacing w:after="0"/>
        <w:jc w:val="both"/>
        <w:rPr>
          <w:rFonts w:ascii="Georgia" w:hAnsi="Georgia" w:cs="Times New Roman"/>
          <w:sz w:val="21"/>
          <w:szCs w:val="21"/>
        </w:rPr>
      </w:pPr>
      <w:r>
        <w:rPr>
          <w:rFonts w:ascii="Georgia" w:hAnsi="Georgia" w:cs="Times New Roman"/>
          <w:sz w:val="21"/>
          <w:szCs w:val="21"/>
        </w:rPr>
        <w:t>Deloitte scheint mir für dieses Praktikum ideal</w:t>
      </w:r>
      <w:r w:rsidR="00567B9B">
        <w:rPr>
          <w:rFonts w:ascii="Georgia" w:hAnsi="Georgia" w:cs="Times New Roman"/>
          <w:sz w:val="21"/>
          <w:szCs w:val="21"/>
        </w:rPr>
        <w:t xml:space="preserve">, da Sie mit </w:t>
      </w:r>
      <w:r w:rsidR="00C800C9">
        <w:rPr>
          <w:rFonts w:ascii="Georgia" w:hAnsi="Georgia" w:cs="Times New Roman"/>
          <w:sz w:val="21"/>
          <w:szCs w:val="21"/>
        </w:rPr>
        <w:t>Ihrem Status als eine der führenden Wirtschaftspr</w:t>
      </w:r>
      <w:r w:rsidR="009B364C">
        <w:rPr>
          <w:rFonts w:ascii="Georgia" w:hAnsi="Georgia" w:cs="Times New Roman"/>
          <w:sz w:val="21"/>
          <w:szCs w:val="21"/>
        </w:rPr>
        <w:t xml:space="preserve">üfungsgesellschaften für Ihre Kunden </w:t>
      </w:r>
      <w:r w:rsidR="00375E12">
        <w:rPr>
          <w:rFonts w:ascii="Georgia" w:hAnsi="Georgia" w:cs="Times New Roman"/>
          <w:sz w:val="21"/>
          <w:szCs w:val="21"/>
        </w:rPr>
        <w:t>Erfahrung und Vertrauen verkörpern.</w:t>
      </w:r>
      <w:r>
        <w:rPr>
          <w:rFonts w:ascii="Georgia" w:hAnsi="Georgia" w:cs="Times New Roman"/>
          <w:sz w:val="21"/>
          <w:szCs w:val="21"/>
        </w:rPr>
        <w:t xml:space="preserve"> Ich selbst</w:t>
      </w:r>
      <w:r w:rsidR="00FB75A2">
        <w:rPr>
          <w:rFonts w:ascii="Georgia" w:hAnsi="Georgia" w:cs="Times New Roman"/>
          <w:sz w:val="21"/>
          <w:szCs w:val="21"/>
        </w:rPr>
        <w:t xml:space="preserve"> bin </w:t>
      </w:r>
      <w:r w:rsidR="00FB75A2">
        <w:rPr>
          <w:rFonts w:ascii="Georgia" w:hAnsi="Georgia" w:cs="Times New Roman"/>
          <w:sz w:val="21"/>
          <w:szCs w:val="21"/>
        </w:rPr>
        <w:lastRenderedPageBreak/>
        <w:t xml:space="preserve">der Meinung, dass in der von Zahlen geprägten Wirtschaftswelt, </w:t>
      </w:r>
      <w:r w:rsidR="00556353">
        <w:rPr>
          <w:rFonts w:ascii="Georgia" w:hAnsi="Georgia" w:cs="Times New Roman"/>
          <w:sz w:val="21"/>
          <w:szCs w:val="21"/>
        </w:rPr>
        <w:t xml:space="preserve">Vertrauen und Erfahrung ein ausschlaggebender Punkt bei der Wahl </w:t>
      </w:r>
      <w:r w:rsidR="00C34379">
        <w:rPr>
          <w:rFonts w:ascii="Georgia" w:hAnsi="Georgia" w:cs="Times New Roman"/>
          <w:sz w:val="21"/>
          <w:szCs w:val="21"/>
        </w:rPr>
        <w:t>der richtigen Partner darstellt.</w:t>
      </w:r>
      <w:r>
        <w:rPr>
          <w:rFonts w:ascii="Georgia" w:hAnsi="Georgia" w:cs="Times New Roman"/>
          <w:sz w:val="21"/>
          <w:szCs w:val="21"/>
        </w:rPr>
        <w:t xml:space="preserve"> Daher finde ich es bemerkenswert, das</w:t>
      </w:r>
      <w:r w:rsidR="00C34379">
        <w:rPr>
          <w:rFonts w:ascii="Georgia" w:hAnsi="Georgia" w:cs="Times New Roman"/>
          <w:sz w:val="21"/>
          <w:szCs w:val="21"/>
        </w:rPr>
        <w:t xml:space="preserve">s Sie aufgrund Ihrer </w:t>
      </w:r>
      <w:r w:rsidR="00AC34D6">
        <w:rPr>
          <w:rFonts w:ascii="Georgia" w:hAnsi="Georgia" w:cs="Times New Roman"/>
          <w:sz w:val="21"/>
          <w:szCs w:val="21"/>
        </w:rPr>
        <w:t xml:space="preserve">415.000 Mitarbeitern aus aller Welt eine enorme Vielfalt an Themen abdecken und somit </w:t>
      </w:r>
      <w:r w:rsidR="001D2805">
        <w:rPr>
          <w:rFonts w:ascii="Georgia" w:hAnsi="Georgia" w:cs="Times New Roman"/>
          <w:sz w:val="21"/>
          <w:szCs w:val="21"/>
        </w:rPr>
        <w:t xml:space="preserve">genau den passenden Partner für viele bedeutende Unternehmen darstellen. </w:t>
      </w:r>
      <w:r>
        <w:rPr>
          <w:rFonts w:ascii="Georgia" w:hAnsi="Georgia" w:cs="Times New Roman"/>
          <w:sz w:val="21"/>
          <w:szCs w:val="21"/>
        </w:rPr>
        <w:t xml:space="preserve">Außerdem erachte ich </w:t>
      </w:r>
      <w:r w:rsidR="006415F6">
        <w:rPr>
          <w:rFonts w:ascii="Georgia" w:hAnsi="Georgia" w:cs="Times New Roman"/>
          <w:sz w:val="21"/>
          <w:szCs w:val="21"/>
        </w:rPr>
        <w:t>Ihr Smart Audit</w:t>
      </w:r>
      <w:r>
        <w:rPr>
          <w:rFonts w:ascii="Georgia" w:hAnsi="Georgia" w:cs="Times New Roman"/>
          <w:sz w:val="21"/>
          <w:szCs w:val="21"/>
        </w:rPr>
        <w:t xml:space="preserve"> als überaus spannend, da</w:t>
      </w:r>
      <w:r w:rsidR="00435D4C">
        <w:rPr>
          <w:rFonts w:ascii="Georgia" w:hAnsi="Georgia" w:cs="Times New Roman"/>
          <w:sz w:val="21"/>
          <w:szCs w:val="21"/>
        </w:rPr>
        <w:t xml:space="preserve"> Sie </w:t>
      </w:r>
      <w:r w:rsidR="00276581">
        <w:rPr>
          <w:rFonts w:ascii="Georgia" w:hAnsi="Georgia" w:cs="Times New Roman"/>
          <w:sz w:val="21"/>
          <w:szCs w:val="21"/>
        </w:rPr>
        <w:t xml:space="preserve">damit </w:t>
      </w:r>
      <w:r w:rsidR="00C20902">
        <w:rPr>
          <w:rFonts w:ascii="Georgia" w:hAnsi="Georgia" w:cs="Times New Roman"/>
          <w:sz w:val="21"/>
          <w:szCs w:val="21"/>
        </w:rPr>
        <w:t>leistungsstarke und intelligente Technologien mit der ebenso wichtigen menschlichen Komponente von erfahr</w:t>
      </w:r>
      <w:r w:rsidR="00253B57">
        <w:rPr>
          <w:rFonts w:ascii="Georgia" w:hAnsi="Georgia" w:cs="Times New Roman"/>
          <w:sz w:val="21"/>
          <w:szCs w:val="21"/>
        </w:rPr>
        <w:t>enen Wirtschaftsprüfern vereinen, um Ihre Kunden bestmöglich zu unterstützen.</w:t>
      </w:r>
    </w:p>
    <w:p w14:paraId="4E911292" w14:textId="77777777" w:rsidR="008617C4" w:rsidRDefault="008617C4" w:rsidP="00FE44BD">
      <w:pPr>
        <w:spacing w:after="0"/>
        <w:jc w:val="both"/>
        <w:rPr>
          <w:rFonts w:ascii="Georgia" w:hAnsi="Georgia" w:cs="Times New Roman"/>
          <w:sz w:val="21"/>
          <w:szCs w:val="21"/>
        </w:rPr>
      </w:pPr>
    </w:p>
    <w:p w14:paraId="5520AE5A" w14:textId="03B2CCD6" w:rsidR="008617C4" w:rsidRDefault="00B25687" w:rsidP="00FE44BD">
      <w:pPr>
        <w:spacing w:after="0"/>
        <w:jc w:val="both"/>
        <w:rPr>
          <w:rFonts w:ascii="Georgia" w:hAnsi="Georgia" w:cs="Times New Roman"/>
          <w:sz w:val="21"/>
          <w:szCs w:val="21"/>
        </w:rPr>
      </w:pPr>
      <w:r>
        <w:rPr>
          <w:rFonts w:ascii="Georgia" w:hAnsi="Georgia" w:cs="Times New Roman"/>
          <w:sz w:val="21"/>
          <w:szCs w:val="21"/>
        </w:rPr>
        <w:t>EY s</w:t>
      </w:r>
      <w:r w:rsidR="00B67C23">
        <w:rPr>
          <w:rFonts w:ascii="Georgia" w:hAnsi="Georgia" w:cs="Times New Roman"/>
          <w:sz w:val="21"/>
          <w:szCs w:val="21"/>
        </w:rPr>
        <w:t>cheint mir für dieses Praktikum ideal</w:t>
      </w:r>
      <w:r w:rsidR="000924EE">
        <w:rPr>
          <w:rFonts w:ascii="Georgia" w:hAnsi="Georgia" w:cs="Times New Roman"/>
          <w:sz w:val="21"/>
          <w:szCs w:val="21"/>
        </w:rPr>
        <w:t>. Aufgrund Ihre</w:t>
      </w:r>
      <w:r w:rsidR="00B20A8C">
        <w:rPr>
          <w:rFonts w:ascii="Georgia" w:hAnsi="Georgia" w:cs="Times New Roman"/>
          <w:sz w:val="21"/>
          <w:szCs w:val="21"/>
        </w:rPr>
        <w:t xml:space="preserve">s Status als eine der weltweit führenden Wirtschaftsprüfungsgesellschaften vereinen Sie </w:t>
      </w:r>
      <w:r w:rsidR="00411465">
        <w:rPr>
          <w:rFonts w:ascii="Georgia" w:hAnsi="Georgia" w:cs="Times New Roman"/>
          <w:sz w:val="21"/>
          <w:szCs w:val="21"/>
        </w:rPr>
        <w:t xml:space="preserve">über 365.000 Menschen mit </w:t>
      </w:r>
      <w:r w:rsidR="005677E0">
        <w:rPr>
          <w:rFonts w:ascii="Georgia" w:hAnsi="Georgia" w:cs="Times New Roman"/>
          <w:sz w:val="21"/>
          <w:szCs w:val="21"/>
        </w:rPr>
        <w:t>einem enormen Erfahrungsschatz.</w:t>
      </w:r>
      <w:r w:rsidR="00B67C23">
        <w:rPr>
          <w:rFonts w:ascii="Georgia" w:hAnsi="Georgia" w:cs="Times New Roman"/>
          <w:sz w:val="21"/>
          <w:szCs w:val="21"/>
        </w:rPr>
        <w:t xml:space="preserve"> Ich selbst</w:t>
      </w:r>
      <w:r w:rsidR="00F7060D">
        <w:rPr>
          <w:rFonts w:ascii="Georgia" w:hAnsi="Georgia" w:cs="Times New Roman"/>
          <w:sz w:val="21"/>
          <w:szCs w:val="21"/>
        </w:rPr>
        <w:t xml:space="preserve"> bin der Meinung, dass </w:t>
      </w:r>
      <w:r w:rsidR="00BA7A5E">
        <w:rPr>
          <w:rFonts w:ascii="Georgia" w:hAnsi="Georgia" w:cs="Times New Roman"/>
          <w:sz w:val="21"/>
          <w:szCs w:val="21"/>
        </w:rPr>
        <w:t xml:space="preserve">eine gute Zusammenarbeit innerhalb des Teams eine wichtige Voraussetzung für </w:t>
      </w:r>
      <w:r w:rsidR="00482A3F">
        <w:rPr>
          <w:rFonts w:ascii="Georgia" w:hAnsi="Georgia" w:cs="Times New Roman"/>
          <w:sz w:val="21"/>
          <w:szCs w:val="21"/>
        </w:rPr>
        <w:t>bestmögliche Ergebnisse sind.</w:t>
      </w:r>
      <w:r w:rsidR="00B67C23">
        <w:rPr>
          <w:rFonts w:ascii="Georgia" w:hAnsi="Georgia" w:cs="Times New Roman"/>
          <w:sz w:val="21"/>
          <w:szCs w:val="21"/>
        </w:rPr>
        <w:t xml:space="preserve"> Daher finde ich es bemerkenswert, dass</w:t>
      </w:r>
      <w:r w:rsidR="00482A3F">
        <w:rPr>
          <w:rFonts w:ascii="Georgia" w:hAnsi="Georgia" w:cs="Times New Roman"/>
          <w:sz w:val="21"/>
          <w:szCs w:val="21"/>
        </w:rPr>
        <w:t xml:space="preserve"> Sie einen Fokus auf das Zusammenspiel Ihrer Mitarbeiter </w:t>
      </w:r>
      <w:r w:rsidR="002F6CD5">
        <w:rPr>
          <w:rFonts w:ascii="Georgia" w:hAnsi="Georgia" w:cs="Times New Roman"/>
          <w:sz w:val="21"/>
          <w:szCs w:val="21"/>
        </w:rPr>
        <w:t>setzen, diese jederzeit unterstützen und</w:t>
      </w:r>
      <w:r w:rsidR="00081753">
        <w:rPr>
          <w:rFonts w:ascii="Georgia" w:hAnsi="Georgia" w:cs="Times New Roman"/>
          <w:sz w:val="21"/>
          <w:szCs w:val="21"/>
        </w:rPr>
        <w:t xml:space="preserve"> ihnen</w:t>
      </w:r>
      <w:r w:rsidR="002F6CD5">
        <w:rPr>
          <w:rFonts w:ascii="Georgia" w:hAnsi="Georgia" w:cs="Times New Roman"/>
          <w:sz w:val="21"/>
          <w:szCs w:val="21"/>
        </w:rPr>
        <w:t xml:space="preserve"> </w:t>
      </w:r>
      <w:r w:rsidR="00081753">
        <w:rPr>
          <w:rFonts w:ascii="Georgia" w:hAnsi="Georgia" w:cs="Times New Roman"/>
          <w:sz w:val="21"/>
          <w:szCs w:val="21"/>
        </w:rPr>
        <w:t xml:space="preserve">mit </w:t>
      </w:r>
      <w:del w:id="0" w:author="David Döbele" w:date="2023-02-28T18:46:00Z">
        <w:r w:rsidR="00081753" w:rsidDel="007D5AA3">
          <w:rPr>
            <w:rFonts w:ascii="Georgia" w:hAnsi="Georgia" w:cs="Times New Roman"/>
            <w:sz w:val="21"/>
            <w:szCs w:val="21"/>
          </w:rPr>
          <w:delText xml:space="preserve">Anerkennung </w:delText>
        </w:r>
        <w:r w:rsidR="00B67C23" w:rsidDel="007D5AA3">
          <w:rPr>
            <w:rFonts w:ascii="Georgia" w:hAnsi="Georgia" w:cs="Times New Roman"/>
            <w:sz w:val="21"/>
            <w:szCs w:val="21"/>
          </w:rPr>
          <w:delText xml:space="preserve"> </w:delText>
        </w:r>
        <w:r w:rsidR="00081753" w:rsidDel="007D5AA3">
          <w:rPr>
            <w:rFonts w:ascii="Georgia" w:hAnsi="Georgia" w:cs="Times New Roman"/>
            <w:sz w:val="21"/>
            <w:szCs w:val="21"/>
          </w:rPr>
          <w:delText>für</w:delText>
        </w:r>
      </w:del>
      <w:ins w:id="1" w:author="David Döbele" w:date="2023-02-28T18:46:00Z">
        <w:r w:rsidR="007D5AA3">
          <w:rPr>
            <w:rFonts w:ascii="Georgia" w:hAnsi="Georgia" w:cs="Times New Roman"/>
            <w:sz w:val="21"/>
            <w:szCs w:val="21"/>
          </w:rPr>
          <w:t>Anerkennung für</w:t>
        </w:r>
      </w:ins>
      <w:r w:rsidR="00081753">
        <w:rPr>
          <w:rFonts w:ascii="Georgia" w:hAnsi="Georgia" w:cs="Times New Roman"/>
          <w:sz w:val="21"/>
          <w:szCs w:val="21"/>
        </w:rPr>
        <w:t xml:space="preserve"> ihre Leistungen begegnen. </w:t>
      </w:r>
      <w:r w:rsidR="00C53A1C">
        <w:rPr>
          <w:rFonts w:ascii="Georgia" w:hAnsi="Georgia" w:cs="Times New Roman"/>
          <w:sz w:val="21"/>
          <w:szCs w:val="21"/>
        </w:rPr>
        <w:t>Außerdem</w:t>
      </w:r>
      <w:r w:rsidR="00B67C23">
        <w:rPr>
          <w:rFonts w:ascii="Georgia" w:hAnsi="Georgia" w:cs="Times New Roman"/>
          <w:sz w:val="21"/>
          <w:szCs w:val="21"/>
        </w:rPr>
        <w:t xml:space="preserve"> hinaus erachte ich </w:t>
      </w:r>
      <w:r w:rsidR="006047B2">
        <w:rPr>
          <w:rFonts w:ascii="Georgia" w:hAnsi="Georgia" w:cs="Times New Roman"/>
          <w:sz w:val="21"/>
          <w:szCs w:val="21"/>
        </w:rPr>
        <w:t>es</w:t>
      </w:r>
      <w:r w:rsidR="00B67C23">
        <w:rPr>
          <w:rFonts w:ascii="Georgia" w:hAnsi="Georgia" w:cs="Times New Roman"/>
          <w:sz w:val="21"/>
          <w:szCs w:val="21"/>
        </w:rPr>
        <w:t xml:space="preserve"> als überaus </w:t>
      </w:r>
      <w:r w:rsidR="00C53A1C">
        <w:rPr>
          <w:rFonts w:ascii="Georgia" w:hAnsi="Georgia" w:cs="Times New Roman"/>
          <w:sz w:val="21"/>
          <w:szCs w:val="21"/>
        </w:rPr>
        <w:t>spannend, da</w:t>
      </w:r>
      <w:r w:rsidR="00D23E4B">
        <w:rPr>
          <w:rFonts w:ascii="Georgia" w:hAnsi="Georgia" w:cs="Times New Roman"/>
          <w:sz w:val="21"/>
          <w:szCs w:val="21"/>
        </w:rPr>
        <w:t xml:space="preserve">ss man bei Ihnen ab dem ersten Tag Verantwortung übernimmt und bei Ihnen gefördert und </w:t>
      </w:r>
      <w:r w:rsidR="001963AE">
        <w:rPr>
          <w:rFonts w:ascii="Georgia" w:hAnsi="Georgia" w:cs="Times New Roman"/>
          <w:sz w:val="21"/>
          <w:szCs w:val="21"/>
        </w:rPr>
        <w:t xml:space="preserve">motiviert wird. So kann jeder seine Stärken entfalten und </w:t>
      </w:r>
      <w:r w:rsidR="00AD1622">
        <w:rPr>
          <w:rFonts w:ascii="Georgia" w:hAnsi="Georgia" w:cs="Times New Roman"/>
          <w:sz w:val="21"/>
          <w:szCs w:val="21"/>
        </w:rPr>
        <w:t>herausfinden</w:t>
      </w:r>
      <w:r w:rsidR="00367DDB">
        <w:rPr>
          <w:rFonts w:ascii="Georgia" w:hAnsi="Georgia" w:cs="Times New Roman"/>
          <w:sz w:val="21"/>
          <w:szCs w:val="21"/>
        </w:rPr>
        <w:t xml:space="preserve"> und von der außergewöhnlichen Lernkurve profitieren.</w:t>
      </w:r>
    </w:p>
    <w:p w14:paraId="79E0BEED" w14:textId="77777777" w:rsidR="00367DDB" w:rsidRDefault="00367DDB" w:rsidP="00FE44BD">
      <w:pPr>
        <w:spacing w:after="0"/>
        <w:jc w:val="both"/>
        <w:rPr>
          <w:rFonts w:ascii="Georgia" w:hAnsi="Georgia" w:cs="Times New Roman"/>
          <w:sz w:val="21"/>
          <w:szCs w:val="21"/>
        </w:rPr>
      </w:pPr>
    </w:p>
    <w:p w14:paraId="109DEB9E" w14:textId="74F07E95" w:rsidR="00367DDB" w:rsidRDefault="00F33586" w:rsidP="00FE44BD">
      <w:pPr>
        <w:spacing w:after="0"/>
        <w:jc w:val="both"/>
        <w:rPr>
          <w:rFonts w:ascii="Georgia" w:hAnsi="Georgia" w:cs="Times New Roman"/>
          <w:sz w:val="21"/>
          <w:szCs w:val="21"/>
        </w:rPr>
      </w:pPr>
      <w:r>
        <w:rPr>
          <w:rFonts w:ascii="Georgia" w:hAnsi="Georgia" w:cs="Times New Roman"/>
          <w:sz w:val="21"/>
          <w:szCs w:val="21"/>
        </w:rPr>
        <w:t>KPMG scheint mir für dieses Praktikum ideal, da</w:t>
      </w:r>
      <w:r w:rsidR="00213B93">
        <w:rPr>
          <w:rFonts w:ascii="Georgia" w:hAnsi="Georgia" w:cs="Times New Roman"/>
          <w:sz w:val="21"/>
          <w:szCs w:val="21"/>
        </w:rPr>
        <w:t xml:space="preserve"> Sie mir mit Ihrem Status als eine der weltweit führenden Wirtschaftsprüfungsgesellschaften mit langjähriger globaler Erfahrung eine enorme Lernkurve und einen bereichernden Einblick in die Branche bieten können</w:t>
      </w:r>
      <w:r w:rsidR="00BA14C1">
        <w:rPr>
          <w:rFonts w:ascii="Georgia" w:hAnsi="Georgia" w:cs="Times New Roman"/>
          <w:sz w:val="21"/>
          <w:szCs w:val="21"/>
        </w:rPr>
        <w:t>.</w:t>
      </w:r>
      <w:r>
        <w:rPr>
          <w:rFonts w:ascii="Georgia" w:hAnsi="Georgia" w:cs="Times New Roman"/>
          <w:sz w:val="21"/>
          <w:szCs w:val="21"/>
        </w:rPr>
        <w:t xml:space="preserve"> Ich selbst</w:t>
      </w:r>
      <w:r w:rsidR="00D12516">
        <w:rPr>
          <w:rFonts w:ascii="Georgia" w:hAnsi="Georgia" w:cs="Times New Roman"/>
          <w:sz w:val="21"/>
          <w:szCs w:val="21"/>
        </w:rPr>
        <w:t xml:space="preserve"> bin der Meinung, dass es gerade in der von Zahlen geprägten </w:t>
      </w:r>
      <w:r w:rsidR="00E21671">
        <w:rPr>
          <w:rFonts w:ascii="Georgia" w:hAnsi="Georgia" w:cs="Times New Roman"/>
          <w:sz w:val="21"/>
          <w:szCs w:val="21"/>
        </w:rPr>
        <w:t xml:space="preserve">Wirtschaftswelt </w:t>
      </w:r>
      <w:r w:rsidR="00A2224C">
        <w:rPr>
          <w:rFonts w:ascii="Georgia" w:hAnsi="Georgia" w:cs="Times New Roman"/>
          <w:sz w:val="21"/>
          <w:szCs w:val="21"/>
        </w:rPr>
        <w:t xml:space="preserve">wichtiger denn je ist, </w:t>
      </w:r>
      <w:r w:rsidR="003B03D3">
        <w:rPr>
          <w:rFonts w:ascii="Georgia" w:hAnsi="Georgia" w:cs="Times New Roman"/>
          <w:sz w:val="21"/>
          <w:szCs w:val="21"/>
        </w:rPr>
        <w:t>die menschliche Komponente nicht zu vernachlässigen.</w:t>
      </w:r>
      <w:r>
        <w:rPr>
          <w:rFonts w:ascii="Georgia" w:hAnsi="Georgia" w:cs="Times New Roman"/>
          <w:sz w:val="21"/>
          <w:szCs w:val="21"/>
        </w:rPr>
        <w:t xml:space="preserve"> Daher finde ich es bemerkenswert, dass</w:t>
      </w:r>
      <w:r w:rsidR="003B03D3">
        <w:rPr>
          <w:rFonts w:ascii="Georgia" w:hAnsi="Georgia" w:cs="Times New Roman"/>
          <w:sz w:val="21"/>
          <w:szCs w:val="21"/>
        </w:rPr>
        <w:t xml:space="preserve"> Sie bei Ihrer Arbeit den Menschen in den Mittelpunkt stellen</w:t>
      </w:r>
      <w:r w:rsidR="00034AAA">
        <w:rPr>
          <w:rFonts w:ascii="Georgia" w:hAnsi="Georgia" w:cs="Times New Roman"/>
          <w:sz w:val="21"/>
          <w:szCs w:val="21"/>
        </w:rPr>
        <w:t xml:space="preserve"> und somit das </w:t>
      </w:r>
      <w:del w:id="2" w:author="David Döbele" w:date="2023-02-28T18:46:00Z">
        <w:r w:rsidR="00034AAA" w:rsidDel="004E5695">
          <w:rPr>
            <w:rFonts w:ascii="Georgia" w:hAnsi="Georgia" w:cs="Times New Roman"/>
            <w:sz w:val="21"/>
            <w:szCs w:val="21"/>
          </w:rPr>
          <w:delText>beste</w:delText>
        </w:r>
      </w:del>
      <w:ins w:id="3" w:author="David Döbele" w:date="2023-02-28T18:46:00Z">
        <w:r w:rsidR="004E5695">
          <w:rPr>
            <w:rFonts w:ascii="Georgia" w:hAnsi="Georgia" w:cs="Times New Roman"/>
            <w:sz w:val="21"/>
            <w:szCs w:val="21"/>
          </w:rPr>
          <w:t>Beste</w:t>
        </w:r>
      </w:ins>
      <w:r w:rsidR="00034AAA">
        <w:rPr>
          <w:rFonts w:ascii="Georgia" w:hAnsi="Georgia" w:cs="Times New Roman"/>
          <w:sz w:val="21"/>
          <w:szCs w:val="21"/>
        </w:rPr>
        <w:t xml:space="preserve"> aus beiden Welten verbinden. </w:t>
      </w:r>
      <w:r w:rsidR="00017F9D">
        <w:rPr>
          <w:rFonts w:ascii="Georgia" w:hAnsi="Georgia" w:cs="Times New Roman"/>
          <w:sz w:val="21"/>
          <w:szCs w:val="21"/>
        </w:rPr>
        <w:t>Dies schafft Vertrauen bei den Kunden und sorgt darüber hinaus für die nachhaltig besten Ergebnisse.</w:t>
      </w:r>
      <w:r>
        <w:rPr>
          <w:rFonts w:ascii="Georgia" w:hAnsi="Georgia" w:cs="Times New Roman"/>
          <w:sz w:val="21"/>
          <w:szCs w:val="21"/>
        </w:rPr>
        <w:t xml:space="preserve"> Außerdem erachte ich </w:t>
      </w:r>
      <w:r w:rsidR="00BA14C1">
        <w:rPr>
          <w:rFonts w:ascii="Georgia" w:hAnsi="Georgia" w:cs="Times New Roman"/>
          <w:sz w:val="21"/>
          <w:szCs w:val="21"/>
        </w:rPr>
        <w:t>Ihr</w:t>
      </w:r>
      <w:r w:rsidR="00C11722">
        <w:rPr>
          <w:rFonts w:ascii="Georgia" w:hAnsi="Georgia" w:cs="Times New Roman"/>
          <w:sz w:val="21"/>
          <w:szCs w:val="21"/>
        </w:rPr>
        <w:t>en</w:t>
      </w:r>
      <w:r w:rsidR="00BA14C1">
        <w:rPr>
          <w:rFonts w:ascii="Georgia" w:hAnsi="Georgia" w:cs="Times New Roman"/>
          <w:sz w:val="21"/>
          <w:szCs w:val="21"/>
        </w:rPr>
        <w:t xml:space="preserve"> Fokus auf ESG – Environment, Social, Governace</w:t>
      </w:r>
      <w:r w:rsidR="00486F94">
        <w:rPr>
          <w:rFonts w:ascii="Georgia" w:hAnsi="Georgia" w:cs="Times New Roman"/>
          <w:sz w:val="21"/>
          <w:szCs w:val="21"/>
        </w:rPr>
        <w:t xml:space="preserve"> –</w:t>
      </w:r>
      <w:r w:rsidR="00EB27A1">
        <w:rPr>
          <w:rFonts w:ascii="Georgia" w:hAnsi="Georgia" w:cs="Times New Roman"/>
          <w:sz w:val="21"/>
          <w:szCs w:val="21"/>
        </w:rPr>
        <w:t xml:space="preserve"> als überaus spannend, da</w:t>
      </w:r>
      <w:r w:rsidR="00486F94">
        <w:rPr>
          <w:rFonts w:ascii="Georgia" w:hAnsi="Georgia" w:cs="Times New Roman"/>
          <w:sz w:val="21"/>
          <w:szCs w:val="21"/>
        </w:rPr>
        <w:t xml:space="preserve"> dies die zukünftigen Entwickl</w:t>
      </w:r>
      <w:r w:rsidR="00B36F05">
        <w:rPr>
          <w:rFonts w:ascii="Georgia" w:hAnsi="Georgia" w:cs="Times New Roman"/>
          <w:sz w:val="21"/>
          <w:szCs w:val="21"/>
        </w:rPr>
        <w:t>ungen in allen Lebensbereichen umfasst und sicherstellt, dass Ihre Kunden die</w:t>
      </w:r>
      <w:r w:rsidR="00C11722">
        <w:rPr>
          <w:rFonts w:ascii="Georgia" w:hAnsi="Georgia" w:cs="Times New Roman"/>
          <w:sz w:val="21"/>
          <w:szCs w:val="21"/>
        </w:rPr>
        <w:t xml:space="preserve"> daraus </w:t>
      </w:r>
      <w:del w:id="4" w:author="David Döbele" w:date="2023-02-28T18:46:00Z">
        <w:r w:rsidR="00C11722" w:rsidDel="004E5695">
          <w:rPr>
            <w:rFonts w:ascii="Georgia" w:hAnsi="Georgia" w:cs="Times New Roman"/>
            <w:sz w:val="21"/>
            <w:szCs w:val="21"/>
          </w:rPr>
          <w:delText xml:space="preserve">entstehenden </w:delText>
        </w:r>
        <w:r w:rsidR="00B36F05" w:rsidDel="004E5695">
          <w:rPr>
            <w:rFonts w:ascii="Georgia" w:hAnsi="Georgia" w:cs="Times New Roman"/>
            <w:sz w:val="21"/>
            <w:szCs w:val="21"/>
          </w:rPr>
          <w:delText xml:space="preserve"> außergewöhnlichen</w:delText>
        </w:r>
      </w:del>
      <w:ins w:id="5" w:author="David Döbele" w:date="2023-02-28T18:46:00Z">
        <w:r w:rsidR="004E5695">
          <w:rPr>
            <w:rFonts w:ascii="Georgia" w:hAnsi="Georgia" w:cs="Times New Roman"/>
            <w:sz w:val="21"/>
            <w:szCs w:val="21"/>
          </w:rPr>
          <w:t>entstehenden außergewöhnlichen</w:t>
        </w:r>
      </w:ins>
      <w:r w:rsidR="00B36F05">
        <w:rPr>
          <w:rFonts w:ascii="Georgia" w:hAnsi="Georgia" w:cs="Times New Roman"/>
          <w:sz w:val="21"/>
          <w:szCs w:val="21"/>
        </w:rPr>
        <w:t xml:space="preserve"> </w:t>
      </w:r>
      <w:r w:rsidR="00C11722">
        <w:rPr>
          <w:rFonts w:ascii="Georgia" w:hAnsi="Georgia" w:cs="Times New Roman"/>
          <w:sz w:val="21"/>
          <w:szCs w:val="21"/>
        </w:rPr>
        <w:t>Wachstumschancen nicht verpassen.</w:t>
      </w:r>
    </w:p>
    <w:p w14:paraId="28BDC84F" w14:textId="77777777" w:rsidR="00B41523" w:rsidRDefault="00B41523" w:rsidP="00FE44BD">
      <w:pPr>
        <w:spacing w:after="0"/>
        <w:jc w:val="both"/>
        <w:rPr>
          <w:rFonts w:ascii="Georgia" w:hAnsi="Georgia" w:cs="Times New Roman"/>
          <w:sz w:val="21"/>
          <w:szCs w:val="21"/>
        </w:rPr>
      </w:pPr>
    </w:p>
    <w:p w14:paraId="69ADB3CF" w14:textId="20DD540B" w:rsidR="00B41523" w:rsidRDefault="00CE7857" w:rsidP="00FE44BD">
      <w:pPr>
        <w:spacing w:after="0"/>
        <w:jc w:val="both"/>
        <w:rPr>
          <w:rFonts w:ascii="Georgia" w:hAnsi="Georgia" w:cs="Times New Roman"/>
          <w:sz w:val="21"/>
          <w:szCs w:val="21"/>
        </w:rPr>
      </w:pPr>
      <w:r>
        <w:rPr>
          <w:rFonts w:ascii="Georgia" w:hAnsi="Georgia" w:cs="Times New Roman"/>
          <w:sz w:val="21"/>
          <w:szCs w:val="21"/>
        </w:rPr>
        <w:t>PwC scheint mir für dieses Praktikum ideal, da</w:t>
      </w:r>
      <w:r w:rsidR="008E2955">
        <w:rPr>
          <w:rFonts w:ascii="Georgia" w:hAnsi="Georgia" w:cs="Times New Roman"/>
          <w:sz w:val="21"/>
          <w:szCs w:val="21"/>
        </w:rPr>
        <w:t xml:space="preserve"> Sie mir als eine der weltweit führenden Wirtschaftsprüfungs- und Beratungsgesellschaft mit </w:t>
      </w:r>
      <w:r w:rsidR="00875539">
        <w:rPr>
          <w:rFonts w:ascii="Georgia" w:hAnsi="Georgia" w:cs="Times New Roman"/>
          <w:sz w:val="21"/>
          <w:szCs w:val="21"/>
        </w:rPr>
        <w:t xml:space="preserve">einem alleine in Deutschland generiertem Umsatz von etwa 2,6 Milliarden Euro eine enorme Lernkurve und einen </w:t>
      </w:r>
      <w:r w:rsidR="00EF01A7">
        <w:rPr>
          <w:rFonts w:ascii="Georgia" w:hAnsi="Georgia" w:cs="Times New Roman"/>
          <w:sz w:val="21"/>
          <w:szCs w:val="21"/>
        </w:rPr>
        <w:t>bereichernden Einblick in die Branche bieten können.</w:t>
      </w:r>
      <w:r>
        <w:rPr>
          <w:rFonts w:ascii="Georgia" w:hAnsi="Georgia" w:cs="Times New Roman"/>
          <w:sz w:val="21"/>
          <w:szCs w:val="21"/>
        </w:rPr>
        <w:t xml:space="preserve"> Ich selbst</w:t>
      </w:r>
      <w:r w:rsidR="00D213E6">
        <w:rPr>
          <w:rFonts w:ascii="Georgia" w:hAnsi="Georgia" w:cs="Times New Roman"/>
          <w:sz w:val="21"/>
          <w:szCs w:val="21"/>
        </w:rPr>
        <w:t xml:space="preserve"> bin davon überzeugt, dass </w:t>
      </w:r>
      <w:r w:rsidR="00C70DFB">
        <w:rPr>
          <w:rFonts w:ascii="Georgia" w:hAnsi="Georgia" w:cs="Times New Roman"/>
          <w:sz w:val="21"/>
          <w:szCs w:val="21"/>
        </w:rPr>
        <w:t xml:space="preserve">eine unvoreingenommene Herangehensweise an Probleme wirklichen Fortschritt sichert und verhindert, </w:t>
      </w:r>
      <w:r w:rsidR="00211FA4">
        <w:rPr>
          <w:rFonts w:ascii="Georgia" w:hAnsi="Georgia" w:cs="Times New Roman"/>
          <w:sz w:val="21"/>
          <w:szCs w:val="21"/>
        </w:rPr>
        <w:t xml:space="preserve">wichtige Trends </w:t>
      </w:r>
      <w:del w:id="6" w:author="David Döbele" w:date="2023-02-28T18:46:00Z">
        <w:r w:rsidR="00211FA4" w:rsidDel="004E5695">
          <w:rPr>
            <w:rFonts w:ascii="Georgia" w:hAnsi="Georgia" w:cs="Times New Roman"/>
            <w:sz w:val="21"/>
            <w:szCs w:val="21"/>
          </w:rPr>
          <w:delText>zu  übersehen</w:delText>
        </w:r>
      </w:del>
      <w:ins w:id="7" w:author="David Döbele" w:date="2023-02-28T18:46:00Z">
        <w:r w:rsidR="004E5695">
          <w:rPr>
            <w:rFonts w:ascii="Georgia" w:hAnsi="Georgia" w:cs="Times New Roman"/>
            <w:sz w:val="21"/>
            <w:szCs w:val="21"/>
          </w:rPr>
          <w:t>zu übersehen</w:t>
        </w:r>
      </w:ins>
      <w:r w:rsidR="00211FA4">
        <w:rPr>
          <w:rFonts w:ascii="Georgia" w:hAnsi="Georgia" w:cs="Times New Roman"/>
          <w:sz w:val="21"/>
          <w:szCs w:val="21"/>
        </w:rPr>
        <w:t>.</w:t>
      </w:r>
      <w:r w:rsidR="00C70DFB">
        <w:rPr>
          <w:rFonts w:ascii="Georgia" w:hAnsi="Georgia" w:cs="Times New Roman"/>
          <w:sz w:val="21"/>
          <w:szCs w:val="21"/>
        </w:rPr>
        <w:t xml:space="preserve"> </w:t>
      </w:r>
      <w:r>
        <w:rPr>
          <w:rFonts w:ascii="Georgia" w:hAnsi="Georgia" w:cs="Times New Roman"/>
          <w:sz w:val="21"/>
          <w:szCs w:val="21"/>
        </w:rPr>
        <w:t xml:space="preserve"> Daher finde ich es </w:t>
      </w:r>
      <w:ins w:id="8" w:author="David Döbele" w:date="2023-02-28T18:46:00Z">
        <w:r w:rsidR="004E5695">
          <w:rPr>
            <w:rFonts w:ascii="Georgia" w:hAnsi="Georgia" w:cs="Times New Roman"/>
            <w:sz w:val="21"/>
            <w:szCs w:val="21"/>
          </w:rPr>
          <w:t>be</w:t>
        </w:r>
      </w:ins>
      <w:r>
        <w:rPr>
          <w:rFonts w:ascii="Georgia" w:hAnsi="Georgia" w:cs="Times New Roman"/>
          <w:sz w:val="21"/>
          <w:szCs w:val="21"/>
        </w:rPr>
        <w:t>merkenswert, dass</w:t>
      </w:r>
      <w:r w:rsidR="00211FA4">
        <w:rPr>
          <w:rFonts w:ascii="Georgia" w:hAnsi="Georgia" w:cs="Times New Roman"/>
          <w:sz w:val="21"/>
          <w:szCs w:val="21"/>
        </w:rPr>
        <w:t xml:space="preserve"> Sie ganz im Sinne </w:t>
      </w:r>
      <w:r w:rsidR="003F42C9">
        <w:rPr>
          <w:rFonts w:ascii="Georgia" w:hAnsi="Georgia" w:cs="Times New Roman"/>
          <w:sz w:val="21"/>
          <w:szCs w:val="21"/>
        </w:rPr>
        <w:t xml:space="preserve">von </w:t>
      </w:r>
      <w:r w:rsidR="00B7435D">
        <w:rPr>
          <w:rFonts w:ascii="Georgia" w:hAnsi="Georgia" w:cs="Times New Roman"/>
          <w:sz w:val="21"/>
          <w:szCs w:val="21"/>
        </w:rPr>
        <w:t>“</w:t>
      </w:r>
      <w:r w:rsidR="003F42C9">
        <w:rPr>
          <w:rFonts w:ascii="Georgia" w:hAnsi="Georgia" w:cs="Times New Roman"/>
          <w:sz w:val="21"/>
          <w:szCs w:val="21"/>
        </w:rPr>
        <w:t>Reimagine the possible“</w:t>
      </w:r>
      <w:r>
        <w:rPr>
          <w:rFonts w:ascii="Georgia" w:hAnsi="Georgia" w:cs="Times New Roman"/>
          <w:sz w:val="21"/>
          <w:szCs w:val="21"/>
        </w:rPr>
        <w:t xml:space="preserve"> </w:t>
      </w:r>
      <w:r w:rsidR="003B7107">
        <w:rPr>
          <w:rFonts w:ascii="Georgia" w:hAnsi="Georgia" w:cs="Times New Roman"/>
          <w:sz w:val="21"/>
          <w:szCs w:val="21"/>
        </w:rPr>
        <w:t xml:space="preserve">Unvoreingenommenheit als einen Ihrer Werte </w:t>
      </w:r>
      <w:r w:rsidR="009F09E6">
        <w:rPr>
          <w:rFonts w:ascii="Georgia" w:hAnsi="Georgia" w:cs="Times New Roman"/>
          <w:sz w:val="21"/>
          <w:szCs w:val="21"/>
        </w:rPr>
        <w:t>verfolgen und leben</w:t>
      </w:r>
      <w:r w:rsidR="003B7107">
        <w:rPr>
          <w:rFonts w:ascii="Georgia" w:hAnsi="Georgia" w:cs="Times New Roman"/>
          <w:sz w:val="21"/>
          <w:szCs w:val="21"/>
        </w:rPr>
        <w:t xml:space="preserve">. </w:t>
      </w:r>
      <w:r w:rsidR="00CA055E">
        <w:rPr>
          <w:rFonts w:ascii="Georgia" w:hAnsi="Georgia" w:cs="Times New Roman"/>
          <w:sz w:val="21"/>
          <w:szCs w:val="21"/>
        </w:rPr>
        <w:t xml:space="preserve">Nur wer neue Dinge probiert, dann auch weiterkommen. </w:t>
      </w:r>
      <w:r>
        <w:rPr>
          <w:rFonts w:ascii="Georgia" w:hAnsi="Georgia" w:cs="Times New Roman"/>
          <w:sz w:val="21"/>
          <w:szCs w:val="21"/>
        </w:rPr>
        <w:t xml:space="preserve">Außerdem erachte ich </w:t>
      </w:r>
      <w:r w:rsidR="008562F6">
        <w:rPr>
          <w:rFonts w:ascii="Georgia" w:hAnsi="Georgia" w:cs="Times New Roman"/>
          <w:sz w:val="21"/>
          <w:szCs w:val="21"/>
        </w:rPr>
        <w:t>I</w:t>
      </w:r>
      <w:r w:rsidR="0045483B">
        <w:rPr>
          <w:rFonts w:ascii="Georgia" w:hAnsi="Georgia" w:cs="Times New Roman"/>
          <w:sz w:val="21"/>
          <w:szCs w:val="21"/>
        </w:rPr>
        <w:t>hren Fokus auf Corporate Sustainability</w:t>
      </w:r>
      <w:r>
        <w:rPr>
          <w:rFonts w:ascii="Georgia" w:hAnsi="Georgia" w:cs="Times New Roman"/>
          <w:sz w:val="21"/>
          <w:szCs w:val="21"/>
        </w:rPr>
        <w:t xml:space="preserve"> als überaus spannend, da</w:t>
      </w:r>
      <w:r w:rsidR="00BA5B2B">
        <w:rPr>
          <w:rFonts w:ascii="Georgia" w:hAnsi="Georgia" w:cs="Times New Roman"/>
          <w:sz w:val="21"/>
          <w:szCs w:val="21"/>
        </w:rPr>
        <w:t xml:space="preserve"> </w:t>
      </w:r>
      <w:r w:rsidR="00CE4E96">
        <w:rPr>
          <w:rFonts w:ascii="Georgia" w:hAnsi="Georgia" w:cs="Times New Roman"/>
          <w:sz w:val="21"/>
          <w:szCs w:val="21"/>
        </w:rPr>
        <w:t xml:space="preserve">ich bei meinem ehrenamtlichen Engagement bei der Tafel gelernt habe, wie wichtig </w:t>
      </w:r>
      <w:r w:rsidR="000E75AA">
        <w:rPr>
          <w:rFonts w:ascii="Georgia" w:hAnsi="Georgia" w:cs="Times New Roman"/>
          <w:sz w:val="21"/>
          <w:szCs w:val="21"/>
        </w:rPr>
        <w:t xml:space="preserve">soziale Verantwortung ist. Sie </w:t>
      </w:r>
      <w:r w:rsidR="00971114">
        <w:rPr>
          <w:rFonts w:ascii="Georgia" w:hAnsi="Georgia" w:cs="Times New Roman"/>
          <w:sz w:val="21"/>
          <w:szCs w:val="21"/>
        </w:rPr>
        <w:t xml:space="preserve">machen mit Ihrer Arbeit </w:t>
      </w:r>
      <w:r w:rsidR="00503077">
        <w:rPr>
          <w:rFonts w:ascii="Georgia" w:hAnsi="Georgia" w:cs="Times New Roman"/>
          <w:sz w:val="21"/>
          <w:szCs w:val="21"/>
        </w:rPr>
        <w:t>nicht nur einen Unterschied für die Wirtschaft, sondern auch die Menschen und die Umwelt.</w:t>
      </w:r>
    </w:p>
    <w:p w14:paraId="6CC53C0C" w14:textId="77777777" w:rsidR="00FF6A0A" w:rsidRPr="008276CA" w:rsidRDefault="00FF6A0A" w:rsidP="00FE44BD">
      <w:pPr>
        <w:spacing w:after="0"/>
        <w:jc w:val="both"/>
        <w:rPr>
          <w:rFonts w:ascii="Georgia" w:hAnsi="Georgia" w:cs="Times New Roman"/>
          <w:sz w:val="21"/>
          <w:szCs w:val="21"/>
        </w:rPr>
      </w:pPr>
    </w:p>
    <w:p w14:paraId="0D1927BC" w14:textId="366D7854" w:rsidR="00E65B09" w:rsidRPr="008276CA" w:rsidRDefault="00E65B09" w:rsidP="00E65B09">
      <w:pPr>
        <w:spacing w:after="0"/>
        <w:jc w:val="both"/>
        <w:rPr>
          <w:rFonts w:ascii="Georgia" w:hAnsi="Georgia" w:cs="Times New Roman"/>
          <w:sz w:val="21"/>
          <w:szCs w:val="21"/>
        </w:rPr>
      </w:pPr>
    </w:p>
    <w:p w14:paraId="2052A7F0" w14:textId="474AE6E6" w:rsidR="00E65B09" w:rsidRPr="00E65B09" w:rsidRDefault="00E65B09" w:rsidP="00F269C0">
      <w:pPr>
        <w:spacing w:after="0"/>
        <w:jc w:val="both"/>
        <w:rPr>
          <w:rFonts w:ascii="Georgia" w:hAnsi="Georgia" w:cs="Times New Roman"/>
          <w:sz w:val="21"/>
          <w:szCs w:val="21"/>
        </w:rPr>
      </w:pPr>
      <w:r w:rsidRPr="00E65B09">
        <w:rPr>
          <w:rFonts w:ascii="Georgia" w:hAnsi="Georgia" w:cs="Times New Roman"/>
          <w:sz w:val="21"/>
          <w:szCs w:val="21"/>
        </w:rPr>
        <w:t>V</w:t>
      </w:r>
      <w:r w:rsidR="00661881">
        <w:rPr>
          <w:rFonts w:ascii="Georgia" w:hAnsi="Georgia" w:cs="Times New Roman"/>
          <w:sz w:val="21"/>
          <w:szCs w:val="21"/>
        </w:rPr>
        <w:t xml:space="preserve">on dem Praktikum </w:t>
      </w:r>
      <w:r w:rsidR="000D5D29">
        <w:rPr>
          <w:rFonts w:ascii="Georgia" w:hAnsi="Georgia" w:cs="Times New Roman"/>
          <w:sz w:val="21"/>
          <w:szCs w:val="21"/>
        </w:rPr>
        <w:t>in der Wirtschaftsprüfung</w:t>
      </w:r>
      <w:r w:rsidR="00661881">
        <w:rPr>
          <w:rFonts w:ascii="Georgia" w:hAnsi="Georgia" w:cs="Times New Roman"/>
          <w:sz w:val="21"/>
          <w:szCs w:val="21"/>
        </w:rPr>
        <w:t xml:space="preserve"> erhoffe ich mir</w:t>
      </w:r>
      <w:r w:rsidR="00615C19">
        <w:rPr>
          <w:rFonts w:ascii="Georgia" w:hAnsi="Georgia" w:cs="Times New Roman"/>
          <w:sz w:val="21"/>
          <w:szCs w:val="21"/>
        </w:rPr>
        <w:t>, durch spannende und herausfordernde Projekte</w:t>
      </w:r>
      <w:r w:rsidR="00773314">
        <w:rPr>
          <w:rFonts w:ascii="Georgia" w:hAnsi="Georgia" w:cs="Times New Roman"/>
          <w:sz w:val="21"/>
          <w:szCs w:val="21"/>
        </w:rPr>
        <w:t xml:space="preserve"> eine steile Lernkurve</w:t>
      </w:r>
      <w:r w:rsidR="00A83104">
        <w:rPr>
          <w:rFonts w:ascii="Georgia" w:hAnsi="Georgia" w:cs="Times New Roman"/>
          <w:sz w:val="21"/>
          <w:szCs w:val="21"/>
        </w:rPr>
        <w:t xml:space="preserve"> und tiefe Einblicke in die Branche zu erlangen</w:t>
      </w:r>
      <w:r w:rsidR="00721D91">
        <w:rPr>
          <w:rFonts w:ascii="Georgia" w:hAnsi="Georgia" w:cs="Times New Roman"/>
          <w:sz w:val="21"/>
          <w:szCs w:val="21"/>
        </w:rPr>
        <w:t xml:space="preserve">. Ich bin mir sicher, dass ich mit meiner </w:t>
      </w:r>
      <w:r w:rsidR="008A5A29">
        <w:rPr>
          <w:rFonts w:ascii="Georgia" w:hAnsi="Georgia" w:cs="Times New Roman"/>
          <w:sz w:val="21"/>
          <w:szCs w:val="21"/>
        </w:rPr>
        <w:t>hohen Einsatzbereitschaft, meinem ausgeprägten Verantwortungsbewusstsein</w:t>
      </w:r>
      <w:r w:rsidR="00B067C2">
        <w:rPr>
          <w:rFonts w:ascii="Georgia" w:hAnsi="Georgia" w:cs="Times New Roman"/>
          <w:sz w:val="21"/>
          <w:szCs w:val="21"/>
        </w:rPr>
        <w:t xml:space="preserve"> sowie meinem</w:t>
      </w:r>
      <w:r w:rsidR="000D7E36">
        <w:rPr>
          <w:rFonts w:ascii="Georgia" w:hAnsi="Georgia" w:cs="Times New Roman"/>
          <w:sz w:val="21"/>
          <w:szCs w:val="21"/>
        </w:rPr>
        <w:t xml:space="preserve"> Interesse an</w:t>
      </w:r>
      <w:r w:rsidR="007058D0">
        <w:rPr>
          <w:rFonts w:ascii="Georgia" w:hAnsi="Georgia" w:cs="Times New Roman"/>
          <w:sz w:val="21"/>
          <w:szCs w:val="21"/>
        </w:rPr>
        <w:t xml:space="preserve"> der intensiven Teamarbeit eine Bereicherung für XY sein werde</w:t>
      </w:r>
      <w:r w:rsidR="00585119">
        <w:rPr>
          <w:rFonts w:ascii="Georgia" w:hAnsi="Georgia" w:cs="Times New Roman"/>
          <w:sz w:val="21"/>
          <w:szCs w:val="21"/>
        </w:rPr>
        <w:t>. Ich würde mich sehr freuen, Sie in einem persönlichen Gespräch von mir überzeugen zu dürfen.</w:t>
      </w:r>
    </w:p>
    <w:p w14:paraId="11B49693" w14:textId="63C4B0FD" w:rsidR="00E65B09" w:rsidRPr="00E65B09" w:rsidRDefault="00E65B09" w:rsidP="00E65B09">
      <w:pPr>
        <w:spacing w:after="0"/>
        <w:jc w:val="both"/>
        <w:rPr>
          <w:rFonts w:ascii="Georgia" w:hAnsi="Georgia" w:cs="Times New Roman"/>
          <w:sz w:val="21"/>
          <w:szCs w:val="21"/>
        </w:rPr>
      </w:pPr>
    </w:p>
    <w:p w14:paraId="3BDB02BA" w14:textId="3EF9193A" w:rsidR="00BB3512" w:rsidRPr="00D30CEA" w:rsidRDefault="0099776A" w:rsidP="009539BD">
      <w:pPr>
        <w:spacing w:after="0"/>
        <w:jc w:val="both"/>
        <w:rPr>
          <w:rFonts w:ascii="Georgia" w:hAnsi="Georgia" w:cs="Times New Roman"/>
          <w:sz w:val="21"/>
          <w:szCs w:val="21"/>
        </w:rPr>
      </w:pPr>
      <w:r>
        <w:rPr>
          <w:rFonts w:ascii="Georgia" w:hAnsi="Georgia" w:cs="Times New Roman"/>
          <w:sz w:val="21"/>
          <w:szCs w:val="21"/>
        </w:rPr>
        <w:t>Mit freundlichen Grüßen</w:t>
      </w:r>
    </w:p>
    <w:sectPr w:rsidR="00BB3512" w:rsidRPr="00D30CEA" w:rsidSect="00D75367">
      <w:pgSz w:w="11906" w:h="16838"/>
      <w:pgMar w:top="851" w:right="1077" w:bottom="397"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1353B"/>
    <w:rsid w:val="00017F9D"/>
    <w:rsid w:val="000217C5"/>
    <w:rsid w:val="00022336"/>
    <w:rsid w:val="00034AAA"/>
    <w:rsid w:val="00034B68"/>
    <w:rsid w:val="000448FE"/>
    <w:rsid w:val="0004591A"/>
    <w:rsid w:val="00046459"/>
    <w:rsid w:val="000555E4"/>
    <w:rsid w:val="0005670D"/>
    <w:rsid w:val="00060253"/>
    <w:rsid w:val="000710B0"/>
    <w:rsid w:val="000734CE"/>
    <w:rsid w:val="00073C82"/>
    <w:rsid w:val="00081359"/>
    <w:rsid w:val="00081753"/>
    <w:rsid w:val="000924EE"/>
    <w:rsid w:val="000A154E"/>
    <w:rsid w:val="000A5AB8"/>
    <w:rsid w:val="000A6678"/>
    <w:rsid w:val="000A7DEB"/>
    <w:rsid w:val="000A7E6D"/>
    <w:rsid w:val="000C1B92"/>
    <w:rsid w:val="000C55DE"/>
    <w:rsid w:val="000D5D29"/>
    <w:rsid w:val="000D7E36"/>
    <w:rsid w:val="000E75AA"/>
    <w:rsid w:val="000F1503"/>
    <w:rsid w:val="000F371C"/>
    <w:rsid w:val="00117F83"/>
    <w:rsid w:val="00146C8E"/>
    <w:rsid w:val="00152DF9"/>
    <w:rsid w:val="00156A98"/>
    <w:rsid w:val="001669DB"/>
    <w:rsid w:val="00171D11"/>
    <w:rsid w:val="001819B1"/>
    <w:rsid w:val="001963AE"/>
    <w:rsid w:val="001A4522"/>
    <w:rsid w:val="001A6C2D"/>
    <w:rsid w:val="001B1920"/>
    <w:rsid w:val="001C17FC"/>
    <w:rsid w:val="001C7CE5"/>
    <w:rsid w:val="001D079A"/>
    <w:rsid w:val="001D2805"/>
    <w:rsid w:val="001D3BBA"/>
    <w:rsid w:val="001E0088"/>
    <w:rsid w:val="001E0903"/>
    <w:rsid w:val="001E1EE7"/>
    <w:rsid w:val="001F2A40"/>
    <w:rsid w:val="001F7636"/>
    <w:rsid w:val="00202545"/>
    <w:rsid w:val="002042CB"/>
    <w:rsid w:val="002062F6"/>
    <w:rsid w:val="00211FA4"/>
    <w:rsid w:val="00212042"/>
    <w:rsid w:val="00213B93"/>
    <w:rsid w:val="002213EE"/>
    <w:rsid w:val="0022714C"/>
    <w:rsid w:val="00233BAE"/>
    <w:rsid w:val="00234133"/>
    <w:rsid w:val="0023683A"/>
    <w:rsid w:val="002467A0"/>
    <w:rsid w:val="002536DC"/>
    <w:rsid w:val="00253B57"/>
    <w:rsid w:val="00255EC1"/>
    <w:rsid w:val="00257D2A"/>
    <w:rsid w:val="002627D2"/>
    <w:rsid w:val="00264191"/>
    <w:rsid w:val="0027047C"/>
    <w:rsid w:val="002708C2"/>
    <w:rsid w:val="00272F3B"/>
    <w:rsid w:val="00274324"/>
    <w:rsid w:val="00276581"/>
    <w:rsid w:val="00297719"/>
    <w:rsid w:val="002A5B9F"/>
    <w:rsid w:val="002B3CB3"/>
    <w:rsid w:val="002D309E"/>
    <w:rsid w:val="002D594E"/>
    <w:rsid w:val="002E39B8"/>
    <w:rsid w:val="002F51FA"/>
    <w:rsid w:val="002F6CD5"/>
    <w:rsid w:val="0030208C"/>
    <w:rsid w:val="00311A15"/>
    <w:rsid w:val="00311BD0"/>
    <w:rsid w:val="003250EA"/>
    <w:rsid w:val="00325550"/>
    <w:rsid w:val="00334DD4"/>
    <w:rsid w:val="003421B1"/>
    <w:rsid w:val="0034273D"/>
    <w:rsid w:val="00346F36"/>
    <w:rsid w:val="00352C00"/>
    <w:rsid w:val="00367DDB"/>
    <w:rsid w:val="00375D2D"/>
    <w:rsid w:val="00375E12"/>
    <w:rsid w:val="00380AF9"/>
    <w:rsid w:val="003811BC"/>
    <w:rsid w:val="0038671F"/>
    <w:rsid w:val="003947A8"/>
    <w:rsid w:val="003B03D3"/>
    <w:rsid w:val="003B7107"/>
    <w:rsid w:val="003D464F"/>
    <w:rsid w:val="003D5D1E"/>
    <w:rsid w:val="003E2F72"/>
    <w:rsid w:val="003F3290"/>
    <w:rsid w:val="003F42C9"/>
    <w:rsid w:val="003F688C"/>
    <w:rsid w:val="00403F73"/>
    <w:rsid w:val="00407AC9"/>
    <w:rsid w:val="00411465"/>
    <w:rsid w:val="00411679"/>
    <w:rsid w:val="00415608"/>
    <w:rsid w:val="00421F10"/>
    <w:rsid w:val="00424CAF"/>
    <w:rsid w:val="00434D23"/>
    <w:rsid w:val="00435D4C"/>
    <w:rsid w:val="004403CB"/>
    <w:rsid w:val="0044592E"/>
    <w:rsid w:val="0044795E"/>
    <w:rsid w:val="00453C2F"/>
    <w:rsid w:val="0045483B"/>
    <w:rsid w:val="00454C0B"/>
    <w:rsid w:val="0046226E"/>
    <w:rsid w:val="00474FC2"/>
    <w:rsid w:val="00482A3F"/>
    <w:rsid w:val="00486F94"/>
    <w:rsid w:val="00492923"/>
    <w:rsid w:val="004A1501"/>
    <w:rsid w:val="004A615C"/>
    <w:rsid w:val="004B16D8"/>
    <w:rsid w:val="004B3926"/>
    <w:rsid w:val="004B4510"/>
    <w:rsid w:val="004C156C"/>
    <w:rsid w:val="004C174A"/>
    <w:rsid w:val="004E5695"/>
    <w:rsid w:val="00500EFA"/>
    <w:rsid w:val="00503077"/>
    <w:rsid w:val="00506322"/>
    <w:rsid w:val="00507BBD"/>
    <w:rsid w:val="00517A70"/>
    <w:rsid w:val="005407D6"/>
    <w:rsid w:val="00542F06"/>
    <w:rsid w:val="00553EC8"/>
    <w:rsid w:val="00556353"/>
    <w:rsid w:val="005677E0"/>
    <w:rsid w:val="00567B9B"/>
    <w:rsid w:val="005705F7"/>
    <w:rsid w:val="00570B1D"/>
    <w:rsid w:val="00574140"/>
    <w:rsid w:val="005762CF"/>
    <w:rsid w:val="005842A0"/>
    <w:rsid w:val="00585119"/>
    <w:rsid w:val="00590834"/>
    <w:rsid w:val="00590E7F"/>
    <w:rsid w:val="00593285"/>
    <w:rsid w:val="00593C9C"/>
    <w:rsid w:val="005977AE"/>
    <w:rsid w:val="005B231F"/>
    <w:rsid w:val="005C55F7"/>
    <w:rsid w:val="005D015D"/>
    <w:rsid w:val="005D7D49"/>
    <w:rsid w:val="005E00BC"/>
    <w:rsid w:val="005E075E"/>
    <w:rsid w:val="005E63B8"/>
    <w:rsid w:val="005F350B"/>
    <w:rsid w:val="00603752"/>
    <w:rsid w:val="006047B2"/>
    <w:rsid w:val="00615C19"/>
    <w:rsid w:val="00630017"/>
    <w:rsid w:val="006321BD"/>
    <w:rsid w:val="00632F05"/>
    <w:rsid w:val="0063723B"/>
    <w:rsid w:val="006415F6"/>
    <w:rsid w:val="00647413"/>
    <w:rsid w:val="006502BE"/>
    <w:rsid w:val="00661881"/>
    <w:rsid w:val="006A7895"/>
    <w:rsid w:val="006B302C"/>
    <w:rsid w:val="006C04D1"/>
    <w:rsid w:val="006C3CF3"/>
    <w:rsid w:val="006D2592"/>
    <w:rsid w:val="006D44B1"/>
    <w:rsid w:val="006F58EC"/>
    <w:rsid w:val="00704BB9"/>
    <w:rsid w:val="007058D0"/>
    <w:rsid w:val="00706233"/>
    <w:rsid w:val="00721D91"/>
    <w:rsid w:val="007251EA"/>
    <w:rsid w:val="007340D7"/>
    <w:rsid w:val="007472BD"/>
    <w:rsid w:val="007509F5"/>
    <w:rsid w:val="00755A3D"/>
    <w:rsid w:val="007675B1"/>
    <w:rsid w:val="00773314"/>
    <w:rsid w:val="007740A2"/>
    <w:rsid w:val="00793EAA"/>
    <w:rsid w:val="00797EF1"/>
    <w:rsid w:val="007A3246"/>
    <w:rsid w:val="007A64C5"/>
    <w:rsid w:val="007A719D"/>
    <w:rsid w:val="007B1B2B"/>
    <w:rsid w:val="007C1ABF"/>
    <w:rsid w:val="007C59D2"/>
    <w:rsid w:val="007D5AA3"/>
    <w:rsid w:val="007E3C2C"/>
    <w:rsid w:val="007E4326"/>
    <w:rsid w:val="007F0344"/>
    <w:rsid w:val="007F7359"/>
    <w:rsid w:val="007F7EA0"/>
    <w:rsid w:val="008049F7"/>
    <w:rsid w:val="00807293"/>
    <w:rsid w:val="008276CA"/>
    <w:rsid w:val="00832105"/>
    <w:rsid w:val="0083750F"/>
    <w:rsid w:val="008428CF"/>
    <w:rsid w:val="00851399"/>
    <w:rsid w:val="0085213A"/>
    <w:rsid w:val="008562F6"/>
    <w:rsid w:val="00856515"/>
    <w:rsid w:val="008565FD"/>
    <w:rsid w:val="00857C6F"/>
    <w:rsid w:val="008617C4"/>
    <w:rsid w:val="00862F09"/>
    <w:rsid w:val="008638B1"/>
    <w:rsid w:val="008657E3"/>
    <w:rsid w:val="00867CED"/>
    <w:rsid w:val="00874503"/>
    <w:rsid w:val="00875539"/>
    <w:rsid w:val="00883B55"/>
    <w:rsid w:val="0089337A"/>
    <w:rsid w:val="008A248F"/>
    <w:rsid w:val="008A5A29"/>
    <w:rsid w:val="008B402E"/>
    <w:rsid w:val="008B4735"/>
    <w:rsid w:val="008C27C1"/>
    <w:rsid w:val="008D6664"/>
    <w:rsid w:val="008D7CDB"/>
    <w:rsid w:val="008E100E"/>
    <w:rsid w:val="008E2955"/>
    <w:rsid w:val="008E4BA9"/>
    <w:rsid w:val="008E7A27"/>
    <w:rsid w:val="008E7D17"/>
    <w:rsid w:val="009539BD"/>
    <w:rsid w:val="00954ED8"/>
    <w:rsid w:val="00971114"/>
    <w:rsid w:val="00991E04"/>
    <w:rsid w:val="0099776A"/>
    <w:rsid w:val="009A256E"/>
    <w:rsid w:val="009B364C"/>
    <w:rsid w:val="009C701E"/>
    <w:rsid w:val="009D07DC"/>
    <w:rsid w:val="009D3BBF"/>
    <w:rsid w:val="009F09E6"/>
    <w:rsid w:val="009F46A7"/>
    <w:rsid w:val="00A11B0A"/>
    <w:rsid w:val="00A1282E"/>
    <w:rsid w:val="00A14247"/>
    <w:rsid w:val="00A2224C"/>
    <w:rsid w:val="00A2371E"/>
    <w:rsid w:val="00A40D57"/>
    <w:rsid w:val="00A44493"/>
    <w:rsid w:val="00A50545"/>
    <w:rsid w:val="00A53760"/>
    <w:rsid w:val="00A72CD4"/>
    <w:rsid w:val="00A83104"/>
    <w:rsid w:val="00AA2791"/>
    <w:rsid w:val="00AA4C7C"/>
    <w:rsid w:val="00AB1865"/>
    <w:rsid w:val="00AB4CD0"/>
    <w:rsid w:val="00AC34D6"/>
    <w:rsid w:val="00AC61EE"/>
    <w:rsid w:val="00AC66C4"/>
    <w:rsid w:val="00AC7086"/>
    <w:rsid w:val="00AD1622"/>
    <w:rsid w:val="00AE26F5"/>
    <w:rsid w:val="00AE3A33"/>
    <w:rsid w:val="00B067C2"/>
    <w:rsid w:val="00B135CE"/>
    <w:rsid w:val="00B20A8C"/>
    <w:rsid w:val="00B25687"/>
    <w:rsid w:val="00B27B19"/>
    <w:rsid w:val="00B339B8"/>
    <w:rsid w:val="00B346A7"/>
    <w:rsid w:val="00B36F05"/>
    <w:rsid w:val="00B41523"/>
    <w:rsid w:val="00B43970"/>
    <w:rsid w:val="00B45015"/>
    <w:rsid w:val="00B50A34"/>
    <w:rsid w:val="00B54C38"/>
    <w:rsid w:val="00B5613E"/>
    <w:rsid w:val="00B57CB1"/>
    <w:rsid w:val="00B67C23"/>
    <w:rsid w:val="00B7435D"/>
    <w:rsid w:val="00B77DCE"/>
    <w:rsid w:val="00B81B0E"/>
    <w:rsid w:val="00B87CA9"/>
    <w:rsid w:val="00B93820"/>
    <w:rsid w:val="00B9666E"/>
    <w:rsid w:val="00BA14C1"/>
    <w:rsid w:val="00BA5B2B"/>
    <w:rsid w:val="00BA72E3"/>
    <w:rsid w:val="00BA7A5E"/>
    <w:rsid w:val="00BB3512"/>
    <w:rsid w:val="00BB3C75"/>
    <w:rsid w:val="00BE5B40"/>
    <w:rsid w:val="00BF522D"/>
    <w:rsid w:val="00C0093E"/>
    <w:rsid w:val="00C0214A"/>
    <w:rsid w:val="00C030C1"/>
    <w:rsid w:val="00C11722"/>
    <w:rsid w:val="00C1562F"/>
    <w:rsid w:val="00C20190"/>
    <w:rsid w:val="00C20902"/>
    <w:rsid w:val="00C34379"/>
    <w:rsid w:val="00C41662"/>
    <w:rsid w:val="00C50926"/>
    <w:rsid w:val="00C53A1C"/>
    <w:rsid w:val="00C6717B"/>
    <w:rsid w:val="00C70DFB"/>
    <w:rsid w:val="00C71380"/>
    <w:rsid w:val="00C800C9"/>
    <w:rsid w:val="00C9003C"/>
    <w:rsid w:val="00C97ECA"/>
    <w:rsid w:val="00CA055E"/>
    <w:rsid w:val="00CA1160"/>
    <w:rsid w:val="00CA702E"/>
    <w:rsid w:val="00CA7350"/>
    <w:rsid w:val="00CB639D"/>
    <w:rsid w:val="00CB7F4D"/>
    <w:rsid w:val="00CD51E6"/>
    <w:rsid w:val="00CE433B"/>
    <w:rsid w:val="00CE4E96"/>
    <w:rsid w:val="00CE7857"/>
    <w:rsid w:val="00D0595F"/>
    <w:rsid w:val="00D06A28"/>
    <w:rsid w:val="00D12516"/>
    <w:rsid w:val="00D213E6"/>
    <w:rsid w:val="00D22F96"/>
    <w:rsid w:val="00D23E4B"/>
    <w:rsid w:val="00D269FC"/>
    <w:rsid w:val="00D30CEA"/>
    <w:rsid w:val="00D707D0"/>
    <w:rsid w:val="00D71D8E"/>
    <w:rsid w:val="00D75367"/>
    <w:rsid w:val="00D86865"/>
    <w:rsid w:val="00D9281A"/>
    <w:rsid w:val="00DA0093"/>
    <w:rsid w:val="00DA3404"/>
    <w:rsid w:val="00DA524B"/>
    <w:rsid w:val="00DB05D5"/>
    <w:rsid w:val="00DB471D"/>
    <w:rsid w:val="00DD1863"/>
    <w:rsid w:val="00DD3349"/>
    <w:rsid w:val="00DD54E1"/>
    <w:rsid w:val="00DD6747"/>
    <w:rsid w:val="00DE1FBC"/>
    <w:rsid w:val="00DE5C3D"/>
    <w:rsid w:val="00DF0153"/>
    <w:rsid w:val="00E02500"/>
    <w:rsid w:val="00E079F6"/>
    <w:rsid w:val="00E12ED8"/>
    <w:rsid w:val="00E162C9"/>
    <w:rsid w:val="00E21671"/>
    <w:rsid w:val="00E3005D"/>
    <w:rsid w:val="00E30491"/>
    <w:rsid w:val="00E460C5"/>
    <w:rsid w:val="00E473ED"/>
    <w:rsid w:val="00E47DAF"/>
    <w:rsid w:val="00E60065"/>
    <w:rsid w:val="00E62550"/>
    <w:rsid w:val="00E65B09"/>
    <w:rsid w:val="00E70161"/>
    <w:rsid w:val="00E83116"/>
    <w:rsid w:val="00E914E5"/>
    <w:rsid w:val="00E91B86"/>
    <w:rsid w:val="00EA6CEC"/>
    <w:rsid w:val="00EA7AC2"/>
    <w:rsid w:val="00EB27A1"/>
    <w:rsid w:val="00EC000C"/>
    <w:rsid w:val="00ED5D56"/>
    <w:rsid w:val="00EF01A7"/>
    <w:rsid w:val="00EF2FD5"/>
    <w:rsid w:val="00F11473"/>
    <w:rsid w:val="00F253C5"/>
    <w:rsid w:val="00F269C0"/>
    <w:rsid w:val="00F270C0"/>
    <w:rsid w:val="00F30624"/>
    <w:rsid w:val="00F33586"/>
    <w:rsid w:val="00F4717F"/>
    <w:rsid w:val="00F5301B"/>
    <w:rsid w:val="00F536F0"/>
    <w:rsid w:val="00F55CE3"/>
    <w:rsid w:val="00F7060D"/>
    <w:rsid w:val="00F74175"/>
    <w:rsid w:val="00F7459A"/>
    <w:rsid w:val="00F92A04"/>
    <w:rsid w:val="00FA281E"/>
    <w:rsid w:val="00FA4972"/>
    <w:rsid w:val="00FA5291"/>
    <w:rsid w:val="00FA69FA"/>
    <w:rsid w:val="00FB75A2"/>
    <w:rsid w:val="00FC70FA"/>
    <w:rsid w:val="00FD7864"/>
    <w:rsid w:val="00FE44BD"/>
    <w:rsid w:val="00FF5030"/>
    <w:rsid w:val="00FF678E"/>
    <w:rsid w:val="00FF6A0A"/>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4E569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1141</Words>
  <Characters>7193</Characters>
  <Application>Microsoft Office Word</Application>
  <DocSecurity>0</DocSecurity>
  <Lines>59</Lines>
  <Paragraphs>16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178</cp:revision>
  <dcterms:created xsi:type="dcterms:W3CDTF">2023-02-22T19:44:00Z</dcterms:created>
  <dcterms:modified xsi:type="dcterms:W3CDTF">2023-02-28T17:46:00Z</dcterms:modified>
</cp:coreProperties>
</file>