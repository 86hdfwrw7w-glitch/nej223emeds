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A758" w14:textId="77777777" w:rsidR="007E54E6" w:rsidRDefault="00611050" w:rsidP="007E474D">
      <w:pPr>
        <w:jc w:val="both"/>
        <w:rPr>
          <w:rFonts w:ascii="Georgia" w:hAnsi="Georgia"/>
          <w:sz w:val="20"/>
          <w:szCs w:val="20"/>
        </w:rPr>
      </w:pPr>
      <w:r w:rsidRPr="007004B0">
        <w:rPr>
          <w:rFonts w:ascii="Georgia" w:hAnsi="Georgia"/>
          <w:sz w:val="20"/>
          <w:szCs w:val="20"/>
        </w:rPr>
        <w:t>Dritte Absätze</w:t>
      </w:r>
    </w:p>
    <w:p w14:paraId="4699AD9D" w14:textId="77777777" w:rsidR="00662341" w:rsidRDefault="00662341" w:rsidP="007E474D">
      <w:pPr>
        <w:jc w:val="both"/>
        <w:rPr>
          <w:rFonts w:ascii="Georgia" w:hAnsi="Georgia"/>
          <w:sz w:val="20"/>
          <w:szCs w:val="20"/>
        </w:rPr>
      </w:pPr>
    </w:p>
    <w:p w14:paraId="10A6474A" w14:textId="77777777" w:rsidR="00662341" w:rsidRPr="007004B0" w:rsidRDefault="00662341" w:rsidP="007E474D">
      <w:pPr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Audit: Rating 2-6</w:t>
      </w:r>
    </w:p>
    <w:p w14:paraId="5609A0E6" w14:textId="77777777" w:rsidR="00611050" w:rsidRPr="007004B0" w:rsidRDefault="00611050" w:rsidP="007E474D">
      <w:pPr>
        <w:jc w:val="both"/>
        <w:rPr>
          <w:rFonts w:ascii="Georgia" w:hAnsi="Georgia"/>
          <w:sz w:val="20"/>
          <w:szCs w:val="20"/>
        </w:rPr>
      </w:pPr>
    </w:p>
    <w:p w14:paraId="4A6E682D" w14:textId="77777777" w:rsidR="00611050" w:rsidRPr="007004B0" w:rsidRDefault="00611050" w:rsidP="007E474D">
      <w:pPr>
        <w:jc w:val="both"/>
        <w:rPr>
          <w:rFonts w:ascii="Georgia" w:hAnsi="Georgia"/>
          <w:sz w:val="20"/>
          <w:szCs w:val="20"/>
        </w:rPr>
      </w:pPr>
      <w:r w:rsidRPr="007004B0">
        <w:rPr>
          <w:rFonts w:ascii="Georgia" w:hAnsi="Georgia"/>
          <w:sz w:val="20"/>
          <w:szCs w:val="20"/>
        </w:rPr>
        <w:t>BDO:</w:t>
      </w:r>
    </w:p>
    <w:p w14:paraId="089F7146" w14:textId="77777777" w:rsidR="00296791" w:rsidRPr="007004B0" w:rsidRDefault="00296791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67C9459F" w14:textId="77777777" w:rsidR="00C904F8" w:rsidRPr="00915C9D" w:rsidRDefault="007004B0" w:rsidP="007E474D">
      <w:pPr>
        <w:jc w:val="both"/>
        <w:rPr>
          <w:rFonts w:ascii="Georgia" w:hAnsi="Georgia" w:cstheme="minorHAnsi"/>
          <w:sz w:val="20"/>
          <w:szCs w:val="20"/>
        </w:rPr>
      </w:pPr>
      <w:r w:rsidRPr="00915C9D">
        <w:rPr>
          <w:rFonts w:ascii="Georgia" w:hAnsi="Georgia" w:cstheme="minorHAnsi"/>
          <w:sz w:val="20"/>
          <w:szCs w:val="20"/>
        </w:rPr>
        <w:t xml:space="preserve">Hierbei scheint mir BDO für dieses Praktikum ideal. Durch die Erfahrung mit börsennotierten Gesellschaften, Familienunternehmen sowie Unternehmen aus dem gehobenen Mittelstand, öffentliche Unternehmen und </w:t>
      </w:r>
      <w:r w:rsidR="0022487D" w:rsidRPr="00915C9D">
        <w:rPr>
          <w:rFonts w:ascii="Georgia" w:hAnsi="Georgia" w:cstheme="minorHAnsi"/>
          <w:sz w:val="20"/>
          <w:szCs w:val="20"/>
        </w:rPr>
        <w:t xml:space="preserve">Verwaltungen, </w:t>
      </w:r>
      <w:r w:rsidRPr="00915C9D">
        <w:rPr>
          <w:rFonts w:ascii="Georgia" w:hAnsi="Georgia" w:cstheme="minorHAnsi"/>
          <w:sz w:val="20"/>
          <w:szCs w:val="20"/>
        </w:rPr>
        <w:t xml:space="preserve">konnten Sie sich </w:t>
      </w:r>
      <w:r w:rsidR="00C162D9" w:rsidRPr="00915C9D">
        <w:rPr>
          <w:rFonts w:ascii="Georgia" w:hAnsi="Georgia" w:cstheme="minorHAnsi"/>
          <w:sz w:val="20"/>
          <w:szCs w:val="20"/>
        </w:rPr>
        <w:t xml:space="preserve">zu den führenden Gesellschaften für </w:t>
      </w:r>
      <w:r w:rsidR="0022487D" w:rsidRPr="00915C9D">
        <w:rPr>
          <w:rFonts w:ascii="Georgia" w:hAnsi="Georgia" w:cstheme="minorHAnsi"/>
          <w:sz w:val="20"/>
          <w:szCs w:val="20"/>
        </w:rPr>
        <w:t xml:space="preserve">Wirtschaftsprüfung entwickeln. </w:t>
      </w:r>
      <w:r w:rsidRPr="00915C9D">
        <w:rPr>
          <w:rFonts w:ascii="Georgia" w:hAnsi="Georgia" w:cstheme="minorHAnsi"/>
          <w:sz w:val="20"/>
          <w:szCs w:val="20"/>
        </w:rPr>
        <w:t>Bei BDO finde ich besonders interessant, wie Sie einen besonderen Fokus auf Internationalität und</w:t>
      </w:r>
      <w:r w:rsidR="007833D4" w:rsidRPr="00915C9D">
        <w:rPr>
          <w:rFonts w:ascii="Georgia" w:hAnsi="Georgia" w:cstheme="minorHAnsi"/>
          <w:sz w:val="20"/>
          <w:szCs w:val="20"/>
        </w:rPr>
        <w:t xml:space="preserve"> Nachhaltigkeit setzen. </w:t>
      </w:r>
      <w:r w:rsidR="006A56A7" w:rsidRPr="00915C9D">
        <w:rPr>
          <w:rFonts w:ascii="Georgia" w:hAnsi="Georgia"/>
          <w:sz w:val="20"/>
          <w:szCs w:val="20"/>
        </w:rPr>
        <w:t>Der durch die 111.000 Mitarbeiter weltweit entstehende positive Impact auf Unternehmen und damit auf unseren Planeten, spricht mich persönlich besonders an.</w:t>
      </w:r>
      <w:r w:rsidR="00915C9D" w:rsidRPr="00915C9D">
        <w:rPr>
          <w:rFonts w:ascii="Georgia" w:hAnsi="Georgia"/>
          <w:sz w:val="20"/>
          <w:szCs w:val="20"/>
        </w:rPr>
        <w:t xml:space="preserve"> </w:t>
      </w:r>
      <w:r w:rsidRPr="00915C9D">
        <w:rPr>
          <w:rFonts w:ascii="Georgia" w:hAnsi="Georgia" w:cstheme="minorHAnsi"/>
          <w:sz w:val="20"/>
          <w:szCs w:val="20"/>
        </w:rPr>
        <w:t>Demzufolge verbinde ich mit BDO Integrität, Teamgeist und dem Bestreben stets innovative Lösungen für die Kunden zu finden – Werte, welche tiefgreifend in der Unternehmenskultur verankert sind, womit ich mich vollkommen identifizieren kann.</w:t>
      </w:r>
    </w:p>
    <w:p w14:paraId="2F80D1A2" w14:textId="77777777" w:rsidR="00D27C80" w:rsidRDefault="00D27C80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7BF70AC4" w14:textId="77777777" w:rsidR="00D76BF1" w:rsidRDefault="00D76BF1" w:rsidP="007E474D">
      <w:pPr>
        <w:jc w:val="both"/>
        <w:rPr>
          <w:rFonts w:ascii="Georgia" w:hAnsi="Georgia" w:cstheme="minorHAnsi"/>
          <w:sz w:val="20"/>
          <w:szCs w:val="20"/>
        </w:rPr>
      </w:pPr>
      <w:r>
        <w:rPr>
          <w:rFonts w:ascii="Georgia" w:hAnsi="Georgia" w:cstheme="minorHAnsi"/>
          <w:sz w:val="20"/>
          <w:szCs w:val="20"/>
        </w:rPr>
        <w:t>Mazars:</w:t>
      </w:r>
    </w:p>
    <w:p w14:paraId="4F64F604" w14:textId="77777777" w:rsidR="00D76BF1" w:rsidRDefault="00D76BF1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6F3ED82F" w14:textId="77777777" w:rsidR="00A65C8F" w:rsidRPr="00054DA4" w:rsidRDefault="00D76BF1" w:rsidP="007E474D">
      <w:pPr>
        <w:jc w:val="both"/>
        <w:rPr>
          <w:rFonts w:ascii="Georgia" w:hAnsi="Georgia" w:cstheme="minorHAnsi"/>
          <w:sz w:val="20"/>
          <w:szCs w:val="20"/>
        </w:rPr>
      </w:pPr>
      <w:r>
        <w:rPr>
          <w:rFonts w:ascii="Georgia" w:hAnsi="Georgia" w:cstheme="minorHAnsi"/>
          <w:sz w:val="20"/>
          <w:szCs w:val="20"/>
        </w:rPr>
        <w:t>Hierbei scheint mir Mazars</w:t>
      </w:r>
      <w:r w:rsidRPr="007004B0">
        <w:rPr>
          <w:rFonts w:ascii="Georgia" w:hAnsi="Georgia" w:cstheme="minorHAnsi"/>
          <w:sz w:val="20"/>
          <w:szCs w:val="20"/>
        </w:rPr>
        <w:t xml:space="preserve"> für dieses Praktikum ideal.</w:t>
      </w:r>
      <w:r w:rsidR="003976D9">
        <w:rPr>
          <w:rFonts w:ascii="Georgia" w:hAnsi="Georgia" w:cstheme="minorHAnsi"/>
          <w:sz w:val="20"/>
          <w:szCs w:val="20"/>
        </w:rPr>
        <w:t xml:space="preserve"> </w:t>
      </w:r>
      <w:r w:rsidR="004A15D1" w:rsidRPr="004A15D1">
        <w:rPr>
          <w:rFonts w:ascii="Georgia" w:hAnsi="Georgia" w:cs="Times New Roman"/>
          <w:sz w:val="20"/>
          <w:szCs w:val="21"/>
        </w:rPr>
        <w:t>Durch Ihre Erfahrung mit wichtigen Kunden konnten Sie sich in den letzten Jahren eine große Expertise aufbauen und damit zu den besten in Ihrer Branche entwickeln.</w:t>
      </w:r>
      <w:r w:rsidR="004A15D1">
        <w:rPr>
          <w:rFonts w:ascii="Georgia" w:hAnsi="Georgia" w:cs="Times New Roman"/>
          <w:sz w:val="20"/>
          <w:szCs w:val="21"/>
        </w:rPr>
        <w:t xml:space="preserve"> </w:t>
      </w:r>
      <w:r w:rsidR="00F93AE7" w:rsidRPr="00F93AE7">
        <w:rPr>
          <w:rFonts w:ascii="Georgia" w:hAnsi="Georgia"/>
          <w:sz w:val="20"/>
          <w:szCs w:val="21"/>
        </w:rPr>
        <w:t xml:space="preserve">Der durch die 47000 Mitarbeiter </w:t>
      </w:r>
      <w:r w:rsidR="009B4F08">
        <w:rPr>
          <w:rFonts w:ascii="Georgia" w:hAnsi="Georgia"/>
          <w:sz w:val="20"/>
          <w:szCs w:val="21"/>
        </w:rPr>
        <w:t xml:space="preserve">in über 95 Ländern </w:t>
      </w:r>
      <w:r w:rsidR="00F93AE7" w:rsidRPr="00F93AE7">
        <w:rPr>
          <w:rFonts w:ascii="Georgia" w:hAnsi="Georgia"/>
          <w:sz w:val="20"/>
          <w:szCs w:val="21"/>
        </w:rPr>
        <w:t>entstehende positive Impact auf Unternehmen und damit auf unseren Planeten, spricht mich persönlich besonders an.</w:t>
      </w:r>
      <w:r w:rsidR="00F93AE7">
        <w:rPr>
          <w:rFonts w:ascii="Georgia" w:hAnsi="Georgia"/>
          <w:sz w:val="20"/>
          <w:szCs w:val="21"/>
        </w:rPr>
        <w:t xml:space="preserve"> </w:t>
      </w:r>
      <w:r w:rsidR="00054DA4" w:rsidRPr="006D4F72">
        <w:rPr>
          <w:rFonts w:ascii="Georgia" w:eastAsia="Calibri" w:hAnsi="Georgia" w:cs="Times New Roman"/>
          <w:sz w:val="20"/>
          <w:szCs w:val="20"/>
        </w:rPr>
        <w:t>Dabei gefällt mir Ihre Branchenvielfalt besonders, da mir das während eines Praktikums die Möglichkeit gäbe, sehr viele verschiedene Einblicke auf einmal zu erhalten.</w:t>
      </w:r>
      <w:r w:rsidR="00054DA4">
        <w:rPr>
          <w:rFonts w:ascii="Georgia" w:hAnsi="Georgia" w:cstheme="minorHAnsi"/>
          <w:sz w:val="20"/>
          <w:szCs w:val="20"/>
        </w:rPr>
        <w:t xml:space="preserve"> </w:t>
      </w:r>
      <w:r w:rsidR="00B66C18">
        <w:rPr>
          <w:rFonts w:ascii="Georgia" w:hAnsi="Georgia"/>
          <w:sz w:val="20"/>
          <w:szCs w:val="21"/>
        </w:rPr>
        <w:t>Somit verbinde ich mit Mazars</w:t>
      </w:r>
      <w:r w:rsidR="00A65C8F" w:rsidRPr="00A65C8F">
        <w:rPr>
          <w:rFonts w:ascii="Georgia" w:hAnsi="Georgia"/>
          <w:sz w:val="20"/>
          <w:szCs w:val="21"/>
        </w:rPr>
        <w:t xml:space="preserve"> Integrität, Teamgeist und dem Bestreben stets innovative Lösungen für die Kunden zu finden – Werte, welche tiefgreifend in der Unternehmenskultur verankert sind, womit ich mich vollkommen identifizieren kann.</w:t>
      </w:r>
    </w:p>
    <w:p w14:paraId="58F87005" w14:textId="77777777" w:rsidR="00A65C8F" w:rsidRDefault="00A65C8F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4DEE4DDA" w14:textId="77777777" w:rsidR="002C3128" w:rsidRDefault="002C3128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4A2D7C76" w14:textId="77777777" w:rsidR="00AD52EA" w:rsidRDefault="0031618F" w:rsidP="007E474D">
      <w:pPr>
        <w:jc w:val="both"/>
        <w:rPr>
          <w:rFonts w:ascii="Georgia" w:hAnsi="Georgia" w:cstheme="minorHAnsi"/>
          <w:sz w:val="20"/>
          <w:szCs w:val="20"/>
        </w:rPr>
      </w:pPr>
      <w:r>
        <w:rPr>
          <w:rFonts w:ascii="Georgia" w:hAnsi="Georgia" w:cstheme="minorHAnsi"/>
          <w:sz w:val="20"/>
          <w:szCs w:val="20"/>
        </w:rPr>
        <w:t xml:space="preserve">Rödl &amp; Partner: </w:t>
      </w:r>
    </w:p>
    <w:p w14:paraId="4E0C93A8" w14:textId="77777777" w:rsidR="0031618F" w:rsidRDefault="0031618F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5389773C" w14:textId="77777777" w:rsidR="008F0728" w:rsidRPr="006D4F72" w:rsidRDefault="0031618F" w:rsidP="007E474D">
      <w:pPr>
        <w:jc w:val="both"/>
        <w:rPr>
          <w:rFonts w:ascii="Georgia" w:hAnsi="Georgia" w:cstheme="minorHAnsi"/>
          <w:sz w:val="20"/>
          <w:szCs w:val="20"/>
        </w:rPr>
      </w:pPr>
      <w:r w:rsidRPr="006D4F72">
        <w:rPr>
          <w:rFonts w:ascii="Georgia" w:hAnsi="Georgia" w:cstheme="minorHAnsi"/>
          <w:sz w:val="20"/>
          <w:szCs w:val="20"/>
        </w:rPr>
        <w:t>Hierbei scheint mir Rödl &amp; Partner für dieses Praktikum ideal.</w:t>
      </w:r>
      <w:r w:rsidR="00C27639" w:rsidRPr="006D4F72">
        <w:rPr>
          <w:rFonts w:ascii="Georgia" w:hAnsi="Georgia" w:cstheme="minorHAnsi"/>
          <w:sz w:val="20"/>
          <w:szCs w:val="20"/>
        </w:rPr>
        <w:t xml:space="preserve"> </w:t>
      </w:r>
      <w:r w:rsidR="00DC38EB" w:rsidRPr="006D4F72">
        <w:rPr>
          <w:rFonts w:ascii="Georgia" w:hAnsi="Georgia" w:cs="Times New Roman"/>
          <w:sz w:val="20"/>
          <w:szCs w:val="20"/>
        </w:rPr>
        <w:t>Durch Ihre Erfahrung mit wichtigen Kunden konnten Sie sich in den letzten Jahren eine große Expertise aufbauen und damit zu den bes</w:t>
      </w:r>
      <w:r w:rsidR="006D4F72" w:rsidRPr="006D4F72">
        <w:rPr>
          <w:rFonts w:ascii="Georgia" w:hAnsi="Georgia" w:cs="Times New Roman"/>
          <w:sz w:val="20"/>
          <w:szCs w:val="20"/>
        </w:rPr>
        <w:t>ten in Ihrer Branche entwickeln</w:t>
      </w:r>
      <w:r w:rsidR="00826CD1" w:rsidRPr="006D4F72">
        <w:rPr>
          <w:rFonts w:ascii="Georgia" w:hAnsi="Georgia" w:cs="Times New Roman"/>
          <w:sz w:val="20"/>
          <w:szCs w:val="20"/>
        </w:rPr>
        <w:t>.</w:t>
      </w:r>
      <w:r w:rsidR="00E05B66" w:rsidRPr="006D4F72">
        <w:rPr>
          <w:rFonts w:ascii="Georgia" w:hAnsi="Georgia" w:cs="Times New Roman"/>
          <w:sz w:val="20"/>
          <w:szCs w:val="20"/>
        </w:rPr>
        <w:t xml:space="preserve"> Beachtlich finde ich, wie Sie mit Ihrem Netzw</w:t>
      </w:r>
      <w:r w:rsidR="00DA6187" w:rsidRPr="006D4F72">
        <w:rPr>
          <w:rFonts w:ascii="Georgia" w:hAnsi="Georgia" w:cs="Times New Roman"/>
          <w:sz w:val="20"/>
          <w:szCs w:val="20"/>
        </w:rPr>
        <w:t xml:space="preserve">erk aus weltweit 5260 Mitarbeitern in 107 Niederlassungen </w:t>
      </w:r>
      <w:r w:rsidR="00A93868" w:rsidRPr="006D4F72">
        <w:rPr>
          <w:rFonts w:ascii="Georgia" w:hAnsi="Georgia" w:cs="Times New Roman"/>
          <w:sz w:val="20"/>
          <w:szCs w:val="20"/>
        </w:rPr>
        <w:t xml:space="preserve">vertreten sind. </w:t>
      </w:r>
      <w:r w:rsidR="00345354" w:rsidRPr="006D4F72">
        <w:rPr>
          <w:rFonts w:ascii="Georgia" w:eastAsia="Calibri" w:hAnsi="Georgia" w:cs="Times New Roman"/>
          <w:sz w:val="20"/>
          <w:szCs w:val="20"/>
        </w:rPr>
        <w:t>Dabei gefällt mir Ihre Branchenvielfalt besonders, da mir das während eines Praktikums die Möglichkeit gäbe, sehr viele verschiedene Einblicke auf einmal zu erhalten.</w:t>
      </w:r>
      <w:r w:rsidR="00345354" w:rsidRPr="006D4F72">
        <w:rPr>
          <w:rFonts w:ascii="Georgia" w:hAnsi="Georgia" w:cstheme="minorHAnsi"/>
          <w:sz w:val="20"/>
          <w:szCs w:val="20"/>
        </w:rPr>
        <w:t xml:space="preserve"> </w:t>
      </w:r>
      <w:r w:rsidR="005170CF" w:rsidRPr="006D4F72">
        <w:rPr>
          <w:rFonts w:ascii="Georgia" w:hAnsi="Georgia" w:cs="Times New Roman"/>
          <w:sz w:val="20"/>
          <w:szCs w:val="20"/>
        </w:rPr>
        <w:t>Mit Rödl &amp; Partner</w:t>
      </w:r>
      <w:r w:rsidR="008F0728" w:rsidRPr="006D4F72">
        <w:rPr>
          <w:rFonts w:ascii="Georgia" w:hAnsi="Georgia" w:cs="Times New Roman"/>
          <w:sz w:val="20"/>
          <w:szCs w:val="20"/>
        </w:rPr>
        <w:t xml:space="preserve"> verbinde ich Innovation, Teamgeist und der Leidenschaft darin, innovative Lösungen für individuelle Probleme zu bieten – Dinge, die bei Ihnen fest verankert sind und mit denen ich mich vollkommen identifizieren kann.</w:t>
      </w:r>
    </w:p>
    <w:p w14:paraId="5BB02584" w14:textId="77777777" w:rsidR="0031618F" w:rsidRDefault="0031618F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0F9C284D" w14:textId="77777777" w:rsidR="0031618F" w:rsidRDefault="00BA7095" w:rsidP="007E474D">
      <w:pPr>
        <w:jc w:val="both"/>
        <w:rPr>
          <w:rFonts w:ascii="Georgia" w:hAnsi="Georgia" w:cstheme="minorHAnsi"/>
          <w:sz w:val="20"/>
          <w:szCs w:val="20"/>
        </w:rPr>
      </w:pPr>
      <w:r>
        <w:rPr>
          <w:rFonts w:ascii="Georgia" w:hAnsi="Georgia" w:cstheme="minorHAnsi"/>
          <w:sz w:val="20"/>
          <w:szCs w:val="20"/>
        </w:rPr>
        <w:t>Ebner Stolz:</w:t>
      </w:r>
    </w:p>
    <w:p w14:paraId="74C2C24C" w14:textId="77777777" w:rsidR="00BA7095" w:rsidRDefault="00BA7095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6EA4E3E1" w14:textId="5E2BDC87" w:rsidR="002A3BFF" w:rsidRPr="002004D2" w:rsidRDefault="00BA7095" w:rsidP="007E474D">
      <w:pPr>
        <w:jc w:val="both"/>
        <w:rPr>
          <w:rFonts w:ascii="Georgia" w:hAnsi="Georgia" w:cstheme="minorHAnsi"/>
          <w:sz w:val="18"/>
          <w:szCs w:val="20"/>
        </w:rPr>
      </w:pPr>
      <w:r>
        <w:rPr>
          <w:rFonts w:ascii="Georgia" w:hAnsi="Georgia" w:cstheme="minorHAnsi"/>
          <w:sz w:val="20"/>
          <w:szCs w:val="20"/>
        </w:rPr>
        <w:t xml:space="preserve">Hierbei scheint mir </w:t>
      </w:r>
      <w:r w:rsidR="005F750A">
        <w:rPr>
          <w:rFonts w:ascii="Georgia" w:hAnsi="Georgia" w:cstheme="minorHAnsi"/>
          <w:sz w:val="20"/>
          <w:szCs w:val="20"/>
        </w:rPr>
        <w:t>Ebner Stolz</w:t>
      </w:r>
      <w:r w:rsidR="005F750A" w:rsidRPr="007004B0">
        <w:rPr>
          <w:rFonts w:ascii="Georgia" w:hAnsi="Georgia" w:cstheme="minorHAnsi"/>
          <w:sz w:val="20"/>
          <w:szCs w:val="20"/>
        </w:rPr>
        <w:t xml:space="preserve"> </w:t>
      </w:r>
      <w:r w:rsidRPr="007004B0">
        <w:rPr>
          <w:rFonts w:ascii="Georgia" w:hAnsi="Georgia" w:cstheme="minorHAnsi"/>
          <w:sz w:val="20"/>
          <w:szCs w:val="20"/>
        </w:rPr>
        <w:t>für dieses Praktikum ideal.</w:t>
      </w:r>
      <w:r w:rsidR="00C6250A">
        <w:rPr>
          <w:rFonts w:ascii="Georgia" w:hAnsi="Georgia" w:cstheme="minorHAnsi"/>
          <w:sz w:val="20"/>
          <w:szCs w:val="20"/>
        </w:rPr>
        <w:t xml:space="preserve"> </w:t>
      </w:r>
      <w:r w:rsidR="00C6250A" w:rsidRPr="006D4F72">
        <w:rPr>
          <w:rFonts w:ascii="Georgia" w:hAnsi="Georgia" w:cs="Times New Roman"/>
          <w:sz w:val="20"/>
          <w:szCs w:val="20"/>
        </w:rPr>
        <w:t>Durch Ihre Erfahrung mit wichtigen Kunden konnten Sie sich in den letzten Jahren eine große Expertise aufbauen und damit zu den besten in Ihrer Branche entwickeln.</w:t>
      </w:r>
      <w:r w:rsidR="00C6250A">
        <w:rPr>
          <w:rFonts w:ascii="Georgia" w:hAnsi="Georgia" w:cs="Times New Roman"/>
          <w:sz w:val="20"/>
          <w:szCs w:val="20"/>
        </w:rPr>
        <w:t xml:space="preserve"> </w:t>
      </w:r>
      <w:r w:rsidR="00297476">
        <w:rPr>
          <w:rFonts w:ascii="Georgia" w:hAnsi="Georgia"/>
          <w:sz w:val="20"/>
          <w:szCs w:val="21"/>
        </w:rPr>
        <w:t>Durch Ihr Netzwerk aus 2100</w:t>
      </w:r>
      <w:r w:rsidR="00297476" w:rsidRPr="00297476">
        <w:rPr>
          <w:rFonts w:ascii="Georgia" w:hAnsi="Georgia"/>
          <w:sz w:val="20"/>
          <w:szCs w:val="21"/>
        </w:rPr>
        <w:t xml:space="preserve"> Mitarbeitern </w:t>
      </w:r>
      <w:r w:rsidR="004449D8">
        <w:rPr>
          <w:rFonts w:ascii="Georgia" w:hAnsi="Georgia"/>
          <w:sz w:val="20"/>
          <w:szCs w:val="21"/>
        </w:rPr>
        <w:t xml:space="preserve">deutschlandweit und </w:t>
      </w:r>
      <w:r w:rsidR="00297476">
        <w:rPr>
          <w:rFonts w:ascii="Georgia" w:hAnsi="Georgia"/>
          <w:sz w:val="20"/>
          <w:szCs w:val="21"/>
        </w:rPr>
        <w:t xml:space="preserve">an </w:t>
      </w:r>
      <w:r w:rsidR="002004D2">
        <w:rPr>
          <w:rFonts w:ascii="Georgia" w:hAnsi="Georgia"/>
          <w:sz w:val="20"/>
          <w:szCs w:val="21"/>
        </w:rPr>
        <w:t xml:space="preserve">weltweit </w:t>
      </w:r>
      <w:r w:rsidR="00297476">
        <w:rPr>
          <w:rFonts w:ascii="Georgia" w:hAnsi="Georgia"/>
          <w:sz w:val="20"/>
          <w:szCs w:val="21"/>
        </w:rPr>
        <w:t>mehr als 790 Standorten</w:t>
      </w:r>
      <w:r w:rsidR="004449D8">
        <w:rPr>
          <w:rFonts w:ascii="Georgia" w:hAnsi="Georgia"/>
          <w:sz w:val="20"/>
          <w:szCs w:val="21"/>
        </w:rPr>
        <w:t xml:space="preserve"> </w:t>
      </w:r>
      <w:ins w:id="0" w:author="David Döbele" w:date="2023-05-02T19:14:00Z">
        <w:r w:rsidR="003C5281">
          <w:rPr>
            <w:rFonts w:ascii="Georgia" w:hAnsi="Georgia"/>
            <w:sz w:val="20"/>
            <w:szCs w:val="21"/>
          </w:rPr>
          <w:t>I</w:t>
        </w:r>
      </w:ins>
      <w:del w:id="1" w:author="David Döbele" w:date="2023-05-02T19:14:00Z">
        <w:r w:rsidR="004449D8" w:rsidDel="003C5281">
          <w:rPr>
            <w:rFonts w:ascii="Georgia" w:hAnsi="Georgia"/>
            <w:sz w:val="20"/>
            <w:szCs w:val="21"/>
          </w:rPr>
          <w:delText>i</w:delText>
        </w:r>
      </w:del>
      <w:r w:rsidR="004449D8">
        <w:rPr>
          <w:rFonts w:ascii="Georgia" w:hAnsi="Georgia"/>
          <w:sz w:val="20"/>
          <w:szCs w:val="21"/>
        </w:rPr>
        <w:t>hres internationalen Netzwerks „</w:t>
      </w:r>
      <w:proofErr w:type="spellStart"/>
      <w:r w:rsidR="004449D8">
        <w:rPr>
          <w:rFonts w:ascii="Georgia" w:hAnsi="Georgia"/>
          <w:sz w:val="20"/>
          <w:szCs w:val="21"/>
        </w:rPr>
        <w:t>Nexia</w:t>
      </w:r>
      <w:proofErr w:type="spellEnd"/>
      <w:r w:rsidR="004449D8">
        <w:rPr>
          <w:rFonts w:ascii="Georgia" w:hAnsi="Georgia"/>
          <w:sz w:val="20"/>
          <w:szCs w:val="21"/>
        </w:rPr>
        <w:t xml:space="preserve"> International“</w:t>
      </w:r>
      <w:r w:rsidR="00297476" w:rsidRPr="00297476">
        <w:rPr>
          <w:rFonts w:ascii="Georgia" w:hAnsi="Georgia"/>
          <w:sz w:val="20"/>
          <w:szCs w:val="21"/>
        </w:rPr>
        <w:t>, welche aus verschiedensten Hintergründen kommen stehen Sie für sehr viel Diversität und Inklusion, wodurch auch eine Abwechslungsreiches Unternehmensbild entsteht.</w:t>
      </w:r>
      <w:r w:rsidR="002004D2">
        <w:rPr>
          <w:rFonts w:ascii="Georgia" w:hAnsi="Georgia" w:cstheme="minorHAnsi"/>
          <w:sz w:val="18"/>
          <w:szCs w:val="20"/>
        </w:rPr>
        <w:t xml:space="preserve"> </w:t>
      </w:r>
      <w:r w:rsidR="002A3BFF">
        <w:rPr>
          <w:rFonts w:ascii="Georgia" w:hAnsi="Georgia"/>
          <w:sz w:val="20"/>
          <w:szCs w:val="20"/>
        </w:rPr>
        <w:t>Somit verbinde ich mit Ebner Stolz</w:t>
      </w:r>
      <w:r w:rsidR="005F189E">
        <w:rPr>
          <w:rFonts w:ascii="Georgia" w:hAnsi="Georgia"/>
          <w:sz w:val="20"/>
          <w:szCs w:val="20"/>
        </w:rPr>
        <w:t xml:space="preserve"> Diversität</w:t>
      </w:r>
      <w:r w:rsidR="002A3BFF" w:rsidRPr="00173CED">
        <w:rPr>
          <w:rFonts w:ascii="Georgia" w:hAnsi="Georgia"/>
          <w:sz w:val="20"/>
          <w:szCs w:val="20"/>
        </w:rPr>
        <w:t>, Teamgeist und dem Bestreben stets innovative Lösungen für die Kunden zu finden – Werte, welche tiefgreifend in der Unternehmenskultur verankert sind, womit ich mich vollkommen identifizieren kann.</w:t>
      </w:r>
    </w:p>
    <w:p w14:paraId="46C71BC2" w14:textId="77777777" w:rsidR="002A3BFF" w:rsidRDefault="002A3BFF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5F80C667" w14:textId="77777777" w:rsidR="008E35D8" w:rsidRDefault="006D4F72" w:rsidP="007E474D">
      <w:pPr>
        <w:jc w:val="both"/>
        <w:rPr>
          <w:rFonts w:ascii="Georgia" w:hAnsi="Georgia" w:cstheme="minorHAnsi"/>
          <w:sz w:val="20"/>
          <w:szCs w:val="20"/>
        </w:rPr>
      </w:pPr>
      <w:r>
        <w:rPr>
          <w:rFonts w:ascii="Georgia" w:hAnsi="Georgia" w:cstheme="minorHAnsi"/>
          <w:sz w:val="20"/>
          <w:szCs w:val="20"/>
        </w:rPr>
        <w:t>Baker Tilly:</w:t>
      </w:r>
    </w:p>
    <w:p w14:paraId="6A4850F5" w14:textId="77777777" w:rsidR="006D4F72" w:rsidRDefault="006D4F72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7356A449" w14:textId="77777777" w:rsidR="00E048F9" w:rsidRPr="007E474D" w:rsidRDefault="006D4F72" w:rsidP="007E474D">
      <w:pPr>
        <w:jc w:val="both"/>
        <w:rPr>
          <w:rFonts w:ascii="Georgia" w:hAnsi="Georgia" w:cstheme="minorHAnsi"/>
          <w:sz w:val="18"/>
          <w:szCs w:val="20"/>
        </w:rPr>
      </w:pPr>
      <w:r>
        <w:rPr>
          <w:rFonts w:ascii="Georgia" w:hAnsi="Georgia" w:cstheme="minorHAnsi"/>
          <w:sz w:val="20"/>
          <w:szCs w:val="20"/>
        </w:rPr>
        <w:t>Hierbei scheint mir Baker Tilly für dieses Praktikum ideal.</w:t>
      </w:r>
      <w:r w:rsidR="00665BE5">
        <w:rPr>
          <w:rFonts w:ascii="Georgia" w:hAnsi="Georgia" w:cstheme="minorHAnsi"/>
          <w:sz w:val="20"/>
          <w:szCs w:val="20"/>
        </w:rPr>
        <w:t xml:space="preserve"> </w:t>
      </w:r>
      <w:r w:rsidR="00985F21" w:rsidRPr="00985F21">
        <w:rPr>
          <w:rFonts w:ascii="Georgia" w:hAnsi="Georgia" w:cs="Times New Roman"/>
          <w:sz w:val="20"/>
          <w:szCs w:val="21"/>
        </w:rPr>
        <w:t>Durch Ihre Erfahrung mit wichtigen Kunden konnten Sie sich in den letzten Jahren eine große Expertise aufbauen und damit zu den besten in Ihrer Branche entwickeln.</w:t>
      </w:r>
      <w:r w:rsidR="00985F21">
        <w:rPr>
          <w:rFonts w:ascii="Georgia" w:hAnsi="Georgia" w:cs="Times New Roman"/>
          <w:sz w:val="20"/>
          <w:szCs w:val="21"/>
        </w:rPr>
        <w:t xml:space="preserve"> </w:t>
      </w:r>
      <w:r w:rsidR="006E0FD6" w:rsidRPr="006E0FD6">
        <w:rPr>
          <w:rFonts w:ascii="Georgia" w:hAnsi="Georgia" w:cs="Times New Roman"/>
          <w:sz w:val="20"/>
          <w:szCs w:val="21"/>
        </w:rPr>
        <w:t>Beachtlich finde ich, wie</w:t>
      </w:r>
      <w:r w:rsidR="006E0FD6">
        <w:rPr>
          <w:rFonts w:ascii="Georgia" w:hAnsi="Georgia" w:cs="Times New Roman"/>
          <w:sz w:val="20"/>
          <w:szCs w:val="21"/>
        </w:rPr>
        <w:t xml:space="preserve"> Sie mit Ihrem Netzwerk aus 41000 Mitarbeitern an 703</w:t>
      </w:r>
      <w:r w:rsidR="006E0FD6" w:rsidRPr="006E0FD6">
        <w:rPr>
          <w:rFonts w:ascii="Georgia" w:hAnsi="Georgia" w:cs="Times New Roman"/>
          <w:sz w:val="20"/>
          <w:szCs w:val="21"/>
        </w:rPr>
        <w:t xml:space="preserve"> </w:t>
      </w:r>
      <w:r w:rsidR="006E0FD6">
        <w:rPr>
          <w:rFonts w:ascii="Georgia" w:hAnsi="Georgia" w:cs="Times New Roman"/>
          <w:sz w:val="20"/>
          <w:szCs w:val="21"/>
        </w:rPr>
        <w:t>Standorten</w:t>
      </w:r>
      <w:r w:rsidR="002A41AE">
        <w:rPr>
          <w:rFonts w:ascii="Georgia" w:hAnsi="Georgia" w:cs="Times New Roman"/>
          <w:sz w:val="20"/>
          <w:szCs w:val="21"/>
        </w:rPr>
        <w:t xml:space="preserve"> </w:t>
      </w:r>
      <w:r w:rsidR="006E0FD6" w:rsidRPr="006E0FD6">
        <w:rPr>
          <w:rFonts w:ascii="Georgia" w:hAnsi="Georgia" w:cs="Times New Roman"/>
          <w:sz w:val="20"/>
          <w:szCs w:val="21"/>
        </w:rPr>
        <w:t xml:space="preserve">verschiedene Unternehmen </w:t>
      </w:r>
      <w:r w:rsidR="002A41AE">
        <w:rPr>
          <w:rFonts w:ascii="Georgia" w:hAnsi="Georgia" w:cs="Times New Roman"/>
          <w:sz w:val="20"/>
          <w:szCs w:val="21"/>
        </w:rPr>
        <w:t>betreuen und damit auf die</w:t>
      </w:r>
      <w:r w:rsidR="006E0FD6" w:rsidRPr="006E0FD6">
        <w:rPr>
          <w:rFonts w:ascii="Georgia" w:hAnsi="Georgia" w:cs="Times New Roman"/>
          <w:sz w:val="20"/>
          <w:szCs w:val="21"/>
        </w:rPr>
        <w:t xml:space="preserve"> Liste der </w:t>
      </w:r>
      <w:r w:rsidR="002A41AE">
        <w:rPr>
          <w:rFonts w:ascii="Georgia" w:hAnsi="Georgia" w:cs="Arial"/>
          <w:color w:val="000000"/>
          <w:sz w:val="20"/>
          <w:szCs w:val="21"/>
          <w:shd w:val="clear" w:color="auto" w:fill="FFFFFF"/>
        </w:rPr>
        <w:t>IAB Awards</w:t>
      </w:r>
      <w:r w:rsidR="008C1117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als „Network </w:t>
      </w:r>
      <w:proofErr w:type="spellStart"/>
      <w:r w:rsidR="008C1117">
        <w:rPr>
          <w:rFonts w:ascii="Georgia" w:hAnsi="Georgia" w:cs="Arial"/>
          <w:color w:val="000000"/>
          <w:sz w:val="20"/>
          <w:szCs w:val="21"/>
          <w:shd w:val="clear" w:color="auto" w:fill="FFFFFF"/>
        </w:rPr>
        <w:t>of</w:t>
      </w:r>
      <w:proofErr w:type="spellEnd"/>
      <w:r w:rsidR="008C1117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</w:t>
      </w:r>
      <w:proofErr w:type="spellStart"/>
      <w:r w:rsidR="008C1117">
        <w:rPr>
          <w:rFonts w:ascii="Georgia" w:hAnsi="Georgia" w:cs="Arial"/>
          <w:color w:val="000000"/>
          <w:sz w:val="20"/>
          <w:szCs w:val="21"/>
          <w:shd w:val="clear" w:color="auto" w:fill="FFFFFF"/>
        </w:rPr>
        <w:t>the</w:t>
      </w:r>
      <w:proofErr w:type="spellEnd"/>
      <w:r w:rsidR="008C1117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Year“</w:t>
      </w:r>
      <w:r w:rsidR="002A41AE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ausgezeichnet</w:t>
      </w:r>
      <w:r w:rsidR="006E0FD6" w:rsidRPr="006E0FD6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sind.</w:t>
      </w:r>
      <w:r w:rsidR="007E474D">
        <w:rPr>
          <w:rFonts w:ascii="Georgia" w:hAnsi="Georgia" w:cs="Arial"/>
          <w:color w:val="000000"/>
          <w:sz w:val="20"/>
          <w:szCs w:val="21"/>
          <w:shd w:val="clear" w:color="auto" w:fill="FFFFFF"/>
        </w:rPr>
        <w:t xml:space="preserve"> </w:t>
      </w:r>
      <w:r w:rsidR="00E048F9">
        <w:rPr>
          <w:rFonts w:ascii="Georgia" w:hAnsi="Georgia" w:cstheme="minorHAnsi"/>
          <w:sz w:val="20"/>
          <w:szCs w:val="20"/>
        </w:rPr>
        <w:t>Demzufolge verbinde ich mit Baker Tilly Diversität</w:t>
      </w:r>
      <w:r w:rsidR="00E048F9" w:rsidRPr="00915C9D">
        <w:rPr>
          <w:rFonts w:ascii="Georgia" w:hAnsi="Georgia" w:cstheme="minorHAnsi"/>
          <w:sz w:val="20"/>
          <w:szCs w:val="20"/>
        </w:rPr>
        <w:t>, Teamgeist und dem Bestreben stets innovative Lösungen für die Kunden zu finden – Werte, welche tiefgreifend in der Unternehmenskultur verankert sind, womit ich mich vollkommen identifizieren kann.</w:t>
      </w:r>
    </w:p>
    <w:p w14:paraId="5DE98A31" w14:textId="77777777" w:rsidR="0038064B" w:rsidRDefault="0038064B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63675570" w14:textId="77777777" w:rsidR="0038064B" w:rsidRDefault="0038064B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0E458926" w14:textId="77777777" w:rsidR="0038064B" w:rsidRDefault="0038064B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1CAB3A05" w14:textId="77777777" w:rsidR="0038064B" w:rsidRDefault="0038064B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6FDD82AB" w14:textId="77777777" w:rsidR="0038064B" w:rsidRDefault="0038064B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1FEAC472" w14:textId="77777777" w:rsidR="0038064B" w:rsidRDefault="0038064B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0C7F19AA" w14:textId="77777777" w:rsidR="00152BBD" w:rsidRDefault="00152BBD" w:rsidP="007E474D">
      <w:pPr>
        <w:jc w:val="both"/>
        <w:rPr>
          <w:rFonts w:ascii="Georgia" w:hAnsi="Georgia" w:cstheme="minorHAnsi"/>
          <w:sz w:val="20"/>
          <w:szCs w:val="20"/>
        </w:rPr>
      </w:pPr>
      <w:r>
        <w:rPr>
          <w:rFonts w:ascii="Georgia" w:hAnsi="Georgia" w:cstheme="minorHAnsi"/>
          <w:sz w:val="20"/>
          <w:szCs w:val="20"/>
        </w:rPr>
        <w:t>Deloitte:</w:t>
      </w:r>
    </w:p>
    <w:p w14:paraId="030856D8" w14:textId="77777777" w:rsidR="00152BBD" w:rsidRDefault="00152BBD" w:rsidP="007E474D">
      <w:pPr>
        <w:jc w:val="both"/>
        <w:rPr>
          <w:rFonts w:ascii="Georgia" w:hAnsi="Georgia" w:cstheme="minorHAnsi"/>
          <w:sz w:val="20"/>
          <w:szCs w:val="20"/>
        </w:rPr>
      </w:pPr>
    </w:p>
    <w:p w14:paraId="71F845E7" w14:textId="77777777" w:rsidR="009D26B4" w:rsidRPr="00173CED" w:rsidRDefault="009A5486" w:rsidP="007E474D">
      <w:pPr>
        <w:jc w:val="both"/>
        <w:rPr>
          <w:rFonts w:ascii="Georgia" w:hAnsi="Georgia"/>
          <w:sz w:val="20"/>
          <w:szCs w:val="20"/>
        </w:rPr>
      </w:pPr>
      <w:r w:rsidRPr="00173CED">
        <w:rPr>
          <w:rFonts w:ascii="Georgia" w:hAnsi="Georgia"/>
          <w:sz w:val="20"/>
          <w:szCs w:val="20"/>
        </w:rPr>
        <w:t xml:space="preserve">Hierfür sehe ich bei Deloitte die beste Möglichkeit für ein Praktikum. Dadurch, dass Sie zu den weltweit größten </w:t>
      </w:r>
      <w:r w:rsidR="00173CED" w:rsidRPr="00173CED">
        <w:rPr>
          <w:rFonts w:ascii="Georgia" w:hAnsi="Georgia"/>
          <w:sz w:val="20"/>
          <w:szCs w:val="20"/>
        </w:rPr>
        <w:t>Wirtschaftsprüfungs- und Beratungsgesellschaften</w:t>
      </w:r>
      <w:r w:rsidRPr="00173CED">
        <w:rPr>
          <w:rFonts w:ascii="Georgia" w:hAnsi="Georgia"/>
          <w:sz w:val="20"/>
          <w:szCs w:val="20"/>
        </w:rPr>
        <w:t xml:space="preserve"> gehören, konnten Sie sich ein besonders großes Wissen in j</w:t>
      </w:r>
      <w:r w:rsidR="00F87A57" w:rsidRPr="00173CED">
        <w:rPr>
          <w:rFonts w:ascii="Georgia" w:hAnsi="Georgia"/>
          <w:sz w:val="20"/>
          <w:szCs w:val="20"/>
        </w:rPr>
        <w:t>eglichen Brachen</w:t>
      </w:r>
      <w:r w:rsidRPr="00173CED">
        <w:rPr>
          <w:rFonts w:ascii="Georgia" w:hAnsi="Georgia"/>
          <w:sz w:val="20"/>
          <w:szCs w:val="20"/>
        </w:rPr>
        <w:t xml:space="preserve"> aneignen, wodurch Sie an der weltweiten Spitze arbeiten.</w:t>
      </w:r>
      <w:r w:rsidR="00F87A57" w:rsidRPr="00173CED">
        <w:rPr>
          <w:rFonts w:ascii="Georgia" w:hAnsi="Georgia"/>
          <w:sz w:val="20"/>
          <w:szCs w:val="20"/>
        </w:rPr>
        <w:t xml:space="preserve"> </w:t>
      </w:r>
      <w:r w:rsidR="00002A35" w:rsidRPr="00173CED">
        <w:rPr>
          <w:rFonts w:ascii="Georgia" w:hAnsi="Georgia"/>
          <w:sz w:val="20"/>
          <w:szCs w:val="20"/>
        </w:rPr>
        <w:t>Besonders die Entwicklung der letzten Jahre in innovativen Technologien und besonders auch in der Nachhaltigkeit finde ich persönlich spannend. Ei</w:t>
      </w:r>
      <w:r w:rsidR="009D26B4" w:rsidRPr="00173CED">
        <w:rPr>
          <w:rFonts w:ascii="Georgia" w:hAnsi="Georgia"/>
          <w:sz w:val="20"/>
          <w:szCs w:val="20"/>
        </w:rPr>
        <w:t>n Netzwerk aus 415.000 Mitarbeitern aus über 150</w:t>
      </w:r>
      <w:r w:rsidR="00002A35" w:rsidRPr="00173CED">
        <w:rPr>
          <w:rFonts w:ascii="Georgia" w:hAnsi="Georgia"/>
          <w:sz w:val="20"/>
          <w:szCs w:val="20"/>
        </w:rPr>
        <w:t xml:space="preserve"> </w:t>
      </w:r>
      <w:r w:rsidR="009D26B4" w:rsidRPr="00173CED">
        <w:rPr>
          <w:rFonts w:ascii="Georgia" w:hAnsi="Georgia"/>
          <w:sz w:val="20"/>
          <w:szCs w:val="20"/>
        </w:rPr>
        <w:t>verschiedenen Ländern</w:t>
      </w:r>
      <w:r w:rsidR="00002A35" w:rsidRPr="00173CED">
        <w:rPr>
          <w:rFonts w:ascii="Georgia" w:hAnsi="Georgia"/>
          <w:sz w:val="20"/>
          <w:szCs w:val="20"/>
        </w:rPr>
        <w:t>, welches stetigen Einfluss auf unsere Marktwirtschaft hat ist ebenfalls ein Grund dafür, dass ich ein Teil davon sein möchte.</w:t>
      </w:r>
      <w:r w:rsidR="009D26B4" w:rsidRPr="00173CED">
        <w:rPr>
          <w:rFonts w:ascii="Georgia" w:hAnsi="Georgia"/>
          <w:sz w:val="20"/>
          <w:szCs w:val="20"/>
        </w:rPr>
        <w:t xml:space="preserve"> Somit verbinde ich mit Deloitte Integrität, Teamgeist und dem Bestreben stets innovative Lösungen für die Kunden zu finden – Werte, welche tiefgreifend in der Unternehmenskultur verankert sind, womit ich mich vollkommen identifizieren kann.</w:t>
      </w:r>
    </w:p>
    <w:p w14:paraId="5C9E99EB" w14:textId="77777777" w:rsidR="00152BBD" w:rsidRPr="00F87A57" w:rsidRDefault="00152BBD" w:rsidP="00826CD1">
      <w:pPr>
        <w:jc w:val="both"/>
        <w:rPr>
          <w:rFonts w:ascii="Georgia" w:hAnsi="Georgia"/>
          <w:sz w:val="21"/>
          <w:szCs w:val="21"/>
        </w:rPr>
      </w:pPr>
    </w:p>
    <w:sectPr w:rsidR="00152BBD" w:rsidRPr="00F87A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1050"/>
    <w:rsid w:val="00002A35"/>
    <w:rsid w:val="00054DA4"/>
    <w:rsid w:val="00055753"/>
    <w:rsid w:val="001435BA"/>
    <w:rsid w:val="00150858"/>
    <w:rsid w:val="00152BBD"/>
    <w:rsid w:val="00173CED"/>
    <w:rsid w:val="002004D2"/>
    <w:rsid w:val="0022487D"/>
    <w:rsid w:val="00264D9D"/>
    <w:rsid w:val="00296791"/>
    <w:rsid w:val="00297476"/>
    <w:rsid w:val="002A3BFF"/>
    <w:rsid w:val="002A41AE"/>
    <w:rsid w:val="002C3128"/>
    <w:rsid w:val="0031618F"/>
    <w:rsid w:val="00333CAA"/>
    <w:rsid w:val="00345354"/>
    <w:rsid w:val="0038064B"/>
    <w:rsid w:val="003976D9"/>
    <w:rsid w:val="003C5281"/>
    <w:rsid w:val="003C61BF"/>
    <w:rsid w:val="0041683D"/>
    <w:rsid w:val="004449D8"/>
    <w:rsid w:val="00453E63"/>
    <w:rsid w:val="004A15D1"/>
    <w:rsid w:val="00511DF5"/>
    <w:rsid w:val="005170CF"/>
    <w:rsid w:val="005E0ADC"/>
    <w:rsid w:val="005F189E"/>
    <w:rsid w:val="005F2101"/>
    <w:rsid w:val="005F750A"/>
    <w:rsid w:val="00611050"/>
    <w:rsid w:val="00662341"/>
    <w:rsid w:val="00665BE5"/>
    <w:rsid w:val="00690436"/>
    <w:rsid w:val="006A56A7"/>
    <w:rsid w:val="006D4F72"/>
    <w:rsid w:val="006E0FD6"/>
    <w:rsid w:val="007004B0"/>
    <w:rsid w:val="00772A3F"/>
    <w:rsid w:val="007833D4"/>
    <w:rsid w:val="007D107D"/>
    <w:rsid w:val="007E474D"/>
    <w:rsid w:val="007E54E6"/>
    <w:rsid w:val="0082369C"/>
    <w:rsid w:val="00826CD1"/>
    <w:rsid w:val="008537A2"/>
    <w:rsid w:val="00865DE7"/>
    <w:rsid w:val="00881196"/>
    <w:rsid w:val="008C1117"/>
    <w:rsid w:val="008E35D8"/>
    <w:rsid w:val="008F0728"/>
    <w:rsid w:val="00915C9D"/>
    <w:rsid w:val="00985F21"/>
    <w:rsid w:val="009A5486"/>
    <w:rsid w:val="009B4F08"/>
    <w:rsid w:val="009D26B4"/>
    <w:rsid w:val="00A65C8F"/>
    <w:rsid w:val="00A93868"/>
    <w:rsid w:val="00AD52EA"/>
    <w:rsid w:val="00B25451"/>
    <w:rsid w:val="00B66C18"/>
    <w:rsid w:val="00BA7095"/>
    <w:rsid w:val="00C162D9"/>
    <w:rsid w:val="00C17EAE"/>
    <w:rsid w:val="00C27639"/>
    <w:rsid w:val="00C6250A"/>
    <w:rsid w:val="00C904F8"/>
    <w:rsid w:val="00D27C80"/>
    <w:rsid w:val="00D76BF1"/>
    <w:rsid w:val="00DA6187"/>
    <w:rsid w:val="00DC38EB"/>
    <w:rsid w:val="00E048F9"/>
    <w:rsid w:val="00E05B66"/>
    <w:rsid w:val="00EC181B"/>
    <w:rsid w:val="00EE1B9C"/>
    <w:rsid w:val="00F87A57"/>
    <w:rsid w:val="00F9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53854"/>
  <w15:docId w15:val="{6D7BF835-7564-5C42-B774-764F4817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2C3128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2A41AE"/>
    <w:rPr>
      <w:color w:val="0000FF"/>
      <w:u w:val="single"/>
    </w:rPr>
  </w:style>
  <w:style w:type="paragraph" w:styleId="berarbeitung">
    <w:name w:val="Revision"/>
    <w:hidden/>
    <w:uiPriority w:val="99"/>
    <w:semiHidden/>
    <w:rsid w:val="003C5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6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David Döbele</cp:lastModifiedBy>
  <cp:revision>5</cp:revision>
  <dcterms:created xsi:type="dcterms:W3CDTF">2023-04-18T10:10:00Z</dcterms:created>
  <dcterms:modified xsi:type="dcterms:W3CDTF">2023-05-02T17:14:00Z</dcterms:modified>
</cp:coreProperties>
</file>