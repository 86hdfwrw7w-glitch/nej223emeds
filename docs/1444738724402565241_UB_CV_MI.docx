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Spec="center" w:tblpY="-811"/>
        <w:tblW w:w="109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David Döbele" w:date="2025-11-30T18:14:00Z" w16du:dateUtc="2025-11-30T17:14:00Z">
          <w:tblPr>
            <w:tblStyle w:val="a"/>
            <w:tblpPr w:leftFromText="141" w:rightFromText="141" w:vertAnchor="text" w:horzAnchor="margin" w:tblpXSpec="center" w:tblpY="-811"/>
            <w:tblW w:w="10956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2105"/>
        <w:gridCol w:w="5140"/>
        <w:gridCol w:w="124"/>
        <w:gridCol w:w="144"/>
        <w:gridCol w:w="158"/>
        <w:gridCol w:w="144"/>
        <w:gridCol w:w="424"/>
        <w:gridCol w:w="569"/>
        <w:gridCol w:w="569"/>
        <w:gridCol w:w="1579"/>
        <w:tblGridChange w:id="1">
          <w:tblGrid>
            <w:gridCol w:w="2105"/>
            <w:gridCol w:w="5140"/>
            <w:gridCol w:w="124"/>
            <w:gridCol w:w="144"/>
            <w:gridCol w:w="158"/>
            <w:gridCol w:w="144"/>
            <w:gridCol w:w="424"/>
            <w:gridCol w:w="569"/>
            <w:gridCol w:w="569"/>
            <w:gridCol w:w="1579"/>
          </w:tblGrid>
        </w:tblGridChange>
      </w:tblGrid>
      <w:tr w:rsidR="00F51686" w14:paraId="3DA187EA" w14:textId="77777777" w:rsidTr="00462BB6">
        <w:trPr>
          <w:trHeight w:val="210"/>
          <w:trPrChange w:id="2" w:author="David Döbele" w:date="2025-11-30T18:14:00Z" w16du:dateUtc="2025-11-30T17:14:00Z">
            <w:trPr>
              <w:trHeight w:val="210"/>
            </w:trPr>
          </w:trPrChange>
        </w:trPr>
        <w:tc>
          <w:tcPr>
            <w:tcW w:w="10956" w:type="dxa"/>
            <w:gridSpan w:val="10"/>
            <w:tcPrChange w:id="3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0BB68485" w14:textId="77777777" w:rsidR="00665791" w:rsidRPr="00436261" w:rsidRDefault="00665791" w:rsidP="002D3135">
            <w:pPr>
              <w:spacing w:line="276" w:lineRule="auto"/>
              <w:jc w:val="center"/>
              <w:rPr>
                <w:rFonts w:ascii="Georgia" w:eastAsia="Georgia" w:hAnsi="Georgia" w:cs="Georgia"/>
                <w:color w:val="000000" w:themeColor="text1"/>
              </w:rPr>
            </w:pPr>
            <w:r w:rsidRPr="00436261">
              <w:rPr>
                <w:rFonts w:ascii="Georgia" w:eastAsia="Georgia" w:hAnsi="Georgia" w:cs="Georgia"/>
                <w:b/>
                <w:smallCaps/>
                <w:color w:val="000000" w:themeColor="text1"/>
                <w:sz w:val="48"/>
                <w:szCs w:val="48"/>
              </w:rPr>
              <w:t>Mohamed Ismail</w:t>
            </w:r>
            <w:r w:rsidRPr="00436261">
              <w:rPr>
                <w:rFonts w:ascii="Georgia" w:eastAsia="Georgia" w:hAnsi="Georgia" w:cs="Georgia"/>
                <w:color w:val="000000" w:themeColor="text1"/>
                <w:sz w:val="44"/>
                <w:szCs w:val="44"/>
              </w:rPr>
              <w:br/>
            </w:r>
            <w:r w:rsidR="00DE6133"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Ingolstädter Straße</w:t>
            </w:r>
            <w:r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 xml:space="preserve"> 89, 80939 München</w:t>
            </w:r>
          </w:p>
          <w:p w14:paraId="7406A2D4" w14:textId="138D37CA" w:rsidR="00665791" w:rsidRPr="00436261" w:rsidRDefault="00665791" w:rsidP="002D3135">
            <w:pPr>
              <w:spacing w:line="276" w:lineRule="auto"/>
              <w:jc w:val="center"/>
              <w:rPr>
                <w:rFonts w:ascii="Georgia" w:eastAsia="Georgia" w:hAnsi="Georgia" w:cs="Georgia"/>
                <w:color w:val="000000" w:themeColor="text1"/>
              </w:rPr>
            </w:pPr>
            <w:r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+49 15756615419</w:t>
            </w:r>
            <w:ins w:id="4" w:author="David Döbele" w:date="2025-11-30T18:13:00Z" w16du:dateUtc="2025-11-30T17:13:00Z">
              <w:r w:rsidR="00F51686">
                <w:rPr>
                  <w:rFonts w:ascii="Georgia" w:eastAsia="Georgia" w:hAnsi="Georgia" w:cs="Georgia"/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Pr="00436261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| mohamedg6.ismail@gmail.com | 09.10.2004 in München</w:t>
            </w:r>
          </w:p>
        </w:tc>
      </w:tr>
      <w:tr w:rsidR="00F51686" w14:paraId="778443D8" w14:textId="77777777" w:rsidTr="00462BB6">
        <w:trPr>
          <w:trHeight w:val="475"/>
          <w:trPrChange w:id="5" w:author="David Döbele" w:date="2025-11-30T18:14:00Z" w16du:dateUtc="2025-11-30T17:14:00Z">
            <w:trPr>
              <w:trHeight w:val="475"/>
            </w:trPr>
          </w:trPrChange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  <w:tcPrChange w:id="6" w:author="David Döbele" w:date="2025-11-30T18:14:00Z" w16du:dateUtc="2025-11-30T17:14:00Z">
              <w:tcPr>
                <w:tcW w:w="1095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78E8013C" w14:textId="77777777" w:rsidR="00665791" w:rsidRDefault="00665791" w:rsidP="002D3135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F51686" w14:paraId="18C113D2" w14:textId="77777777" w:rsidTr="00462BB6">
        <w:trPr>
          <w:trHeight w:val="317"/>
          <w:trPrChange w:id="7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7369" w:type="dxa"/>
            <w:gridSpan w:val="3"/>
            <w:tcBorders>
              <w:top w:val="single" w:sz="4" w:space="0" w:color="000000"/>
            </w:tcBorders>
            <w:vAlign w:val="bottom"/>
            <w:tcPrChange w:id="8" w:author="David Döbele" w:date="2025-11-30T18:14:00Z" w16du:dateUtc="2025-11-30T17:14:00Z">
              <w:tcPr>
                <w:tcW w:w="7369" w:type="dxa"/>
                <w:gridSpan w:val="3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82BA8A3" w14:textId="77777777" w:rsidR="00AF08E8" w:rsidRDefault="00AF08E8" w:rsidP="002D3135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="0043626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outh </w:t>
            </w:r>
            <w:r w:rsidR="0043626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ales</w:t>
            </w:r>
          </w:p>
        </w:tc>
        <w:tc>
          <w:tcPr>
            <w:tcW w:w="3587" w:type="dxa"/>
            <w:gridSpan w:val="7"/>
            <w:tcBorders>
              <w:top w:val="single" w:sz="4" w:space="0" w:color="000000"/>
            </w:tcBorders>
            <w:vAlign w:val="bottom"/>
            <w:tcPrChange w:id="9" w:author="David Döbele" w:date="2025-11-30T18:14:00Z" w16du:dateUtc="2025-11-30T17:14:00Z">
              <w:tcPr>
                <w:tcW w:w="3587" w:type="dxa"/>
                <w:gridSpan w:val="7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2DF12FBC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Cardiff, Wales </w:t>
            </w:r>
            <w:r w:rsidR="00A423BE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(Remote</w:t>
            </w:r>
            <w:r w:rsidR="00FD09AE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)</w:t>
            </w:r>
          </w:p>
        </w:tc>
      </w:tr>
      <w:tr w:rsidR="00F51686" w14:paraId="2E5B2E13" w14:textId="77777777" w:rsidTr="00462BB6">
        <w:trPr>
          <w:trHeight w:val="313"/>
          <w:trPrChange w:id="10" w:author="David Döbele" w:date="2025-11-30T18:14:00Z" w16du:dateUtc="2025-11-30T17:14:00Z">
            <w:trPr>
              <w:trHeight w:val="313"/>
            </w:trPr>
          </w:trPrChange>
        </w:trPr>
        <w:tc>
          <w:tcPr>
            <w:tcW w:w="7513" w:type="dxa"/>
            <w:gridSpan w:val="4"/>
            <w:tcPrChange w:id="11" w:author="David Döbele" w:date="2025-11-30T18:14:00Z" w16du:dateUtc="2025-11-30T17:14:00Z">
              <w:tcPr>
                <w:tcW w:w="7513" w:type="dxa"/>
                <w:gridSpan w:val="4"/>
              </w:tcPr>
            </w:tcPrChange>
          </w:tcPr>
          <w:p w14:paraId="42220E92" w14:textId="77777777" w:rsidR="00AF08E8" w:rsidRPr="000E77D1" w:rsidRDefault="00AF08E8" w:rsidP="002D313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0E77D1">
              <w:rPr>
                <w:rFonts w:ascii="Georgia" w:eastAsia="Georgia" w:hAnsi="Georgia" w:cs="Georgia"/>
                <w:sz w:val="18"/>
                <w:szCs w:val="18"/>
                <w:lang w:val="de-DE"/>
              </w:rPr>
              <w:t>BA (Hons) in Business Management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aktueller Schnitt: 7</w:t>
            </w:r>
            <w:r w:rsidR="00013C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/100 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=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F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irst </w:t>
            </w:r>
            <w:r w:rsidR="002902DE">
              <w:rPr>
                <w:rFonts w:ascii="Georgia" w:eastAsia="Georgia" w:hAnsi="Georgia" w:cs="Georgia"/>
                <w:sz w:val="18"/>
                <w:szCs w:val="18"/>
                <w:lang w:val="de-DE"/>
              </w:rPr>
              <w:t>C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lass </w:t>
            </w:r>
            <w:proofErr w:type="spellStart"/>
            <w:r w:rsidR="002902DE">
              <w:rPr>
                <w:rFonts w:ascii="Georgia" w:eastAsia="Georgia" w:hAnsi="Georgia" w:cs="Georgia"/>
                <w:sz w:val="18"/>
                <w:szCs w:val="18"/>
                <w:lang w:val="de-DE"/>
              </w:rPr>
              <w:t>Honours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,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vergleichbar mit 1,</w:t>
            </w:r>
            <w:r w:rsidR="00724C4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4</w:t>
            </w:r>
            <w:r w:rsidR="00E207E2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– 1,5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="00323CD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im 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deutsche</w:t>
            </w:r>
            <w:r w:rsidR="00323CD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n</w:t>
            </w:r>
            <w:r w:rsidRPr="00A2622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Bewertungssystem</w:t>
            </w:r>
          </w:p>
        </w:tc>
        <w:tc>
          <w:tcPr>
            <w:tcW w:w="3443" w:type="dxa"/>
            <w:gridSpan w:val="6"/>
            <w:tcPrChange w:id="12" w:author="David Döbele" w:date="2025-11-30T18:14:00Z" w16du:dateUtc="2025-11-30T17:14:00Z">
              <w:tcPr>
                <w:tcW w:w="3443" w:type="dxa"/>
                <w:gridSpan w:val="6"/>
              </w:tcPr>
            </w:tcPrChange>
          </w:tcPr>
          <w:p w14:paraId="2F95C21E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02/2025 – 02/2026</w:t>
            </w:r>
            <w:r w:rsidR="003C6CB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(erwartet)</w:t>
            </w:r>
          </w:p>
          <w:p w14:paraId="1F44D2E4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F51686" w:rsidRPr="008A1AF9" w14:paraId="25185FCB" w14:textId="77777777" w:rsidTr="00462BB6">
        <w:trPr>
          <w:trHeight w:val="622"/>
          <w:trPrChange w:id="13" w:author="David Döbele" w:date="2025-11-30T18:14:00Z" w16du:dateUtc="2025-11-30T17:14:00Z">
            <w:trPr>
              <w:trHeight w:val="622"/>
            </w:trPr>
          </w:trPrChange>
        </w:trPr>
        <w:tc>
          <w:tcPr>
            <w:tcW w:w="10956" w:type="dxa"/>
            <w:gridSpan w:val="10"/>
            <w:tcPrChange w:id="14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7B03600C" w14:textId="77777777" w:rsidR="00AF08E8" w:rsidRDefault="0052730C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Class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60B3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Representative</w:t>
            </w:r>
            <w:proofErr w:type="spellEnd"/>
            <w:r w:rsid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– Vertretung der Studierendenschaft</w:t>
            </w:r>
            <w:r w:rsidR="00960B3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; 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Universitätsstipendium (</w:t>
            </w:r>
            <w:r w:rsidR="00C15C2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eduzierte Studiengebühren)</w:t>
            </w:r>
          </w:p>
          <w:p w14:paraId="4B88A1B2" w14:textId="77777777" w:rsidR="003C6CBB" w:rsidRDefault="003C6CBB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Top-Up Degree (Abschluss des letzten Studienjahres in Kooperation mit dem European College </w:t>
            </w:r>
            <w:proofErr w:type="spellStart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of</w:t>
            </w:r>
            <w:proofErr w:type="spellEnd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Business and Management)</w:t>
            </w:r>
          </w:p>
          <w:p w14:paraId="53B014BC" w14:textId="77777777" w:rsidR="003C6CBB" w:rsidRPr="003A6812" w:rsidRDefault="0052730C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Bachelorarbeit</w:t>
            </w:r>
            <w:proofErr w:type="spellEnd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zum</w:t>
            </w:r>
            <w:proofErr w:type="spellEnd"/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Thema</w:t>
            </w: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: „Trust in virtual</w:t>
            </w:r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B</w:t>
            </w: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usiness </w:t>
            </w:r>
            <w:r w:rsidR="003C6CBB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N</w:t>
            </w: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egotiations“</w:t>
            </w:r>
            <w:r w:rsidR="001C2A45"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F51686" w14:paraId="019190E3" w14:textId="77777777" w:rsidTr="00462BB6">
        <w:trPr>
          <w:trHeight w:val="317"/>
          <w:trPrChange w:id="15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7671" w:type="dxa"/>
            <w:gridSpan w:val="5"/>
            <w:vAlign w:val="bottom"/>
            <w:tcPrChange w:id="16" w:author="David Döbele" w:date="2025-11-30T18:14:00Z" w16du:dateUtc="2025-11-30T17:14:00Z">
              <w:tcPr>
                <w:tcW w:w="7671" w:type="dxa"/>
                <w:gridSpan w:val="5"/>
                <w:vAlign w:val="bottom"/>
              </w:tcPr>
            </w:tcPrChange>
          </w:tcPr>
          <w:p w14:paraId="331FAD03" w14:textId="77777777" w:rsidR="00AF08E8" w:rsidRPr="001770FC" w:rsidRDefault="00436261" w:rsidP="002D3135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E</w:t>
            </w:r>
            <w:r w:rsidR="00AF08E8" w:rsidRPr="001770FC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uropean </w:t>
            </w:r>
            <w:r w:rsidR="00AF08E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C</w:t>
            </w:r>
            <w:r w:rsidR="00AF08E8" w:rsidRPr="001770FC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ollege of Business</w:t>
            </w:r>
            <w:r w:rsidR="00AF08E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and</w:t>
            </w:r>
            <w:r w:rsidR="00AF08E8" w:rsidRPr="001770FC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r w:rsidR="00AF08E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Management </w:t>
            </w:r>
          </w:p>
        </w:tc>
        <w:tc>
          <w:tcPr>
            <w:tcW w:w="3285" w:type="dxa"/>
            <w:gridSpan w:val="5"/>
            <w:vAlign w:val="bottom"/>
            <w:tcPrChange w:id="17" w:author="David Döbele" w:date="2025-11-30T18:14:00Z" w16du:dateUtc="2025-11-30T17:14:00Z">
              <w:tcPr>
                <w:tcW w:w="3285" w:type="dxa"/>
                <w:gridSpan w:val="5"/>
                <w:vAlign w:val="bottom"/>
              </w:tcPr>
            </w:tcPrChange>
          </w:tcPr>
          <w:p w14:paraId="613D23C1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Dublin, Irland</w:t>
            </w:r>
          </w:p>
        </w:tc>
      </w:tr>
      <w:tr w:rsidR="00F51686" w14:paraId="620AADC4" w14:textId="77777777" w:rsidTr="00462BB6">
        <w:trPr>
          <w:trHeight w:val="200"/>
          <w:trPrChange w:id="18" w:author="David Döbele" w:date="2025-11-30T18:14:00Z" w16du:dateUtc="2025-11-30T17:14:00Z">
            <w:trPr>
              <w:trHeight w:val="200"/>
            </w:trPr>
          </w:trPrChange>
        </w:trPr>
        <w:tc>
          <w:tcPr>
            <w:tcW w:w="9377" w:type="dxa"/>
            <w:gridSpan w:val="9"/>
            <w:tcPrChange w:id="19" w:author="David Döbele" w:date="2025-11-30T18:14:00Z" w16du:dateUtc="2025-11-30T17:14:00Z">
              <w:tcPr>
                <w:tcW w:w="9377" w:type="dxa"/>
                <w:gridSpan w:val="9"/>
              </w:tcPr>
            </w:tcPrChange>
          </w:tcPr>
          <w:p w14:paraId="48700BE9" w14:textId="77777777" w:rsidR="00AF08E8" w:rsidRPr="000E69F3" w:rsidRDefault="00AF08E8" w:rsidP="002D313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Zusatzqualifikation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="00846279" w:rsidRPr="0084627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„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>Kaufmann Internationa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l</w:t>
            </w:r>
            <w:r w:rsidR="00846279" w:rsidRPr="0084627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“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(im Rahmen der Ausbildung</w:t>
            </w:r>
            <w:r w:rsidR="00846279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zum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Industriekaufmann)</w:t>
            </w:r>
            <w:r w:rsidRPr="000E69F3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</w:p>
        </w:tc>
        <w:tc>
          <w:tcPr>
            <w:tcW w:w="1579" w:type="dxa"/>
            <w:tcPrChange w:id="20" w:author="David Döbele" w:date="2025-11-30T18:14:00Z" w16du:dateUtc="2025-11-30T17:14:00Z">
              <w:tcPr>
                <w:tcW w:w="1579" w:type="dxa"/>
              </w:tcPr>
            </w:tcPrChange>
          </w:tcPr>
          <w:p w14:paraId="0D85D35F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08/2025 </w:t>
            </w:r>
          </w:p>
        </w:tc>
      </w:tr>
      <w:tr w:rsidR="00F51686" w14:paraId="62D91E6C" w14:textId="77777777" w:rsidTr="00462BB6">
        <w:trPr>
          <w:trHeight w:val="569"/>
          <w:trPrChange w:id="21" w:author="David Döbele" w:date="2025-11-30T18:14:00Z" w16du:dateUtc="2025-11-30T17:14:00Z">
            <w:trPr>
              <w:trHeight w:val="569"/>
            </w:trPr>
          </w:trPrChange>
        </w:trPr>
        <w:tc>
          <w:tcPr>
            <w:tcW w:w="10956" w:type="dxa"/>
            <w:gridSpan w:val="10"/>
            <w:tcPrChange w:id="22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4EB91244" w14:textId="77777777" w:rsidR="00AF08E8" w:rsidRPr="007F0858" w:rsidRDefault="00AF08E8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3-wöchiger Intensiv</w:t>
            </w:r>
            <w:r w:rsidR="007265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urs </w:t>
            </w:r>
            <w:r w:rsidR="008246A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Wirtschaftspolitik Irlands und Großbritannien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2CFEA148" w14:textId="77777777" w:rsidR="00AF08E8" w:rsidRPr="007F0858" w:rsidRDefault="009D716B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Kofinanziert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der Europäischen Union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;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Stipendiat des Erasmus+ </w:t>
            </w:r>
            <w:r w:rsidR="007265A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Programm</w:t>
            </w:r>
            <w:r w:rsidR="00D521F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Auszubildende     </w:t>
            </w:r>
          </w:p>
          <w:p w14:paraId="3F7E142F" w14:textId="77777777" w:rsidR="00AF08E8" w:rsidRPr="007F0858" w:rsidRDefault="00AF08E8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F085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Forschungsthema: 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Wirtschaftliche, kulturelle und politische </w:t>
            </w:r>
            <w:r w:rsidR="00B6464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Folgen des Brexit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7F085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</w:t>
            </w:r>
          </w:p>
        </w:tc>
      </w:tr>
      <w:tr w:rsidR="00F51686" w14:paraId="4F83FBC8" w14:textId="77777777" w:rsidTr="00462BB6">
        <w:trPr>
          <w:trHeight w:val="317"/>
          <w:trPrChange w:id="23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8808" w:type="dxa"/>
            <w:gridSpan w:val="8"/>
            <w:vAlign w:val="bottom"/>
            <w:tcPrChange w:id="24" w:author="David Döbele" w:date="2025-11-30T18:14:00Z" w16du:dateUtc="2025-11-30T17:14:00Z">
              <w:tcPr>
                <w:tcW w:w="8808" w:type="dxa"/>
                <w:gridSpan w:val="8"/>
                <w:vAlign w:val="bottom"/>
              </w:tcPr>
            </w:tcPrChange>
          </w:tcPr>
          <w:p w14:paraId="3E70FCC9" w14:textId="77777777" w:rsidR="00AF08E8" w:rsidRDefault="00AF08E8" w:rsidP="002D3135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Wacker Neuson SE </w:t>
            </w:r>
          </w:p>
        </w:tc>
        <w:tc>
          <w:tcPr>
            <w:tcW w:w="2148" w:type="dxa"/>
            <w:gridSpan w:val="2"/>
            <w:vAlign w:val="bottom"/>
            <w:tcPrChange w:id="25" w:author="David Döbele" w:date="2025-11-30T18:14:00Z" w16du:dateUtc="2025-11-30T17:14:00Z">
              <w:tcPr>
                <w:tcW w:w="2148" w:type="dxa"/>
                <w:gridSpan w:val="2"/>
                <w:vAlign w:val="bottom"/>
              </w:tcPr>
            </w:tcPrChange>
          </w:tcPr>
          <w:p w14:paraId="0F9E85E9" w14:textId="77777777" w:rsidR="00AF08E8" w:rsidRDefault="00AF08E8" w:rsidP="002D3135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F51686" w14:paraId="2E7F1179" w14:textId="77777777" w:rsidTr="00462BB6">
        <w:trPr>
          <w:trHeight w:val="189"/>
          <w:trPrChange w:id="26" w:author="David Döbele" w:date="2025-11-30T18:14:00Z" w16du:dateUtc="2025-11-30T17:14:00Z">
            <w:trPr>
              <w:trHeight w:val="189"/>
            </w:trPr>
          </w:trPrChange>
        </w:trPr>
        <w:tc>
          <w:tcPr>
            <w:tcW w:w="7245" w:type="dxa"/>
            <w:gridSpan w:val="2"/>
            <w:tcPrChange w:id="27" w:author="David Döbele" w:date="2025-11-30T18:14:00Z" w16du:dateUtc="2025-11-30T17:14:00Z">
              <w:tcPr>
                <w:tcW w:w="7245" w:type="dxa"/>
                <w:gridSpan w:val="2"/>
              </w:tcPr>
            </w:tcPrChange>
          </w:tcPr>
          <w:p w14:paraId="155F1415" w14:textId="77777777" w:rsidR="00AF08E8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Ausbildung zum Industriekaufmann</w:t>
            </w:r>
            <w:r w:rsidR="00E207E2">
              <w:rPr>
                <w:rFonts w:ascii="Georgia" w:eastAsia="Georgia" w:hAnsi="Georgia" w:cs="Georgia"/>
                <w:sz w:val="18"/>
                <w:szCs w:val="18"/>
              </w:rPr>
              <w:t xml:space="preserve"> (Note: 2,2)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3711" w:type="dxa"/>
            <w:gridSpan w:val="8"/>
            <w:tcPrChange w:id="28" w:author="David Döbele" w:date="2025-11-30T18:14:00Z" w16du:dateUtc="2025-11-30T17:14:00Z">
              <w:tcPr>
                <w:tcW w:w="3711" w:type="dxa"/>
                <w:gridSpan w:val="8"/>
              </w:tcPr>
            </w:tcPrChange>
          </w:tcPr>
          <w:p w14:paraId="7B9216BC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09/2022 – 01/2025</w:t>
            </w:r>
          </w:p>
        </w:tc>
      </w:tr>
      <w:tr w:rsidR="00F51686" w14:paraId="2DB2D428" w14:textId="77777777" w:rsidTr="00462BB6">
        <w:trPr>
          <w:trHeight w:val="774"/>
          <w:trPrChange w:id="29" w:author="David Döbele" w:date="2025-11-30T18:14:00Z" w16du:dateUtc="2025-11-30T17:14:00Z">
            <w:trPr>
              <w:trHeight w:val="774"/>
            </w:trPr>
          </w:trPrChange>
        </w:trPr>
        <w:tc>
          <w:tcPr>
            <w:tcW w:w="10956" w:type="dxa"/>
            <w:gridSpan w:val="10"/>
            <w:tcPrChange w:id="30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5BCE2D71" w14:textId="77777777" w:rsidR="00AF08E8" w:rsidRPr="00AF08E8" w:rsidRDefault="00AF08E8" w:rsidP="002D3135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Wacker Neuson ist ein Industrieunternehmen mit über 6.300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Mitarbeiter</w:t>
            </w:r>
            <w:r w:rsidR="009D716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Pr="00AF0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einem Umsatz von über 2 Mrd. €.</w:t>
            </w:r>
          </w:p>
          <w:p w14:paraId="0FB223C4" w14:textId="77777777" w:rsidR="00AF08E8" w:rsidRPr="008A1AF9" w:rsidRDefault="00C15C28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Drei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bis vier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monatige </w:t>
            </w:r>
            <w:r w:rsidR="008A1AF9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strategisch</w:t>
            </w:r>
            <w:r w:rsid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</w:t>
            </w:r>
            <w:r w:rsidR="008A1AF9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</w:t>
            </w:r>
            <w:r w:rsid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 operative Mitarbeit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verschiedenen kaufmännischen Abteilungen (Corporate Human Resources, Corporate Sales Tools, Corporate </w:t>
            </w:r>
            <w:proofErr w:type="spellStart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Indirect</w:t>
            </w:r>
            <w:proofErr w:type="spellEnd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Procurement</w:t>
            </w:r>
            <w:proofErr w:type="spellEnd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Customer</w:t>
            </w:r>
            <w:proofErr w:type="gramEnd"/>
            <w:r w:rsidR="00AF08E8" w:rsidRPr="008A1A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Service)</w:t>
            </w:r>
          </w:p>
          <w:p w14:paraId="4012D644" w14:textId="77777777" w:rsidR="00AF08E8" w:rsidRPr="00D831F3" w:rsidRDefault="00AF08E8" w:rsidP="00D831F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Abschlussarbeit im strategischen IT-Einkauf</w:t>
            </w:r>
            <w:r w:rsidR="002D313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zum </w:t>
            </w:r>
            <w:r w:rsidR="00FE476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Thema</w:t>
            </w:r>
            <w:r w:rsidR="002D313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„</w:t>
            </w:r>
            <w:r w:rsidR="00FE476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Softwarebeschaffungsprozess</w:t>
            </w:r>
            <w:r w:rsidR="002D313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  <w:r w:rsidR="00FE476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; </w:t>
            </w:r>
            <w:r w:rsidR="002D3135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</w:t>
            </w:r>
            <w:r w:rsidR="00FE4764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usätzliche Tätigkeiten: Entwicklung einer Zentralisierungsstrategie für Softwareverwaltung und -wartung in DE/AT-Werken, Vor- und Nachbereitung von Verhandlungen</w:t>
            </w:r>
            <w:r w:rsidR="002D3135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</w:t>
            </w:r>
            <w:r w:rsidR="00FE4764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Markt- und Lieferantenanalyse</w:t>
            </w:r>
            <w:r w:rsidR="002D3135" w:rsidRPr="00D831F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</w:p>
        </w:tc>
      </w:tr>
      <w:tr w:rsidR="00F51686" w14:paraId="351D4DBF" w14:textId="77777777" w:rsidTr="00462BB6">
        <w:trPr>
          <w:trHeight w:val="317"/>
          <w:trPrChange w:id="31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9377" w:type="dxa"/>
            <w:gridSpan w:val="9"/>
            <w:vAlign w:val="bottom"/>
            <w:tcPrChange w:id="32" w:author="David Döbele" w:date="2025-11-30T18:14:00Z" w16du:dateUtc="2025-11-30T17:14:00Z">
              <w:tcPr>
                <w:tcW w:w="9377" w:type="dxa"/>
                <w:gridSpan w:val="9"/>
                <w:vAlign w:val="bottom"/>
              </w:tcPr>
            </w:tcPrChange>
          </w:tcPr>
          <w:p w14:paraId="4081DA1F" w14:textId="77777777" w:rsidR="00AF08E8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Balthasar-Neumann-Realschule</w:t>
            </w:r>
          </w:p>
        </w:tc>
        <w:tc>
          <w:tcPr>
            <w:tcW w:w="1579" w:type="dxa"/>
            <w:vAlign w:val="bottom"/>
            <w:tcPrChange w:id="33" w:author="David Döbele" w:date="2025-11-30T18:14:00Z" w16du:dateUtc="2025-11-30T17:14:00Z">
              <w:tcPr>
                <w:tcW w:w="1579" w:type="dxa"/>
                <w:vAlign w:val="bottom"/>
              </w:tcPr>
            </w:tcPrChange>
          </w:tcPr>
          <w:p w14:paraId="5099BE10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F51686" w14:paraId="5F00E5C2" w14:textId="77777777" w:rsidTr="00462BB6">
        <w:trPr>
          <w:trHeight w:val="189"/>
          <w:trPrChange w:id="34" w:author="David Döbele" w:date="2025-11-30T18:14:00Z" w16du:dateUtc="2025-11-30T17:14:00Z">
            <w:trPr>
              <w:trHeight w:val="189"/>
            </w:trPr>
          </w:trPrChange>
        </w:trPr>
        <w:tc>
          <w:tcPr>
            <w:tcW w:w="9377" w:type="dxa"/>
            <w:gridSpan w:val="9"/>
            <w:tcPrChange w:id="35" w:author="David Döbele" w:date="2025-11-30T18:14:00Z" w16du:dateUtc="2025-11-30T17:14:00Z">
              <w:tcPr>
                <w:tcW w:w="9377" w:type="dxa"/>
                <w:gridSpan w:val="9"/>
              </w:tcPr>
            </w:tcPrChange>
          </w:tcPr>
          <w:p w14:paraId="403C5B5F" w14:textId="77777777" w:rsidR="00AF08E8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Realschulabschluss (Note: 2,3)</w:t>
            </w:r>
          </w:p>
        </w:tc>
        <w:tc>
          <w:tcPr>
            <w:tcW w:w="1579" w:type="dxa"/>
            <w:tcPrChange w:id="36" w:author="David Döbele" w:date="2025-11-30T18:14:00Z" w16du:dateUtc="2025-11-30T17:14:00Z">
              <w:tcPr>
                <w:tcW w:w="1579" w:type="dxa"/>
              </w:tcPr>
            </w:tcPrChange>
          </w:tcPr>
          <w:p w14:paraId="668A342F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03/2017 – 07/2022</w:t>
            </w:r>
          </w:p>
        </w:tc>
      </w:tr>
      <w:tr w:rsidR="00F51686" w14:paraId="54CA963C" w14:textId="77777777" w:rsidTr="00462BB6">
        <w:trPr>
          <w:trHeight w:val="641"/>
          <w:trPrChange w:id="37" w:author="David Döbele" w:date="2025-11-30T18:14:00Z" w16du:dateUtc="2025-11-30T17:14:00Z">
            <w:trPr>
              <w:trHeight w:val="641"/>
            </w:trPr>
          </w:trPrChange>
        </w:trPr>
        <w:tc>
          <w:tcPr>
            <w:tcW w:w="10956" w:type="dxa"/>
            <w:gridSpan w:val="10"/>
            <w:tcPrChange w:id="38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407B38E4" w14:textId="77777777" w:rsidR="00AF08E8" w:rsidRDefault="00AF08E8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Mathematik und Physik </w:t>
            </w:r>
          </w:p>
          <w:p w14:paraId="52424E81" w14:textId="77777777" w:rsidR="00AF08E8" w:rsidRPr="00436261" w:rsidRDefault="00AF08E8" w:rsidP="002D31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Klassensprecher sowie Klassenumweltbeauftragter </w:t>
            </w:r>
          </w:p>
        </w:tc>
      </w:tr>
      <w:tr w:rsidR="00F51686" w14:paraId="3F786C9E" w14:textId="77777777" w:rsidTr="00462BB6">
        <w:trPr>
          <w:trHeight w:val="454"/>
          <w:trPrChange w:id="39" w:author="David Döbele" w:date="2025-11-30T18:14:00Z" w16du:dateUtc="2025-11-30T17:14:00Z">
            <w:trPr>
              <w:trHeight w:val="510"/>
            </w:trPr>
          </w:trPrChange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  <w:tcPrChange w:id="40" w:author="David Döbele" w:date="2025-11-30T18:14:00Z" w16du:dateUtc="2025-11-30T17:14:00Z">
              <w:tcPr>
                <w:tcW w:w="1095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7AF260CC" w14:textId="77777777" w:rsidR="00AF08E8" w:rsidRDefault="00AF08E8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F51686" w14:paraId="186491A5" w14:textId="77777777" w:rsidTr="00462BB6">
        <w:trPr>
          <w:trHeight w:val="317"/>
          <w:trPrChange w:id="41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7513" w:type="dxa"/>
            <w:gridSpan w:val="4"/>
            <w:tcBorders>
              <w:top w:val="single" w:sz="4" w:space="0" w:color="000000"/>
            </w:tcBorders>
            <w:vAlign w:val="bottom"/>
            <w:tcPrChange w:id="42" w:author="David Döbele" w:date="2025-11-30T18:14:00Z" w16du:dateUtc="2025-11-30T17:14:00Z">
              <w:tcPr>
                <w:tcW w:w="7513" w:type="dxa"/>
                <w:gridSpan w:val="4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09EBC2A4" w14:textId="77777777" w:rsidR="00AF08E8" w:rsidRPr="00F8321B" w:rsidRDefault="00AF08E8" w:rsidP="002D3135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F8321B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Wacker Neuson Aftermarket &amp; Services G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mbH </w:t>
            </w:r>
          </w:p>
        </w:tc>
        <w:tc>
          <w:tcPr>
            <w:tcW w:w="3443" w:type="dxa"/>
            <w:gridSpan w:val="6"/>
            <w:tcBorders>
              <w:top w:val="single" w:sz="4" w:space="0" w:color="000000"/>
            </w:tcBorders>
            <w:vAlign w:val="bottom"/>
            <w:tcPrChange w:id="43" w:author="David Döbele" w:date="2025-11-30T18:14:00Z" w16du:dateUtc="2025-11-30T17:14:00Z">
              <w:tcPr>
                <w:tcW w:w="3443" w:type="dxa"/>
                <w:gridSpan w:val="6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496CDDE" w14:textId="77777777" w:rsidR="00AF08E8" w:rsidRDefault="00AF08E8" w:rsidP="002D3135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F51686" w14:paraId="1D44693A" w14:textId="77777777" w:rsidTr="00462BB6">
        <w:trPr>
          <w:trHeight w:val="189"/>
          <w:trPrChange w:id="44" w:author="David Döbele" w:date="2025-11-30T18:14:00Z" w16du:dateUtc="2025-11-30T17:14:00Z">
            <w:trPr>
              <w:trHeight w:val="189"/>
            </w:trPr>
          </w:trPrChange>
        </w:trPr>
        <w:tc>
          <w:tcPr>
            <w:tcW w:w="7815" w:type="dxa"/>
            <w:gridSpan w:val="6"/>
            <w:tcPrChange w:id="45" w:author="David Döbele" w:date="2025-11-30T18:14:00Z" w16du:dateUtc="2025-11-30T17:14:00Z">
              <w:tcPr>
                <w:tcW w:w="7815" w:type="dxa"/>
                <w:gridSpan w:val="6"/>
              </w:tcPr>
            </w:tcPrChange>
          </w:tcPr>
          <w:p w14:paraId="6534322B" w14:textId="77777777" w:rsidR="00AF08E8" w:rsidRPr="00436261" w:rsidRDefault="00AF08E8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36261">
              <w:rPr>
                <w:rFonts w:ascii="Georgia" w:eastAsia="Georgia" w:hAnsi="Georgia" w:cs="Georgia"/>
                <w:sz w:val="18"/>
                <w:szCs w:val="18"/>
              </w:rPr>
              <w:t>Debitorenbuchhalter</w:t>
            </w:r>
          </w:p>
        </w:tc>
        <w:tc>
          <w:tcPr>
            <w:tcW w:w="3141" w:type="dxa"/>
            <w:gridSpan w:val="4"/>
            <w:tcPrChange w:id="46" w:author="David Döbele" w:date="2025-11-30T18:14:00Z" w16du:dateUtc="2025-11-30T17:14:00Z">
              <w:tcPr>
                <w:tcW w:w="3141" w:type="dxa"/>
                <w:gridSpan w:val="4"/>
              </w:tcPr>
            </w:tcPrChange>
          </w:tcPr>
          <w:p w14:paraId="1E75838D" w14:textId="77777777" w:rsidR="00AF08E8" w:rsidRPr="00436261" w:rsidRDefault="00AF08E8" w:rsidP="002D3135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36261">
              <w:rPr>
                <w:rFonts w:ascii="Georgia" w:eastAsia="Georgia" w:hAnsi="Georgia" w:cs="Georgia"/>
                <w:sz w:val="18"/>
                <w:szCs w:val="18"/>
              </w:rPr>
              <w:t xml:space="preserve">01/2025 – </w:t>
            </w:r>
            <w:r w:rsidR="003C6CBB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F51686" w14:paraId="06495DAE" w14:textId="77777777" w:rsidTr="00462BB6">
        <w:trPr>
          <w:trHeight w:val="1023"/>
          <w:trPrChange w:id="47" w:author="David Döbele" w:date="2025-11-30T18:14:00Z" w16du:dateUtc="2025-11-30T17:14:00Z">
            <w:trPr>
              <w:trHeight w:val="1023"/>
            </w:trPr>
          </w:trPrChange>
        </w:trPr>
        <w:tc>
          <w:tcPr>
            <w:tcW w:w="10956" w:type="dxa"/>
            <w:gridSpan w:val="10"/>
            <w:tcPrChange w:id="48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6485A7F7" w14:textId="77777777" w:rsidR="003C6CBB" w:rsidRPr="003C6CBB" w:rsidRDefault="003C6CBB" w:rsidP="002D3135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3C6CBB">
              <w:rPr>
                <w:rFonts w:eastAsia="Georgia"/>
                <w:iCs w:val="0"/>
                <w:sz w:val="18"/>
                <w:szCs w:val="18"/>
              </w:rPr>
              <w:t xml:space="preserve">Risikominimierung für nicht versicherte Kunden durch zentrale Kreditlimits in </w:t>
            </w:r>
            <w:r w:rsidR="0049036D">
              <w:rPr>
                <w:rFonts w:eastAsia="Georgia"/>
                <w:iCs w:val="0"/>
                <w:sz w:val="18"/>
                <w:szCs w:val="18"/>
              </w:rPr>
              <w:t>Zusammenarbeit</w:t>
            </w:r>
            <w:r w:rsidRPr="003C6CBB">
              <w:rPr>
                <w:rFonts w:eastAsia="Georgia"/>
                <w:iCs w:val="0"/>
                <w:sz w:val="18"/>
                <w:szCs w:val="18"/>
              </w:rPr>
              <w:t xml:space="preserve"> mit IT und Controlling</w:t>
            </w:r>
          </w:p>
          <w:p w14:paraId="76899D06" w14:textId="77777777" w:rsidR="00AF08E8" w:rsidRPr="00AF08E8" w:rsidRDefault="00FE4764" w:rsidP="002D3135">
            <w:pPr>
              <w:pStyle w:val="Bullets"/>
              <w:rPr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Vereinheitlichung von Prozessen</w:t>
            </w:r>
            <w:r w:rsidR="002D3135">
              <w:rPr>
                <w:rFonts w:eastAsia="Georgia"/>
                <w:sz w:val="18"/>
                <w:szCs w:val="18"/>
              </w:rPr>
              <w:t xml:space="preserve"> im Mahnwesen</w:t>
            </w:r>
            <w:r>
              <w:rPr>
                <w:rFonts w:eastAsia="Georgia"/>
                <w:sz w:val="18"/>
                <w:szCs w:val="18"/>
              </w:rPr>
              <w:t>, E</w:t>
            </w:r>
            <w:r w:rsidR="00AF08E8" w:rsidRPr="00AF08E8">
              <w:rPr>
                <w:rFonts w:eastAsia="Georgia"/>
                <w:sz w:val="18"/>
                <w:szCs w:val="18"/>
              </w:rPr>
              <w:t xml:space="preserve">rstellung </w:t>
            </w:r>
            <w:r w:rsidR="00C37E71">
              <w:rPr>
                <w:rFonts w:eastAsia="Georgia"/>
                <w:sz w:val="18"/>
                <w:szCs w:val="18"/>
              </w:rPr>
              <w:t xml:space="preserve">von </w:t>
            </w:r>
            <w:r w:rsidR="00AF08E8" w:rsidRPr="00AF08E8">
              <w:rPr>
                <w:rFonts w:eastAsia="Georgia"/>
                <w:sz w:val="18"/>
                <w:szCs w:val="18"/>
              </w:rPr>
              <w:t xml:space="preserve">Arbeitsanleitungen in Video- und </w:t>
            </w:r>
            <w:r w:rsidR="00C37E71">
              <w:rPr>
                <w:rFonts w:eastAsia="Georgia"/>
                <w:sz w:val="18"/>
                <w:szCs w:val="18"/>
              </w:rPr>
              <w:t>Text</w:t>
            </w:r>
            <w:r w:rsidR="00AF08E8" w:rsidRPr="00AF08E8">
              <w:rPr>
                <w:rFonts w:eastAsia="Georgia"/>
                <w:sz w:val="18"/>
                <w:szCs w:val="18"/>
              </w:rPr>
              <w:t>form</w:t>
            </w:r>
            <w:r w:rsidR="003C6CBB">
              <w:rPr>
                <w:rFonts w:eastAsia="Georgia"/>
                <w:sz w:val="18"/>
                <w:szCs w:val="18"/>
              </w:rPr>
              <w:t xml:space="preserve"> sowie Kennzahlen-Reporting für das Management </w:t>
            </w:r>
          </w:p>
          <w:p w14:paraId="1859D768" w14:textId="77777777" w:rsidR="003C6CBB" w:rsidRPr="003C6CBB" w:rsidDel="00F51686" w:rsidRDefault="003C6CBB" w:rsidP="002D3135">
            <w:pPr>
              <w:pStyle w:val="Bullets"/>
              <w:rPr>
                <w:del w:id="49" w:author="David Döbele" w:date="2025-11-30T18:13:00Z" w16du:dateUtc="2025-11-30T17:13:00Z"/>
                <w:rFonts w:eastAsia="Georgia"/>
                <w:sz w:val="18"/>
                <w:szCs w:val="18"/>
              </w:rPr>
            </w:pPr>
            <w:r>
              <w:rPr>
                <w:rFonts w:eastAsia="Georgia"/>
                <w:sz w:val="18"/>
                <w:szCs w:val="18"/>
              </w:rPr>
              <w:t>Durchführung von Maßnahmen zum</w:t>
            </w:r>
            <w:r w:rsidR="00436261">
              <w:rPr>
                <w:rFonts w:eastAsia="Georgia"/>
                <w:sz w:val="18"/>
                <w:szCs w:val="18"/>
              </w:rPr>
              <w:t xml:space="preserve"> Monatsabschluss nach HGB und IFRS</w:t>
            </w:r>
            <w:r w:rsidR="00C37E71">
              <w:rPr>
                <w:rFonts w:eastAsia="Georgia"/>
                <w:sz w:val="18"/>
                <w:szCs w:val="18"/>
              </w:rPr>
              <w:t xml:space="preserve"> </w:t>
            </w:r>
            <w:r w:rsidR="00436261">
              <w:rPr>
                <w:rFonts w:eastAsia="Georgia"/>
                <w:sz w:val="18"/>
                <w:szCs w:val="18"/>
              </w:rPr>
              <w:t>9 (</w:t>
            </w:r>
            <w:proofErr w:type="spellStart"/>
            <w:r w:rsidR="00436261">
              <w:rPr>
                <w:rFonts w:eastAsia="Georgia"/>
                <w:sz w:val="18"/>
                <w:szCs w:val="18"/>
              </w:rPr>
              <w:t>Expected</w:t>
            </w:r>
            <w:proofErr w:type="spellEnd"/>
            <w:r w:rsidR="00436261">
              <w:rPr>
                <w:rFonts w:eastAsia="Georgia"/>
                <w:sz w:val="18"/>
                <w:szCs w:val="18"/>
              </w:rPr>
              <w:t xml:space="preserve"> </w:t>
            </w:r>
            <w:proofErr w:type="spellStart"/>
            <w:r w:rsidR="00436261">
              <w:rPr>
                <w:rFonts w:eastAsia="Georgia"/>
                <w:sz w:val="18"/>
                <w:szCs w:val="18"/>
              </w:rPr>
              <w:t>Credit</w:t>
            </w:r>
            <w:proofErr w:type="spellEnd"/>
            <w:r w:rsidR="00436261">
              <w:rPr>
                <w:rFonts w:eastAsia="Georgia"/>
                <w:sz w:val="18"/>
                <w:szCs w:val="18"/>
              </w:rPr>
              <w:t xml:space="preserve"> Loss, </w:t>
            </w:r>
            <w:r w:rsidR="00C37E71">
              <w:rPr>
                <w:rFonts w:eastAsia="Georgia"/>
                <w:sz w:val="18"/>
                <w:szCs w:val="18"/>
              </w:rPr>
              <w:t>Einzelwertberichtigungen</w:t>
            </w:r>
            <w:r w:rsidR="00436261">
              <w:rPr>
                <w:rFonts w:eastAsia="Georgia"/>
                <w:sz w:val="18"/>
                <w:szCs w:val="18"/>
              </w:rPr>
              <w:t>, Intercompany-Abstimmung</w:t>
            </w:r>
            <w:r w:rsidR="00C37E71">
              <w:rPr>
                <w:rFonts w:eastAsia="Georgia"/>
                <w:sz w:val="18"/>
                <w:szCs w:val="18"/>
              </w:rPr>
              <w:t>en)</w:t>
            </w:r>
          </w:p>
          <w:p w14:paraId="49A97DBB" w14:textId="77777777" w:rsidR="003C6CBB" w:rsidRPr="00F51686" w:rsidRDefault="003C6CBB" w:rsidP="00F51686">
            <w:pPr>
              <w:pStyle w:val="Bullets"/>
              <w:rPr>
                <w:rFonts w:eastAsia="Georgia"/>
                <w:sz w:val="18"/>
                <w:szCs w:val="18"/>
              </w:rPr>
              <w:pPrChange w:id="50" w:author="David Döbele" w:date="2025-11-30T18:13:00Z" w16du:dateUtc="2025-11-30T17:13:00Z">
                <w:pPr>
                  <w:pStyle w:val="Bullets"/>
                  <w:framePr w:hSpace="141" w:wrap="around" w:vAnchor="text" w:hAnchor="margin" w:xAlign="center" w:y="-811"/>
                  <w:numPr>
                    <w:numId w:val="0"/>
                  </w:numPr>
                </w:pPr>
              </w:pPrChange>
            </w:pPr>
          </w:p>
        </w:tc>
      </w:tr>
      <w:tr w:rsidR="00F51686" w14:paraId="389045D5" w14:textId="77777777" w:rsidTr="00462BB6">
        <w:trPr>
          <w:trHeight w:val="454"/>
          <w:trPrChange w:id="51" w:author="David Döbele" w:date="2025-11-30T18:14:00Z" w16du:dateUtc="2025-11-30T17:14:00Z">
            <w:trPr>
              <w:trHeight w:val="454"/>
            </w:trPr>
          </w:trPrChange>
        </w:trPr>
        <w:tc>
          <w:tcPr>
            <w:tcW w:w="10956" w:type="dxa"/>
            <w:gridSpan w:val="10"/>
            <w:vAlign w:val="bottom"/>
            <w:tcPrChange w:id="52" w:author="David Döbele" w:date="2025-11-30T18:14:00Z" w16du:dateUtc="2025-11-30T17:14:00Z">
              <w:tcPr>
                <w:tcW w:w="10956" w:type="dxa"/>
                <w:gridSpan w:val="10"/>
                <w:vAlign w:val="bottom"/>
              </w:tcPr>
            </w:tcPrChange>
          </w:tcPr>
          <w:p w14:paraId="479BA185" w14:textId="77777777" w:rsidR="003C6CBB" w:rsidRDefault="003C6CBB" w:rsidP="002D3135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Stipendien &amp; Auszeichnungen</w:t>
            </w:r>
          </w:p>
        </w:tc>
      </w:tr>
      <w:tr w:rsidR="00F51686" w14:paraId="24ACA735" w14:textId="77777777" w:rsidTr="00462BB6">
        <w:trPr>
          <w:trHeight w:val="321"/>
          <w:trPrChange w:id="53" w:author="David Döbele" w:date="2025-11-30T18:14:00Z" w16du:dateUtc="2025-11-30T17:14:00Z">
            <w:trPr>
              <w:trHeight w:val="321"/>
            </w:trPr>
          </w:trPrChange>
        </w:trPr>
        <w:tc>
          <w:tcPr>
            <w:tcW w:w="7513" w:type="dxa"/>
            <w:gridSpan w:val="4"/>
            <w:vAlign w:val="bottom"/>
            <w:tcPrChange w:id="54" w:author="David Döbele" w:date="2025-11-30T18:14:00Z" w16du:dateUtc="2025-11-30T17:14:00Z">
              <w:tcPr>
                <w:tcW w:w="7513" w:type="dxa"/>
                <w:gridSpan w:val="4"/>
                <w:vAlign w:val="bottom"/>
              </w:tcPr>
            </w:tcPrChange>
          </w:tcPr>
          <w:p w14:paraId="11D3C00B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e-fellows.net  </w:t>
            </w:r>
          </w:p>
        </w:tc>
        <w:tc>
          <w:tcPr>
            <w:tcW w:w="3443" w:type="dxa"/>
            <w:gridSpan w:val="6"/>
            <w:vAlign w:val="bottom"/>
            <w:tcPrChange w:id="55" w:author="David Döbele" w:date="2025-11-30T18:14:00Z" w16du:dateUtc="2025-11-30T17:14:00Z">
              <w:tcPr>
                <w:tcW w:w="3443" w:type="dxa"/>
                <w:gridSpan w:val="6"/>
                <w:vAlign w:val="bottom"/>
              </w:tcPr>
            </w:tcPrChange>
          </w:tcPr>
          <w:p w14:paraId="037B1A4D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Online / München</w:t>
            </w:r>
          </w:p>
        </w:tc>
      </w:tr>
      <w:tr w:rsidR="00F51686" w14:paraId="0B9D0A8C" w14:textId="77777777" w:rsidTr="00462BB6">
        <w:trPr>
          <w:trHeight w:val="189"/>
          <w:trPrChange w:id="56" w:author="David Döbele" w:date="2025-11-30T18:14:00Z" w16du:dateUtc="2025-11-30T17:14:00Z">
            <w:trPr>
              <w:trHeight w:val="189"/>
            </w:trPr>
          </w:trPrChange>
        </w:trPr>
        <w:tc>
          <w:tcPr>
            <w:tcW w:w="8239" w:type="dxa"/>
            <w:gridSpan w:val="7"/>
            <w:tcPrChange w:id="57" w:author="David Döbele" w:date="2025-11-30T18:14:00Z" w16du:dateUtc="2025-11-30T17:14:00Z">
              <w:tcPr>
                <w:tcW w:w="8239" w:type="dxa"/>
                <w:gridSpan w:val="7"/>
              </w:tcPr>
            </w:tcPrChange>
          </w:tcPr>
          <w:p w14:paraId="0E976EAE" w14:textId="77777777" w:rsidR="003C6CBB" w:rsidRPr="008861B1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Stipendiat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2717" w:type="dxa"/>
            <w:gridSpan w:val="3"/>
            <w:tcPrChange w:id="58" w:author="David Döbele" w:date="2025-11-30T18:14:00Z" w16du:dateUtc="2025-11-30T17:14:00Z">
              <w:tcPr>
                <w:tcW w:w="2717" w:type="dxa"/>
                <w:gridSpan w:val="3"/>
              </w:tcPr>
            </w:tcPrChange>
          </w:tcPr>
          <w:p w14:paraId="627DB531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09/2025 – heute</w:t>
            </w:r>
          </w:p>
        </w:tc>
      </w:tr>
      <w:tr w:rsidR="00F51686" w14:paraId="7712097C" w14:textId="77777777" w:rsidTr="00462BB6">
        <w:trPr>
          <w:trHeight w:val="569"/>
          <w:trPrChange w:id="59" w:author="David Döbele" w:date="2025-11-30T18:14:00Z" w16du:dateUtc="2025-11-30T17:14:00Z">
            <w:trPr>
              <w:trHeight w:val="569"/>
            </w:trPr>
          </w:trPrChange>
        </w:trPr>
        <w:tc>
          <w:tcPr>
            <w:tcW w:w="10956" w:type="dxa"/>
            <w:gridSpan w:val="10"/>
            <w:tcPrChange w:id="60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22AA45FF" w14:textId="77777777" w:rsidR="003C6CBB" w:rsidRDefault="003C6CBB" w:rsidP="002D313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Online-Stipendium, das die besten Studierenden Deutschlands (ca. Top 10 %)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fördert  </w:t>
            </w:r>
          </w:p>
          <w:p w14:paraId="794C16C2" w14:textId="77777777" w:rsidR="003C6CBB" w:rsidRPr="003C6CBB" w:rsidRDefault="003C6CBB" w:rsidP="002D3135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3C6CBB">
              <w:rPr>
                <w:rFonts w:eastAsia="Georgia"/>
                <w:iCs w:val="0"/>
                <w:sz w:val="18"/>
                <w:szCs w:val="18"/>
              </w:rPr>
              <w:t>Teilnahme an Workshops</w:t>
            </w:r>
            <w:r w:rsidR="003A6812">
              <w:rPr>
                <w:rFonts w:eastAsia="Georgia"/>
                <w:iCs w:val="0"/>
                <w:sz w:val="18"/>
                <w:szCs w:val="18"/>
              </w:rPr>
              <w:t xml:space="preserve"> </w:t>
            </w:r>
            <w:r w:rsidRPr="003C6CBB">
              <w:rPr>
                <w:rFonts w:eastAsia="Georgia"/>
                <w:iCs w:val="0"/>
                <w:sz w:val="18"/>
                <w:szCs w:val="18"/>
              </w:rPr>
              <w:t>und Karriereprogrammen sowie Aufnahme in ein exklusives Netzwerk von High Potentials und Partnerunternehmen aus Industrie, Finance und Consulting</w:t>
            </w:r>
          </w:p>
        </w:tc>
      </w:tr>
      <w:tr w:rsidR="00F51686" w14:paraId="26C145EF" w14:textId="77777777" w:rsidTr="00462BB6">
        <w:trPr>
          <w:trHeight w:val="475"/>
          <w:trPrChange w:id="61" w:author="David Döbele" w:date="2025-11-30T18:14:00Z" w16du:dateUtc="2025-11-30T17:14:00Z">
            <w:trPr>
              <w:trHeight w:val="475"/>
            </w:trPr>
          </w:trPrChange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  <w:tcPrChange w:id="62" w:author="David Döbele" w:date="2025-11-30T18:14:00Z" w16du:dateUtc="2025-11-30T17:14:00Z">
              <w:tcPr>
                <w:tcW w:w="1095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0A02C160" w14:textId="77777777" w:rsidR="003C6CBB" w:rsidRDefault="003C6CBB" w:rsidP="002D3135">
            <w:pPr>
              <w:pBdr>
                <w:top w:val="nil"/>
                <w:left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F51686" w14:paraId="452D3EA5" w14:textId="77777777" w:rsidTr="00462BB6">
        <w:trPr>
          <w:trHeight w:val="317"/>
          <w:trPrChange w:id="63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7513" w:type="dxa"/>
            <w:gridSpan w:val="4"/>
            <w:tcBorders>
              <w:top w:val="single" w:sz="4" w:space="0" w:color="000000"/>
            </w:tcBorders>
            <w:vAlign w:val="bottom"/>
            <w:tcPrChange w:id="64" w:author="David Döbele" w:date="2025-11-30T18:14:00Z" w16du:dateUtc="2025-11-30T17:14:00Z">
              <w:tcPr>
                <w:tcW w:w="7513" w:type="dxa"/>
                <w:gridSpan w:val="4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5FA4B54B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C415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Lern-Fair e.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V</w:t>
            </w:r>
            <w:r w:rsidRPr="00CC415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 xml:space="preserve">. </w:t>
            </w:r>
          </w:p>
        </w:tc>
        <w:tc>
          <w:tcPr>
            <w:tcW w:w="3443" w:type="dxa"/>
            <w:gridSpan w:val="6"/>
            <w:tcBorders>
              <w:top w:val="single" w:sz="4" w:space="0" w:color="000000"/>
            </w:tcBorders>
            <w:vAlign w:val="bottom"/>
            <w:tcPrChange w:id="65" w:author="David Döbele" w:date="2025-11-30T18:14:00Z" w16du:dateUtc="2025-11-30T17:14:00Z">
              <w:tcPr>
                <w:tcW w:w="3443" w:type="dxa"/>
                <w:gridSpan w:val="6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4CCBE56C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F51686" w14:paraId="10465258" w14:textId="77777777" w:rsidTr="00462BB6">
        <w:trPr>
          <w:trHeight w:val="178"/>
          <w:trPrChange w:id="66" w:author="David Döbele" w:date="2025-11-30T18:14:00Z" w16du:dateUtc="2025-11-30T17:14:00Z">
            <w:trPr>
              <w:trHeight w:val="178"/>
            </w:trPr>
          </w:trPrChange>
        </w:trPr>
        <w:tc>
          <w:tcPr>
            <w:tcW w:w="7369" w:type="dxa"/>
            <w:gridSpan w:val="3"/>
            <w:tcPrChange w:id="67" w:author="David Döbele" w:date="2025-11-30T18:14:00Z" w16du:dateUtc="2025-11-30T17:14:00Z">
              <w:tcPr>
                <w:tcW w:w="7369" w:type="dxa"/>
                <w:gridSpan w:val="3"/>
              </w:tcPr>
            </w:tcPrChange>
          </w:tcPr>
          <w:p w14:paraId="73C914AF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Interviewer und Bildungsbotschafter </w:t>
            </w:r>
          </w:p>
        </w:tc>
        <w:tc>
          <w:tcPr>
            <w:tcW w:w="3587" w:type="dxa"/>
            <w:gridSpan w:val="7"/>
            <w:tcPrChange w:id="68" w:author="David Döbele" w:date="2025-11-30T18:14:00Z" w16du:dateUtc="2025-11-30T17:14:00Z">
              <w:tcPr>
                <w:tcW w:w="3587" w:type="dxa"/>
                <w:gridSpan w:val="7"/>
              </w:tcPr>
            </w:tcPrChange>
          </w:tcPr>
          <w:p w14:paraId="042B6820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01/2025 – heute</w:t>
            </w:r>
          </w:p>
        </w:tc>
      </w:tr>
      <w:tr w:rsidR="00F51686" w14:paraId="503DED99" w14:textId="77777777" w:rsidTr="00462BB6">
        <w:trPr>
          <w:trHeight w:val="178"/>
          <w:trPrChange w:id="69" w:author="David Döbele" w:date="2025-11-30T18:14:00Z" w16du:dateUtc="2025-11-30T17:14:00Z">
            <w:trPr>
              <w:trHeight w:val="178"/>
            </w:trPr>
          </w:trPrChange>
        </w:trPr>
        <w:tc>
          <w:tcPr>
            <w:tcW w:w="10956" w:type="dxa"/>
            <w:gridSpan w:val="10"/>
            <w:tcPrChange w:id="70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74D1AEB7" w14:textId="77777777" w:rsidR="003C6CBB" w:rsidRDefault="003C6CBB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Vorträge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 Schulen</w:t>
            </w:r>
            <w:r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</w:t>
            </w:r>
            <w:r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Ausbildungs-, Auslands- und Stipendienoptionen für 15-17-jährige Schüler gehalten </w:t>
            </w:r>
          </w:p>
          <w:p w14:paraId="2B289DE4" w14:textId="77777777" w:rsidR="003C6CBB" w:rsidRPr="003A6812" w:rsidRDefault="003C6CBB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Erstinterviews zur Einschätzung von Bildungsbenachteiligung </w:t>
            </w:r>
          </w:p>
        </w:tc>
      </w:tr>
      <w:tr w:rsidR="00F51686" w14:paraId="266C013C" w14:textId="77777777" w:rsidTr="00462BB6">
        <w:trPr>
          <w:trHeight w:val="321"/>
          <w:trPrChange w:id="71" w:author="David Döbele" w:date="2025-11-30T18:14:00Z" w16du:dateUtc="2025-11-30T17:14:00Z">
            <w:trPr>
              <w:trHeight w:val="321"/>
            </w:trPr>
          </w:trPrChange>
        </w:trPr>
        <w:tc>
          <w:tcPr>
            <w:tcW w:w="7815" w:type="dxa"/>
            <w:gridSpan w:val="6"/>
            <w:vAlign w:val="bottom"/>
            <w:tcPrChange w:id="72" w:author="David Döbele" w:date="2025-11-30T18:14:00Z" w16du:dateUtc="2025-11-30T17:14:00Z">
              <w:tcPr>
                <w:tcW w:w="7815" w:type="dxa"/>
                <w:gridSpan w:val="6"/>
                <w:vAlign w:val="bottom"/>
              </w:tcPr>
            </w:tcPrChange>
          </w:tcPr>
          <w:p w14:paraId="72D0E224" w14:textId="77777777" w:rsidR="003C6CBB" w:rsidRPr="00CC415D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Wacker Neuson Group</w:t>
            </w:r>
          </w:p>
        </w:tc>
        <w:tc>
          <w:tcPr>
            <w:tcW w:w="3141" w:type="dxa"/>
            <w:gridSpan w:val="4"/>
            <w:vAlign w:val="bottom"/>
            <w:tcPrChange w:id="73" w:author="David Döbele" w:date="2025-11-30T18:14:00Z" w16du:dateUtc="2025-11-30T17:14:00Z">
              <w:tcPr>
                <w:tcW w:w="3141" w:type="dxa"/>
                <w:gridSpan w:val="4"/>
                <w:vAlign w:val="bottom"/>
              </w:tcPr>
            </w:tcPrChange>
          </w:tcPr>
          <w:p w14:paraId="52807DEE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F51686" w14:paraId="076F5C0B" w14:textId="77777777" w:rsidTr="00462BB6">
        <w:trPr>
          <w:trHeight w:val="178"/>
          <w:trPrChange w:id="74" w:author="David Döbele" w:date="2025-11-30T18:14:00Z" w16du:dateUtc="2025-11-30T17:14:00Z">
            <w:trPr>
              <w:trHeight w:val="178"/>
            </w:trPr>
          </w:trPrChange>
        </w:trPr>
        <w:tc>
          <w:tcPr>
            <w:tcW w:w="9377" w:type="dxa"/>
            <w:gridSpan w:val="9"/>
            <w:tcPrChange w:id="75" w:author="David Döbele" w:date="2025-11-30T18:14:00Z" w16du:dateUtc="2025-11-30T17:14:00Z">
              <w:tcPr>
                <w:tcW w:w="9377" w:type="dxa"/>
                <w:gridSpan w:val="9"/>
              </w:tcPr>
            </w:tcPrChange>
          </w:tcPr>
          <w:p w14:paraId="1878123F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Vorsitzender der Jugend- und Ausbildungsvertretung (JAV) am Hauptsitz</w:t>
            </w:r>
          </w:p>
        </w:tc>
        <w:tc>
          <w:tcPr>
            <w:tcW w:w="1579" w:type="dxa"/>
            <w:tcPrChange w:id="76" w:author="David Döbele" w:date="2025-11-30T18:14:00Z" w16du:dateUtc="2025-11-30T17:14:00Z">
              <w:tcPr>
                <w:tcW w:w="1579" w:type="dxa"/>
              </w:tcPr>
            </w:tcPrChange>
          </w:tcPr>
          <w:p w14:paraId="5160BE3F" w14:textId="77777777" w:rsidR="003C6CBB" w:rsidRDefault="003C6CBB" w:rsidP="002D3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11/2024 – heute</w:t>
            </w:r>
          </w:p>
        </w:tc>
      </w:tr>
      <w:tr w:rsidR="00F51686" w:rsidRPr="003F3D87" w14:paraId="25BC6DDA" w14:textId="77777777" w:rsidTr="00462BB6">
        <w:trPr>
          <w:trHeight w:val="178"/>
          <w:trPrChange w:id="77" w:author="David Döbele" w:date="2025-11-30T18:14:00Z" w16du:dateUtc="2025-11-30T17:14:00Z">
            <w:trPr>
              <w:trHeight w:val="178"/>
            </w:trPr>
          </w:trPrChange>
        </w:trPr>
        <w:tc>
          <w:tcPr>
            <w:tcW w:w="10956" w:type="dxa"/>
            <w:gridSpan w:val="10"/>
            <w:tcPrChange w:id="78" w:author="David Döbele" w:date="2025-11-30T18:14:00Z" w16du:dateUtc="2025-11-30T17:14:00Z">
              <w:tcPr>
                <w:tcW w:w="10956" w:type="dxa"/>
                <w:gridSpan w:val="10"/>
              </w:tcPr>
            </w:tcPrChange>
          </w:tcPr>
          <w:p w14:paraId="562ACDB7" w14:textId="77777777" w:rsidR="003C6CBB" w:rsidRDefault="003C6CBB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Vertretung der Auszubildenden aus drei verschiedenen Ausbildungsberufen gegenüber Management und Betriebsrat  </w:t>
            </w:r>
          </w:p>
          <w:p w14:paraId="4322B667" w14:textId="77777777" w:rsidR="003C6CBB" w:rsidRPr="00D979D5" w:rsidRDefault="007C760A" w:rsidP="002D31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Initiierung </w:t>
            </w:r>
            <w:r w:rsidR="003C6CBB"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eines Mentoring-Programm</w:t>
            </w:r>
            <w:r w:rsid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3C6CBB" w:rsidRPr="00D979D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neue Auszubildende</w:t>
            </w:r>
            <w:r w:rsidR="003C6CB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; aktiver Mentor von zwei Auszubildenden</w:t>
            </w:r>
          </w:p>
        </w:tc>
      </w:tr>
      <w:tr w:rsidR="00F51686" w14:paraId="4B6FC012" w14:textId="77777777" w:rsidTr="00462BB6">
        <w:trPr>
          <w:trHeight w:val="475"/>
          <w:trPrChange w:id="79" w:author="David Döbele" w:date="2025-11-30T18:14:00Z" w16du:dateUtc="2025-11-30T17:14:00Z">
            <w:trPr>
              <w:trHeight w:val="475"/>
            </w:trPr>
          </w:trPrChange>
        </w:trPr>
        <w:tc>
          <w:tcPr>
            <w:tcW w:w="10956" w:type="dxa"/>
            <w:gridSpan w:val="10"/>
            <w:tcBorders>
              <w:bottom w:val="single" w:sz="4" w:space="0" w:color="000000"/>
            </w:tcBorders>
            <w:vAlign w:val="bottom"/>
            <w:tcPrChange w:id="80" w:author="David Döbele" w:date="2025-11-30T18:14:00Z" w16du:dateUtc="2025-11-30T17:14:00Z">
              <w:tcPr>
                <w:tcW w:w="1095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48CF1544" w14:textId="77777777" w:rsidR="003C6CBB" w:rsidRDefault="003C6CBB" w:rsidP="002D3135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51686" w:rsidRPr="008246A5" w14:paraId="7C9F04DF" w14:textId="77777777" w:rsidTr="00462BB6">
        <w:trPr>
          <w:trHeight w:val="317"/>
          <w:trPrChange w:id="81" w:author="David Döbele" w:date="2025-11-30T18:14:00Z" w16du:dateUtc="2025-11-30T17:14:00Z">
            <w:trPr>
              <w:trHeight w:val="317"/>
            </w:trPr>
          </w:trPrChange>
        </w:trPr>
        <w:tc>
          <w:tcPr>
            <w:tcW w:w="2105" w:type="dxa"/>
            <w:tcBorders>
              <w:top w:val="single" w:sz="4" w:space="0" w:color="000000"/>
            </w:tcBorders>
            <w:vAlign w:val="center"/>
            <w:tcPrChange w:id="82" w:author="David Döbele" w:date="2025-11-30T18:14:00Z" w16du:dateUtc="2025-11-30T17:14:00Z">
              <w:tcPr>
                <w:tcW w:w="2105" w:type="dxa"/>
                <w:tcBorders>
                  <w:top w:val="single" w:sz="4" w:space="0" w:color="000000"/>
                </w:tcBorders>
                <w:vAlign w:val="center"/>
              </w:tcPr>
            </w:tcPrChange>
          </w:tcPr>
          <w:p w14:paraId="192861BC" w14:textId="77777777" w:rsidR="003C6CBB" w:rsidRDefault="003C6CBB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</w:t>
            </w:r>
            <w:r w:rsidRPr="00E11978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8851" w:type="dxa"/>
            <w:gridSpan w:val="9"/>
            <w:tcBorders>
              <w:top w:val="single" w:sz="4" w:space="0" w:color="000000"/>
            </w:tcBorders>
            <w:vAlign w:val="bottom"/>
            <w:tcPrChange w:id="83" w:author="David Döbele" w:date="2025-11-30T18:14:00Z" w16du:dateUtc="2025-11-30T17:14:00Z">
              <w:tcPr>
                <w:tcW w:w="8851" w:type="dxa"/>
                <w:gridSpan w:val="9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D3A320E" w14:textId="77777777" w:rsidR="003C6CBB" w:rsidRPr="008246A5" w:rsidRDefault="003C6CBB" w:rsidP="002D3135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Deutsch 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Muttersprache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)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>, Engl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isch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fließend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)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>
              <w:rPr>
                <w:rFonts w:ascii="Georgia" w:eastAsia="Georgia" w:hAnsi="Georgia" w:cs="Georgia"/>
                <w:sz w:val="18"/>
                <w:szCs w:val="18"/>
                <w:lang w:val="de-DE"/>
              </w:rPr>
              <w:t>Arabisch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fließend</w:t>
            </w:r>
            <w:r w:rsidRPr="008246A5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)</w:t>
            </w:r>
            <w:r w:rsidRPr="008246A5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</w:p>
        </w:tc>
      </w:tr>
      <w:tr w:rsidR="00F51686" w:rsidRPr="008A1AF9" w14:paraId="648B4316" w14:textId="77777777" w:rsidTr="00462BB6">
        <w:trPr>
          <w:trHeight w:val="377"/>
          <w:trPrChange w:id="84" w:author="David Döbele" w:date="2025-11-30T18:14:00Z" w16du:dateUtc="2025-11-30T17:14:00Z">
            <w:trPr>
              <w:trHeight w:val="377"/>
            </w:trPr>
          </w:trPrChange>
        </w:trPr>
        <w:tc>
          <w:tcPr>
            <w:tcW w:w="2105" w:type="dxa"/>
            <w:vAlign w:val="bottom"/>
            <w:tcPrChange w:id="85" w:author="David Döbele" w:date="2025-11-30T18:14:00Z" w16du:dateUtc="2025-11-30T17:14:00Z">
              <w:tcPr>
                <w:tcW w:w="2105" w:type="dxa"/>
                <w:vAlign w:val="bottom"/>
              </w:tcPr>
            </w:tcPrChange>
          </w:tcPr>
          <w:p w14:paraId="7B8ACB48" w14:textId="77777777" w:rsidR="003C6CBB" w:rsidRPr="00E11978" w:rsidRDefault="003C6CBB" w:rsidP="002D3135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Technical Skills: </w:t>
            </w:r>
          </w:p>
        </w:tc>
        <w:tc>
          <w:tcPr>
            <w:tcW w:w="8851" w:type="dxa"/>
            <w:gridSpan w:val="9"/>
            <w:vAlign w:val="bottom"/>
            <w:tcPrChange w:id="86" w:author="David Döbele" w:date="2025-11-30T18:14:00Z" w16du:dateUtc="2025-11-30T17:14:00Z">
              <w:tcPr>
                <w:tcW w:w="8851" w:type="dxa"/>
                <w:gridSpan w:val="9"/>
                <w:vAlign w:val="bottom"/>
              </w:tcPr>
            </w:tcPrChange>
          </w:tcPr>
          <w:p w14:paraId="16A57521" w14:textId="77777777" w:rsidR="003C6CBB" w:rsidRPr="00AD1083" w:rsidRDefault="003C6CBB" w:rsidP="002D3135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E1197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E1197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in Excel, PowerPoint, Word)</w:t>
            </w:r>
          </w:p>
        </w:tc>
      </w:tr>
      <w:tr w:rsidR="00F51686" w:rsidRPr="008246A5" w14:paraId="36E6A162" w14:textId="77777777" w:rsidTr="00462BB6">
        <w:trPr>
          <w:trHeight w:val="567"/>
          <w:trPrChange w:id="87" w:author="David Döbele" w:date="2025-11-30T18:14:00Z" w16du:dateUtc="2025-11-30T17:14:00Z">
            <w:trPr>
              <w:trHeight w:val="567"/>
            </w:trPr>
          </w:trPrChange>
        </w:trPr>
        <w:tc>
          <w:tcPr>
            <w:tcW w:w="2105" w:type="dxa"/>
            <w:vAlign w:val="center"/>
            <w:tcPrChange w:id="88" w:author="David Döbele" w:date="2025-11-30T18:14:00Z" w16du:dateUtc="2025-11-30T17:14:00Z">
              <w:tcPr>
                <w:tcW w:w="2105" w:type="dxa"/>
                <w:vAlign w:val="center"/>
              </w:tcPr>
            </w:tcPrChange>
          </w:tcPr>
          <w:p w14:paraId="4D998380" w14:textId="77777777" w:rsidR="003C6CBB" w:rsidRDefault="003C6CBB" w:rsidP="002D3135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Interessen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:</w:t>
            </w:r>
          </w:p>
        </w:tc>
        <w:tc>
          <w:tcPr>
            <w:tcW w:w="8851" w:type="dxa"/>
            <w:gridSpan w:val="9"/>
            <w:vAlign w:val="bottom"/>
            <w:tcPrChange w:id="89" w:author="David Döbele" w:date="2025-11-30T18:14:00Z" w16du:dateUtc="2025-11-30T17:14:00Z">
              <w:tcPr>
                <w:tcW w:w="8851" w:type="dxa"/>
                <w:gridSpan w:val="9"/>
                <w:vAlign w:val="bottom"/>
              </w:tcPr>
            </w:tcPrChange>
          </w:tcPr>
          <w:p w14:paraId="15569D8B" w14:textId="77777777" w:rsidR="002D3135" w:rsidRPr="008246A5" w:rsidRDefault="003C6CBB" w:rsidP="002D3135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8246A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Debattiere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n</w:t>
            </w:r>
            <w:r w:rsidRPr="008246A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8246A5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(Juror bei der DDM 25, größtes Turnier im DACH-Raum)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Pr="008246A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Wirtschaft und Politik, Verhaltenspsychologie und Kraftsport</w:t>
            </w:r>
          </w:p>
        </w:tc>
      </w:tr>
      <w:tr w:rsidR="00F51686" w14:paraId="057434E0" w14:textId="77777777" w:rsidTr="00462BB6">
        <w:trPr>
          <w:trHeight w:val="848"/>
          <w:trPrChange w:id="90" w:author="David Döbele" w:date="2025-11-30T18:14:00Z" w16du:dateUtc="2025-11-30T17:14:00Z">
            <w:trPr>
              <w:trHeight w:val="848"/>
            </w:trPr>
          </w:trPrChange>
        </w:trPr>
        <w:tc>
          <w:tcPr>
            <w:tcW w:w="2105" w:type="dxa"/>
            <w:vAlign w:val="bottom"/>
            <w:tcPrChange w:id="91" w:author="David Döbele" w:date="2025-11-30T18:14:00Z" w16du:dateUtc="2025-11-30T17:14:00Z">
              <w:tcPr>
                <w:tcW w:w="2105" w:type="dxa"/>
                <w:vAlign w:val="bottom"/>
              </w:tcPr>
            </w:tcPrChange>
          </w:tcPr>
          <w:p w14:paraId="48C9F5CE" w14:textId="77777777" w:rsidR="003C6CBB" w:rsidRDefault="003C6CBB" w:rsidP="002D3135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hAnsi="Georgia" w:cs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61312" behindDoc="1" locked="0" layoutInCell="1" allowOverlap="1" wp14:anchorId="35004409" wp14:editId="1A81BA58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-337820</wp:posOffset>
                  </wp:positionV>
                  <wp:extent cx="1828800" cy="318770"/>
                  <wp:effectExtent l="0" t="0" r="0" b="508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025-08-24_23h47_22.png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135">
              <w:rPr>
                <w:rFonts w:ascii="Georgia" w:eastAsia="Georgia" w:hAnsi="Georgia" w:cs="Georgia"/>
                <w:sz w:val="18"/>
                <w:szCs w:val="18"/>
              </w:rPr>
              <w:t>M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ünchen, </w:t>
            </w:r>
            <w:r w:rsidR="007C760A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D831F3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="003A6812">
              <w:rPr>
                <w:rFonts w:ascii="Georgia" w:eastAsia="Georgia" w:hAnsi="Georgia" w:cs="Georgia"/>
                <w:sz w:val="18"/>
                <w:szCs w:val="18"/>
              </w:rPr>
              <w:t>.11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.2025</w:t>
            </w:r>
          </w:p>
        </w:tc>
        <w:tc>
          <w:tcPr>
            <w:tcW w:w="8851" w:type="dxa"/>
            <w:gridSpan w:val="9"/>
            <w:vAlign w:val="bottom"/>
            <w:tcPrChange w:id="92" w:author="David Döbele" w:date="2025-11-30T18:14:00Z" w16du:dateUtc="2025-11-30T17:14:00Z">
              <w:tcPr>
                <w:tcW w:w="8851" w:type="dxa"/>
                <w:gridSpan w:val="9"/>
                <w:vAlign w:val="bottom"/>
              </w:tcPr>
            </w:tcPrChange>
          </w:tcPr>
          <w:p w14:paraId="06E7CB70" w14:textId="77777777" w:rsidR="003C6CBB" w:rsidRDefault="003C6CBB" w:rsidP="002D3135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561D16CB" w14:textId="77777777" w:rsidR="00196B0E" w:rsidRDefault="00196B0E">
      <w:pPr>
        <w:rPr>
          <w:sz w:val="18"/>
          <w:szCs w:val="18"/>
        </w:rPr>
      </w:pPr>
    </w:p>
    <w:sectPr w:rsidR="00196B0E" w:rsidSect="00462BB6">
      <w:footerReference w:type="even" r:id="rId9"/>
      <w:pgSz w:w="11906" w:h="16838"/>
      <w:pgMar w:top="1361" w:right="1418" w:bottom="0" w:left="1418" w:header="709" w:footer="709" w:gutter="0"/>
      <w:pgNumType w:start="1"/>
      <w:cols w:space="720"/>
      <w:sectPrChange w:id="93" w:author="David Döbele" w:date="2025-11-30T18:14:00Z" w16du:dateUtc="2025-11-30T17:14:00Z">
        <w:sectPr w:rsidR="00196B0E" w:rsidSect="00462BB6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5CB8" w14:textId="77777777" w:rsidR="00B23F96" w:rsidRDefault="00B23F96">
      <w:pPr>
        <w:spacing w:after="0" w:line="240" w:lineRule="auto"/>
      </w:pPr>
      <w:r>
        <w:separator/>
      </w:r>
    </w:p>
  </w:endnote>
  <w:endnote w:type="continuationSeparator" w:id="0">
    <w:p w14:paraId="77AC6952" w14:textId="77777777" w:rsidR="00B23F96" w:rsidRDefault="00B23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CC1F0" w14:textId="77777777" w:rsidR="00196B0E" w:rsidRDefault="009C50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238CB6A" w14:textId="77777777" w:rsidR="00196B0E" w:rsidRDefault="00196B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28D7" w14:textId="77777777" w:rsidR="00B23F96" w:rsidRDefault="00B23F96">
      <w:pPr>
        <w:spacing w:after="0" w:line="240" w:lineRule="auto"/>
      </w:pPr>
      <w:r>
        <w:separator/>
      </w:r>
    </w:p>
  </w:footnote>
  <w:footnote w:type="continuationSeparator" w:id="0">
    <w:p w14:paraId="7E910AF8" w14:textId="77777777" w:rsidR="00B23F96" w:rsidRDefault="00B23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525"/>
    <w:multiLevelType w:val="hybridMultilevel"/>
    <w:tmpl w:val="1B0CE6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40B"/>
    <w:multiLevelType w:val="hybridMultilevel"/>
    <w:tmpl w:val="854A05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184E"/>
    <w:multiLevelType w:val="multilevel"/>
    <w:tmpl w:val="4BA80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0434D2"/>
    <w:multiLevelType w:val="hybridMultilevel"/>
    <w:tmpl w:val="353C91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3345B"/>
    <w:multiLevelType w:val="multilevel"/>
    <w:tmpl w:val="90AEDAE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1F584C"/>
    <w:multiLevelType w:val="multilevel"/>
    <w:tmpl w:val="6942A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04590998">
    <w:abstractNumId w:val="2"/>
  </w:num>
  <w:num w:numId="2" w16cid:durableId="164517349">
    <w:abstractNumId w:val="5"/>
  </w:num>
  <w:num w:numId="3" w16cid:durableId="273484255">
    <w:abstractNumId w:val="4"/>
  </w:num>
  <w:num w:numId="4" w16cid:durableId="21053017">
    <w:abstractNumId w:val="1"/>
  </w:num>
  <w:num w:numId="5" w16cid:durableId="573391737">
    <w:abstractNumId w:val="3"/>
  </w:num>
  <w:num w:numId="6" w16cid:durableId="13887969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0E"/>
    <w:rsid w:val="00013C43"/>
    <w:rsid w:val="00081525"/>
    <w:rsid w:val="000835A6"/>
    <w:rsid w:val="00086DD6"/>
    <w:rsid w:val="000B3C2A"/>
    <w:rsid w:val="000E69F3"/>
    <w:rsid w:val="000E77D1"/>
    <w:rsid w:val="000F5BD9"/>
    <w:rsid w:val="0011161E"/>
    <w:rsid w:val="00111DCF"/>
    <w:rsid w:val="001770FC"/>
    <w:rsid w:val="001913BF"/>
    <w:rsid w:val="00193A2A"/>
    <w:rsid w:val="00196B0E"/>
    <w:rsid w:val="001C2A45"/>
    <w:rsid w:val="00230535"/>
    <w:rsid w:val="002372E4"/>
    <w:rsid w:val="00267694"/>
    <w:rsid w:val="002902DE"/>
    <w:rsid w:val="002D3135"/>
    <w:rsid w:val="002D4FEF"/>
    <w:rsid w:val="00323CD5"/>
    <w:rsid w:val="003455C9"/>
    <w:rsid w:val="00351909"/>
    <w:rsid w:val="003731F3"/>
    <w:rsid w:val="003A6812"/>
    <w:rsid w:val="003C6CBB"/>
    <w:rsid w:val="003C702E"/>
    <w:rsid w:val="003F3D87"/>
    <w:rsid w:val="004006F6"/>
    <w:rsid w:val="00413B35"/>
    <w:rsid w:val="00436261"/>
    <w:rsid w:val="00462BB6"/>
    <w:rsid w:val="00463217"/>
    <w:rsid w:val="0049036D"/>
    <w:rsid w:val="004D30D6"/>
    <w:rsid w:val="005067D4"/>
    <w:rsid w:val="0051795B"/>
    <w:rsid w:val="0052730C"/>
    <w:rsid w:val="005513E3"/>
    <w:rsid w:val="0057216F"/>
    <w:rsid w:val="00582D12"/>
    <w:rsid w:val="005D26DA"/>
    <w:rsid w:val="00603AAD"/>
    <w:rsid w:val="00665791"/>
    <w:rsid w:val="00691A09"/>
    <w:rsid w:val="006A2052"/>
    <w:rsid w:val="006E36C5"/>
    <w:rsid w:val="00702947"/>
    <w:rsid w:val="00724C43"/>
    <w:rsid w:val="007265AB"/>
    <w:rsid w:val="00747B4A"/>
    <w:rsid w:val="007578D2"/>
    <w:rsid w:val="00767870"/>
    <w:rsid w:val="007A6066"/>
    <w:rsid w:val="007C760A"/>
    <w:rsid w:val="007F0858"/>
    <w:rsid w:val="008246A5"/>
    <w:rsid w:val="0084495D"/>
    <w:rsid w:val="00846279"/>
    <w:rsid w:val="00851B30"/>
    <w:rsid w:val="008704C5"/>
    <w:rsid w:val="008800AF"/>
    <w:rsid w:val="008861B1"/>
    <w:rsid w:val="008A1AF9"/>
    <w:rsid w:val="009039E1"/>
    <w:rsid w:val="00916469"/>
    <w:rsid w:val="00960B3A"/>
    <w:rsid w:val="009C5084"/>
    <w:rsid w:val="009C7F78"/>
    <w:rsid w:val="009D60FE"/>
    <w:rsid w:val="009D716B"/>
    <w:rsid w:val="00A14901"/>
    <w:rsid w:val="00A238B4"/>
    <w:rsid w:val="00A26225"/>
    <w:rsid w:val="00A402DA"/>
    <w:rsid w:val="00A423BE"/>
    <w:rsid w:val="00A56BCC"/>
    <w:rsid w:val="00AE154A"/>
    <w:rsid w:val="00AF08E8"/>
    <w:rsid w:val="00B23F96"/>
    <w:rsid w:val="00B4113B"/>
    <w:rsid w:val="00B6464B"/>
    <w:rsid w:val="00B6705B"/>
    <w:rsid w:val="00B72896"/>
    <w:rsid w:val="00B85F70"/>
    <w:rsid w:val="00B876BD"/>
    <w:rsid w:val="00BA1FD6"/>
    <w:rsid w:val="00BE3F41"/>
    <w:rsid w:val="00BF0BDE"/>
    <w:rsid w:val="00C15C28"/>
    <w:rsid w:val="00C37E71"/>
    <w:rsid w:val="00C960D5"/>
    <w:rsid w:val="00CA7C87"/>
    <w:rsid w:val="00CB5603"/>
    <w:rsid w:val="00CB633B"/>
    <w:rsid w:val="00CC415D"/>
    <w:rsid w:val="00D0103F"/>
    <w:rsid w:val="00D521F2"/>
    <w:rsid w:val="00D831F3"/>
    <w:rsid w:val="00D85C76"/>
    <w:rsid w:val="00D979D5"/>
    <w:rsid w:val="00DA14E7"/>
    <w:rsid w:val="00DD4845"/>
    <w:rsid w:val="00DD7A3B"/>
    <w:rsid w:val="00DE6133"/>
    <w:rsid w:val="00DF4F15"/>
    <w:rsid w:val="00E207E2"/>
    <w:rsid w:val="00EA391C"/>
    <w:rsid w:val="00EF0C2D"/>
    <w:rsid w:val="00F102EE"/>
    <w:rsid w:val="00F34C21"/>
    <w:rsid w:val="00F51686"/>
    <w:rsid w:val="00F54856"/>
    <w:rsid w:val="00F75810"/>
    <w:rsid w:val="00F8321B"/>
    <w:rsid w:val="00FB78E8"/>
    <w:rsid w:val="00FB7B11"/>
    <w:rsid w:val="00FD09AE"/>
    <w:rsid w:val="00FE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3F3C"/>
  <w15:docId w15:val="{FAB3E9B7-725B-42D4-969A-B9A8BEF6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E1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E154A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F516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1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65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Wacker Neuson SE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cp:lastPrinted>2025-11-22T21:35:00Z</cp:lastPrinted>
  <dcterms:created xsi:type="dcterms:W3CDTF">2025-11-30T15:31:00Z</dcterms:created>
  <dcterms:modified xsi:type="dcterms:W3CDTF">2025-11-30T17:14:00Z</dcterms:modified>
</cp:coreProperties>
</file>