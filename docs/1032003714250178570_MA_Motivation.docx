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C270A" w14:textId="77777777" w:rsidR="0016292A" w:rsidRPr="00011E9B" w:rsidRDefault="0016292A" w:rsidP="0016292A">
      <w:pPr>
        <w:jc w:val="right"/>
        <w:rPr>
          <w:rFonts w:ascii="Georgia" w:hAnsi="Georgia"/>
          <w:sz w:val="20"/>
          <w:szCs w:val="20"/>
          <w:rPrChange w:id="0" w:author="David Döbele" w:date="2022-10-18T20:11:00Z">
            <w:rPr>
              <w:rFonts w:ascii="Georgia" w:hAnsi="Georgia"/>
              <w:sz w:val="21"/>
              <w:szCs w:val="21"/>
            </w:rPr>
          </w:rPrChange>
        </w:rPr>
      </w:pPr>
      <w:r w:rsidRPr="00011E9B">
        <w:rPr>
          <w:rFonts w:ascii="Georgia" w:hAnsi="Georgia"/>
          <w:sz w:val="20"/>
          <w:szCs w:val="20"/>
          <w:rPrChange w:id="1" w:author="David Döbele" w:date="2022-10-18T20:11:00Z">
            <w:rPr>
              <w:rFonts w:ascii="Georgia" w:hAnsi="Georgia"/>
              <w:sz w:val="21"/>
              <w:szCs w:val="21"/>
            </w:rPr>
          </w:rPrChange>
        </w:rPr>
        <w:t>Daniel Tauber</w:t>
      </w:r>
    </w:p>
    <w:p w14:paraId="2B62782F" w14:textId="77777777" w:rsidR="0016292A" w:rsidRPr="00011E9B" w:rsidRDefault="0016292A" w:rsidP="0016292A">
      <w:pPr>
        <w:jc w:val="right"/>
        <w:rPr>
          <w:rFonts w:ascii="Georgia" w:hAnsi="Georgia"/>
          <w:sz w:val="20"/>
          <w:szCs w:val="20"/>
          <w:rPrChange w:id="2" w:author="David Döbele" w:date="2022-10-18T20:11:00Z">
            <w:rPr>
              <w:rFonts w:ascii="Georgia" w:hAnsi="Georgia"/>
              <w:sz w:val="21"/>
              <w:szCs w:val="21"/>
            </w:rPr>
          </w:rPrChange>
        </w:rPr>
      </w:pPr>
      <w:r w:rsidRPr="00011E9B">
        <w:rPr>
          <w:rFonts w:ascii="Georgia" w:hAnsi="Georgia"/>
          <w:sz w:val="20"/>
          <w:szCs w:val="20"/>
          <w:rPrChange w:id="3" w:author="David Döbele" w:date="2022-10-18T20:11:00Z">
            <w:rPr>
              <w:rFonts w:ascii="Georgia" w:hAnsi="Georgia"/>
              <w:sz w:val="21"/>
              <w:szCs w:val="21"/>
            </w:rPr>
          </w:rPrChange>
        </w:rPr>
        <w:t>Dresdnerstraße 107</w:t>
      </w:r>
    </w:p>
    <w:p w14:paraId="7BA97CD6" w14:textId="77777777" w:rsidR="0016292A" w:rsidRPr="00011E9B" w:rsidRDefault="0016292A" w:rsidP="0016292A">
      <w:pPr>
        <w:jc w:val="right"/>
        <w:rPr>
          <w:rFonts w:ascii="Georgia" w:hAnsi="Georgia"/>
          <w:sz w:val="20"/>
          <w:szCs w:val="20"/>
          <w:rPrChange w:id="4" w:author="David Döbele" w:date="2022-10-18T20:11:00Z">
            <w:rPr>
              <w:rFonts w:ascii="Georgia" w:hAnsi="Georgia"/>
              <w:sz w:val="21"/>
              <w:szCs w:val="21"/>
            </w:rPr>
          </w:rPrChange>
        </w:rPr>
      </w:pPr>
      <w:r w:rsidRPr="00011E9B">
        <w:rPr>
          <w:rFonts w:ascii="Georgia" w:hAnsi="Georgia"/>
          <w:sz w:val="20"/>
          <w:szCs w:val="20"/>
          <w:rPrChange w:id="5" w:author="David Döbele" w:date="2022-10-18T20:11:00Z">
            <w:rPr>
              <w:rFonts w:ascii="Georgia" w:hAnsi="Georgia"/>
              <w:sz w:val="21"/>
              <w:szCs w:val="21"/>
            </w:rPr>
          </w:rPrChange>
        </w:rPr>
        <w:t>1200 Wien</w:t>
      </w:r>
    </w:p>
    <w:p w14:paraId="30270ECF" w14:textId="77777777" w:rsidR="0016292A" w:rsidRPr="00011E9B" w:rsidRDefault="0016292A" w:rsidP="0016292A">
      <w:pPr>
        <w:jc w:val="right"/>
        <w:rPr>
          <w:rFonts w:ascii="Georgia" w:hAnsi="Georgia"/>
          <w:sz w:val="20"/>
          <w:szCs w:val="20"/>
          <w:rPrChange w:id="6" w:author="David Döbele" w:date="2022-10-18T20:11:00Z">
            <w:rPr>
              <w:rFonts w:ascii="Georgia" w:hAnsi="Georgia"/>
              <w:sz w:val="21"/>
              <w:szCs w:val="21"/>
            </w:rPr>
          </w:rPrChange>
        </w:rPr>
      </w:pPr>
      <w:r w:rsidRPr="00011E9B">
        <w:rPr>
          <w:rFonts w:ascii="Georgia" w:hAnsi="Georgia"/>
          <w:sz w:val="20"/>
          <w:szCs w:val="20"/>
          <w:rPrChange w:id="7" w:author="David Döbele" w:date="2022-10-18T20:11:00Z">
            <w:rPr>
              <w:rFonts w:ascii="Georgia" w:hAnsi="Georgia"/>
              <w:sz w:val="21"/>
              <w:szCs w:val="21"/>
            </w:rPr>
          </w:rPrChange>
        </w:rPr>
        <w:t>Mail: tauber.daniel@web.de</w:t>
      </w:r>
    </w:p>
    <w:p w14:paraId="656FF8C8" w14:textId="77777777" w:rsidR="0016292A" w:rsidRPr="00011E9B" w:rsidRDefault="0016292A" w:rsidP="0016292A">
      <w:pPr>
        <w:jc w:val="right"/>
        <w:rPr>
          <w:rFonts w:ascii="Georgia" w:hAnsi="Georgia"/>
          <w:sz w:val="20"/>
          <w:szCs w:val="20"/>
          <w:rPrChange w:id="8" w:author="David Döbele" w:date="2022-10-18T20:11:00Z">
            <w:rPr>
              <w:rFonts w:ascii="Georgia" w:hAnsi="Georgia"/>
              <w:sz w:val="21"/>
              <w:szCs w:val="21"/>
            </w:rPr>
          </w:rPrChange>
        </w:rPr>
      </w:pPr>
      <w:r w:rsidRPr="00011E9B">
        <w:rPr>
          <w:rFonts w:ascii="Georgia" w:hAnsi="Georgia"/>
          <w:sz w:val="20"/>
          <w:szCs w:val="20"/>
          <w:rPrChange w:id="9" w:author="David Döbele" w:date="2022-10-18T20:11:00Z">
            <w:rPr>
              <w:rFonts w:ascii="Georgia" w:hAnsi="Georgia"/>
              <w:sz w:val="21"/>
              <w:szCs w:val="21"/>
            </w:rPr>
          </w:rPrChange>
        </w:rPr>
        <w:t>Mobil: +49 171 2990645</w:t>
      </w:r>
    </w:p>
    <w:p w14:paraId="13A80BD7" w14:textId="77777777" w:rsidR="0016292A" w:rsidRPr="00011E9B" w:rsidRDefault="0016292A" w:rsidP="0016292A">
      <w:pPr>
        <w:rPr>
          <w:rFonts w:ascii="Georgia" w:hAnsi="Georgia"/>
          <w:sz w:val="20"/>
          <w:szCs w:val="20"/>
          <w:rPrChange w:id="10" w:author="David Döbele" w:date="2022-10-18T20:11:00Z">
            <w:rPr>
              <w:rFonts w:ascii="Georgia" w:hAnsi="Georgia"/>
              <w:sz w:val="21"/>
              <w:szCs w:val="21"/>
            </w:rPr>
          </w:rPrChange>
        </w:rPr>
      </w:pPr>
    </w:p>
    <w:p w14:paraId="30DB0243" w14:textId="77777777" w:rsidR="0016292A" w:rsidRPr="00011E9B" w:rsidRDefault="0016292A" w:rsidP="0016292A">
      <w:pPr>
        <w:rPr>
          <w:rFonts w:ascii="Georgia" w:hAnsi="Georgia"/>
          <w:sz w:val="20"/>
          <w:szCs w:val="20"/>
          <w:rPrChange w:id="11" w:author="David Döbele" w:date="2022-10-18T20:11:00Z">
            <w:rPr>
              <w:rFonts w:ascii="Georgia" w:hAnsi="Georgia"/>
              <w:sz w:val="21"/>
              <w:szCs w:val="21"/>
            </w:rPr>
          </w:rPrChange>
        </w:rPr>
      </w:pPr>
      <w:r w:rsidRPr="00011E9B">
        <w:rPr>
          <w:rFonts w:ascii="Georgia" w:hAnsi="Georgia"/>
          <w:sz w:val="20"/>
          <w:szCs w:val="20"/>
          <w:rPrChange w:id="12" w:author="David Döbele" w:date="2022-10-18T20:11:00Z">
            <w:rPr>
              <w:rFonts w:ascii="Georgia" w:hAnsi="Georgia"/>
              <w:sz w:val="21"/>
              <w:szCs w:val="21"/>
            </w:rPr>
          </w:rPrChange>
        </w:rPr>
        <w:t xml:space="preserve">Ernst &amp; Young Wirtschaftsprüfungsgesellschaft </w:t>
      </w:r>
      <w:proofErr w:type="spellStart"/>
      <w:r w:rsidRPr="00011E9B">
        <w:rPr>
          <w:rFonts w:ascii="Georgia" w:hAnsi="Georgia"/>
          <w:sz w:val="20"/>
          <w:szCs w:val="20"/>
          <w:rPrChange w:id="13" w:author="David Döbele" w:date="2022-10-18T20:11:00Z">
            <w:rPr>
              <w:rFonts w:ascii="Georgia" w:hAnsi="Georgia"/>
              <w:sz w:val="21"/>
              <w:szCs w:val="21"/>
            </w:rPr>
          </w:rPrChange>
        </w:rPr>
        <w:t>m.b.H</w:t>
      </w:r>
      <w:proofErr w:type="spellEnd"/>
      <w:r w:rsidRPr="00011E9B">
        <w:rPr>
          <w:rFonts w:ascii="Georgia" w:hAnsi="Georgia"/>
          <w:sz w:val="20"/>
          <w:szCs w:val="20"/>
          <w:rPrChange w:id="14" w:author="David Döbele" w:date="2022-10-18T20:11:00Z">
            <w:rPr>
              <w:rFonts w:ascii="Georgia" w:hAnsi="Georgia"/>
              <w:sz w:val="21"/>
              <w:szCs w:val="21"/>
            </w:rPr>
          </w:rPrChange>
        </w:rPr>
        <w:t>.</w:t>
      </w:r>
      <w:r w:rsidRPr="00011E9B">
        <w:rPr>
          <w:rFonts w:ascii="Georgia" w:hAnsi="Georgia"/>
          <w:sz w:val="20"/>
          <w:szCs w:val="20"/>
          <w:rPrChange w:id="15" w:author="David Döbele" w:date="2022-10-18T20:11:00Z">
            <w:rPr>
              <w:rFonts w:ascii="Georgia" w:hAnsi="Georgia"/>
              <w:sz w:val="21"/>
              <w:szCs w:val="21"/>
            </w:rPr>
          </w:rPrChange>
        </w:rPr>
        <w:br/>
        <w:t>Wagramer Straße 19, 1220 Wien</w:t>
      </w:r>
    </w:p>
    <w:p w14:paraId="5CF27EEF" w14:textId="77777777" w:rsidR="0016292A" w:rsidRPr="00011E9B" w:rsidRDefault="0016292A" w:rsidP="0016292A">
      <w:pPr>
        <w:ind w:left="708" w:firstLine="708"/>
        <w:jc w:val="right"/>
        <w:rPr>
          <w:rFonts w:ascii="Georgia" w:hAnsi="Georgia"/>
          <w:sz w:val="20"/>
          <w:szCs w:val="20"/>
          <w:rPrChange w:id="16" w:author="David Döbele" w:date="2022-10-18T20:11:00Z">
            <w:rPr>
              <w:rFonts w:ascii="Georgia" w:hAnsi="Georgia"/>
              <w:sz w:val="21"/>
              <w:szCs w:val="21"/>
            </w:rPr>
          </w:rPrChange>
        </w:rPr>
      </w:pPr>
      <w:r w:rsidRPr="00011E9B">
        <w:rPr>
          <w:rFonts w:ascii="Georgia" w:hAnsi="Georgia"/>
          <w:sz w:val="20"/>
          <w:szCs w:val="20"/>
          <w:rPrChange w:id="17" w:author="David Döbele" w:date="2022-10-18T20:11:00Z">
            <w:rPr>
              <w:rFonts w:ascii="Georgia" w:hAnsi="Georgia"/>
              <w:sz w:val="21"/>
              <w:szCs w:val="21"/>
            </w:rPr>
          </w:rPrChange>
        </w:rPr>
        <w:t>Wien, 17.10.2022</w:t>
      </w:r>
    </w:p>
    <w:p w14:paraId="5DFC724F" w14:textId="77777777" w:rsidR="0016292A" w:rsidRPr="00011E9B" w:rsidRDefault="0016292A" w:rsidP="0016292A">
      <w:pPr>
        <w:rPr>
          <w:rFonts w:ascii="Georgia" w:hAnsi="Georgia"/>
          <w:sz w:val="20"/>
          <w:szCs w:val="20"/>
          <w:rPrChange w:id="18" w:author="David Döbele" w:date="2022-10-18T20:11:00Z">
            <w:rPr>
              <w:rFonts w:ascii="Georgia" w:hAnsi="Georgia"/>
              <w:sz w:val="21"/>
              <w:szCs w:val="21"/>
            </w:rPr>
          </w:rPrChange>
        </w:rPr>
      </w:pPr>
    </w:p>
    <w:p w14:paraId="38BA3896" w14:textId="77777777" w:rsidR="0016292A" w:rsidRPr="00011E9B" w:rsidDel="00011E9B" w:rsidRDefault="0016292A" w:rsidP="0016292A">
      <w:pPr>
        <w:spacing w:line="244" w:lineRule="auto"/>
        <w:rPr>
          <w:del w:id="19" w:author="David Döbele" w:date="2022-10-18T20:07:00Z"/>
          <w:rFonts w:ascii="Georgia" w:hAnsi="Georgia" w:cs="Times New Roman"/>
          <w:b/>
          <w:sz w:val="20"/>
          <w:szCs w:val="20"/>
          <w:rPrChange w:id="20" w:author="David Döbele" w:date="2022-10-18T20:11:00Z">
            <w:rPr>
              <w:del w:id="21" w:author="David Döbele" w:date="2022-10-18T20:07:00Z"/>
              <w:rFonts w:ascii="Georgia" w:hAnsi="Georgia" w:cs="Times New Roman"/>
              <w:b/>
              <w:sz w:val="21"/>
              <w:szCs w:val="21"/>
            </w:rPr>
          </w:rPrChange>
        </w:rPr>
      </w:pPr>
      <w:r w:rsidRPr="00011E9B">
        <w:rPr>
          <w:rFonts w:ascii="Georgia" w:hAnsi="Georgia" w:cs="Times New Roman"/>
          <w:b/>
          <w:sz w:val="20"/>
          <w:szCs w:val="20"/>
          <w:rPrChange w:id="22" w:author="David Döbele" w:date="2022-10-18T20:11:00Z">
            <w:rPr>
              <w:rFonts w:ascii="Georgia" w:hAnsi="Georgia" w:cs="Times New Roman"/>
              <w:b/>
              <w:sz w:val="21"/>
              <w:szCs w:val="21"/>
            </w:rPr>
          </w:rPrChange>
        </w:rPr>
        <w:t xml:space="preserve">Bewerbung als Praktikant für </w:t>
      </w:r>
      <w:proofErr w:type="spellStart"/>
      <w:r w:rsidRPr="00011E9B">
        <w:rPr>
          <w:rFonts w:ascii="Georgia" w:hAnsi="Georgia" w:cs="Times New Roman"/>
          <w:b/>
          <w:sz w:val="20"/>
          <w:szCs w:val="20"/>
          <w:rPrChange w:id="23" w:author="David Döbele" w:date="2022-10-18T20:11:00Z">
            <w:rPr>
              <w:rFonts w:ascii="Georgia" w:hAnsi="Georgia" w:cs="Times New Roman"/>
              <w:b/>
              <w:sz w:val="21"/>
              <w:szCs w:val="21"/>
            </w:rPr>
          </w:rPrChange>
        </w:rPr>
        <w:t>Strategy</w:t>
      </w:r>
      <w:proofErr w:type="spellEnd"/>
      <w:r w:rsidRPr="00011E9B">
        <w:rPr>
          <w:rFonts w:ascii="Georgia" w:hAnsi="Georgia" w:cs="Times New Roman"/>
          <w:b/>
          <w:sz w:val="20"/>
          <w:szCs w:val="20"/>
          <w:rPrChange w:id="24" w:author="David Döbele" w:date="2022-10-18T20:11:00Z">
            <w:rPr>
              <w:rFonts w:ascii="Georgia" w:hAnsi="Georgia" w:cs="Times New Roman"/>
              <w:b/>
              <w:sz w:val="21"/>
              <w:szCs w:val="21"/>
            </w:rPr>
          </w:rPrChange>
        </w:rPr>
        <w:t xml:space="preserve"> &amp; Transactions mit Schwerpunkt M&amp;A</w:t>
      </w:r>
    </w:p>
    <w:p w14:paraId="5B199DF2" w14:textId="77777777" w:rsidR="0016292A" w:rsidRPr="00011E9B" w:rsidDel="00011E9B" w:rsidRDefault="0016292A" w:rsidP="0016292A">
      <w:pPr>
        <w:spacing w:line="244" w:lineRule="auto"/>
        <w:rPr>
          <w:del w:id="25" w:author="David Döbele" w:date="2022-10-18T20:07:00Z"/>
          <w:rFonts w:ascii="Georgia" w:hAnsi="Georgia" w:cs="Times New Roman"/>
          <w:b/>
          <w:sz w:val="20"/>
          <w:szCs w:val="20"/>
          <w:rPrChange w:id="26" w:author="David Döbele" w:date="2022-10-18T20:11:00Z">
            <w:rPr>
              <w:del w:id="27" w:author="David Döbele" w:date="2022-10-18T20:07:00Z"/>
              <w:rFonts w:ascii="Georgia" w:hAnsi="Georgia" w:cs="Times New Roman"/>
              <w:b/>
              <w:sz w:val="21"/>
              <w:szCs w:val="21"/>
            </w:rPr>
          </w:rPrChange>
        </w:rPr>
      </w:pPr>
    </w:p>
    <w:p w14:paraId="00CD2363" w14:textId="77777777" w:rsidR="0016292A" w:rsidRPr="00011E9B" w:rsidRDefault="0016292A" w:rsidP="0016292A">
      <w:pPr>
        <w:spacing w:line="244" w:lineRule="auto"/>
        <w:rPr>
          <w:rFonts w:ascii="Georgia" w:hAnsi="Georgia" w:cs="Times New Roman"/>
          <w:b/>
          <w:sz w:val="20"/>
          <w:szCs w:val="20"/>
          <w:rPrChange w:id="28" w:author="David Döbele" w:date="2022-10-18T20:11:00Z">
            <w:rPr>
              <w:rFonts w:ascii="Georgia" w:hAnsi="Georgia" w:cs="Times New Roman"/>
              <w:b/>
              <w:sz w:val="21"/>
              <w:szCs w:val="21"/>
            </w:rPr>
          </w:rPrChange>
        </w:rPr>
      </w:pPr>
    </w:p>
    <w:p w14:paraId="58D3319B" w14:textId="77777777" w:rsidR="0016292A" w:rsidRPr="00011E9B" w:rsidRDefault="0016292A" w:rsidP="0016292A">
      <w:pPr>
        <w:spacing w:line="244" w:lineRule="auto"/>
        <w:rPr>
          <w:rFonts w:ascii="Georgia" w:hAnsi="Georgia" w:cs="Times New Roman"/>
          <w:b/>
          <w:sz w:val="20"/>
          <w:szCs w:val="20"/>
          <w:rPrChange w:id="29" w:author="David Döbele" w:date="2022-10-18T20:11:00Z">
            <w:rPr>
              <w:rFonts w:ascii="Georgia" w:hAnsi="Georgia" w:cs="Times New Roman"/>
              <w:b/>
              <w:sz w:val="21"/>
              <w:szCs w:val="21"/>
            </w:rPr>
          </w:rPrChange>
        </w:rPr>
      </w:pPr>
    </w:p>
    <w:p w14:paraId="3AB8DCC2" w14:textId="7230F9A8" w:rsidR="00EB3811" w:rsidRPr="00011E9B" w:rsidRDefault="0016292A" w:rsidP="0016292A">
      <w:pPr>
        <w:jc w:val="both"/>
        <w:rPr>
          <w:rFonts w:ascii="Georgia" w:hAnsi="Georgia" w:cs="Times New Roman"/>
          <w:sz w:val="20"/>
          <w:szCs w:val="20"/>
          <w:rPrChange w:id="30" w:author="David Döbele" w:date="2022-10-18T20:11:00Z">
            <w:rPr>
              <w:rFonts w:ascii="Georgia" w:hAnsi="Georgia" w:cs="Times New Roman"/>
              <w:sz w:val="21"/>
              <w:szCs w:val="21"/>
            </w:rPr>
          </w:rPrChange>
        </w:rPr>
      </w:pPr>
      <w:r w:rsidRPr="00011E9B">
        <w:rPr>
          <w:rFonts w:ascii="Georgia" w:hAnsi="Georgia" w:cs="Times New Roman"/>
          <w:sz w:val="20"/>
          <w:szCs w:val="20"/>
          <w:rPrChange w:id="31" w:author="David Döbele" w:date="2022-10-18T20:11:00Z">
            <w:rPr>
              <w:rFonts w:ascii="Georgia" w:hAnsi="Georgia" w:cs="Times New Roman"/>
              <w:sz w:val="21"/>
              <w:szCs w:val="21"/>
            </w:rPr>
          </w:rPrChange>
        </w:rPr>
        <w:t>Sehr geehrte</w:t>
      </w:r>
      <w:r w:rsidR="00AE3FDA" w:rsidRPr="00011E9B">
        <w:rPr>
          <w:rFonts w:ascii="Georgia" w:hAnsi="Georgia" w:cs="Times New Roman"/>
          <w:sz w:val="20"/>
          <w:szCs w:val="20"/>
          <w:rPrChange w:id="32" w:author="David Döbele" w:date="2022-10-18T20:11:00Z">
            <w:rPr>
              <w:rFonts w:ascii="Georgia" w:hAnsi="Georgia" w:cs="Times New Roman"/>
              <w:sz w:val="21"/>
              <w:szCs w:val="21"/>
            </w:rPr>
          </w:rPrChange>
        </w:rPr>
        <w:t xml:space="preserve"> Frau Ritschl</w:t>
      </w:r>
      <w:r w:rsidRPr="00011E9B">
        <w:rPr>
          <w:rFonts w:ascii="Georgia" w:hAnsi="Georgia" w:cs="Times New Roman"/>
          <w:sz w:val="20"/>
          <w:szCs w:val="20"/>
          <w:rPrChange w:id="33" w:author="David Döbele" w:date="2022-10-18T20:11:00Z">
            <w:rPr>
              <w:rFonts w:ascii="Georgia" w:hAnsi="Georgia" w:cs="Times New Roman"/>
              <w:sz w:val="21"/>
              <w:szCs w:val="21"/>
            </w:rPr>
          </w:rPrChange>
        </w:rPr>
        <w:t>,</w:t>
      </w:r>
    </w:p>
    <w:p w14:paraId="2A2701DA" w14:textId="357EC710" w:rsidR="0016292A" w:rsidRPr="00011E9B" w:rsidRDefault="0016292A" w:rsidP="0016292A">
      <w:pPr>
        <w:jc w:val="both"/>
        <w:rPr>
          <w:rFonts w:ascii="Georgia" w:hAnsi="Georgia" w:cs="Times New Roman"/>
          <w:sz w:val="20"/>
          <w:szCs w:val="20"/>
          <w:rPrChange w:id="34" w:author="David Döbele" w:date="2022-10-18T20:11:00Z">
            <w:rPr>
              <w:rFonts w:ascii="Georgia" w:hAnsi="Georgia" w:cs="Times New Roman"/>
              <w:sz w:val="21"/>
              <w:szCs w:val="21"/>
            </w:rPr>
          </w:rPrChange>
        </w:rPr>
      </w:pPr>
    </w:p>
    <w:p w14:paraId="2C197CC4" w14:textId="77777777" w:rsidR="006C4322" w:rsidRPr="00011E9B" w:rsidDel="00011E9B" w:rsidRDefault="006C4322" w:rsidP="0016292A">
      <w:pPr>
        <w:jc w:val="both"/>
        <w:rPr>
          <w:del w:id="35" w:author="David Döbele" w:date="2022-10-18T20:07:00Z"/>
          <w:rFonts w:ascii="Georgia" w:hAnsi="Georgia" w:cs="Times New Roman"/>
          <w:sz w:val="20"/>
          <w:szCs w:val="20"/>
          <w:rPrChange w:id="36" w:author="David Döbele" w:date="2022-10-18T20:11:00Z">
            <w:rPr>
              <w:del w:id="37" w:author="David Döbele" w:date="2022-10-18T20:07:00Z"/>
              <w:rFonts w:ascii="Georgia" w:hAnsi="Georgia" w:cs="Times New Roman"/>
              <w:sz w:val="21"/>
              <w:szCs w:val="21"/>
            </w:rPr>
          </w:rPrChange>
        </w:rPr>
      </w:pPr>
      <w:r w:rsidRPr="00011E9B">
        <w:rPr>
          <w:rFonts w:ascii="Georgia" w:hAnsi="Georgia" w:cs="Times New Roman"/>
          <w:sz w:val="20"/>
          <w:szCs w:val="20"/>
          <w:rPrChange w:id="38" w:author="David Döbele" w:date="2022-10-18T20:11:00Z">
            <w:rPr>
              <w:rFonts w:ascii="Georgia" w:hAnsi="Georgia" w:cs="Times New Roman"/>
              <w:sz w:val="21"/>
              <w:szCs w:val="21"/>
            </w:rPr>
          </w:rPrChange>
        </w:rPr>
        <w:t>d</w:t>
      </w:r>
      <w:r w:rsidR="00F7487E" w:rsidRPr="00011E9B">
        <w:rPr>
          <w:rFonts w:ascii="Georgia" w:hAnsi="Georgia" w:cs="Times New Roman"/>
          <w:sz w:val="20"/>
          <w:szCs w:val="20"/>
          <w:rPrChange w:id="39" w:author="David Döbele" w:date="2022-10-18T20:11:00Z">
            <w:rPr>
              <w:rFonts w:ascii="Georgia" w:hAnsi="Georgia" w:cs="Times New Roman"/>
              <w:sz w:val="21"/>
              <w:szCs w:val="21"/>
            </w:rPr>
          </w:rPrChange>
        </w:rPr>
        <w:t xml:space="preserve">er </w:t>
      </w:r>
      <w:r w:rsidRPr="00011E9B">
        <w:rPr>
          <w:rFonts w:ascii="Georgia" w:hAnsi="Georgia" w:cs="Times New Roman"/>
          <w:sz w:val="20"/>
          <w:szCs w:val="20"/>
          <w:rPrChange w:id="40" w:author="David Döbele" w:date="2022-10-18T20:11:00Z">
            <w:rPr>
              <w:rFonts w:ascii="Georgia" w:hAnsi="Georgia" w:cs="Times New Roman"/>
              <w:sz w:val="21"/>
              <w:szCs w:val="21"/>
            </w:rPr>
          </w:rPrChange>
        </w:rPr>
        <w:t>weltwirtschaftliche</w:t>
      </w:r>
      <w:r w:rsidR="00F7487E" w:rsidRPr="00011E9B">
        <w:rPr>
          <w:rFonts w:ascii="Georgia" w:hAnsi="Georgia" w:cs="Times New Roman"/>
          <w:sz w:val="20"/>
          <w:szCs w:val="20"/>
          <w:rPrChange w:id="41" w:author="David Döbele" w:date="2022-10-18T20:11:00Z">
            <w:rPr>
              <w:rFonts w:ascii="Georgia" w:hAnsi="Georgia" w:cs="Times New Roman"/>
              <w:sz w:val="21"/>
              <w:szCs w:val="21"/>
            </w:rPr>
          </w:rPrChange>
        </w:rPr>
        <w:t xml:space="preserve"> Gesundheitszustand</w:t>
      </w:r>
      <w:r w:rsidRPr="00011E9B">
        <w:rPr>
          <w:rFonts w:ascii="Georgia" w:hAnsi="Georgia" w:cs="Times New Roman"/>
          <w:sz w:val="20"/>
          <w:szCs w:val="20"/>
          <w:rPrChange w:id="42" w:author="David Döbele" w:date="2022-10-18T20:11:00Z">
            <w:rPr>
              <w:rFonts w:ascii="Georgia" w:hAnsi="Georgia" w:cs="Times New Roman"/>
              <w:sz w:val="21"/>
              <w:szCs w:val="21"/>
            </w:rPr>
          </w:rPrChange>
        </w:rPr>
        <w:t xml:space="preserve"> bietet derzeit Anlass zu ernster Sorge. </w:t>
      </w:r>
    </w:p>
    <w:p w14:paraId="3128857D" w14:textId="3503E71E" w:rsidR="00803D8E" w:rsidRPr="00011E9B" w:rsidRDefault="006C4322" w:rsidP="00803D8E">
      <w:pPr>
        <w:jc w:val="both"/>
        <w:rPr>
          <w:rFonts w:ascii="Georgia" w:hAnsi="Georgia" w:cs="Times New Roman"/>
          <w:sz w:val="20"/>
          <w:szCs w:val="20"/>
          <w:rPrChange w:id="43" w:author="David Döbele" w:date="2022-10-18T20:11:00Z">
            <w:rPr>
              <w:rFonts w:ascii="Georgia" w:hAnsi="Georgia" w:cs="Times New Roman"/>
              <w:sz w:val="21"/>
              <w:szCs w:val="21"/>
            </w:rPr>
          </w:rPrChange>
        </w:rPr>
      </w:pPr>
      <w:r w:rsidRPr="00011E9B">
        <w:rPr>
          <w:rFonts w:ascii="Georgia" w:hAnsi="Georgia" w:cs="Times New Roman"/>
          <w:sz w:val="20"/>
          <w:szCs w:val="20"/>
          <w:rPrChange w:id="44" w:author="David Döbele" w:date="2022-10-18T20:11:00Z">
            <w:rPr>
              <w:rFonts w:ascii="Georgia" w:hAnsi="Georgia" w:cs="Times New Roman"/>
              <w:sz w:val="21"/>
              <w:szCs w:val="21"/>
            </w:rPr>
          </w:rPrChange>
        </w:rPr>
        <w:t>W</w:t>
      </w:r>
      <w:r w:rsidR="00371F27" w:rsidRPr="00011E9B">
        <w:rPr>
          <w:rFonts w:ascii="Georgia" w:hAnsi="Georgia" w:cs="Times New Roman"/>
          <w:sz w:val="20"/>
          <w:szCs w:val="20"/>
          <w:rPrChange w:id="45" w:author="David Döbele" w:date="2022-10-18T20:11:00Z">
            <w:rPr>
              <w:rFonts w:ascii="Georgia" w:hAnsi="Georgia" w:cs="Times New Roman"/>
              <w:sz w:val="21"/>
              <w:szCs w:val="21"/>
            </w:rPr>
          </w:rPrChange>
        </w:rPr>
        <w:t xml:space="preserve">ie </w:t>
      </w:r>
      <w:r w:rsidRPr="00011E9B">
        <w:rPr>
          <w:rFonts w:ascii="Georgia" w:hAnsi="Georgia" w:cs="Times New Roman"/>
          <w:sz w:val="20"/>
          <w:szCs w:val="20"/>
          <w:rPrChange w:id="46" w:author="David Döbele" w:date="2022-10-18T20:11:00Z">
            <w:rPr>
              <w:rFonts w:ascii="Georgia" w:hAnsi="Georgia" w:cs="Times New Roman"/>
              <w:sz w:val="21"/>
              <w:szCs w:val="21"/>
            </w:rPr>
          </w:rPrChange>
        </w:rPr>
        <w:t xml:space="preserve">kann </w:t>
      </w:r>
      <w:r w:rsidR="00371F27" w:rsidRPr="00011E9B">
        <w:rPr>
          <w:rFonts w:ascii="Georgia" w:hAnsi="Georgia" w:cs="Times New Roman"/>
          <w:sz w:val="20"/>
          <w:szCs w:val="20"/>
          <w:rPrChange w:id="47" w:author="David Döbele" w:date="2022-10-18T20:11:00Z">
            <w:rPr>
              <w:rFonts w:ascii="Georgia" w:hAnsi="Georgia" w:cs="Times New Roman"/>
              <w:sz w:val="21"/>
              <w:szCs w:val="21"/>
            </w:rPr>
          </w:rPrChange>
        </w:rPr>
        <w:t>in Zeiten steigender Inflationsraten</w:t>
      </w:r>
      <w:r w:rsidR="006E10A9" w:rsidRPr="00011E9B">
        <w:rPr>
          <w:rFonts w:ascii="Georgia" w:hAnsi="Georgia" w:cs="Times New Roman"/>
          <w:sz w:val="20"/>
          <w:szCs w:val="20"/>
          <w:rPrChange w:id="48" w:author="David Döbele" w:date="2022-10-18T20:11:00Z">
            <w:rPr>
              <w:rFonts w:ascii="Georgia" w:hAnsi="Georgia" w:cs="Times New Roman"/>
              <w:sz w:val="21"/>
              <w:szCs w:val="21"/>
            </w:rPr>
          </w:rPrChange>
        </w:rPr>
        <w:t xml:space="preserve">, die einer </w:t>
      </w:r>
      <w:r w:rsidR="00764D6C" w:rsidRPr="00011E9B">
        <w:rPr>
          <w:rFonts w:ascii="Georgia" w:hAnsi="Georgia" w:cs="Times New Roman"/>
          <w:sz w:val="20"/>
          <w:szCs w:val="20"/>
          <w:rPrChange w:id="49" w:author="David Döbele" w:date="2022-10-18T20:11:00Z">
            <w:rPr>
              <w:rFonts w:ascii="Georgia" w:hAnsi="Georgia" w:cs="Times New Roman"/>
              <w:sz w:val="21"/>
              <w:szCs w:val="21"/>
            </w:rPr>
          </w:rPrChange>
        </w:rPr>
        <w:t xml:space="preserve">durch Krieg und Krise </w:t>
      </w:r>
      <w:r w:rsidR="006E10A9" w:rsidRPr="00011E9B">
        <w:rPr>
          <w:rFonts w:ascii="Georgia" w:hAnsi="Georgia" w:cs="Times New Roman"/>
          <w:sz w:val="20"/>
          <w:szCs w:val="20"/>
          <w:rPrChange w:id="50" w:author="David Döbele" w:date="2022-10-18T20:11:00Z">
            <w:rPr>
              <w:rFonts w:ascii="Georgia" w:hAnsi="Georgia" w:cs="Times New Roman"/>
              <w:sz w:val="21"/>
              <w:szCs w:val="21"/>
            </w:rPr>
          </w:rPrChange>
        </w:rPr>
        <w:t>ohnehin schon ange</w:t>
      </w:r>
      <w:r w:rsidR="00B61936" w:rsidRPr="00011E9B">
        <w:rPr>
          <w:rFonts w:ascii="Georgia" w:hAnsi="Georgia" w:cs="Times New Roman"/>
          <w:sz w:val="20"/>
          <w:szCs w:val="20"/>
          <w:rPrChange w:id="51" w:author="David Döbele" w:date="2022-10-18T20:11:00Z">
            <w:rPr>
              <w:rFonts w:ascii="Georgia" w:hAnsi="Georgia" w:cs="Times New Roman"/>
              <w:sz w:val="21"/>
              <w:szCs w:val="21"/>
            </w:rPr>
          </w:rPrChange>
        </w:rPr>
        <w:t>schlagenen</w:t>
      </w:r>
      <w:r w:rsidR="006E10A9" w:rsidRPr="00011E9B">
        <w:rPr>
          <w:rFonts w:ascii="Georgia" w:hAnsi="Georgia" w:cs="Times New Roman"/>
          <w:sz w:val="20"/>
          <w:szCs w:val="20"/>
          <w:rPrChange w:id="52" w:author="David Döbele" w:date="2022-10-18T20:11:00Z">
            <w:rPr>
              <w:rFonts w:ascii="Georgia" w:hAnsi="Georgia" w:cs="Times New Roman"/>
              <w:sz w:val="21"/>
              <w:szCs w:val="21"/>
            </w:rPr>
          </w:rPrChange>
        </w:rPr>
        <w:t xml:space="preserve"> Volkswirtschaft zusetzen, </w:t>
      </w:r>
      <w:r w:rsidR="00764D6C" w:rsidRPr="00011E9B">
        <w:rPr>
          <w:rFonts w:ascii="Georgia" w:hAnsi="Georgia" w:cs="Times New Roman"/>
          <w:sz w:val="20"/>
          <w:szCs w:val="20"/>
          <w:rPrChange w:id="53" w:author="David Döbele" w:date="2022-10-18T20:11:00Z">
            <w:rPr>
              <w:rFonts w:ascii="Georgia" w:hAnsi="Georgia" w:cs="Times New Roman"/>
              <w:sz w:val="21"/>
              <w:szCs w:val="21"/>
            </w:rPr>
          </w:rPrChange>
        </w:rPr>
        <w:t>finanzpolitisch gegengesteuert werden</w:t>
      </w:r>
      <w:r w:rsidRPr="00011E9B">
        <w:rPr>
          <w:rFonts w:ascii="Georgia" w:hAnsi="Georgia" w:cs="Times New Roman"/>
          <w:sz w:val="20"/>
          <w:szCs w:val="20"/>
          <w:rPrChange w:id="54" w:author="David Döbele" w:date="2022-10-18T20:11:00Z">
            <w:rPr>
              <w:rFonts w:ascii="Georgia" w:hAnsi="Georgia" w:cs="Times New Roman"/>
              <w:sz w:val="21"/>
              <w:szCs w:val="21"/>
            </w:rPr>
          </w:rPrChange>
        </w:rPr>
        <w:t>?</w:t>
      </w:r>
      <w:r w:rsidR="00341B6A" w:rsidRPr="00011E9B">
        <w:rPr>
          <w:rFonts w:ascii="Georgia" w:hAnsi="Georgia" w:cs="Times New Roman"/>
          <w:sz w:val="20"/>
          <w:szCs w:val="20"/>
          <w:rPrChange w:id="55" w:author="David Döbele" w:date="2022-10-18T20:11:00Z">
            <w:rPr>
              <w:rFonts w:ascii="Georgia" w:hAnsi="Georgia" w:cs="Times New Roman"/>
              <w:sz w:val="21"/>
              <w:szCs w:val="21"/>
            </w:rPr>
          </w:rPrChange>
        </w:rPr>
        <w:t xml:space="preserve"> </w:t>
      </w:r>
      <w:r w:rsidR="00D51643" w:rsidRPr="00011E9B">
        <w:rPr>
          <w:rFonts w:ascii="Georgia" w:hAnsi="Georgia" w:cs="Times New Roman"/>
          <w:sz w:val="20"/>
          <w:szCs w:val="20"/>
          <w:rPrChange w:id="56" w:author="David Döbele" w:date="2022-10-18T20:11:00Z">
            <w:rPr>
              <w:rFonts w:ascii="Georgia" w:hAnsi="Georgia" w:cs="Times New Roman"/>
              <w:sz w:val="21"/>
              <w:szCs w:val="21"/>
            </w:rPr>
          </w:rPrChange>
        </w:rPr>
        <w:t xml:space="preserve">Genauso treibt </w:t>
      </w:r>
      <w:r w:rsidR="00821C40" w:rsidRPr="00011E9B">
        <w:rPr>
          <w:rFonts w:ascii="Georgia" w:hAnsi="Georgia" w:cs="Times New Roman"/>
          <w:sz w:val="20"/>
          <w:szCs w:val="20"/>
          <w:rPrChange w:id="57" w:author="David Döbele" w:date="2022-10-18T20:11:00Z">
            <w:rPr>
              <w:rFonts w:ascii="Georgia" w:hAnsi="Georgia" w:cs="Times New Roman"/>
              <w:sz w:val="21"/>
              <w:szCs w:val="21"/>
            </w:rPr>
          </w:rPrChange>
        </w:rPr>
        <w:t xml:space="preserve">dieser Tage </w:t>
      </w:r>
      <w:r w:rsidR="00F73A8F" w:rsidRPr="00011E9B">
        <w:rPr>
          <w:rFonts w:ascii="Georgia" w:hAnsi="Georgia" w:cs="Times New Roman"/>
          <w:sz w:val="20"/>
          <w:szCs w:val="20"/>
          <w:rPrChange w:id="58" w:author="David Döbele" w:date="2022-10-18T20:11:00Z">
            <w:rPr>
              <w:rFonts w:ascii="Georgia" w:hAnsi="Georgia" w:cs="Times New Roman"/>
              <w:sz w:val="21"/>
              <w:szCs w:val="21"/>
            </w:rPr>
          </w:rPrChange>
        </w:rPr>
        <w:t xml:space="preserve">die Industrienationen </w:t>
      </w:r>
      <w:r w:rsidR="00D51643" w:rsidRPr="00011E9B">
        <w:rPr>
          <w:rFonts w:ascii="Georgia" w:hAnsi="Georgia" w:cs="Times New Roman"/>
          <w:sz w:val="20"/>
          <w:szCs w:val="20"/>
          <w:rPrChange w:id="59" w:author="David Döbele" w:date="2022-10-18T20:11:00Z">
            <w:rPr>
              <w:rFonts w:ascii="Georgia" w:hAnsi="Georgia" w:cs="Times New Roman"/>
              <w:sz w:val="21"/>
              <w:szCs w:val="21"/>
            </w:rPr>
          </w:rPrChange>
        </w:rPr>
        <w:t>die Frage</w:t>
      </w:r>
      <w:r w:rsidR="00F73A8F" w:rsidRPr="00011E9B">
        <w:rPr>
          <w:rFonts w:ascii="Georgia" w:hAnsi="Georgia" w:cs="Times New Roman"/>
          <w:sz w:val="20"/>
          <w:szCs w:val="20"/>
          <w:rPrChange w:id="60" w:author="David Döbele" w:date="2022-10-18T20:11:00Z">
            <w:rPr>
              <w:rFonts w:ascii="Georgia" w:hAnsi="Georgia" w:cs="Times New Roman"/>
              <w:sz w:val="21"/>
              <w:szCs w:val="21"/>
            </w:rPr>
          </w:rPrChange>
        </w:rPr>
        <w:t xml:space="preserve"> um</w:t>
      </w:r>
      <w:r w:rsidR="00D51643" w:rsidRPr="00011E9B">
        <w:rPr>
          <w:rFonts w:ascii="Georgia" w:hAnsi="Georgia" w:cs="Times New Roman"/>
          <w:sz w:val="20"/>
          <w:szCs w:val="20"/>
          <w:rPrChange w:id="61" w:author="David Döbele" w:date="2022-10-18T20:11:00Z">
            <w:rPr>
              <w:rFonts w:ascii="Georgia" w:hAnsi="Georgia" w:cs="Times New Roman"/>
              <w:sz w:val="21"/>
              <w:szCs w:val="21"/>
            </w:rPr>
          </w:rPrChange>
        </w:rPr>
        <w:t>, wie bei</w:t>
      </w:r>
      <w:r w:rsidR="0075717C" w:rsidRPr="00011E9B">
        <w:rPr>
          <w:rFonts w:ascii="Georgia" w:hAnsi="Georgia" w:cs="Times New Roman"/>
          <w:color w:val="FF0000"/>
          <w:sz w:val="20"/>
          <w:szCs w:val="20"/>
          <w:rPrChange w:id="62" w:author="David Döbele" w:date="2022-10-18T20:11:00Z">
            <w:rPr>
              <w:rFonts w:ascii="Georgia" w:hAnsi="Georgia" w:cs="Times New Roman"/>
              <w:color w:val="FF0000"/>
              <w:sz w:val="21"/>
              <w:szCs w:val="21"/>
            </w:rPr>
          </w:rPrChange>
        </w:rPr>
        <w:t xml:space="preserve"> </w:t>
      </w:r>
      <w:r w:rsidR="0075717C" w:rsidRPr="00011E9B">
        <w:rPr>
          <w:rFonts w:ascii="Georgia" w:hAnsi="Georgia" w:cs="Times New Roman"/>
          <w:sz w:val="20"/>
          <w:szCs w:val="20"/>
          <w:rPrChange w:id="63" w:author="David Döbele" w:date="2022-10-18T20:11:00Z">
            <w:rPr>
              <w:rFonts w:ascii="Georgia" w:hAnsi="Georgia" w:cs="Times New Roman"/>
              <w:sz w:val="21"/>
              <w:szCs w:val="21"/>
            </w:rPr>
          </w:rPrChange>
        </w:rPr>
        <w:t>drohender Rezession noch unternehmerisches Wachstum garantiert</w:t>
      </w:r>
      <w:r w:rsidR="00682BBB" w:rsidRPr="00011E9B">
        <w:rPr>
          <w:rFonts w:ascii="Georgia" w:hAnsi="Georgia" w:cs="Times New Roman"/>
          <w:sz w:val="20"/>
          <w:szCs w:val="20"/>
          <w:rPrChange w:id="64" w:author="David Döbele" w:date="2022-10-18T20:11:00Z">
            <w:rPr>
              <w:rFonts w:ascii="Georgia" w:hAnsi="Georgia" w:cs="Times New Roman"/>
              <w:sz w:val="21"/>
              <w:szCs w:val="21"/>
            </w:rPr>
          </w:rPrChange>
        </w:rPr>
        <w:t xml:space="preserve"> </w:t>
      </w:r>
      <w:r w:rsidR="0075717C" w:rsidRPr="00011E9B">
        <w:rPr>
          <w:rFonts w:ascii="Georgia" w:hAnsi="Georgia" w:cs="Times New Roman"/>
          <w:sz w:val="20"/>
          <w:szCs w:val="20"/>
          <w:rPrChange w:id="65" w:author="David Döbele" w:date="2022-10-18T20:11:00Z">
            <w:rPr>
              <w:rFonts w:ascii="Georgia" w:hAnsi="Georgia" w:cs="Times New Roman"/>
              <w:sz w:val="21"/>
              <w:szCs w:val="21"/>
            </w:rPr>
          </w:rPrChange>
        </w:rPr>
        <w:t>werden kann</w:t>
      </w:r>
      <w:r w:rsidR="00F73A8F" w:rsidRPr="00011E9B">
        <w:rPr>
          <w:rFonts w:ascii="Georgia" w:hAnsi="Georgia" w:cs="Times New Roman"/>
          <w:sz w:val="20"/>
          <w:szCs w:val="20"/>
          <w:rPrChange w:id="66" w:author="David Döbele" w:date="2022-10-18T20:11:00Z">
            <w:rPr>
              <w:rFonts w:ascii="Georgia" w:hAnsi="Georgia" w:cs="Times New Roman"/>
              <w:sz w:val="21"/>
              <w:szCs w:val="21"/>
            </w:rPr>
          </w:rPrChange>
        </w:rPr>
        <w:t xml:space="preserve">. </w:t>
      </w:r>
      <w:r w:rsidR="00B61936" w:rsidRPr="00011E9B">
        <w:rPr>
          <w:rFonts w:ascii="Georgia" w:hAnsi="Georgia" w:cs="Times New Roman"/>
          <w:sz w:val="20"/>
          <w:szCs w:val="20"/>
          <w:rPrChange w:id="67" w:author="David Döbele" w:date="2022-10-18T20:11:00Z">
            <w:rPr>
              <w:rFonts w:ascii="Georgia" w:hAnsi="Georgia" w:cs="Times New Roman"/>
              <w:sz w:val="21"/>
              <w:szCs w:val="21"/>
            </w:rPr>
          </w:rPrChange>
        </w:rPr>
        <w:t>Bei der Aufgabe, neue</w:t>
      </w:r>
      <w:r w:rsidR="0075717C" w:rsidRPr="00011E9B">
        <w:rPr>
          <w:rFonts w:ascii="Georgia" w:hAnsi="Georgia" w:cs="Times New Roman"/>
          <w:color w:val="FF0000"/>
          <w:sz w:val="20"/>
          <w:szCs w:val="20"/>
          <w:rPrChange w:id="68" w:author="David Döbele" w:date="2022-10-18T20:11:00Z">
            <w:rPr>
              <w:rFonts w:ascii="Georgia" w:hAnsi="Georgia" w:cs="Times New Roman"/>
              <w:color w:val="FF0000"/>
              <w:sz w:val="21"/>
              <w:szCs w:val="21"/>
            </w:rPr>
          </w:rPrChange>
        </w:rPr>
        <w:t xml:space="preserve"> </w:t>
      </w:r>
      <w:r w:rsidR="0075717C" w:rsidRPr="00011E9B">
        <w:rPr>
          <w:rFonts w:ascii="Georgia" w:hAnsi="Georgia" w:cs="Times New Roman"/>
          <w:sz w:val="20"/>
          <w:szCs w:val="20"/>
          <w:rPrChange w:id="69" w:author="David Döbele" w:date="2022-10-18T20:11:00Z">
            <w:rPr>
              <w:rFonts w:ascii="Georgia" w:hAnsi="Georgia" w:cs="Times New Roman"/>
              <w:sz w:val="21"/>
              <w:szCs w:val="21"/>
            </w:rPr>
          </w:rPrChange>
        </w:rPr>
        <w:t>Wachstumspotenziale zu eröffnen</w:t>
      </w:r>
      <w:r w:rsidR="00821C40" w:rsidRPr="00011E9B">
        <w:rPr>
          <w:rFonts w:ascii="Georgia" w:hAnsi="Georgia" w:cs="Times New Roman"/>
          <w:sz w:val="20"/>
          <w:szCs w:val="20"/>
          <w:rPrChange w:id="70" w:author="David Döbele" w:date="2022-10-18T20:11:00Z">
            <w:rPr>
              <w:rFonts w:ascii="Georgia" w:hAnsi="Georgia" w:cs="Times New Roman"/>
              <w:sz w:val="21"/>
              <w:szCs w:val="21"/>
            </w:rPr>
          </w:rPrChange>
        </w:rPr>
        <w:t>,</w:t>
      </w:r>
      <w:r w:rsidR="00B61936" w:rsidRPr="00011E9B">
        <w:rPr>
          <w:rFonts w:ascii="Georgia" w:hAnsi="Georgia" w:cs="Times New Roman"/>
          <w:sz w:val="20"/>
          <w:szCs w:val="20"/>
          <w:rPrChange w:id="71" w:author="David Döbele" w:date="2022-10-18T20:11:00Z">
            <w:rPr>
              <w:rFonts w:ascii="Georgia" w:hAnsi="Georgia" w:cs="Times New Roman"/>
              <w:sz w:val="21"/>
              <w:szCs w:val="21"/>
            </w:rPr>
          </w:rPrChange>
        </w:rPr>
        <w:t xml:space="preserve"> </w:t>
      </w:r>
      <w:r w:rsidR="00821C40" w:rsidRPr="00011E9B">
        <w:rPr>
          <w:rFonts w:ascii="Georgia" w:hAnsi="Georgia" w:cs="Times New Roman"/>
          <w:sz w:val="20"/>
          <w:szCs w:val="20"/>
          <w:rPrChange w:id="72" w:author="David Döbele" w:date="2022-10-18T20:11:00Z">
            <w:rPr>
              <w:rFonts w:ascii="Georgia" w:hAnsi="Georgia" w:cs="Times New Roman"/>
              <w:sz w:val="21"/>
              <w:szCs w:val="21"/>
            </w:rPr>
          </w:rPrChange>
        </w:rPr>
        <w:t xml:space="preserve">spielt </w:t>
      </w:r>
      <w:r w:rsidR="00B61936" w:rsidRPr="00011E9B">
        <w:rPr>
          <w:rFonts w:ascii="Georgia" w:hAnsi="Georgia" w:cs="Times New Roman"/>
          <w:sz w:val="20"/>
          <w:szCs w:val="20"/>
          <w:rPrChange w:id="73" w:author="David Döbele" w:date="2022-10-18T20:11:00Z">
            <w:rPr>
              <w:rFonts w:ascii="Georgia" w:hAnsi="Georgia" w:cs="Times New Roman"/>
              <w:sz w:val="21"/>
              <w:szCs w:val="21"/>
            </w:rPr>
          </w:rPrChange>
        </w:rPr>
        <w:t>der</w:t>
      </w:r>
      <w:r w:rsidR="00821C40" w:rsidRPr="00011E9B">
        <w:rPr>
          <w:rFonts w:ascii="Georgia" w:hAnsi="Georgia" w:cs="Times New Roman"/>
          <w:sz w:val="20"/>
          <w:szCs w:val="20"/>
          <w:rPrChange w:id="74" w:author="David Döbele" w:date="2022-10-18T20:11:00Z">
            <w:rPr>
              <w:rFonts w:ascii="Georgia" w:hAnsi="Georgia" w:cs="Times New Roman"/>
              <w:sz w:val="21"/>
              <w:szCs w:val="21"/>
            </w:rPr>
          </w:rPrChange>
        </w:rPr>
        <w:t xml:space="preserve"> Bereich</w:t>
      </w:r>
      <w:r w:rsidR="00803D8E" w:rsidRPr="00011E9B">
        <w:rPr>
          <w:rFonts w:ascii="Georgia" w:hAnsi="Georgia" w:cs="Times New Roman"/>
          <w:sz w:val="20"/>
          <w:szCs w:val="20"/>
          <w:rPrChange w:id="75" w:author="David Döbele" w:date="2022-10-18T20:11:00Z">
            <w:rPr>
              <w:rFonts w:ascii="Georgia" w:hAnsi="Georgia" w:cs="Times New Roman"/>
              <w:sz w:val="21"/>
              <w:szCs w:val="21"/>
            </w:rPr>
          </w:rPrChange>
        </w:rPr>
        <w:t xml:space="preserve"> der</w:t>
      </w:r>
      <w:r w:rsidR="00821C40" w:rsidRPr="00011E9B">
        <w:rPr>
          <w:rFonts w:ascii="Georgia" w:hAnsi="Georgia" w:cs="Times New Roman"/>
          <w:sz w:val="20"/>
          <w:szCs w:val="20"/>
          <w:rPrChange w:id="76" w:author="David Döbele" w:date="2022-10-18T20:11:00Z">
            <w:rPr>
              <w:rFonts w:ascii="Georgia" w:hAnsi="Georgia" w:cs="Times New Roman"/>
              <w:sz w:val="21"/>
              <w:szCs w:val="21"/>
            </w:rPr>
          </w:rPrChange>
        </w:rPr>
        <w:t xml:space="preserve"> Mergers and </w:t>
      </w:r>
      <w:r w:rsidR="00803D8E" w:rsidRPr="00011E9B">
        <w:rPr>
          <w:rFonts w:ascii="Georgia" w:hAnsi="Georgia" w:cs="Times New Roman"/>
          <w:sz w:val="20"/>
          <w:szCs w:val="20"/>
          <w:rPrChange w:id="77" w:author="David Döbele" w:date="2022-10-18T20:11:00Z">
            <w:rPr>
              <w:rFonts w:ascii="Georgia" w:hAnsi="Georgia" w:cs="Times New Roman"/>
              <w:sz w:val="21"/>
              <w:szCs w:val="21"/>
            </w:rPr>
          </w:rPrChange>
        </w:rPr>
        <w:t xml:space="preserve">Acquisitions </w:t>
      </w:r>
      <w:r w:rsidR="00821C40" w:rsidRPr="00011E9B">
        <w:rPr>
          <w:rFonts w:ascii="Georgia" w:hAnsi="Georgia" w:cs="Times New Roman"/>
          <w:sz w:val="20"/>
          <w:szCs w:val="20"/>
          <w:rPrChange w:id="78" w:author="David Döbele" w:date="2022-10-18T20:11:00Z">
            <w:rPr>
              <w:rFonts w:ascii="Georgia" w:hAnsi="Georgia" w:cs="Times New Roman"/>
              <w:sz w:val="21"/>
              <w:szCs w:val="21"/>
            </w:rPr>
          </w:rPrChange>
        </w:rPr>
        <w:t>eine entscheidende Rolle</w:t>
      </w:r>
      <w:r w:rsidR="00803D8E" w:rsidRPr="00011E9B">
        <w:rPr>
          <w:rFonts w:ascii="Georgia" w:hAnsi="Georgia" w:cs="Times New Roman"/>
          <w:sz w:val="20"/>
          <w:szCs w:val="20"/>
          <w:rPrChange w:id="79" w:author="David Döbele" w:date="2022-10-18T20:11:00Z">
            <w:rPr>
              <w:rFonts w:ascii="Georgia" w:hAnsi="Georgia" w:cs="Times New Roman"/>
              <w:sz w:val="21"/>
              <w:szCs w:val="21"/>
            </w:rPr>
          </w:rPrChange>
        </w:rPr>
        <w:t xml:space="preserve">. </w:t>
      </w:r>
      <w:r w:rsidR="00B61936" w:rsidRPr="00011E9B">
        <w:rPr>
          <w:rFonts w:ascii="Georgia" w:hAnsi="Georgia" w:cs="Times New Roman"/>
          <w:sz w:val="20"/>
          <w:szCs w:val="20"/>
          <w:rPrChange w:id="80" w:author="David Döbele" w:date="2022-10-18T20:11:00Z">
            <w:rPr>
              <w:rFonts w:ascii="Georgia" w:hAnsi="Georgia" w:cs="Times New Roman"/>
              <w:sz w:val="21"/>
              <w:szCs w:val="21"/>
            </w:rPr>
          </w:rPrChange>
        </w:rPr>
        <w:t>Genau</w:t>
      </w:r>
      <w:r w:rsidR="00803D8E" w:rsidRPr="00011E9B">
        <w:rPr>
          <w:rFonts w:ascii="Georgia" w:hAnsi="Georgia" w:cs="Times New Roman"/>
          <w:sz w:val="20"/>
          <w:szCs w:val="20"/>
          <w:rPrChange w:id="81" w:author="David Döbele" w:date="2022-10-18T20:11:00Z">
            <w:rPr>
              <w:rFonts w:ascii="Georgia" w:hAnsi="Georgia" w:cs="Times New Roman"/>
              <w:sz w:val="21"/>
              <w:szCs w:val="21"/>
            </w:rPr>
          </w:rPrChange>
        </w:rPr>
        <w:t xml:space="preserve"> das ist es, was mich so sehr an der Welt </w:t>
      </w:r>
      <w:r w:rsidR="006153B9" w:rsidRPr="00011E9B">
        <w:rPr>
          <w:rFonts w:ascii="Georgia" w:hAnsi="Georgia" w:cs="Times New Roman"/>
          <w:sz w:val="20"/>
          <w:szCs w:val="20"/>
          <w:rPrChange w:id="82" w:author="David Döbele" w:date="2022-10-18T20:11:00Z">
            <w:rPr>
              <w:rFonts w:ascii="Georgia" w:hAnsi="Georgia" w:cs="Times New Roman"/>
              <w:sz w:val="21"/>
              <w:szCs w:val="21"/>
            </w:rPr>
          </w:rPrChange>
        </w:rPr>
        <w:t>der Wirtschaft</w:t>
      </w:r>
      <w:r w:rsidR="00803D8E" w:rsidRPr="00011E9B">
        <w:rPr>
          <w:rFonts w:ascii="Georgia" w:hAnsi="Georgia" w:cs="Times New Roman"/>
          <w:sz w:val="20"/>
          <w:szCs w:val="20"/>
          <w:rPrChange w:id="83" w:author="David Döbele" w:date="2022-10-18T20:11:00Z">
            <w:rPr>
              <w:rFonts w:ascii="Georgia" w:hAnsi="Georgia" w:cs="Times New Roman"/>
              <w:sz w:val="21"/>
              <w:szCs w:val="21"/>
            </w:rPr>
          </w:rPrChange>
        </w:rPr>
        <w:t xml:space="preserve"> begeistert</w:t>
      </w:r>
      <w:r w:rsidR="00B61936" w:rsidRPr="00011E9B">
        <w:rPr>
          <w:rFonts w:ascii="Georgia" w:hAnsi="Georgia" w:cs="Times New Roman"/>
          <w:sz w:val="20"/>
          <w:szCs w:val="20"/>
          <w:rPrChange w:id="84" w:author="David Döbele" w:date="2022-10-18T20:11:00Z">
            <w:rPr>
              <w:rFonts w:ascii="Georgia" w:hAnsi="Georgia" w:cs="Times New Roman"/>
              <w:sz w:val="21"/>
              <w:szCs w:val="21"/>
            </w:rPr>
          </w:rPrChange>
        </w:rPr>
        <w:t>:</w:t>
      </w:r>
      <w:r w:rsidR="00803D8E" w:rsidRPr="00011E9B">
        <w:rPr>
          <w:rFonts w:ascii="Georgia" w:hAnsi="Georgia" w:cs="Times New Roman"/>
          <w:sz w:val="20"/>
          <w:szCs w:val="20"/>
          <w:rPrChange w:id="85" w:author="David Döbele" w:date="2022-10-18T20:11:00Z">
            <w:rPr>
              <w:rFonts w:ascii="Georgia" w:hAnsi="Georgia" w:cs="Times New Roman"/>
              <w:sz w:val="21"/>
              <w:szCs w:val="21"/>
            </w:rPr>
          </w:rPrChange>
        </w:rPr>
        <w:t xml:space="preserve"> </w:t>
      </w:r>
      <w:r w:rsidR="0065013F" w:rsidRPr="00011E9B">
        <w:rPr>
          <w:rFonts w:ascii="Georgia" w:hAnsi="Georgia" w:cs="Times New Roman"/>
          <w:sz w:val="20"/>
          <w:szCs w:val="20"/>
          <w:rPrChange w:id="86" w:author="David Döbele" w:date="2022-10-18T20:11:00Z">
            <w:rPr>
              <w:rFonts w:ascii="Georgia" w:hAnsi="Georgia" w:cs="Times New Roman"/>
              <w:sz w:val="21"/>
              <w:szCs w:val="21"/>
            </w:rPr>
          </w:rPrChange>
        </w:rPr>
        <w:t>D</w:t>
      </w:r>
      <w:r w:rsidR="00803D8E" w:rsidRPr="00011E9B">
        <w:rPr>
          <w:rFonts w:ascii="Georgia" w:hAnsi="Georgia" w:cs="Times New Roman"/>
          <w:sz w:val="20"/>
          <w:szCs w:val="20"/>
          <w:rPrChange w:id="87" w:author="David Döbele" w:date="2022-10-18T20:11:00Z">
            <w:rPr>
              <w:rFonts w:ascii="Georgia" w:hAnsi="Georgia" w:cs="Times New Roman"/>
              <w:sz w:val="21"/>
              <w:szCs w:val="21"/>
            </w:rPr>
          </w:rPrChange>
        </w:rPr>
        <w:t>ie medial so prominente</w:t>
      </w:r>
      <w:r w:rsidR="009B14A4" w:rsidRPr="00011E9B">
        <w:rPr>
          <w:rFonts w:ascii="Georgia" w:hAnsi="Georgia" w:cs="Times New Roman"/>
          <w:sz w:val="20"/>
          <w:szCs w:val="20"/>
          <w:rPrChange w:id="88" w:author="David Döbele" w:date="2022-10-18T20:11:00Z">
            <w:rPr>
              <w:rFonts w:ascii="Georgia" w:hAnsi="Georgia" w:cs="Times New Roman"/>
              <w:sz w:val="21"/>
              <w:szCs w:val="21"/>
            </w:rPr>
          </w:rPrChange>
        </w:rPr>
        <w:t xml:space="preserve"> Übernahme </w:t>
      </w:r>
      <w:r w:rsidR="00803D8E" w:rsidRPr="00011E9B">
        <w:rPr>
          <w:rFonts w:ascii="Georgia" w:hAnsi="Georgia" w:cs="Times New Roman"/>
          <w:sz w:val="20"/>
          <w:szCs w:val="20"/>
          <w:rPrChange w:id="89" w:author="David Döbele" w:date="2022-10-18T20:11:00Z">
            <w:rPr>
              <w:rFonts w:ascii="Georgia" w:hAnsi="Georgia" w:cs="Times New Roman"/>
              <w:sz w:val="21"/>
              <w:szCs w:val="21"/>
            </w:rPr>
          </w:rPrChange>
        </w:rPr>
        <w:t xml:space="preserve">von Monsanto durch </w:t>
      </w:r>
      <w:r w:rsidR="0065013F" w:rsidRPr="00011E9B">
        <w:rPr>
          <w:rFonts w:ascii="Georgia" w:hAnsi="Georgia" w:cs="Times New Roman"/>
          <w:sz w:val="20"/>
          <w:szCs w:val="20"/>
          <w:rPrChange w:id="90" w:author="David Döbele" w:date="2022-10-18T20:11:00Z">
            <w:rPr>
              <w:rFonts w:ascii="Georgia" w:hAnsi="Georgia" w:cs="Times New Roman"/>
              <w:sz w:val="21"/>
              <w:szCs w:val="21"/>
            </w:rPr>
          </w:rPrChange>
        </w:rPr>
        <w:t xml:space="preserve">Bayer beispielsweise habe ich </w:t>
      </w:r>
      <w:r w:rsidR="008B5853" w:rsidRPr="00011E9B">
        <w:rPr>
          <w:rFonts w:ascii="Georgia" w:hAnsi="Georgia" w:cs="Times New Roman"/>
          <w:sz w:val="20"/>
          <w:szCs w:val="20"/>
          <w:rPrChange w:id="91" w:author="David Döbele" w:date="2022-10-18T20:11:00Z">
            <w:rPr>
              <w:rFonts w:ascii="Georgia" w:hAnsi="Georgia" w:cs="Times New Roman"/>
              <w:sz w:val="21"/>
              <w:szCs w:val="21"/>
            </w:rPr>
          </w:rPrChange>
        </w:rPr>
        <w:t>aufgrund meines</w:t>
      </w:r>
      <w:r w:rsidR="0065013F" w:rsidRPr="00011E9B">
        <w:rPr>
          <w:rFonts w:ascii="Georgia" w:hAnsi="Georgia" w:cs="Times New Roman"/>
          <w:sz w:val="20"/>
          <w:szCs w:val="20"/>
          <w:rPrChange w:id="92" w:author="David Döbele" w:date="2022-10-18T20:11:00Z">
            <w:rPr>
              <w:rFonts w:ascii="Georgia" w:hAnsi="Georgia" w:cs="Times New Roman"/>
              <w:sz w:val="21"/>
              <w:szCs w:val="21"/>
            </w:rPr>
          </w:rPrChange>
        </w:rPr>
        <w:t xml:space="preserve"> </w:t>
      </w:r>
      <w:r w:rsidR="008B5853" w:rsidRPr="00011E9B">
        <w:rPr>
          <w:rFonts w:ascii="Georgia" w:hAnsi="Georgia" w:cs="Times New Roman"/>
          <w:sz w:val="20"/>
          <w:szCs w:val="20"/>
          <w:rPrChange w:id="93" w:author="David Döbele" w:date="2022-10-18T20:11:00Z">
            <w:rPr>
              <w:rFonts w:ascii="Georgia" w:hAnsi="Georgia" w:cs="Times New Roman"/>
              <w:sz w:val="21"/>
              <w:szCs w:val="21"/>
            </w:rPr>
          </w:rPrChange>
        </w:rPr>
        <w:t>Wissenshunger</w:t>
      </w:r>
      <w:r w:rsidR="00645187" w:rsidRPr="00011E9B">
        <w:rPr>
          <w:rFonts w:ascii="Georgia" w:hAnsi="Georgia" w:cs="Times New Roman"/>
          <w:sz w:val="20"/>
          <w:szCs w:val="20"/>
          <w:rPrChange w:id="94" w:author="David Döbele" w:date="2022-10-18T20:11:00Z">
            <w:rPr>
              <w:rFonts w:ascii="Georgia" w:hAnsi="Georgia" w:cs="Times New Roman"/>
              <w:sz w:val="21"/>
              <w:szCs w:val="21"/>
            </w:rPr>
          </w:rPrChange>
        </w:rPr>
        <w:t>s</w:t>
      </w:r>
      <w:r w:rsidR="008B5853" w:rsidRPr="00011E9B">
        <w:rPr>
          <w:rFonts w:ascii="Georgia" w:hAnsi="Georgia" w:cs="Times New Roman"/>
          <w:sz w:val="20"/>
          <w:szCs w:val="20"/>
          <w:rPrChange w:id="95" w:author="David Döbele" w:date="2022-10-18T20:11:00Z">
            <w:rPr>
              <w:rFonts w:ascii="Georgia" w:hAnsi="Georgia" w:cs="Times New Roman"/>
              <w:sz w:val="21"/>
              <w:szCs w:val="21"/>
            </w:rPr>
          </w:rPrChange>
        </w:rPr>
        <w:t xml:space="preserve"> in</w:t>
      </w:r>
      <w:r w:rsidR="0065013F" w:rsidRPr="00011E9B">
        <w:rPr>
          <w:rFonts w:ascii="Georgia" w:hAnsi="Georgia" w:cs="Times New Roman"/>
          <w:sz w:val="20"/>
          <w:szCs w:val="20"/>
          <w:rPrChange w:id="96" w:author="David Döbele" w:date="2022-10-18T20:11:00Z">
            <w:rPr>
              <w:rFonts w:ascii="Georgia" w:hAnsi="Georgia" w:cs="Times New Roman"/>
              <w:sz w:val="21"/>
              <w:szCs w:val="21"/>
            </w:rPr>
          </w:rPrChange>
        </w:rPr>
        <w:t xml:space="preserve"> ihrem gesamten Prozess aufmerksam mitverfolgt. </w:t>
      </w:r>
      <w:r w:rsidR="00B61936" w:rsidRPr="00011E9B">
        <w:rPr>
          <w:rFonts w:ascii="Georgia" w:hAnsi="Georgia" w:cs="Times New Roman"/>
          <w:sz w:val="20"/>
          <w:szCs w:val="20"/>
          <w:rPrChange w:id="97" w:author="David Döbele" w:date="2022-10-18T20:11:00Z">
            <w:rPr>
              <w:rFonts w:ascii="Georgia" w:hAnsi="Georgia" w:cs="Times New Roman"/>
              <w:sz w:val="21"/>
              <w:szCs w:val="21"/>
            </w:rPr>
          </w:rPrChange>
        </w:rPr>
        <w:t>Die gründliche Beobachtung b</w:t>
      </w:r>
      <w:r w:rsidR="0065013F" w:rsidRPr="00011E9B">
        <w:rPr>
          <w:rFonts w:ascii="Georgia" w:hAnsi="Georgia" w:cs="Times New Roman"/>
          <w:sz w:val="20"/>
          <w:szCs w:val="20"/>
          <w:rPrChange w:id="98" w:author="David Döbele" w:date="2022-10-18T20:11:00Z">
            <w:rPr>
              <w:rFonts w:ascii="Georgia" w:hAnsi="Georgia" w:cs="Times New Roman"/>
              <w:sz w:val="21"/>
              <w:szCs w:val="21"/>
            </w:rPr>
          </w:rPrChange>
        </w:rPr>
        <w:t>edeutende</w:t>
      </w:r>
      <w:r w:rsidR="00B61936" w:rsidRPr="00011E9B">
        <w:rPr>
          <w:rFonts w:ascii="Georgia" w:hAnsi="Georgia" w:cs="Times New Roman"/>
          <w:sz w:val="20"/>
          <w:szCs w:val="20"/>
          <w:rPrChange w:id="99" w:author="David Döbele" w:date="2022-10-18T20:11:00Z">
            <w:rPr>
              <w:rFonts w:ascii="Georgia" w:hAnsi="Georgia" w:cs="Times New Roman"/>
              <w:sz w:val="21"/>
              <w:szCs w:val="21"/>
            </w:rPr>
          </w:rPrChange>
        </w:rPr>
        <w:t>r</w:t>
      </w:r>
      <w:r w:rsidR="0065013F" w:rsidRPr="00011E9B">
        <w:rPr>
          <w:rFonts w:ascii="Georgia" w:hAnsi="Georgia" w:cs="Times New Roman"/>
          <w:sz w:val="20"/>
          <w:szCs w:val="20"/>
          <w:rPrChange w:id="100" w:author="David Döbele" w:date="2022-10-18T20:11:00Z">
            <w:rPr>
              <w:rFonts w:ascii="Georgia" w:hAnsi="Georgia" w:cs="Times New Roman"/>
              <w:sz w:val="21"/>
              <w:szCs w:val="21"/>
            </w:rPr>
          </w:rPrChange>
        </w:rPr>
        <w:t xml:space="preserve"> Transaktionen wie diese</w:t>
      </w:r>
      <w:r w:rsidR="0075717C" w:rsidRPr="00011E9B">
        <w:rPr>
          <w:rFonts w:ascii="Georgia" w:hAnsi="Georgia" w:cs="Times New Roman"/>
          <w:sz w:val="20"/>
          <w:szCs w:val="20"/>
          <w:rPrChange w:id="101" w:author="David Döbele" w:date="2022-10-18T20:11:00Z">
            <w:rPr>
              <w:rFonts w:ascii="Georgia" w:hAnsi="Georgia" w:cs="Times New Roman"/>
              <w:sz w:val="21"/>
              <w:szCs w:val="21"/>
            </w:rPr>
          </w:rPrChange>
        </w:rPr>
        <w:t>r</w:t>
      </w:r>
      <w:r w:rsidR="0065013F" w:rsidRPr="00011E9B">
        <w:rPr>
          <w:rFonts w:ascii="Georgia" w:hAnsi="Georgia" w:cs="Times New Roman"/>
          <w:sz w:val="20"/>
          <w:szCs w:val="20"/>
          <w:rPrChange w:id="102" w:author="David Döbele" w:date="2022-10-18T20:11:00Z">
            <w:rPr>
              <w:rFonts w:ascii="Georgia" w:hAnsi="Georgia" w:cs="Times New Roman"/>
              <w:sz w:val="21"/>
              <w:szCs w:val="21"/>
            </w:rPr>
          </w:rPrChange>
        </w:rPr>
        <w:t xml:space="preserve"> sowie die Teilnahme an</w:t>
      </w:r>
      <w:r w:rsidR="0075717C" w:rsidRPr="00011E9B">
        <w:rPr>
          <w:rFonts w:ascii="Georgia" w:hAnsi="Georgia" w:cs="Times New Roman"/>
          <w:sz w:val="20"/>
          <w:szCs w:val="20"/>
          <w:rPrChange w:id="103" w:author="David Döbele" w:date="2022-10-18T20:11:00Z">
            <w:rPr>
              <w:rFonts w:ascii="Georgia" w:hAnsi="Georgia" w:cs="Times New Roman"/>
              <w:sz w:val="21"/>
              <w:szCs w:val="21"/>
            </w:rPr>
          </w:rPrChange>
        </w:rPr>
        <w:t xml:space="preserve"> beruflichen Messen</w:t>
      </w:r>
      <w:r w:rsidR="0065013F" w:rsidRPr="00011E9B">
        <w:rPr>
          <w:rFonts w:ascii="Georgia" w:hAnsi="Georgia" w:cs="Times New Roman"/>
          <w:color w:val="FF0000"/>
          <w:sz w:val="20"/>
          <w:szCs w:val="20"/>
          <w:rPrChange w:id="104" w:author="David Döbele" w:date="2022-10-18T20:11:00Z">
            <w:rPr>
              <w:rFonts w:ascii="Georgia" w:hAnsi="Georgia" w:cs="Times New Roman"/>
              <w:color w:val="FF0000"/>
              <w:sz w:val="21"/>
              <w:szCs w:val="21"/>
            </w:rPr>
          </w:rPrChange>
        </w:rPr>
        <w:t xml:space="preserve"> </w:t>
      </w:r>
      <w:r w:rsidR="008B5853" w:rsidRPr="00011E9B">
        <w:rPr>
          <w:rFonts w:ascii="Georgia" w:hAnsi="Georgia" w:cs="Times New Roman"/>
          <w:sz w:val="20"/>
          <w:szCs w:val="20"/>
          <w:rPrChange w:id="105" w:author="David Döbele" w:date="2022-10-18T20:11:00Z">
            <w:rPr>
              <w:rFonts w:ascii="Georgia" w:hAnsi="Georgia" w:cs="Times New Roman"/>
              <w:sz w:val="21"/>
              <w:szCs w:val="21"/>
            </w:rPr>
          </w:rPrChange>
        </w:rPr>
        <w:t xml:space="preserve">in Regensburg und Wien </w:t>
      </w:r>
      <w:r w:rsidR="0065013F" w:rsidRPr="00011E9B">
        <w:rPr>
          <w:rFonts w:ascii="Georgia" w:hAnsi="Georgia" w:cs="Times New Roman"/>
          <w:sz w:val="20"/>
          <w:szCs w:val="20"/>
          <w:rPrChange w:id="106" w:author="David Döbele" w:date="2022-10-18T20:11:00Z">
            <w:rPr>
              <w:rFonts w:ascii="Georgia" w:hAnsi="Georgia" w:cs="Times New Roman"/>
              <w:sz w:val="21"/>
              <w:szCs w:val="21"/>
            </w:rPr>
          </w:rPrChange>
        </w:rPr>
        <w:t>haben mir bewusst gemacht</w:t>
      </w:r>
      <w:r w:rsidR="00803D8E" w:rsidRPr="00011E9B">
        <w:rPr>
          <w:rFonts w:ascii="Georgia" w:hAnsi="Georgia" w:cs="Times New Roman"/>
          <w:sz w:val="20"/>
          <w:szCs w:val="20"/>
          <w:rPrChange w:id="107" w:author="David Döbele" w:date="2022-10-18T20:11:00Z">
            <w:rPr>
              <w:rFonts w:ascii="Georgia" w:hAnsi="Georgia" w:cs="Times New Roman"/>
              <w:sz w:val="21"/>
              <w:szCs w:val="21"/>
            </w:rPr>
          </w:rPrChange>
        </w:rPr>
        <w:t xml:space="preserve">, dass mich </w:t>
      </w:r>
      <w:r w:rsidR="008B5853" w:rsidRPr="00011E9B">
        <w:rPr>
          <w:rFonts w:ascii="Georgia" w:hAnsi="Georgia" w:cs="Times New Roman"/>
          <w:sz w:val="20"/>
          <w:szCs w:val="20"/>
          <w:rPrChange w:id="108" w:author="David Döbele" w:date="2022-10-18T20:11:00Z">
            <w:rPr>
              <w:rFonts w:ascii="Georgia" w:hAnsi="Georgia" w:cs="Times New Roman"/>
              <w:sz w:val="21"/>
              <w:szCs w:val="21"/>
            </w:rPr>
          </w:rPrChange>
        </w:rPr>
        <w:t>das Gebiet des</w:t>
      </w:r>
      <w:r w:rsidR="00803D8E" w:rsidRPr="00011E9B">
        <w:rPr>
          <w:rFonts w:ascii="Georgia" w:hAnsi="Georgia" w:cs="Times New Roman"/>
          <w:sz w:val="20"/>
          <w:szCs w:val="20"/>
          <w:rPrChange w:id="109" w:author="David Döbele" w:date="2022-10-18T20:11:00Z">
            <w:rPr>
              <w:rFonts w:ascii="Georgia" w:hAnsi="Georgia" w:cs="Times New Roman"/>
              <w:sz w:val="21"/>
              <w:szCs w:val="21"/>
            </w:rPr>
          </w:rPrChange>
        </w:rPr>
        <w:t xml:space="preserve"> Investmentbanking</w:t>
      </w:r>
      <w:r w:rsidR="008B5853" w:rsidRPr="00011E9B">
        <w:rPr>
          <w:rFonts w:ascii="Georgia" w:hAnsi="Georgia" w:cs="Times New Roman"/>
          <w:sz w:val="20"/>
          <w:szCs w:val="20"/>
          <w:rPrChange w:id="110" w:author="David Döbele" w:date="2022-10-18T20:11:00Z">
            <w:rPr>
              <w:rFonts w:ascii="Georgia" w:hAnsi="Georgia" w:cs="Times New Roman"/>
              <w:sz w:val="21"/>
              <w:szCs w:val="21"/>
            </w:rPr>
          </w:rPrChange>
        </w:rPr>
        <w:t xml:space="preserve">s </w:t>
      </w:r>
      <w:r w:rsidR="00B61936" w:rsidRPr="00011E9B">
        <w:rPr>
          <w:rFonts w:ascii="Georgia" w:hAnsi="Georgia" w:cs="Times New Roman"/>
          <w:sz w:val="20"/>
          <w:szCs w:val="20"/>
          <w:rPrChange w:id="111" w:author="David Döbele" w:date="2022-10-18T20:11:00Z">
            <w:rPr>
              <w:rFonts w:ascii="Georgia" w:hAnsi="Georgia" w:cs="Times New Roman"/>
              <w:sz w:val="21"/>
              <w:szCs w:val="21"/>
            </w:rPr>
          </w:rPrChange>
        </w:rPr>
        <w:t>hochgradig</w:t>
      </w:r>
      <w:r w:rsidR="00803D8E" w:rsidRPr="00011E9B">
        <w:rPr>
          <w:rFonts w:ascii="Georgia" w:hAnsi="Georgia" w:cs="Times New Roman"/>
          <w:sz w:val="20"/>
          <w:szCs w:val="20"/>
          <w:rPrChange w:id="112" w:author="David Döbele" w:date="2022-10-18T20:11:00Z">
            <w:rPr>
              <w:rFonts w:ascii="Georgia" w:hAnsi="Georgia" w:cs="Times New Roman"/>
              <w:sz w:val="21"/>
              <w:szCs w:val="21"/>
            </w:rPr>
          </w:rPrChange>
        </w:rPr>
        <w:t xml:space="preserve"> reizt.</w:t>
      </w:r>
      <w:r w:rsidR="008B5853" w:rsidRPr="00011E9B">
        <w:rPr>
          <w:rFonts w:ascii="Georgia" w:hAnsi="Georgia" w:cs="Times New Roman"/>
          <w:sz w:val="20"/>
          <w:szCs w:val="20"/>
          <w:rPrChange w:id="113" w:author="David Döbele" w:date="2022-10-18T20:11:00Z">
            <w:rPr>
              <w:rFonts w:ascii="Georgia" w:hAnsi="Georgia" w:cs="Times New Roman"/>
              <w:sz w:val="21"/>
              <w:szCs w:val="21"/>
            </w:rPr>
          </w:rPrChange>
        </w:rPr>
        <w:t xml:space="preserve"> </w:t>
      </w:r>
      <w:r w:rsidR="0075717C" w:rsidRPr="00011E9B">
        <w:rPr>
          <w:rFonts w:ascii="Georgia" w:hAnsi="Georgia" w:cs="Times New Roman"/>
          <w:sz w:val="20"/>
          <w:szCs w:val="20"/>
          <w:rPrChange w:id="114" w:author="David Döbele" w:date="2022-10-18T20:11:00Z">
            <w:rPr>
              <w:rFonts w:ascii="Georgia" w:hAnsi="Georgia" w:cs="Times New Roman"/>
              <w:sz w:val="21"/>
              <w:szCs w:val="21"/>
            </w:rPr>
          </w:rPrChange>
        </w:rPr>
        <w:t>M</w:t>
      </w:r>
      <w:r w:rsidR="009B14A4" w:rsidRPr="00011E9B">
        <w:rPr>
          <w:rFonts w:ascii="Georgia" w:hAnsi="Georgia" w:cs="Times New Roman"/>
          <w:sz w:val="20"/>
          <w:szCs w:val="20"/>
          <w:rPrChange w:id="115" w:author="David Döbele" w:date="2022-10-18T20:11:00Z">
            <w:rPr>
              <w:rFonts w:ascii="Georgia" w:hAnsi="Georgia" w:cs="Times New Roman"/>
              <w:sz w:val="21"/>
              <w:szCs w:val="21"/>
            </w:rPr>
          </w:rPrChange>
        </w:rPr>
        <w:t xml:space="preserve">ich beeindruckt der Impact, den man durch die Mitarbeit an bedeutsamen Deals erzielt sowie die hohe Lernprogression, die durch ein solch stimulierendes Arbeitsumfeld automatisch geschaffen wird. </w:t>
      </w:r>
      <w:r w:rsidR="008B5853" w:rsidRPr="00011E9B">
        <w:rPr>
          <w:rFonts w:ascii="Georgia" w:hAnsi="Georgia" w:cs="Times New Roman"/>
          <w:sz w:val="20"/>
          <w:szCs w:val="20"/>
          <w:rPrChange w:id="116" w:author="David Döbele" w:date="2022-10-18T20:11:00Z">
            <w:rPr>
              <w:rFonts w:ascii="Georgia" w:hAnsi="Georgia" w:cs="Times New Roman"/>
              <w:sz w:val="21"/>
              <w:szCs w:val="21"/>
            </w:rPr>
          </w:rPrChange>
        </w:rPr>
        <w:t xml:space="preserve">Weil ich mein bisher angesammeltes Wissen über M&amp;A </w:t>
      </w:r>
      <w:r w:rsidR="007A03DF" w:rsidRPr="00011E9B">
        <w:rPr>
          <w:rFonts w:ascii="Georgia" w:hAnsi="Georgia" w:cs="Times New Roman"/>
          <w:sz w:val="20"/>
          <w:szCs w:val="20"/>
          <w:rPrChange w:id="117" w:author="David Döbele" w:date="2022-10-18T20:11:00Z">
            <w:rPr>
              <w:rFonts w:ascii="Georgia" w:hAnsi="Georgia" w:cs="Times New Roman"/>
              <w:sz w:val="21"/>
              <w:szCs w:val="21"/>
            </w:rPr>
          </w:rPrChange>
        </w:rPr>
        <w:t xml:space="preserve">und Corporate Finance </w:t>
      </w:r>
      <w:r w:rsidR="008B5853" w:rsidRPr="00011E9B">
        <w:rPr>
          <w:rFonts w:ascii="Georgia" w:hAnsi="Georgia" w:cs="Times New Roman"/>
          <w:sz w:val="20"/>
          <w:szCs w:val="20"/>
          <w:rPrChange w:id="118" w:author="David Döbele" w:date="2022-10-18T20:11:00Z">
            <w:rPr>
              <w:rFonts w:ascii="Georgia" w:hAnsi="Georgia" w:cs="Times New Roman"/>
              <w:sz w:val="21"/>
              <w:szCs w:val="21"/>
            </w:rPr>
          </w:rPrChange>
        </w:rPr>
        <w:t>nun weiter in der Praxis vertiefen will</w:t>
      </w:r>
      <w:r w:rsidR="00645187" w:rsidRPr="00011E9B">
        <w:rPr>
          <w:rFonts w:ascii="Georgia" w:hAnsi="Georgia" w:cs="Times New Roman"/>
          <w:sz w:val="20"/>
          <w:szCs w:val="20"/>
          <w:rPrChange w:id="119" w:author="David Döbele" w:date="2022-10-18T20:11:00Z">
            <w:rPr>
              <w:rFonts w:ascii="Georgia" w:hAnsi="Georgia" w:cs="Times New Roman"/>
              <w:sz w:val="21"/>
              <w:szCs w:val="21"/>
            </w:rPr>
          </w:rPrChange>
        </w:rPr>
        <w:t>, möchte ich Sie ab November 2022 als Praktikant in Ihrem Office in Wien für eine Dauer von vier Monaten unterstützen.</w:t>
      </w:r>
    </w:p>
    <w:p w14:paraId="6B930288" w14:textId="01D51BD6" w:rsidR="00F7487E" w:rsidRPr="00011E9B" w:rsidRDefault="00F7487E" w:rsidP="0016292A">
      <w:pPr>
        <w:jc w:val="both"/>
        <w:rPr>
          <w:rFonts w:ascii="Georgia" w:hAnsi="Georgia" w:cs="Times New Roman"/>
          <w:sz w:val="20"/>
          <w:szCs w:val="20"/>
          <w:rPrChange w:id="120" w:author="David Döbele" w:date="2022-10-18T20:11:00Z">
            <w:rPr>
              <w:rFonts w:ascii="Georgia" w:hAnsi="Georgia" w:cs="Times New Roman"/>
              <w:sz w:val="21"/>
              <w:szCs w:val="21"/>
            </w:rPr>
          </w:rPrChange>
        </w:rPr>
      </w:pPr>
    </w:p>
    <w:p w14:paraId="6799A11A" w14:textId="3F406AAE" w:rsidR="00F7487E" w:rsidRPr="00011E9B" w:rsidRDefault="00F7487E" w:rsidP="00011E9B">
      <w:pPr>
        <w:jc w:val="both"/>
        <w:rPr>
          <w:rFonts w:ascii="Georgia" w:hAnsi="Georgia" w:cs="Times New Roman"/>
          <w:sz w:val="20"/>
          <w:szCs w:val="20"/>
          <w:rPrChange w:id="121" w:author="David Döbele" w:date="2022-10-18T20:11:00Z">
            <w:rPr>
              <w:rFonts w:ascii="Georgia" w:hAnsi="Georgia" w:cs="Times New Roman"/>
              <w:sz w:val="21"/>
              <w:szCs w:val="21"/>
            </w:rPr>
          </w:rPrChange>
        </w:rPr>
      </w:pPr>
      <w:r w:rsidRPr="00011E9B">
        <w:rPr>
          <w:rFonts w:ascii="Georgia" w:hAnsi="Georgia" w:cs="Times New Roman"/>
          <w:sz w:val="20"/>
          <w:szCs w:val="20"/>
          <w:rPrChange w:id="122" w:author="David Döbele" w:date="2022-10-18T20:11:00Z">
            <w:rPr>
              <w:rFonts w:ascii="Georgia" w:hAnsi="Georgia" w:cs="Times New Roman"/>
              <w:sz w:val="21"/>
              <w:szCs w:val="21"/>
            </w:rPr>
          </w:rPrChange>
        </w:rPr>
        <w:t>Schon seit meiner Schulzeit habe ich mich für d</w:t>
      </w:r>
      <w:r w:rsidR="0025025E" w:rsidRPr="00011E9B">
        <w:rPr>
          <w:rFonts w:ascii="Georgia" w:hAnsi="Georgia" w:cs="Times New Roman"/>
          <w:sz w:val="20"/>
          <w:szCs w:val="20"/>
          <w:rPrChange w:id="123" w:author="David Döbele" w:date="2022-10-18T20:11:00Z">
            <w:rPr>
              <w:rFonts w:ascii="Georgia" w:hAnsi="Georgia" w:cs="Times New Roman"/>
              <w:sz w:val="21"/>
              <w:szCs w:val="21"/>
            </w:rPr>
          </w:rPrChange>
        </w:rPr>
        <w:t xml:space="preserve">as </w:t>
      </w:r>
      <w:r w:rsidR="0075717C" w:rsidRPr="00011E9B">
        <w:rPr>
          <w:rFonts w:ascii="Georgia" w:hAnsi="Georgia" w:cs="Times New Roman"/>
          <w:sz w:val="20"/>
          <w:szCs w:val="20"/>
          <w:rPrChange w:id="124" w:author="David Döbele" w:date="2022-10-18T20:11:00Z">
            <w:rPr>
              <w:rFonts w:ascii="Georgia" w:hAnsi="Georgia" w:cs="Times New Roman"/>
              <w:sz w:val="21"/>
              <w:szCs w:val="21"/>
            </w:rPr>
          </w:rPrChange>
        </w:rPr>
        <w:t xml:space="preserve">faszinierende Gebiet der </w:t>
      </w:r>
      <w:r w:rsidR="006A7D04" w:rsidRPr="00011E9B">
        <w:rPr>
          <w:rFonts w:ascii="Georgia" w:hAnsi="Georgia" w:cs="Times New Roman"/>
          <w:sz w:val="20"/>
          <w:szCs w:val="20"/>
          <w:rPrChange w:id="125" w:author="David Döbele" w:date="2022-10-18T20:11:00Z">
            <w:rPr>
              <w:rFonts w:ascii="Georgia" w:hAnsi="Georgia" w:cs="Times New Roman"/>
              <w:sz w:val="21"/>
              <w:szCs w:val="21"/>
            </w:rPr>
          </w:rPrChange>
        </w:rPr>
        <w:t>Börse</w:t>
      </w:r>
      <w:r w:rsidR="0075717C" w:rsidRPr="00011E9B">
        <w:rPr>
          <w:rFonts w:ascii="Georgia" w:hAnsi="Georgia" w:cs="Times New Roman"/>
          <w:sz w:val="20"/>
          <w:szCs w:val="20"/>
          <w:rPrChange w:id="126" w:author="David Döbele" w:date="2022-10-18T20:11:00Z">
            <w:rPr>
              <w:rFonts w:ascii="Georgia" w:hAnsi="Georgia" w:cs="Times New Roman"/>
              <w:sz w:val="21"/>
              <w:szCs w:val="21"/>
            </w:rPr>
          </w:rPrChange>
        </w:rPr>
        <w:t xml:space="preserve"> und Unternehmen </w:t>
      </w:r>
      <w:r w:rsidR="006153B9" w:rsidRPr="00011E9B">
        <w:rPr>
          <w:rFonts w:ascii="Georgia" w:hAnsi="Georgia" w:cs="Times New Roman"/>
          <w:sz w:val="20"/>
          <w:szCs w:val="20"/>
          <w:rPrChange w:id="127" w:author="David Döbele" w:date="2022-10-18T20:11:00Z">
            <w:rPr>
              <w:rFonts w:ascii="Georgia" w:hAnsi="Georgia" w:cs="Times New Roman"/>
              <w:sz w:val="21"/>
              <w:szCs w:val="21"/>
            </w:rPr>
          </w:rPrChange>
        </w:rPr>
        <w:t>interessiert</w:t>
      </w:r>
      <w:r w:rsidR="00497446" w:rsidRPr="00011E9B">
        <w:rPr>
          <w:rFonts w:ascii="Georgia" w:hAnsi="Georgia" w:cs="Times New Roman"/>
          <w:sz w:val="20"/>
          <w:szCs w:val="20"/>
          <w:rPrChange w:id="128" w:author="David Döbele" w:date="2022-10-18T20:11:00Z">
            <w:rPr>
              <w:rFonts w:ascii="Georgia" w:hAnsi="Georgia" w:cs="Times New Roman"/>
              <w:sz w:val="21"/>
              <w:szCs w:val="21"/>
            </w:rPr>
          </w:rPrChange>
        </w:rPr>
        <w:t xml:space="preserve"> und mich dabei stets durch Wissensquellen wie dem Magazin „The Economist“ oder dem Podcast „</w:t>
      </w:r>
      <w:proofErr w:type="spellStart"/>
      <w:r w:rsidR="00497446" w:rsidRPr="00011E9B">
        <w:rPr>
          <w:rFonts w:ascii="Georgia" w:hAnsi="Georgia" w:cs="Times New Roman"/>
          <w:sz w:val="20"/>
          <w:szCs w:val="20"/>
          <w:rPrChange w:id="129" w:author="David Döbele" w:date="2022-10-18T20:11:00Z">
            <w:rPr>
              <w:rFonts w:ascii="Georgia" w:hAnsi="Georgia" w:cs="Times New Roman"/>
              <w:sz w:val="21"/>
              <w:szCs w:val="21"/>
            </w:rPr>
          </w:rPrChange>
        </w:rPr>
        <w:t>Exchanges</w:t>
      </w:r>
      <w:proofErr w:type="spellEnd"/>
      <w:r w:rsidR="00497446" w:rsidRPr="00011E9B">
        <w:rPr>
          <w:rFonts w:ascii="Georgia" w:hAnsi="Georgia" w:cs="Times New Roman"/>
          <w:sz w:val="20"/>
          <w:szCs w:val="20"/>
          <w:rPrChange w:id="130" w:author="David Döbele" w:date="2022-10-18T20:11:00Z">
            <w:rPr>
              <w:rFonts w:ascii="Georgia" w:hAnsi="Georgia" w:cs="Times New Roman"/>
              <w:sz w:val="21"/>
              <w:szCs w:val="21"/>
            </w:rPr>
          </w:rPrChange>
        </w:rPr>
        <w:t xml:space="preserve"> at Goldman Sachs“ weitergebildet</w:t>
      </w:r>
      <w:r w:rsidRPr="00011E9B">
        <w:rPr>
          <w:rFonts w:ascii="Georgia" w:hAnsi="Georgia" w:cs="Times New Roman"/>
          <w:sz w:val="20"/>
          <w:szCs w:val="20"/>
          <w:rPrChange w:id="131" w:author="David Döbele" w:date="2022-10-18T20:11:00Z">
            <w:rPr>
              <w:rFonts w:ascii="Georgia" w:hAnsi="Georgia" w:cs="Times New Roman"/>
              <w:sz w:val="21"/>
              <w:szCs w:val="21"/>
            </w:rPr>
          </w:rPrChange>
        </w:rPr>
        <w:t>. Doch erst durch</w:t>
      </w:r>
      <w:r w:rsidR="006153B9" w:rsidRPr="00011E9B">
        <w:rPr>
          <w:rFonts w:ascii="Georgia" w:hAnsi="Georgia" w:cs="Times New Roman"/>
          <w:sz w:val="20"/>
          <w:szCs w:val="20"/>
          <w:rPrChange w:id="132" w:author="David Döbele" w:date="2022-10-18T20:11:00Z">
            <w:rPr>
              <w:rFonts w:ascii="Georgia" w:hAnsi="Georgia" w:cs="Times New Roman"/>
              <w:sz w:val="21"/>
              <w:szCs w:val="21"/>
            </w:rPr>
          </w:rPrChange>
        </w:rPr>
        <w:t xml:space="preserve"> </w:t>
      </w:r>
      <w:r w:rsidRPr="00011E9B">
        <w:rPr>
          <w:rFonts w:ascii="Georgia" w:hAnsi="Georgia" w:cs="Times New Roman"/>
          <w:sz w:val="20"/>
          <w:szCs w:val="20"/>
          <w:rPrChange w:id="133" w:author="David Döbele" w:date="2022-10-18T20:11:00Z">
            <w:rPr>
              <w:rFonts w:ascii="Georgia" w:hAnsi="Georgia" w:cs="Times New Roman"/>
              <w:sz w:val="21"/>
              <w:szCs w:val="21"/>
            </w:rPr>
          </w:rPrChange>
        </w:rPr>
        <w:t>ein Studium der Bewegungswissenschaften habe ich erkannt, dass ich</w:t>
      </w:r>
      <w:r w:rsidR="006153B9" w:rsidRPr="00011E9B">
        <w:rPr>
          <w:rFonts w:ascii="Georgia" w:hAnsi="Georgia" w:cs="Times New Roman"/>
          <w:sz w:val="20"/>
          <w:szCs w:val="20"/>
          <w:rPrChange w:id="134" w:author="David Döbele" w:date="2022-10-18T20:11:00Z">
            <w:rPr>
              <w:rFonts w:ascii="Georgia" w:hAnsi="Georgia" w:cs="Times New Roman"/>
              <w:sz w:val="21"/>
              <w:szCs w:val="21"/>
            </w:rPr>
          </w:rPrChange>
        </w:rPr>
        <w:t xml:space="preserve"> Sport </w:t>
      </w:r>
      <w:r w:rsidR="0025025E" w:rsidRPr="00011E9B">
        <w:rPr>
          <w:rFonts w:ascii="Georgia" w:hAnsi="Georgia" w:cs="Times New Roman"/>
          <w:sz w:val="20"/>
          <w:szCs w:val="20"/>
          <w:rPrChange w:id="135" w:author="David Döbele" w:date="2022-10-18T20:11:00Z">
            <w:rPr>
              <w:rFonts w:ascii="Georgia" w:hAnsi="Georgia" w:cs="Times New Roman"/>
              <w:sz w:val="21"/>
              <w:szCs w:val="21"/>
            </w:rPr>
          </w:rPrChange>
        </w:rPr>
        <w:t xml:space="preserve">zwar </w:t>
      </w:r>
      <w:r w:rsidR="006153B9" w:rsidRPr="00011E9B">
        <w:rPr>
          <w:rFonts w:ascii="Georgia" w:hAnsi="Georgia" w:cs="Times New Roman"/>
          <w:sz w:val="20"/>
          <w:szCs w:val="20"/>
          <w:rPrChange w:id="136" w:author="David Döbele" w:date="2022-10-18T20:11:00Z">
            <w:rPr>
              <w:rFonts w:ascii="Georgia" w:hAnsi="Georgia" w:cs="Times New Roman"/>
              <w:sz w:val="21"/>
              <w:szCs w:val="21"/>
            </w:rPr>
          </w:rPrChange>
        </w:rPr>
        <w:t>als Freizeitbeschäftigung schätze, in beruflicher</w:t>
      </w:r>
      <w:r w:rsidRPr="00011E9B">
        <w:rPr>
          <w:rFonts w:ascii="Georgia" w:hAnsi="Georgia" w:cs="Times New Roman"/>
          <w:sz w:val="20"/>
          <w:szCs w:val="20"/>
          <w:rPrChange w:id="137" w:author="David Döbele" w:date="2022-10-18T20:11:00Z">
            <w:rPr>
              <w:rFonts w:ascii="Georgia" w:hAnsi="Georgia" w:cs="Times New Roman"/>
              <w:sz w:val="21"/>
              <w:szCs w:val="21"/>
            </w:rPr>
          </w:rPrChange>
        </w:rPr>
        <w:t xml:space="preserve"> Hinsicht </w:t>
      </w:r>
      <w:r w:rsidR="006153B9" w:rsidRPr="00011E9B">
        <w:rPr>
          <w:rFonts w:ascii="Georgia" w:hAnsi="Georgia" w:cs="Times New Roman"/>
          <w:sz w:val="20"/>
          <w:szCs w:val="20"/>
          <w:rPrChange w:id="138" w:author="David Döbele" w:date="2022-10-18T20:11:00Z">
            <w:rPr>
              <w:rFonts w:ascii="Georgia" w:hAnsi="Georgia" w:cs="Times New Roman"/>
              <w:sz w:val="21"/>
              <w:szCs w:val="21"/>
            </w:rPr>
          </w:rPrChange>
        </w:rPr>
        <w:t xml:space="preserve">jedoch </w:t>
      </w:r>
      <w:r w:rsidRPr="00011E9B">
        <w:rPr>
          <w:rFonts w:ascii="Georgia" w:hAnsi="Georgia" w:cs="Times New Roman"/>
          <w:sz w:val="20"/>
          <w:szCs w:val="20"/>
          <w:rPrChange w:id="139" w:author="David Döbele" w:date="2022-10-18T20:11:00Z">
            <w:rPr>
              <w:rFonts w:ascii="Georgia" w:hAnsi="Georgia" w:cs="Times New Roman"/>
              <w:sz w:val="21"/>
              <w:szCs w:val="21"/>
            </w:rPr>
          </w:rPrChange>
        </w:rPr>
        <w:t>weiter in d</w:t>
      </w:r>
      <w:r w:rsidR="0075717C" w:rsidRPr="00011E9B">
        <w:rPr>
          <w:rFonts w:ascii="Georgia" w:hAnsi="Georgia" w:cs="Times New Roman"/>
          <w:sz w:val="20"/>
          <w:szCs w:val="20"/>
          <w:rPrChange w:id="140" w:author="David Döbele" w:date="2022-10-18T20:11:00Z">
            <w:rPr>
              <w:rFonts w:ascii="Georgia" w:hAnsi="Georgia" w:cs="Times New Roman"/>
              <w:sz w:val="21"/>
              <w:szCs w:val="21"/>
            </w:rPr>
          </w:rPrChange>
        </w:rPr>
        <w:t>ie</w:t>
      </w:r>
      <w:r w:rsidRPr="00011E9B">
        <w:rPr>
          <w:rFonts w:ascii="Georgia" w:hAnsi="Georgia" w:cs="Times New Roman"/>
          <w:sz w:val="20"/>
          <w:szCs w:val="20"/>
          <w:rPrChange w:id="141" w:author="David Döbele" w:date="2022-10-18T20:11:00Z">
            <w:rPr>
              <w:rFonts w:ascii="Georgia" w:hAnsi="Georgia" w:cs="Times New Roman"/>
              <w:sz w:val="21"/>
              <w:szCs w:val="21"/>
            </w:rPr>
          </w:rPrChange>
        </w:rPr>
        <w:t xml:space="preserve"> </w:t>
      </w:r>
      <w:r w:rsidR="0025025E" w:rsidRPr="00011E9B">
        <w:rPr>
          <w:rFonts w:ascii="Georgia" w:hAnsi="Georgia" w:cs="Times New Roman"/>
          <w:sz w:val="20"/>
          <w:szCs w:val="20"/>
          <w:rPrChange w:id="142" w:author="David Döbele" w:date="2022-10-18T20:11:00Z">
            <w:rPr>
              <w:rFonts w:ascii="Georgia" w:hAnsi="Georgia" w:cs="Times New Roman"/>
              <w:sz w:val="21"/>
              <w:szCs w:val="21"/>
            </w:rPr>
          </w:rPrChange>
        </w:rPr>
        <w:t>Wirtschaft v</w:t>
      </w:r>
      <w:r w:rsidR="006153B9" w:rsidRPr="00011E9B">
        <w:rPr>
          <w:rFonts w:ascii="Georgia" w:hAnsi="Georgia" w:cs="Times New Roman"/>
          <w:sz w:val="20"/>
          <w:szCs w:val="20"/>
          <w:rPrChange w:id="143" w:author="David Döbele" w:date="2022-10-18T20:11:00Z">
            <w:rPr>
              <w:rFonts w:ascii="Georgia" w:hAnsi="Georgia" w:cs="Times New Roman"/>
              <w:sz w:val="21"/>
              <w:szCs w:val="21"/>
            </w:rPr>
          </w:rPrChange>
        </w:rPr>
        <w:t>ordringen</w:t>
      </w:r>
      <w:r w:rsidR="00645187" w:rsidRPr="00011E9B">
        <w:rPr>
          <w:rFonts w:ascii="Georgia" w:hAnsi="Georgia" w:cs="Times New Roman"/>
          <w:sz w:val="20"/>
          <w:szCs w:val="20"/>
          <w:rPrChange w:id="144" w:author="David Döbele" w:date="2022-10-18T20:11:00Z">
            <w:rPr>
              <w:rFonts w:ascii="Georgia" w:hAnsi="Georgia" w:cs="Times New Roman"/>
              <w:sz w:val="21"/>
              <w:szCs w:val="21"/>
            </w:rPr>
          </w:rPrChange>
        </w:rPr>
        <w:t xml:space="preserve"> will</w:t>
      </w:r>
      <w:r w:rsidR="0025025E" w:rsidRPr="00011E9B">
        <w:rPr>
          <w:rFonts w:ascii="Georgia" w:hAnsi="Georgia" w:cs="Times New Roman"/>
          <w:sz w:val="20"/>
          <w:szCs w:val="20"/>
          <w:rPrChange w:id="145" w:author="David Döbele" w:date="2022-10-18T20:11:00Z">
            <w:rPr>
              <w:rFonts w:ascii="Georgia" w:hAnsi="Georgia" w:cs="Times New Roman"/>
              <w:sz w:val="21"/>
              <w:szCs w:val="21"/>
            </w:rPr>
          </w:rPrChange>
        </w:rPr>
        <w:t>. Der Schritt</w:t>
      </w:r>
      <w:r w:rsidR="001212EE" w:rsidRPr="00011E9B">
        <w:rPr>
          <w:rFonts w:ascii="Georgia" w:hAnsi="Georgia" w:cs="Times New Roman"/>
          <w:sz w:val="20"/>
          <w:szCs w:val="20"/>
          <w:rPrChange w:id="146" w:author="David Döbele" w:date="2022-10-18T20:11:00Z">
            <w:rPr>
              <w:rFonts w:ascii="Georgia" w:hAnsi="Georgia" w:cs="Times New Roman"/>
              <w:sz w:val="21"/>
              <w:szCs w:val="21"/>
            </w:rPr>
          </w:rPrChange>
        </w:rPr>
        <w:t xml:space="preserve"> in die Betriebswirtschaft war für mich perfekt, so habe ich bereits in meinem ersten Semester sehr gute akademische Leistungen erziel</w:t>
      </w:r>
      <w:r w:rsidR="007D2B4A" w:rsidRPr="00011E9B">
        <w:rPr>
          <w:rFonts w:ascii="Georgia" w:hAnsi="Georgia" w:cs="Times New Roman"/>
          <w:sz w:val="20"/>
          <w:szCs w:val="20"/>
          <w:rPrChange w:id="147" w:author="David Döbele" w:date="2022-10-18T20:11:00Z">
            <w:rPr>
              <w:rFonts w:ascii="Georgia" w:hAnsi="Georgia" w:cs="Times New Roman"/>
              <w:sz w:val="21"/>
              <w:szCs w:val="21"/>
            </w:rPr>
          </w:rPrChange>
        </w:rPr>
        <w:t>t.</w:t>
      </w:r>
      <w:r w:rsidR="009B14A4" w:rsidRPr="00011E9B">
        <w:rPr>
          <w:rFonts w:ascii="Georgia" w:hAnsi="Georgia" w:cs="Times New Roman"/>
          <w:sz w:val="20"/>
          <w:szCs w:val="20"/>
          <w:rPrChange w:id="148" w:author="David Döbele" w:date="2022-10-18T20:11:00Z">
            <w:rPr>
              <w:rFonts w:ascii="Georgia" w:hAnsi="Georgia" w:cs="Times New Roman"/>
              <w:sz w:val="21"/>
              <w:szCs w:val="21"/>
            </w:rPr>
          </w:rPrChange>
        </w:rPr>
        <w:t xml:space="preserve"> </w:t>
      </w:r>
      <w:r w:rsidR="00B95319" w:rsidRPr="00011E9B">
        <w:rPr>
          <w:rFonts w:ascii="Georgia" w:hAnsi="Georgia" w:cs="Times New Roman"/>
          <w:sz w:val="20"/>
          <w:szCs w:val="20"/>
          <w:rPrChange w:id="149" w:author="David Döbele" w:date="2022-10-18T20:11:00Z">
            <w:rPr>
              <w:rFonts w:ascii="Georgia" w:hAnsi="Georgia" w:cs="Times New Roman"/>
              <w:sz w:val="21"/>
              <w:szCs w:val="21"/>
            </w:rPr>
          </w:rPrChange>
        </w:rPr>
        <w:t>Dabei war ich auch</w:t>
      </w:r>
      <w:r w:rsidR="00682BBB" w:rsidRPr="00011E9B">
        <w:rPr>
          <w:rFonts w:ascii="Georgia" w:hAnsi="Georgia" w:cs="Times New Roman"/>
          <w:sz w:val="20"/>
          <w:szCs w:val="20"/>
          <w:rPrChange w:id="150" w:author="David Döbele" w:date="2022-10-18T20:11:00Z">
            <w:rPr>
              <w:rFonts w:ascii="Georgia" w:hAnsi="Georgia" w:cs="Times New Roman"/>
              <w:sz w:val="21"/>
              <w:szCs w:val="21"/>
            </w:rPr>
          </w:rPrChange>
        </w:rPr>
        <w:t xml:space="preserve"> in zeitintensiven Klausurenphasen</w:t>
      </w:r>
      <w:r w:rsidR="00B95319" w:rsidRPr="00011E9B">
        <w:rPr>
          <w:rFonts w:ascii="Georgia" w:hAnsi="Georgia" w:cs="Times New Roman"/>
          <w:sz w:val="20"/>
          <w:szCs w:val="20"/>
          <w:rPrChange w:id="151" w:author="David Döbele" w:date="2022-10-18T20:11:00Z">
            <w:rPr>
              <w:rFonts w:ascii="Georgia" w:hAnsi="Georgia" w:cs="Times New Roman"/>
              <w:sz w:val="21"/>
              <w:szCs w:val="21"/>
            </w:rPr>
          </w:rPrChange>
        </w:rPr>
        <w:t xml:space="preserve"> sportlich sehr aktiv</w:t>
      </w:r>
      <w:r w:rsidR="00682BBB" w:rsidRPr="00011E9B">
        <w:rPr>
          <w:rFonts w:ascii="Georgia" w:hAnsi="Georgia" w:cs="Times New Roman"/>
          <w:sz w:val="20"/>
          <w:szCs w:val="20"/>
          <w:rPrChange w:id="152" w:author="David Döbele" w:date="2022-10-18T20:11:00Z">
            <w:rPr>
              <w:rFonts w:ascii="Georgia" w:hAnsi="Georgia" w:cs="Times New Roman"/>
              <w:sz w:val="21"/>
              <w:szCs w:val="21"/>
            </w:rPr>
          </w:rPrChange>
        </w:rPr>
        <w:t xml:space="preserve"> und </w:t>
      </w:r>
      <w:r w:rsidR="00B95319" w:rsidRPr="00011E9B">
        <w:rPr>
          <w:rFonts w:ascii="Georgia" w:hAnsi="Georgia" w:cs="Times New Roman"/>
          <w:sz w:val="20"/>
          <w:szCs w:val="20"/>
          <w:rPrChange w:id="153" w:author="David Döbele" w:date="2022-10-18T20:11:00Z">
            <w:rPr>
              <w:rFonts w:ascii="Georgia" w:hAnsi="Georgia" w:cs="Times New Roman"/>
              <w:sz w:val="21"/>
              <w:szCs w:val="21"/>
            </w:rPr>
          </w:rPrChange>
        </w:rPr>
        <w:t xml:space="preserve">habe </w:t>
      </w:r>
      <w:r w:rsidR="00682BBB" w:rsidRPr="00011E9B">
        <w:rPr>
          <w:rFonts w:ascii="Georgia" w:hAnsi="Georgia" w:cs="Times New Roman"/>
          <w:sz w:val="20"/>
          <w:szCs w:val="20"/>
          <w:rPrChange w:id="154" w:author="David Döbele" w:date="2022-10-18T20:11:00Z">
            <w:rPr>
              <w:rFonts w:ascii="Georgia" w:hAnsi="Georgia" w:cs="Times New Roman"/>
              <w:sz w:val="21"/>
              <w:szCs w:val="21"/>
            </w:rPr>
          </w:rPrChange>
        </w:rPr>
        <w:t xml:space="preserve">eine </w:t>
      </w:r>
      <w:r w:rsidR="00B95319" w:rsidRPr="00011E9B">
        <w:rPr>
          <w:rFonts w:ascii="Georgia" w:hAnsi="Georgia" w:cs="Times New Roman"/>
          <w:sz w:val="20"/>
          <w:szCs w:val="20"/>
          <w:rPrChange w:id="155" w:author="David Döbele" w:date="2022-10-18T20:11:00Z">
            <w:rPr>
              <w:rFonts w:ascii="Georgia" w:hAnsi="Georgia" w:cs="Times New Roman"/>
              <w:sz w:val="21"/>
              <w:szCs w:val="21"/>
            </w:rPr>
          </w:rPrChange>
        </w:rPr>
        <w:t xml:space="preserve">äußerst </w:t>
      </w:r>
      <w:r w:rsidR="00682BBB" w:rsidRPr="00011E9B">
        <w:rPr>
          <w:rFonts w:ascii="Georgia" w:hAnsi="Georgia" w:cs="Times New Roman"/>
          <w:sz w:val="20"/>
          <w:szCs w:val="20"/>
          <w:rPrChange w:id="156" w:author="David Döbele" w:date="2022-10-18T20:11:00Z">
            <w:rPr>
              <w:rFonts w:ascii="Georgia" w:hAnsi="Georgia" w:cs="Times New Roman"/>
              <w:sz w:val="21"/>
              <w:szCs w:val="21"/>
            </w:rPr>
          </w:rPrChange>
        </w:rPr>
        <w:t xml:space="preserve">gesunde Ernährung konsequent </w:t>
      </w:r>
      <w:r w:rsidR="00B95319" w:rsidRPr="00011E9B">
        <w:rPr>
          <w:rFonts w:ascii="Georgia" w:hAnsi="Georgia" w:cs="Times New Roman"/>
          <w:sz w:val="20"/>
          <w:szCs w:val="20"/>
          <w:rPrChange w:id="157" w:author="David Döbele" w:date="2022-10-18T20:11:00Z">
            <w:rPr>
              <w:rFonts w:ascii="Georgia" w:hAnsi="Georgia" w:cs="Times New Roman"/>
              <w:sz w:val="21"/>
              <w:szCs w:val="21"/>
            </w:rPr>
          </w:rPrChange>
        </w:rPr>
        <w:t>verfolgt. Mit genau derselben Disziplin und Motivation will ich das Praktikum</w:t>
      </w:r>
      <w:ins w:id="158" w:author="David Döbele" w:date="2022-10-18T20:09:00Z">
        <w:r w:rsidR="00011E9B" w:rsidRPr="00011E9B">
          <w:rPr>
            <w:rFonts w:ascii="Georgia" w:hAnsi="Georgia" w:cs="Times New Roman"/>
            <w:sz w:val="20"/>
            <w:szCs w:val="20"/>
            <w:rPrChange w:id="159" w:author="David Döbele" w:date="2022-10-18T20:11:00Z">
              <w:rPr>
                <w:rFonts w:ascii="Georgia" w:hAnsi="Georgia" w:cs="Times New Roman"/>
                <w:sz w:val="21"/>
                <w:szCs w:val="21"/>
              </w:rPr>
            </w:rPrChange>
          </w:rPr>
          <w:t xml:space="preserve"> bei Ihnen</w:t>
        </w:r>
      </w:ins>
      <w:r w:rsidR="00B95319" w:rsidRPr="00011E9B">
        <w:rPr>
          <w:rFonts w:ascii="Georgia" w:hAnsi="Georgia" w:cs="Times New Roman"/>
          <w:sz w:val="20"/>
          <w:szCs w:val="20"/>
          <w:rPrChange w:id="160" w:author="David Döbele" w:date="2022-10-18T20:11:00Z">
            <w:rPr>
              <w:rFonts w:ascii="Georgia" w:hAnsi="Georgia" w:cs="Times New Roman"/>
              <w:sz w:val="21"/>
              <w:szCs w:val="21"/>
            </w:rPr>
          </w:rPrChange>
        </w:rPr>
        <w:t xml:space="preserve"> anpacken</w:t>
      </w:r>
      <w:r w:rsidR="00E86B60" w:rsidRPr="00011E9B">
        <w:rPr>
          <w:rFonts w:ascii="Georgia" w:hAnsi="Georgia" w:cs="Times New Roman"/>
          <w:sz w:val="20"/>
          <w:szCs w:val="20"/>
          <w:rPrChange w:id="161" w:author="David Döbele" w:date="2022-10-18T20:11:00Z">
            <w:rPr>
              <w:rFonts w:ascii="Georgia" w:hAnsi="Georgia" w:cs="Times New Roman"/>
              <w:sz w:val="21"/>
              <w:szCs w:val="21"/>
            </w:rPr>
          </w:rPrChange>
        </w:rPr>
        <w:t xml:space="preserve"> und d</w:t>
      </w:r>
      <w:r w:rsidR="00C92B93" w:rsidRPr="00011E9B">
        <w:rPr>
          <w:rFonts w:ascii="Georgia" w:hAnsi="Georgia" w:cs="Times New Roman"/>
          <w:sz w:val="20"/>
          <w:szCs w:val="20"/>
          <w:rPrChange w:id="162" w:author="David Döbele" w:date="2022-10-18T20:11:00Z">
            <w:rPr>
              <w:rFonts w:ascii="Georgia" w:hAnsi="Georgia" w:cs="Times New Roman"/>
              <w:sz w:val="21"/>
              <w:szCs w:val="21"/>
            </w:rPr>
          </w:rPrChange>
        </w:rPr>
        <w:t>as Mindset</w:t>
      </w:r>
      <w:r w:rsidR="00E86B60" w:rsidRPr="00011E9B">
        <w:rPr>
          <w:rFonts w:ascii="Georgia" w:hAnsi="Georgia" w:cs="Times New Roman"/>
          <w:sz w:val="20"/>
          <w:szCs w:val="20"/>
          <w:rPrChange w:id="163" w:author="David Döbele" w:date="2022-10-18T20:11:00Z">
            <w:rPr>
              <w:rFonts w:ascii="Georgia" w:hAnsi="Georgia" w:cs="Times New Roman"/>
              <w:sz w:val="21"/>
              <w:szCs w:val="21"/>
            </w:rPr>
          </w:rPrChange>
        </w:rPr>
        <w:t xml:space="preserve">, dass </w:t>
      </w:r>
      <w:r w:rsidR="005E3CD9" w:rsidRPr="00011E9B">
        <w:rPr>
          <w:rFonts w:ascii="Georgia" w:hAnsi="Georgia" w:cs="Times New Roman"/>
          <w:sz w:val="20"/>
          <w:szCs w:val="20"/>
          <w:rPrChange w:id="164" w:author="David Döbele" w:date="2022-10-18T20:11:00Z">
            <w:rPr>
              <w:rFonts w:ascii="Georgia" w:hAnsi="Georgia" w:cs="Times New Roman"/>
              <w:sz w:val="21"/>
              <w:szCs w:val="21"/>
            </w:rPr>
          </w:rPrChange>
        </w:rPr>
        <w:t>durch ein ehrgeiziges Arbeitsethos</w:t>
      </w:r>
      <w:r w:rsidR="00AE3FDA" w:rsidRPr="00011E9B">
        <w:rPr>
          <w:rFonts w:ascii="Georgia" w:hAnsi="Georgia" w:cs="Times New Roman"/>
          <w:sz w:val="20"/>
          <w:szCs w:val="20"/>
          <w:rPrChange w:id="165" w:author="David Döbele" w:date="2022-10-18T20:11:00Z">
            <w:rPr>
              <w:rFonts w:ascii="Georgia" w:hAnsi="Georgia" w:cs="Times New Roman"/>
              <w:sz w:val="21"/>
              <w:szCs w:val="21"/>
            </w:rPr>
          </w:rPrChange>
        </w:rPr>
        <w:t xml:space="preserve"> </w:t>
      </w:r>
      <w:r w:rsidR="00E86B60" w:rsidRPr="00011E9B">
        <w:rPr>
          <w:rFonts w:ascii="Georgia" w:hAnsi="Georgia" w:cs="Times New Roman"/>
          <w:sz w:val="20"/>
          <w:szCs w:val="20"/>
          <w:rPrChange w:id="166" w:author="David Döbele" w:date="2022-10-18T20:11:00Z">
            <w:rPr>
              <w:rFonts w:ascii="Georgia" w:hAnsi="Georgia" w:cs="Times New Roman"/>
              <w:sz w:val="21"/>
              <w:szCs w:val="21"/>
            </w:rPr>
          </w:rPrChange>
        </w:rPr>
        <w:t xml:space="preserve">alles </w:t>
      </w:r>
      <w:r w:rsidR="00AE3FDA" w:rsidRPr="00011E9B">
        <w:rPr>
          <w:rFonts w:ascii="Georgia" w:hAnsi="Georgia" w:cs="Times New Roman"/>
          <w:sz w:val="20"/>
          <w:szCs w:val="20"/>
          <w:rPrChange w:id="167" w:author="David Döbele" w:date="2022-10-18T20:11:00Z">
            <w:rPr>
              <w:rFonts w:ascii="Georgia" w:hAnsi="Georgia" w:cs="Times New Roman"/>
              <w:sz w:val="21"/>
              <w:szCs w:val="21"/>
            </w:rPr>
          </w:rPrChange>
        </w:rPr>
        <w:t>möglich ist,</w:t>
      </w:r>
      <w:r w:rsidR="00E86B60" w:rsidRPr="00011E9B">
        <w:rPr>
          <w:rFonts w:ascii="Georgia" w:hAnsi="Georgia" w:cs="Times New Roman"/>
          <w:sz w:val="20"/>
          <w:szCs w:val="20"/>
          <w:rPrChange w:id="168" w:author="David Döbele" w:date="2022-10-18T20:11:00Z">
            <w:rPr>
              <w:rFonts w:ascii="Georgia" w:hAnsi="Georgia" w:cs="Times New Roman"/>
              <w:sz w:val="21"/>
              <w:szCs w:val="21"/>
            </w:rPr>
          </w:rPrChange>
        </w:rPr>
        <w:t xml:space="preserve"> in </w:t>
      </w:r>
      <w:r w:rsidR="00497446" w:rsidRPr="00011E9B">
        <w:rPr>
          <w:rFonts w:ascii="Georgia" w:hAnsi="Georgia" w:cs="Times New Roman"/>
          <w:sz w:val="20"/>
          <w:szCs w:val="20"/>
          <w:rPrChange w:id="169" w:author="David Döbele" w:date="2022-10-18T20:11:00Z">
            <w:rPr>
              <w:rFonts w:ascii="Georgia" w:hAnsi="Georgia" w:cs="Times New Roman"/>
              <w:sz w:val="21"/>
              <w:szCs w:val="21"/>
            </w:rPr>
          </w:rPrChange>
        </w:rPr>
        <w:t xml:space="preserve">Ihr Team </w:t>
      </w:r>
      <w:del w:id="170" w:author="David Döbele" w:date="2022-10-18T20:09:00Z">
        <w:r w:rsidR="00497446" w:rsidRPr="00011E9B" w:rsidDel="00011E9B">
          <w:rPr>
            <w:rFonts w:ascii="Georgia" w:hAnsi="Georgia" w:cs="Times New Roman"/>
            <w:sz w:val="20"/>
            <w:szCs w:val="20"/>
            <w:rPrChange w:id="171" w:author="David Döbele" w:date="2022-10-18T20:11:00Z">
              <w:rPr>
                <w:rFonts w:ascii="Georgia" w:hAnsi="Georgia" w:cs="Times New Roman"/>
                <w:sz w:val="21"/>
                <w:szCs w:val="21"/>
              </w:rPr>
            </w:rPrChange>
          </w:rPr>
          <w:delText xml:space="preserve">von </w:delText>
        </w:r>
        <w:r w:rsidR="00E86B60" w:rsidRPr="00011E9B" w:rsidDel="00011E9B">
          <w:rPr>
            <w:rFonts w:ascii="Georgia" w:hAnsi="Georgia" w:cs="Times New Roman"/>
            <w:sz w:val="20"/>
            <w:szCs w:val="20"/>
            <w:rPrChange w:id="172" w:author="David Döbele" w:date="2022-10-18T20:11:00Z">
              <w:rPr>
                <w:rFonts w:ascii="Georgia" w:hAnsi="Georgia" w:cs="Times New Roman"/>
                <w:sz w:val="21"/>
                <w:szCs w:val="21"/>
              </w:rPr>
            </w:rPrChange>
          </w:rPr>
          <w:delText>Ernst &amp; Young</w:delText>
        </w:r>
      </w:del>
      <w:ins w:id="173" w:author="David Döbele" w:date="2022-10-18T20:09:00Z">
        <w:r w:rsidR="00011E9B" w:rsidRPr="00011E9B">
          <w:rPr>
            <w:rFonts w:ascii="Georgia" w:hAnsi="Georgia" w:cs="Times New Roman"/>
            <w:sz w:val="20"/>
            <w:szCs w:val="20"/>
            <w:rPrChange w:id="174" w:author="David Döbele" w:date="2022-10-18T20:11:00Z">
              <w:rPr>
                <w:rFonts w:ascii="Georgia" w:hAnsi="Georgia" w:cs="Times New Roman"/>
                <w:sz w:val="21"/>
                <w:szCs w:val="21"/>
              </w:rPr>
            </w:rPrChange>
          </w:rPr>
          <w:t>bei EY</w:t>
        </w:r>
      </w:ins>
      <w:r w:rsidR="00E86B60" w:rsidRPr="00011E9B">
        <w:rPr>
          <w:rFonts w:ascii="Georgia" w:hAnsi="Georgia" w:cs="Times New Roman"/>
          <w:sz w:val="20"/>
          <w:szCs w:val="20"/>
          <w:rPrChange w:id="175" w:author="David Döbele" w:date="2022-10-18T20:11:00Z">
            <w:rPr>
              <w:rFonts w:ascii="Georgia" w:hAnsi="Georgia" w:cs="Times New Roman"/>
              <w:sz w:val="21"/>
              <w:szCs w:val="21"/>
            </w:rPr>
          </w:rPrChange>
        </w:rPr>
        <w:t xml:space="preserve"> einbringen.</w:t>
      </w:r>
      <w:r w:rsidR="00C92B93" w:rsidRPr="00011E9B">
        <w:rPr>
          <w:rFonts w:ascii="Georgia" w:hAnsi="Georgia" w:cs="Times New Roman"/>
          <w:sz w:val="20"/>
          <w:szCs w:val="20"/>
          <w:rPrChange w:id="176" w:author="David Döbele" w:date="2022-10-18T20:11:00Z">
            <w:rPr>
              <w:rFonts w:ascii="Georgia" w:hAnsi="Georgia" w:cs="Times New Roman"/>
              <w:sz w:val="21"/>
              <w:szCs w:val="21"/>
            </w:rPr>
          </w:rPrChange>
        </w:rPr>
        <w:t xml:space="preserve"> </w:t>
      </w:r>
      <w:r w:rsidR="00FC0309" w:rsidRPr="00011E9B">
        <w:rPr>
          <w:rFonts w:ascii="Georgia" w:hAnsi="Georgia" w:cs="Times New Roman"/>
          <w:sz w:val="20"/>
          <w:szCs w:val="20"/>
          <w:rPrChange w:id="177" w:author="David Döbele" w:date="2022-10-18T20:11:00Z">
            <w:rPr>
              <w:rFonts w:ascii="Georgia" w:hAnsi="Georgia" w:cs="Times New Roman"/>
              <w:sz w:val="21"/>
              <w:szCs w:val="21"/>
            </w:rPr>
          </w:rPrChange>
        </w:rPr>
        <w:t xml:space="preserve">Zudem konnte ich ab April dieses Jahres bereits relevante Erfahrungen bei der internationalen studentischen Vereinigung AIESEC e.V. sammeln, in der ich im Sales Team neben zahlreichen anderen Aufgaben für die Durchführung von Sales Pitches und Meetings mit Unternehmen zuständig war. Die Mitglieder meiner Division </w:t>
      </w:r>
      <w:r w:rsidR="00FA7BB8" w:rsidRPr="00011E9B">
        <w:rPr>
          <w:rFonts w:ascii="Georgia" w:hAnsi="Georgia" w:cs="Times New Roman"/>
          <w:sz w:val="20"/>
          <w:szCs w:val="20"/>
          <w:rPrChange w:id="178" w:author="David Döbele" w:date="2022-10-18T20:11:00Z">
            <w:rPr>
              <w:rFonts w:ascii="Georgia" w:hAnsi="Georgia" w:cs="Times New Roman"/>
              <w:sz w:val="21"/>
              <w:szCs w:val="21"/>
            </w:rPr>
          </w:rPrChange>
        </w:rPr>
        <w:t>sprachen</w:t>
      </w:r>
      <w:r w:rsidR="00FC0309" w:rsidRPr="00011E9B">
        <w:rPr>
          <w:rFonts w:ascii="Georgia" w:hAnsi="Georgia" w:cs="Times New Roman"/>
          <w:sz w:val="20"/>
          <w:szCs w:val="20"/>
          <w:rPrChange w:id="179" w:author="David Döbele" w:date="2022-10-18T20:11:00Z">
            <w:rPr>
              <w:rFonts w:ascii="Georgia" w:hAnsi="Georgia" w:cs="Times New Roman"/>
              <w:sz w:val="21"/>
              <w:szCs w:val="21"/>
            </w:rPr>
          </w:rPrChange>
        </w:rPr>
        <w:t xml:space="preserve"> </w:t>
      </w:r>
      <w:r w:rsidR="00FA7BB8" w:rsidRPr="00011E9B">
        <w:rPr>
          <w:rFonts w:ascii="Georgia" w:hAnsi="Georgia" w:cs="Times New Roman"/>
          <w:sz w:val="20"/>
          <w:szCs w:val="20"/>
          <w:rPrChange w:id="180" w:author="David Döbele" w:date="2022-10-18T20:11:00Z">
            <w:rPr>
              <w:rFonts w:ascii="Georgia" w:hAnsi="Georgia" w:cs="Times New Roman"/>
              <w:sz w:val="21"/>
              <w:szCs w:val="21"/>
            </w:rPr>
          </w:rPrChange>
        </w:rPr>
        <w:t>immer wieder</w:t>
      </w:r>
      <w:r w:rsidR="00FC0309" w:rsidRPr="00011E9B">
        <w:rPr>
          <w:rFonts w:ascii="Georgia" w:hAnsi="Georgia" w:cs="Times New Roman"/>
          <w:sz w:val="20"/>
          <w:szCs w:val="20"/>
          <w:rPrChange w:id="181" w:author="David Döbele" w:date="2022-10-18T20:11:00Z">
            <w:rPr>
              <w:rFonts w:ascii="Georgia" w:hAnsi="Georgia" w:cs="Times New Roman"/>
              <w:sz w:val="21"/>
              <w:szCs w:val="21"/>
            </w:rPr>
          </w:rPrChange>
        </w:rPr>
        <w:t xml:space="preserve"> meine </w:t>
      </w:r>
      <w:r w:rsidR="00FA7BB8" w:rsidRPr="00011E9B">
        <w:rPr>
          <w:rFonts w:ascii="Georgia" w:hAnsi="Georgia" w:cs="Times New Roman"/>
          <w:sz w:val="20"/>
          <w:szCs w:val="20"/>
          <w:rPrChange w:id="182" w:author="David Döbele" w:date="2022-10-18T20:11:00Z">
            <w:rPr>
              <w:rFonts w:ascii="Georgia" w:hAnsi="Georgia" w:cs="Times New Roman"/>
              <w:sz w:val="21"/>
              <w:szCs w:val="21"/>
            </w:rPr>
          </w:rPrChange>
        </w:rPr>
        <w:t xml:space="preserve">Kommunikationsstärke an </w:t>
      </w:r>
      <w:r w:rsidR="00FC0309" w:rsidRPr="00011E9B">
        <w:rPr>
          <w:rFonts w:ascii="Georgia" w:hAnsi="Georgia" w:cs="Times New Roman"/>
          <w:sz w:val="20"/>
          <w:szCs w:val="20"/>
          <w:rPrChange w:id="183" w:author="David Döbele" w:date="2022-10-18T20:11:00Z">
            <w:rPr>
              <w:rFonts w:ascii="Georgia" w:hAnsi="Georgia" w:cs="Times New Roman"/>
              <w:sz w:val="21"/>
              <w:szCs w:val="21"/>
            </w:rPr>
          </w:rPrChange>
        </w:rPr>
        <w:t xml:space="preserve">und </w:t>
      </w:r>
      <w:r w:rsidR="00FA7BB8" w:rsidRPr="00011E9B">
        <w:rPr>
          <w:rFonts w:ascii="Georgia" w:hAnsi="Georgia" w:cs="Times New Roman"/>
          <w:sz w:val="20"/>
          <w:szCs w:val="20"/>
          <w:rPrChange w:id="184" w:author="David Döbele" w:date="2022-10-18T20:11:00Z">
            <w:rPr>
              <w:rFonts w:ascii="Georgia" w:hAnsi="Georgia" w:cs="Times New Roman"/>
              <w:sz w:val="21"/>
              <w:szCs w:val="21"/>
            </w:rPr>
          </w:rPrChange>
        </w:rPr>
        <w:t xml:space="preserve">schätzten </w:t>
      </w:r>
      <w:r w:rsidR="00FC0309" w:rsidRPr="00011E9B">
        <w:rPr>
          <w:rFonts w:ascii="Georgia" w:hAnsi="Georgia" w:cs="Times New Roman"/>
          <w:sz w:val="20"/>
          <w:szCs w:val="20"/>
          <w:rPrChange w:id="185" w:author="David Döbele" w:date="2022-10-18T20:11:00Z">
            <w:rPr>
              <w:rFonts w:ascii="Georgia" w:hAnsi="Georgia" w:cs="Times New Roman"/>
              <w:sz w:val="21"/>
              <w:szCs w:val="21"/>
            </w:rPr>
          </w:rPrChange>
        </w:rPr>
        <w:t xml:space="preserve">die Fähigkeit, sowohl </w:t>
      </w:r>
      <w:r w:rsidR="00FA7BB8" w:rsidRPr="00011E9B">
        <w:rPr>
          <w:rFonts w:ascii="Georgia" w:hAnsi="Georgia" w:cs="Times New Roman"/>
          <w:sz w:val="20"/>
          <w:szCs w:val="20"/>
          <w:rPrChange w:id="186" w:author="David Döbele" w:date="2022-10-18T20:11:00Z">
            <w:rPr>
              <w:rFonts w:ascii="Georgia" w:hAnsi="Georgia" w:cs="Times New Roman"/>
              <w:sz w:val="21"/>
              <w:szCs w:val="21"/>
            </w:rPr>
          </w:rPrChange>
        </w:rPr>
        <w:t xml:space="preserve">auf </w:t>
      </w:r>
      <w:ins w:id="187" w:author="David Döbele" w:date="2022-10-18T20:09:00Z">
        <w:r w:rsidR="00011E9B" w:rsidRPr="00011E9B">
          <w:rPr>
            <w:rFonts w:ascii="Georgia" w:hAnsi="Georgia" w:cs="Times New Roman"/>
            <w:sz w:val="20"/>
            <w:szCs w:val="20"/>
            <w:rPrChange w:id="188" w:author="David Döbele" w:date="2022-10-18T20:11:00Z">
              <w:rPr>
                <w:rFonts w:ascii="Georgia" w:hAnsi="Georgia" w:cs="Times New Roman"/>
                <w:sz w:val="21"/>
                <w:szCs w:val="21"/>
              </w:rPr>
            </w:rPrChange>
          </w:rPr>
          <w:t>andere</w:t>
        </w:r>
      </w:ins>
      <w:del w:id="189" w:author="David Döbele" w:date="2022-10-18T20:09:00Z">
        <w:r w:rsidR="00FC0309" w:rsidRPr="00011E9B" w:rsidDel="00011E9B">
          <w:rPr>
            <w:rFonts w:ascii="Georgia" w:hAnsi="Georgia" w:cs="Times New Roman"/>
            <w:sz w:val="20"/>
            <w:szCs w:val="20"/>
            <w:rPrChange w:id="190" w:author="David Döbele" w:date="2022-10-18T20:11:00Z">
              <w:rPr>
                <w:rFonts w:ascii="Georgia" w:hAnsi="Georgia" w:cs="Times New Roman"/>
                <w:sz w:val="21"/>
                <w:szCs w:val="21"/>
              </w:rPr>
            </w:rPrChange>
          </w:rPr>
          <w:delText xml:space="preserve"> des</w:delText>
        </w:r>
      </w:del>
      <w:r w:rsidR="00FC0309" w:rsidRPr="00011E9B">
        <w:rPr>
          <w:rFonts w:ascii="Georgia" w:hAnsi="Georgia" w:cs="Times New Roman"/>
          <w:sz w:val="20"/>
          <w:szCs w:val="20"/>
          <w:rPrChange w:id="191" w:author="David Döbele" w:date="2022-10-18T20:11:00Z">
            <w:rPr>
              <w:rFonts w:ascii="Georgia" w:hAnsi="Georgia" w:cs="Times New Roman"/>
              <w:sz w:val="21"/>
              <w:szCs w:val="21"/>
            </w:rPr>
          </w:rPrChange>
        </w:rPr>
        <w:t xml:space="preserve"> </w:t>
      </w:r>
      <w:del w:id="192" w:author="David Döbele" w:date="2022-10-18T20:10:00Z">
        <w:r w:rsidR="00FC0309" w:rsidRPr="00011E9B" w:rsidDel="00011E9B">
          <w:rPr>
            <w:rFonts w:ascii="Georgia" w:hAnsi="Georgia" w:cs="Times New Roman"/>
            <w:sz w:val="20"/>
            <w:szCs w:val="20"/>
            <w:rPrChange w:id="193" w:author="David Döbele" w:date="2022-10-18T20:11:00Z">
              <w:rPr>
                <w:rFonts w:ascii="Georgia" w:hAnsi="Georgia" w:cs="Times New Roman"/>
                <w:sz w:val="21"/>
                <w:szCs w:val="21"/>
              </w:rPr>
            </w:rPrChange>
          </w:rPr>
          <w:delText>Teams</w:delText>
        </w:r>
        <w:r w:rsidR="00FA7BB8" w:rsidRPr="00011E9B" w:rsidDel="00011E9B">
          <w:rPr>
            <w:rFonts w:ascii="Georgia" w:hAnsi="Georgia" w:cs="Times New Roman"/>
            <w:sz w:val="20"/>
            <w:szCs w:val="20"/>
            <w:rPrChange w:id="194" w:author="David Döbele" w:date="2022-10-18T20:11:00Z">
              <w:rPr>
                <w:rFonts w:ascii="Georgia" w:hAnsi="Georgia" w:cs="Times New Roman"/>
                <w:sz w:val="21"/>
                <w:szCs w:val="21"/>
              </w:rPr>
            </w:rPrChange>
          </w:rPr>
          <w:delText xml:space="preserve"> </w:delText>
        </w:r>
      </w:del>
      <w:ins w:id="195" w:author="David Döbele" w:date="2022-10-18T20:10:00Z">
        <w:r w:rsidR="00011E9B" w:rsidRPr="00011E9B">
          <w:rPr>
            <w:rFonts w:ascii="Georgia" w:hAnsi="Georgia" w:cs="Times New Roman"/>
            <w:sz w:val="20"/>
            <w:szCs w:val="20"/>
            <w:rPrChange w:id="196" w:author="David Döbele" w:date="2022-10-18T20:11:00Z">
              <w:rPr>
                <w:rFonts w:ascii="Georgia" w:hAnsi="Georgia" w:cs="Times New Roman"/>
                <w:sz w:val="21"/>
                <w:szCs w:val="21"/>
              </w:rPr>
            </w:rPrChange>
          </w:rPr>
          <w:t>Team</w:t>
        </w:r>
        <w:r w:rsidR="00011E9B" w:rsidRPr="00011E9B">
          <w:rPr>
            <w:rFonts w:ascii="Georgia" w:hAnsi="Georgia" w:cs="Times New Roman"/>
            <w:sz w:val="20"/>
            <w:szCs w:val="20"/>
            <w:rPrChange w:id="197" w:author="David Döbele" w:date="2022-10-18T20:11:00Z">
              <w:rPr>
                <w:rFonts w:ascii="Georgia" w:hAnsi="Georgia" w:cs="Times New Roman"/>
                <w:sz w:val="21"/>
                <w:szCs w:val="21"/>
              </w:rPr>
            </w:rPrChange>
          </w:rPr>
          <w:t>-Mitglieder,</w:t>
        </w:r>
        <w:r w:rsidR="00011E9B" w:rsidRPr="00011E9B">
          <w:rPr>
            <w:rFonts w:ascii="Georgia" w:hAnsi="Georgia" w:cs="Times New Roman"/>
            <w:sz w:val="20"/>
            <w:szCs w:val="20"/>
            <w:rPrChange w:id="198" w:author="David Döbele" w:date="2022-10-18T20:11:00Z">
              <w:rPr>
                <w:rFonts w:ascii="Georgia" w:hAnsi="Georgia" w:cs="Times New Roman"/>
                <w:sz w:val="21"/>
                <w:szCs w:val="21"/>
              </w:rPr>
            </w:rPrChange>
          </w:rPr>
          <w:t xml:space="preserve"> </w:t>
        </w:r>
      </w:ins>
      <w:r w:rsidR="00FA7BB8" w:rsidRPr="00011E9B">
        <w:rPr>
          <w:rFonts w:ascii="Georgia" w:hAnsi="Georgia" w:cs="Times New Roman"/>
          <w:sz w:val="20"/>
          <w:szCs w:val="20"/>
          <w:rPrChange w:id="199" w:author="David Döbele" w:date="2022-10-18T20:11:00Z">
            <w:rPr>
              <w:rFonts w:ascii="Georgia" w:hAnsi="Georgia" w:cs="Times New Roman"/>
              <w:sz w:val="21"/>
              <w:szCs w:val="21"/>
            </w:rPr>
          </w:rPrChange>
        </w:rPr>
        <w:t>als auch extern mit Mitarbeitern anderer Unternehmen</w:t>
      </w:r>
      <w:ins w:id="200" w:author="David Döbele" w:date="2022-10-18T20:10:00Z">
        <w:r w:rsidR="00011E9B" w:rsidRPr="00011E9B">
          <w:rPr>
            <w:rFonts w:ascii="Georgia" w:hAnsi="Georgia" w:cs="Times New Roman"/>
            <w:sz w:val="20"/>
            <w:szCs w:val="20"/>
            <w:rPrChange w:id="201" w:author="David Döbele" w:date="2022-10-18T20:11:00Z">
              <w:rPr>
                <w:rFonts w:ascii="Georgia" w:hAnsi="Georgia" w:cs="Times New Roman"/>
                <w:sz w:val="21"/>
                <w:szCs w:val="21"/>
              </w:rPr>
            </w:rPrChange>
          </w:rPr>
          <w:t xml:space="preserve"> offen und direkt kommunizieren zu können. Besonders relevant für das Praktikum bei Ihnen dürfte darüber hinaus ebenfalls sein, dass ich mich seit einigen Monaten neben der Universität selbstständig mit Online-Schulungen im Bereich Corporate Finance weiterbilde. </w:t>
        </w:r>
      </w:ins>
      <w:ins w:id="202" w:author="David Döbele" w:date="2022-10-18T20:11:00Z">
        <w:r w:rsidR="00011E9B" w:rsidRPr="00011E9B">
          <w:rPr>
            <w:rFonts w:ascii="Georgia" w:hAnsi="Georgia" w:cs="Times New Roman"/>
            <w:sz w:val="20"/>
            <w:szCs w:val="20"/>
            <w:rPrChange w:id="203" w:author="David Döbele" w:date="2022-10-18T20:11:00Z">
              <w:rPr>
                <w:rFonts w:ascii="Georgia" w:hAnsi="Georgia" w:cs="Times New Roman"/>
                <w:sz w:val="21"/>
                <w:szCs w:val="21"/>
              </w:rPr>
            </w:rPrChange>
          </w:rPr>
          <w:t>Die hier gewonnen Kenntnisse möchte ich nun im Rahmen eines M&amp;A-Praktikums mit einbringen.</w:t>
        </w:r>
      </w:ins>
      <w:del w:id="204" w:author="David Döbele" w:date="2022-10-18T20:11:00Z">
        <w:r w:rsidR="00B95319" w:rsidRPr="00011E9B" w:rsidDel="00011E9B">
          <w:rPr>
            <w:rFonts w:ascii="Georgia" w:hAnsi="Georgia" w:cs="Times New Roman"/>
            <w:sz w:val="20"/>
            <w:szCs w:val="20"/>
            <w:rPrChange w:id="205" w:author="David Döbele" w:date="2022-10-18T20:11:00Z">
              <w:rPr>
                <w:rFonts w:ascii="Georgia" w:hAnsi="Georgia" w:cs="Times New Roman"/>
                <w:sz w:val="21"/>
                <w:szCs w:val="21"/>
              </w:rPr>
            </w:rPrChange>
          </w:rPr>
          <w:delText>Studieneingangsphase</w:delText>
        </w:r>
        <w:r w:rsidR="006A7D04" w:rsidRPr="00011E9B" w:rsidDel="00011E9B">
          <w:rPr>
            <w:rFonts w:ascii="Georgia" w:hAnsi="Georgia" w:cs="Times New Roman"/>
            <w:sz w:val="20"/>
            <w:szCs w:val="20"/>
            <w:rPrChange w:id="206" w:author="David Döbele" w:date="2022-10-18T20:11:00Z">
              <w:rPr>
                <w:rFonts w:ascii="Georgia" w:hAnsi="Georgia" w:cs="Times New Roman"/>
                <w:sz w:val="21"/>
                <w:szCs w:val="21"/>
              </w:rPr>
            </w:rPrChange>
          </w:rPr>
          <w:delText xml:space="preserve"> der Wirtschaftsuniversität Wien</w:delText>
        </w:r>
        <w:r w:rsidR="00B95319" w:rsidRPr="00011E9B" w:rsidDel="00011E9B">
          <w:rPr>
            <w:rFonts w:ascii="Georgia" w:hAnsi="Georgia" w:cs="Times New Roman"/>
            <w:sz w:val="20"/>
            <w:szCs w:val="20"/>
            <w:rPrChange w:id="207" w:author="David Döbele" w:date="2022-10-18T20:11:00Z">
              <w:rPr>
                <w:rFonts w:ascii="Georgia" w:hAnsi="Georgia" w:cs="Times New Roman"/>
                <w:sz w:val="21"/>
                <w:szCs w:val="21"/>
              </w:rPr>
            </w:rPrChange>
          </w:rPr>
          <w:delText xml:space="preserve"> habe ich bereits erfolgreich absolviert</w:delText>
        </w:r>
        <w:r w:rsidR="00E86B60" w:rsidRPr="00011E9B" w:rsidDel="00011E9B">
          <w:rPr>
            <w:rFonts w:ascii="Georgia" w:hAnsi="Georgia" w:cs="Times New Roman"/>
            <w:sz w:val="20"/>
            <w:szCs w:val="20"/>
            <w:rPrChange w:id="208" w:author="David Döbele" w:date="2022-10-18T20:11:00Z">
              <w:rPr>
                <w:rFonts w:ascii="Georgia" w:hAnsi="Georgia" w:cs="Times New Roman"/>
                <w:sz w:val="21"/>
                <w:szCs w:val="21"/>
              </w:rPr>
            </w:rPrChange>
          </w:rPr>
          <w:delText>, so kann ich mich opti</w:delText>
        </w:r>
      </w:del>
    </w:p>
    <w:p w14:paraId="763215C8" w14:textId="7A7AA219" w:rsidR="006A7D04" w:rsidRPr="00011E9B" w:rsidRDefault="006A7D04" w:rsidP="0016292A">
      <w:pPr>
        <w:jc w:val="both"/>
        <w:rPr>
          <w:rFonts w:ascii="Georgia" w:hAnsi="Georgia" w:cs="Times New Roman"/>
          <w:sz w:val="20"/>
          <w:szCs w:val="20"/>
          <w:rPrChange w:id="209" w:author="David Döbele" w:date="2022-10-18T20:11:00Z">
            <w:rPr>
              <w:rFonts w:ascii="Georgia" w:hAnsi="Georgia" w:cs="Times New Roman"/>
              <w:sz w:val="21"/>
              <w:szCs w:val="21"/>
            </w:rPr>
          </w:rPrChange>
        </w:rPr>
      </w:pPr>
    </w:p>
    <w:p w14:paraId="3F83AD4A" w14:textId="10B2891B" w:rsidR="0025025E" w:rsidRPr="00011E9B" w:rsidRDefault="00497446" w:rsidP="0016292A">
      <w:pPr>
        <w:jc w:val="both"/>
        <w:rPr>
          <w:rFonts w:ascii="Georgia" w:hAnsi="Georgia" w:cs="Times New Roman"/>
          <w:sz w:val="20"/>
          <w:szCs w:val="20"/>
          <w:rPrChange w:id="210" w:author="David Döbele" w:date="2022-10-18T20:11:00Z">
            <w:rPr>
              <w:rFonts w:ascii="Georgia" w:hAnsi="Georgia" w:cs="Times New Roman"/>
              <w:sz w:val="21"/>
              <w:szCs w:val="21"/>
            </w:rPr>
          </w:rPrChange>
        </w:rPr>
      </w:pPr>
      <w:r w:rsidRPr="00011E9B">
        <w:rPr>
          <w:rFonts w:ascii="Georgia" w:hAnsi="Georgia"/>
          <w:sz w:val="20"/>
          <w:szCs w:val="20"/>
          <w:rPrChange w:id="211" w:author="David Döbele" w:date="2022-10-18T20:11:00Z">
            <w:rPr>
              <w:rFonts w:ascii="Georgia" w:hAnsi="Georgia"/>
              <w:sz w:val="21"/>
              <w:szCs w:val="21"/>
            </w:rPr>
          </w:rPrChange>
        </w:rPr>
        <w:t xml:space="preserve">Ernst &amp; Young </w:t>
      </w:r>
      <w:r w:rsidR="000356D4" w:rsidRPr="00011E9B">
        <w:rPr>
          <w:rFonts w:ascii="Georgia" w:hAnsi="Georgia"/>
          <w:sz w:val="20"/>
          <w:szCs w:val="20"/>
          <w:rPrChange w:id="212" w:author="David Döbele" w:date="2022-10-18T20:11:00Z">
            <w:rPr>
              <w:rFonts w:ascii="Georgia" w:hAnsi="Georgia"/>
              <w:sz w:val="21"/>
              <w:szCs w:val="21"/>
            </w:rPr>
          </w:rPrChange>
        </w:rPr>
        <w:t>schätze ich für dieses Praktikum als ideal ein.</w:t>
      </w:r>
    </w:p>
    <w:p w14:paraId="2709E1BA" w14:textId="77777777" w:rsidR="0025025E" w:rsidRPr="00011E9B" w:rsidRDefault="0025025E" w:rsidP="0016292A">
      <w:pPr>
        <w:jc w:val="both"/>
        <w:rPr>
          <w:rFonts w:ascii="Georgia" w:hAnsi="Georgia" w:cs="Times New Roman"/>
          <w:sz w:val="20"/>
          <w:szCs w:val="20"/>
          <w:rPrChange w:id="213" w:author="David Döbele" w:date="2022-10-18T20:11:00Z">
            <w:rPr>
              <w:rFonts w:ascii="Georgia" w:hAnsi="Georgia" w:cs="Times New Roman"/>
              <w:sz w:val="21"/>
              <w:szCs w:val="21"/>
            </w:rPr>
          </w:rPrChange>
        </w:rPr>
      </w:pPr>
    </w:p>
    <w:p w14:paraId="3DC095D7" w14:textId="77777777" w:rsidR="009B14A4" w:rsidRPr="00011E9B" w:rsidRDefault="009B14A4" w:rsidP="0016292A">
      <w:pPr>
        <w:jc w:val="both"/>
        <w:rPr>
          <w:rFonts w:ascii="Georgia" w:hAnsi="Georgia" w:cs="Times New Roman"/>
          <w:sz w:val="20"/>
          <w:szCs w:val="20"/>
          <w:rPrChange w:id="214" w:author="David Döbele" w:date="2022-10-18T20:11:00Z">
            <w:rPr>
              <w:rFonts w:ascii="Georgia" w:hAnsi="Georgia" w:cs="Times New Roman"/>
              <w:sz w:val="21"/>
              <w:szCs w:val="21"/>
            </w:rPr>
          </w:rPrChange>
        </w:rPr>
      </w:pPr>
    </w:p>
    <w:p w14:paraId="019C9075" w14:textId="77777777" w:rsidR="009B14A4" w:rsidRPr="00011E9B" w:rsidRDefault="009B14A4" w:rsidP="0016292A">
      <w:pPr>
        <w:jc w:val="both"/>
        <w:rPr>
          <w:rFonts w:ascii="Georgia" w:hAnsi="Georgia" w:cs="Times New Roman"/>
          <w:sz w:val="20"/>
          <w:szCs w:val="20"/>
          <w:rPrChange w:id="215" w:author="David Döbele" w:date="2022-10-18T20:11:00Z">
            <w:rPr>
              <w:rFonts w:ascii="Georgia" w:hAnsi="Georgia" w:cs="Times New Roman"/>
              <w:sz w:val="21"/>
              <w:szCs w:val="21"/>
            </w:rPr>
          </w:rPrChange>
        </w:rPr>
      </w:pPr>
    </w:p>
    <w:p w14:paraId="3E96F20D" w14:textId="77777777" w:rsidR="009B14A4" w:rsidRPr="00011E9B" w:rsidRDefault="009B14A4" w:rsidP="0016292A">
      <w:pPr>
        <w:jc w:val="both"/>
        <w:rPr>
          <w:rFonts w:ascii="Georgia" w:hAnsi="Georgia" w:cs="Times New Roman"/>
          <w:sz w:val="20"/>
          <w:szCs w:val="20"/>
          <w:rPrChange w:id="216" w:author="David Döbele" w:date="2022-10-18T20:11:00Z">
            <w:rPr>
              <w:rFonts w:ascii="Georgia" w:hAnsi="Georgia" w:cs="Times New Roman"/>
              <w:sz w:val="21"/>
              <w:szCs w:val="21"/>
            </w:rPr>
          </w:rPrChange>
        </w:rPr>
      </w:pPr>
    </w:p>
    <w:p w14:paraId="4617F70D" w14:textId="77777777" w:rsidR="009B14A4" w:rsidRPr="00011E9B" w:rsidRDefault="009B14A4" w:rsidP="0016292A">
      <w:pPr>
        <w:jc w:val="both"/>
        <w:rPr>
          <w:rFonts w:ascii="Georgia" w:hAnsi="Georgia" w:cs="Times New Roman"/>
          <w:sz w:val="20"/>
          <w:szCs w:val="20"/>
          <w:rPrChange w:id="217" w:author="David Döbele" w:date="2022-10-18T20:11:00Z">
            <w:rPr>
              <w:rFonts w:ascii="Georgia" w:hAnsi="Georgia" w:cs="Times New Roman"/>
              <w:sz w:val="21"/>
              <w:szCs w:val="21"/>
            </w:rPr>
          </w:rPrChange>
        </w:rPr>
      </w:pPr>
    </w:p>
    <w:p w14:paraId="41279DE0" w14:textId="3FD0BE0E" w:rsidR="00D51643" w:rsidRPr="00011E9B" w:rsidRDefault="00D51643" w:rsidP="0016292A">
      <w:pPr>
        <w:jc w:val="both"/>
        <w:rPr>
          <w:rFonts w:ascii="Georgia" w:hAnsi="Georgia" w:cs="Times New Roman"/>
          <w:sz w:val="20"/>
          <w:szCs w:val="20"/>
          <w:rPrChange w:id="218" w:author="David Döbele" w:date="2022-10-18T20:11:00Z">
            <w:rPr>
              <w:rFonts w:ascii="Georgia" w:hAnsi="Georgia" w:cs="Times New Roman"/>
              <w:sz w:val="21"/>
              <w:szCs w:val="21"/>
            </w:rPr>
          </w:rPrChange>
        </w:rPr>
      </w:pPr>
      <w:r w:rsidRPr="00011E9B">
        <w:rPr>
          <w:rFonts w:ascii="Georgia" w:hAnsi="Georgia" w:cs="Times New Roman"/>
          <w:sz w:val="20"/>
          <w:szCs w:val="20"/>
          <w:rPrChange w:id="219" w:author="David Döbele" w:date="2022-10-18T20:11:00Z">
            <w:rPr>
              <w:rFonts w:ascii="Georgia" w:hAnsi="Georgia" w:cs="Times New Roman"/>
              <w:sz w:val="21"/>
              <w:szCs w:val="21"/>
            </w:rPr>
          </w:rPrChange>
        </w:rPr>
        <w:t>Daran fasziniert mich nicht nur die Wirkung der Politik auf die Unternehmen, sondern umgekehrt eben auch der Einfluss, den die Unternehmen auf die politischen Entscheidungsträger nehmen.</w:t>
      </w:r>
    </w:p>
    <w:p w14:paraId="1F7C6FD8" w14:textId="03DB835F" w:rsidR="006C4322" w:rsidRPr="00011E9B" w:rsidRDefault="006C4322" w:rsidP="0016292A">
      <w:pPr>
        <w:jc w:val="both"/>
        <w:rPr>
          <w:rFonts w:ascii="Georgia" w:hAnsi="Georgia" w:cs="Times New Roman"/>
          <w:sz w:val="20"/>
          <w:szCs w:val="20"/>
          <w:rPrChange w:id="220" w:author="David Döbele" w:date="2022-10-18T20:11:00Z">
            <w:rPr>
              <w:rFonts w:ascii="Georgia" w:hAnsi="Georgia" w:cs="Times New Roman"/>
              <w:sz w:val="21"/>
              <w:szCs w:val="21"/>
            </w:rPr>
          </w:rPrChange>
        </w:rPr>
      </w:pPr>
    </w:p>
    <w:p w14:paraId="174B7515" w14:textId="2FC66363" w:rsidR="006C4322" w:rsidRPr="00011E9B" w:rsidRDefault="006C4322" w:rsidP="0016292A">
      <w:pPr>
        <w:jc w:val="both"/>
        <w:rPr>
          <w:rFonts w:ascii="Georgia" w:hAnsi="Georgia" w:cs="Times New Roman"/>
          <w:sz w:val="20"/>
          <w:szCs w:val="20"/>
          <w:rPrChange w:id="221" w:author="David Döbele" w:date="2022-10-18T20:11:00Z">
            <w:rPr>
              <w:rFonts w:ascii="Georgia" w:hAnsi="Georgia" w:cs="Times New Roman"/>
              <w:sz w:val="21"/>
              <w:szCs w:val="21"/>
            </w:rPr>
          </w:rPrChange>
        </w:rPr>
      </w:pPr>
      <w:r w:rsidRPr="00011E9B">
        <w:rPr>
          <w:rFonts w:ascii="Georgia" w:hAnsi="Georgia" w:cs="Times New Roman"/>
          <w:sz w:val="20"/>
          <w:szCs w:val="20"/>
          <w:rPrChange w:id="222" w:author="David Döbele" w:date="2022-10-18T20:11:00Z">
            <w:rPr>
              <w:rFonts w:ascii="Georgia" w:hAnsi="Georgia" w:cs="Times New Roman"/>
              <w:sz w:val="21"/>
              <w:szCs w:val="21"/>
            </w:rPr>
          </w:rPrChange>
        </w:rPr>
        <w:t>Dabei geht es doch nicht nur um das Währungsmittel, mit dem wir tagtäglich die wichtigsten finanziellen Transaktionen tätigen, Lebensmittel einkaufen, in Aktien investieren. Es geht um viel mehr als Geld. Es geht um makroökonomische Gesamtzusammenhänge, darum,</w:t>
      </w:r>
    </w:p>
    <w:p w14:paraId="68DF9D83" w14:textId="65AA8E8B" w:rsidR="00D51643" w:rsidRPr="00011E9B" w:rsidRDefault="00D51643" w:rsidP="0016292A">
      <w:pPr>
        <w:jc w:val="both"/>
        <w:rPr>
          <w:rFonts w:ascii="Georgia" w:hAnsi="Georgia" w:cs="Times New Roman"/>
          <w:sz w:val="20"/>
          <w:szCs w:val="20"/>
          <w:rPrChange w:id="223" w:author="David Döbele" w:date="2022-10-18T20:11:00Z">
            <w:rPr>
              <w:rFonts w:ascii="Georgia" w:hAnsi="Georgia" w:cs="Times New Roman"/>
              <w:sz w:val="21"/>
              <w:szCs w:val="21"/>
            </w:rPr>
          </w:rPrChange>
        </w:rPr>
      </w:pPr>
    </w:p>
    <w:p w14:paraId="5667848C" w14:textId="075FE7FD" w:rsidR="00764D6C" w:rsidRPr="00011E9B" w:rsidRDefault="00D51643" w:rsidP="0016292A">
      <w:pPr>
        <w:jc w:val="both"/>
        <w:rPr>
          <w:rFonts w:ascii="Georgia" w:hAnsi="Georgia" w:cs="Times New Roman"/>
          <w:sz w:val="20"/>
          <w:szCs w:val="20"/>
          <w:rPrChange w:id="224" w:author="David Döbele" w:date="2022-10-18T20:11:00Z">
            <w:rPr>
              <w:rFonts w:ascii="Georgia" w:hAnsi="Georgia" w:cs="Times New Roman"/>
              <w:sz w:val="21"/>
              <w:szCs w:val="21"/>
            </w:rPr>
          </w:rPrChange>
        </w:rPr>
      </w:pPr>
      <w:r w:rsidRPr="00011E9B">
        <w:rPr>
          <w:rFonts w:ascii="Georgia" w:hAnsi="Georgia" w:cs="Times New Roman"/>
          <w:sz w:val="20"/>
          <w:szCs w:val="20"/>
          <w:rPrChange w:id="225" w:author="David Döbele" w:date="2022-10-18T20:11:00Z">
            <w:rPr>
              <w:rFonts w:ascii="Georgia" w:hAnsi="Georgia" w:cs="Times New Roman"/>
              <w:sz w:val="21"/>
              <w:szCs w:val="21"/>
            </w:rPr>
          </w:rPrChange>
        </w:rPr>
        <w:t xml:space="preserve">Und genau das ist es, was mich so sehr an der Welt der Ökonomie begeistert. </w:t>
      </w:r>
    </w:p>
    <w:sectPr w:rsidR="00764D6C" w:rsidRPr="00011E9B" w:rsidSect="00011E9B">
      <w:pgSz w:w="11906" w:h="16838"/>
      <w:pgMar w:top="1077" w:right="1134" w:bottom="1134" w:left="1134" w:header="709" w:footer="709" w:gutter="0"/>
      <w:cols w:space="708"/>
      <w:docGrid w:linePitch="360"/>
      <w:sectPrChange w:id="226" w:author="David Döbele" w:date="2022-10-18T20:11:00Z">
        <w:sectPr w:rsidR="00764D6C" w:rsidRPr="00011E9B" w:rsidSect="00011E9B">
          <w:pgMar w:top="1417" w:right="1417" w:bottom="1134" w:left="1417"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92A"/>
    <w:rsid w:val="00011E9B"/>
    <w:rsid w:val="000356D4"/>
    <w:rsid w:val="000E27FA"/>
    <w:rsid w:val="001212EE"/>
    <w:rsid w:val="0016292A"/>
    <w:rsid w:val="001A4159"/>
    <w:rsid w:val="0025025E"/>
    <w:rsid w:val="00341B6A"/>
    <w:rsid w:val="00357290"/>
    <w:rsid w:val="00371F27"/>
    <w:rsid w:val="00451749"/>
    <w:rsid w:val="00497446"/>
    <w:rsid w:val="005267FD"/>
    <w:rsid w:val="00565BB9"/>
    <w:rsid w:val="005E3CD9"/>
    <w:rsid w:val="0060193D"/>
    <w:rsid w:val="006153B9"/>
    <w:rsid w:val="00640AAE"/>
    <w:rsid w:val="00645187"/>
    <w:rsid w:val="0065013F"/>
    <w:rsid w:val="00682BBB"/>
    <w:rsid w:val="006A7D04"/>
    <w:rsid w:val="006C4322"/>
    <w:rsid w:val="006E10A9"/>
    <w:rsid w:val="0075717C"/>
    <w:rsid w:val="00764D6C"/>
    <w:rsid w:val="007A03DF"/>
    <w:rsid w:val="007D2B4A"/>
    <w:rsid w:val="00803D8E"/>
    <w:rsid w:val="00821C40"/>
    <w:rsid w:val="008B5853"/>
    <w:rsid w:val="009B14A4"/>
    <w:rsid w:val="00A52FF0"/>
    <w:rsid w:val="00AE3FDA"/>
    <w:rsid w:val="00B61936"/>
    <w:rsid w:val="00B95319"/>
    <w:rsid w:val="00C24979"/>
    <w:rsid w:val="00C92B93"/>
    <w:rsid w:val="00D51643"/>
    <w:rsid w:val="00E86B60"/>
    <w:rsid w:val="00EB3811"/>
    <w:rsid w:val="00F73A8F"/>
    <w:rsid w:val="00F7487E"/>
    <w:rsid w:val="00F81533"/>
    <w:rsid w:val="00FA7BB8"/>
    <w:rsid w:val="00FC030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AA200"/>
  <w15:chartTrackingRefBased/>
  <w15:docId w15:val="{DC8B5878-DDF5-4305-B380-C348FD351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51643"/>
    <w:pPr>
      <w:spacing w:after="0" w:line="240" w:lineRule="auto"/>
    </w:pPr>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011E9B"/>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695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577</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Tauber</dc:creator>
  <cp:keywords/>
  <dc:description/>
  <cp:lastModifiedBy>David Döbele</cp:lastModifiedBy>
  <cp:revision>3</cp:revision>
  <dcterms:created xsi:type="dcterms:W3CDTF">2022-10-17T06:31:00Z</dcterms:created>
  <dcterms:modified xsi:type="dcterms:W3CDTF">2022-10-18T18:11:00Z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3c61f609-da73-4b7c-84dd-44418d196c36</vt:lpwstr>
  </property>
</Properties>
</file>