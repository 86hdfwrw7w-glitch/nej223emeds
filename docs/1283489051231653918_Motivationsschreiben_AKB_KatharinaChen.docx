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9696AF" w14:textId="77777777" w:rsidR="0077303D" w:rsidRPr="00CC5804" w:rsidRDefault="0077303D">
      <w:pPr>
        <w:pStyle w:val="Text"/>
        <w:jc w:val="right"/>
        <w:rPr>
          <w:rPrChange w:id="0" w:author="David Döbele" w:date="2024-09-11T18:41:00Z" w16du:dateUtc="2024-09-11T16:41:00Z">
            <w:rPr>
              <w:sz w:val="24"/>
              <w:szCs w:val="24"/>
            </w:rPr>
          </w:rPrChange>
        </w:rPr>
      </w:pPr>
    </w:p>
    <w:p w14:paraId="0B1FA50C" w14:textId="77777777" w:rsidR="0077303D" w:rsidRPr="00CC5804" w:rsidRDefault="00000000">
      <w:pPr>
        <w:pStyle w:val="Text"/>
        <w:jc w:val="right"/>
        <w:rPr>
          <w:rPrChange w:id="1" w:author="David Döbele" w:date="2024-09-11T18:41:00Z" w16du:dateUtc="2024-09-11T16:41:00Z">
            <w:rPr>
              <w:sz w:val="24"/>
              <w:szCs w:val="24"/>
            </w:rPr>
          </w:rPrChange>
        </w:rPr>
      </w:pPr>
      <w:r w:rsidRPr="00CC5804">
        <w:rPr>
          <w:rPrChange w:id="2" w:author="David Döbele" w:date="2024-09-11T18:41:00Z" w16du:dateUtc="2024-09-11T16:41:00Z">
            <w:rPr>
              <w:sz w:val="24"/>
              <w:szCs w:val="24"/>
            </w:rPr>
          </w:rPrChange>
        </w:rPr>
        <w:t xml:space="preserve">Katharina </w:t>
      </w:r>
      <w:proofErr w:type="spellStart"/>
      <w:r w:rsidRPr="00CC5804">
        <w:rPr>
          <w:rPrChange w:id="3" w:author="David Döbele" w:date="2024-09-11T18:41:00Z" w16du:dateUtc="2024-09-11T16:41:00Z">
            <w:rPr>
              <w:sz w:val="24"/>
              <w:szCs w:val="24"/>
            </w:rPr>
          </w:rPrChange>
        </w:rPr>
        <w:t>Luran</w:t>
      </w:r>
      <w:proofErr w:type="spellEnd"/>
      <w:r w:rsidRPr="00CC5804">
        <w:rPr>
          <w:rPrChange w:id="4" w:author="David Döbele" w:date="2024-09-11T18:41:00Z" w16du:dateUtc="2024-09-11T16:41:00Z">
            <w:rPr>
              <w:sz w:val="24"/>
              <w:szCs w:val="24"/>
            </w:rPr>
          </w:rPrChange>
        </w:rPr>
        <w:t xml:space="preserve"> Chen</w:t>
      </w:r>
    </w:p>
    <w:p w14:paraId="580B7F5F" w14:textId="77777777" w:rsidR="0077303D" w:rsidRPr="00CC5804" w:rsidRDefault="00000000">
      <w:pPr>
        <w:pStyle w:val="Text"/>
        <w:jc w:val="right"/>
        <w:rPr>
          <w:rPrChange w:id="5" w:author="David Döbele" w:date="2024-09-11T18:41:00Z" w16du:dateUtc="2024-09-11T16:41:00Z">
            <w:rPr>
              <w:sz w:val="24"/>
              <w:szCs w:val="24"/>
            </w:rPr>
          </w:rPrChange>
        </w:rPr>
      </w:pPr>
      <w:r w:rsidRPr="00CC5804">
        <w:rPr>
          <w:rPrChange w:id="6" w:author="David Döbele" w:date="2024-09-11T18:41:00Z" w16du:dateUtc="2024-09-11T16:41:00Z">
            <w:rPr>
              <w:sz w:val="24"/>
              <w:szCs w:val="24"/>
            </w:rPr>
          </w:rPrChange>
        </w:rPr>
        <w:t>Ulmenweg 55; Haus 6; Zimmer 22</w:t>
      </w:r>
    </w:p>
    <w:p w14:paraId="4C223A53" w14:textId="77777777" w:rsidR="0077303D" w:rsidRPr="00CC5804" w:rsidRDefault="00000000">
      <w:pPr>
        <w:pStyle w:val="Text"/>
        <w:jc w:val="right"/>
        <w:rPr>
          <w:rPrChange w:id="7" w:author="David Döbele" w:date="2024-09-11T18:41:00Z" w16du:dateUtc="2024-09-11T16:41:00Z">
            <w:rPr>
              <w:sz w:val="24"/>
              <w:szCs w:val="24"/>
            </w:rPr>
          </w:rPrChange>
        </w:rPr>
      </w:pPr>
      <w:r w:rsidRPr="00CC5804">
        <w:rPr>
          <w:rPrChange w:id="8" w:author="David Döbele" w:date="2024-09-11T18:41:00Z" w16du:dateUtc="2024-09-11T16:41:00Z">
            <w:rPr>
              <w:sz w:val="24"/>
              <w:szCs w:val="24"/>
            </w:rPr>
          </w:rPrChange>
        </w:rPr>
        <w:t>68167 Mannheim</w:t>
      </w:r>
    </w:p>
    <w:p w14:paraId="582461AF" w14:textId="77777777" w:rsidR="0077303D" w:rsidRPr="00CC5804" w:rsidRDefault="00000000">
      <w:pPr>
        <w:pStyle w:val="Text"/>
        <w:jc w:val="right"/>
        <w:rPr>
          <w:rPrChange w:id="9" w:author="David Döbele" w:date="2024-09-11T18:41:00Z" w16du:dateUtc="2024-09-11T16:41:00Z">
            <w:rPr>
              <w:sz w:val="24"/>
              <w:szCs w:val="24"/>
            </w:rPr>
          </w:rPrChange>
        </w:rPr>
      </w:pPr>
      <w:r w:rsidRPr="00CC5804">
        <w:rPr>
          <w:rPrChange w:id="10" w:author="David Döbele" w:date="2024-09-11T18:41:00Z" w16du:dateUtc="2024-09-11T16:41:00Z">
            <w:rPr>
              <w:sz w:val="24"/>
              <w:szCs w:val="24"/>
            </w:rPr>
          </w:rPrChange>
        </w:rPr>
        <w:t>0162 7858268</w:t>
      </w:r>
    </w:p>
    <w:p w14:paraId="06C4671F" w14:textId="77777777" w:rsidR="0077303D" w:rsidRPr="00CC5804" w:rsidRDefault="00000000">
      <w:pPr>
        <w:pStyle w:val="Text"/>
        <w:jc w:val="right"/>
        <w:rPr>
          <w:rPrChange w:id="11" w:author="David Döbele" w:date="2024-09-11T18:41:00Z" w16du:dateUtc="2024-09-11T16:41:00Z">
            <w:rPr>
              <w:sz w:val="24"/>
              <w:szCs w:val="24"/>
            </w:rPr>
          </w:rPrChange>
        </w:rPr>
      </w:pPr>
      <w:r w:rsidRPr="00CC5804">
        <w:rPr>
          <w:rStyle w:val="Hyperlink0"/>
          <w:sz w:val="21"/>
          <w:szCs w:val="21"/>
          <w:rPrChange w:id="12" w:author="David Döbele" w:date="2024-09-11T18:41:00Z" w16du:dateUtc="2024-09-11T16:41:00Z">
            <w:rPr>
              <w:rStyle w:val="Hyperlink0"/>
            </w:rPr>
          </w:rPrChange>
        </w:rPr>
        <w:fldChar w:fldCharType="begin"/>
      </w:r>
      <w:r w:rsidRPr="00CC5804">
        <w:rPr>
          <w:rStyle w:val="Hyperlink0"/>
          <w:rPrChange w:id="13" w:author="David Döbele" w:date="2024-09-11T18:41:00Z" w16du:dateUtc="2024-09-11T16:41:00Z">
            <w:rPr>
              <w:rStyle w:val="Hyperlink0"/>
              <w:sz w:val="24"/>
              <w:szCs w:val="24"/>
            </w:rPr>
          </w:rPrChange>
        </w:rPr>
        <w:instrText xml:space="preserve"> HYPERLINK "mailto:katharinaluranchen@gmail.com"</w:instrText>
      </w:r>
      <w:r w:rsidRPr="00CC5804">
        <w:rPr>
          <w:rStyle w:val="Hyperlink0"/>
          <w:sz w:val="21"/>
          <w:szCs w:val="21"/>
          <w:rPrChange w:id="14" w:author="David Döbele" w:date="2024-09-11T18:41:00Z" w16du:dateUtc="2024-09-11T16:41:00Z">
            <w:rPr>
              <w:rStyle w:val="Hyperlink0"/>
            </w:rPr>
          </w:rPrChange>
        </w:rPr>
      </w:r>
      <w:r w:rsidRPr="00CC5804">
        <w:rPr>
          <w:rStyle w:val="Hyperlink0"/>
          <w:sz w:val="21"/>
          <w:szCs w:val="21"/>
          <w:rPrChange w:id="15" w:author="David Döbele" w:date="2024-09-11T18:41:00Z" w16du:dateUtc="2024-09-11T16:41:00Z">
            <w:rPr>
              <w:rStyle w:val="Hyperlink0"/>
            </w:rPr>
          </w:rPrChange>
        </w:rPr>
        <w:fldChar w:fldCharType="separate"/>
      </w:r>
      <w:r w:rsidRPr="00CC5804">
        <w:rPr>
          <w:rStyle w:val="Hyperlink0"/>
          <w:rPrChange w:id="16" w:author="David Döbele" w:date="2024-09-11T18:41:00Z" w16du:dateUtc="2024-09-11T16:41:00Z">
            <w:rPr>
              <w:rStyle w:val="Hyperlink0"/>
              <w:sz w:val="24"/>
              <w:szCs w:val="24"/>
            </w:rPr>
          </w:rPrChange>
        </w:rPr>
        <w:t>katharinaluranchen@gmail.com</w:t>
      </w:r>
      <w:r w:rsidRPr="00CC5804">
        <w:rPr>
          <w:rPrChange w:id="17" w:author="David Döbele" w:date="2024-09-11T18:41:00Z" w16du:dateUtc="2024-09-11T16:41:00Z">
            <w:rPr>
              <w:sz w:val="24"/>
              <w:szCs w:val="24"/>
            </w:rPr>
          </w:rPrChange>
        </w:rPr>
        <w:fldChar w:fldCharType="end"/>
      </w:r>
    </w:p>
    <w:p w14:paraId="37B4BCFF" w14:textId="77777777" w:rsidR="0077303D" w:rsidRPr="00CC5804" w:rsidRDefault="0077303D">
      <w:pPr>
        <w:pStyle w:val="Text"/>
        <w:rPr>
          <w:rPrChange w:id="18" w:author="David Döbele" w:date="2024-09-11T18:41:00Z" w16du:dateUtc="2024-09-11T16:41:00Z">
            <w:rPr>
              <w:sz w:val="24"/>
              <w:szCs w:val="24"/>
            </w:rPr>
          </w:rPrChange>
        </w:rPr>
      </w:pPr>
    </w:p>
    <w:p w14:paraId="2BC346F9" w14:textId="77777777" w:rsidR="0077303D" w:rsidRPr="00CC5804" w:rsidRDefault="00000000">
      <w:pPr>
        <w:pStyle w:val="Text"/>
        <w:rPr>
          <w:rPrChange w:id="19" w:author="David Döbele" w:date="2024-09-11T18:41:00Z" w16du:dateUtc="2024-09-11T16:41:00Z">
            <w:rPr>
              <w:sz w:val="24"/>
              <w:szCs w:val="24"/>
            </w:rPr>
          </w:rPrChange>
        </w:rPr>
      </w:pPr>
      <w:r w:rsidRPr="00CC5804">
        <w:rPr>
          <w:rPrChange w:id="20" w:author="David Döbele" w:date="2024-09-11T18:41:00Z" w16du:dateUtc="2024-09-11T16:41:00Z">
            <w:rPr>
              <w:sz w:val="24"/>
              <w:szCs w:val="24"/>
            </w:rPr>
          </w:rPrChange>
        </w:rPr>
        <w:t xml:space="preserve">Arbeitskreis Börse </w:t>
      </w:r>
    </w:p>
    <w:p w14:paraId="7D868B1B" w14:textId="77777777" w:rsidR="0077303D" w:rsidRPr="00CC5804" w:rsidRDefault="00000000">
      <w:pPr>
        <w:pStyle w:val="Text"/>
        <w:rPr>
          <w:rPrChange w:id="21" w:author="David Döbele" w:date="2024-09-11T18:41:00Z" w16du:dateUtc="2024-09-11T16:41:00Z">
            <w:rPr>
              <w:sz w:val="24"/>
              <w:szCs w:val="24"/>
            </w:rPr>
          </w:rPrChange>
        </w:rPr>
      </w:pPr>
      <w:r w:rsidRPr="00CC5804">
        <w:rPr>
          <w:rPrChange w:id="22" w:author="David Döbele" w:date="2024-09-11T18:41:00Z" w16du:dateUtc="2024-09-11T16:41:00Z">
            <w:rPr>
              <w:sz w:val="24"/>
              <w:szCs w:val="24"/>
            </w:rPr>
          </w:rPrChange>
        </w:rPr>
        <w:t>Studenten der Universität Mannheim e.V.</w:t>
      </w:r>
    </w:p>
    <w:p w14:paraId="2D93840B" w14:textId="77777777" w:rsidR="0077303D" w:rsidRPr="00CC5804" w:rsidRDefault="00000000">
      <w:pPr>
        <w:pStyle w:val="Text"/>
        <w:jc w:val="right"/>
        <w:rPr>
          <w:rPrChange w:id="23" w:author="David Döbele" w:date="2024-09-11T18:41:00Z" w16du:dateUtc="2024-09-11T16:41:00Z">
            <w:rPr>
              <w:sz w:val="24"/>
              <w:szCs w:val="24"/>
            </w:rPr>
          </w:rPrChange>
        </w:rPr>
      </w:pPr>
      <w:r w:rsidRPr="00CC5804">
        <w:rPr>
          <w:rPrChange w:id="24" w:author="David Döbele" w:date="2024-09-11T18:41:00Z" w16du:dateUtc="2024-09-11T16:41:00Z">
            <w:rPr>
              <w:sz w:val="24"/>
              <w:szCs w:val="24"/>
            </w:rPr>
          </w:rPrChange>
        </w:rPr>
        <w:t>Mannheim, 9.9.2024</w:t>
      </w:r>
    </w:p>
    <w:p w14:paraId="0F3D6FCB" w14:textId="77777777" w:rsidR="0077303D" w:rsidRPr="00CC5804" w:rsidRDefault="0077303D">
      <w:pPr>
        <w:pStyle w:val="Text"/>
        <w:jc w:val="right"/>
        <w:rPr>
          <w:rPrChange w:id="25" w:author="David Döbele" w:date="2024-09-11T18:41:00Z" w16du:dateUtc="2024-09-11T16:41:00Z">
            <w:rPr>
              <w:sz w:val="24"/>
              <w:szCs w:val="24"/>
            </w:rPr>
          </w:rPrChange>
        </w:rPr>
      </w:pPr>
    </w:p>
    <w:p w14:paraId="42F67166" w14:textId="77777777" w:rsidR="0077303D" w:rsidRPr="00CC5804" w:rsidRDefault="00000000">
      <w:pPr>
        <w:pStyle w:val="Text"/>
        <w:rPr>
          <w:b/>
          <w:bCs/>
          <w:rPrChange w:id="26" w:author="David Döbele" w:date="2024-09-11T18:41:00Z" w16du:dateUtc="2024-09-11T16:41:00Z">
            <w:rPr>
              <w:b/>
              <w:bCs/>
              <w:sz w:val="24"/>
              <w:szCs w:val="24"/>
            </w:rPr>
          </w:rPrChange>
        </w:rPr>
      </w:pPr>
      <w:r w:rsidRPr="00CC5804">
        <w:rPr>
          <w:b/>
          <w:bCs/>
          <w:rPrChange w:id="27" w:author="David Döbele" w:date="2024-09-11T18:41:00Z" w16du:dateUtc="2024-09-11T16:41:00Z">
            <w:rPr>
              <w:b/>
              <w:bCs/>
              <w:sz w:val="24"/>
              <w:szCs w:val="24"/>
            </w:rPr>
          </w:rPrChange>
        </w:rPr>
        <w:t>Bewerbung für die Arbeitskreis Börse</w:t>
      </w:r>
    </w:p>
    <w:p w14:paraId="036927CE" w14:textId="77777777" w:rsidR="0077303D" w:rsidRPr="00CC5804" w:rsidRDefault="0077303D">
      <w:pPr>
        <w:pStyle w:val="Text"/>
        <w:rPr>
          <w:rPrChange w:id="28" w:author="David Döbele" w:date="2024-09-11T18:41:00Z" w16du:dateUtc="2024-09-11T16:41:00Z">
            <w:rPr>
              <w:sz w:val="24"/>
              <w:szCs w:val="24"/>
            </w:rPr>
          </w:rPrChange>
        </w:rPr>
      </w:pPr>
    </w:p>
    <w:p w14:paraId="7428C3D4" w14:textId="77777777" w:rsidR="0077303D" w:rsidRPr="00CC5804" w:rsidRDefault="00000000">
      <w:pPr>
        <w:pStyle w:val="Text"/>
        <w:rPr>
          <w:rPrChange w:id="29" w:author="David Döbele" w:date="2024-09-11T18:41:00Z" w16du:dateUtc="2024-09-11T16:41:00Z">
            <w:rPr>
              <w:sz w:val="24"/>
              <w:szCs w:val="24"/>
            </w:rPr>
          </w:rPrChange>
        </w:rPr>
      </w:pPr>
      <w:r w:rsidRPr="00CC5804">
        <w:rPr>
          <w:rPrChange w:id="30" w:author="David Döbele" w:date="2024-09-11T18:41:00Z" w16du:dateUtc="2024-09-11T16:41:00Z">
            <w:rPr>
              <w:sz w:val="24"/>
              <w:szCs w:val="24"/>
            </w:rPr>
          </w:rPrChange>
        </w:rPr>
        <w:t>Sehr geehrte Damen und Herren,</w:t>
      </w:r>
    </w:p>
    <w:p w14:paraId="5AED8C7B" w14:textId="77777777" w:rsidR="0077303D" w:rsidRPr="00CC5804" w:rsidRDefault="0077303D">
      <w:pPr>
        <w:pStyle w:val="Text"/>
        <w:rPr>
          <w:rPrChange w:id="31" w:author="David Döbele" w:date="2024-09-11T18:41:00Z" w16du:dateUtc="2024-09-11T16:41:00Z">
            <w:rPr>
              <w:sz w:val="24"/>
              <w:szCs w:val="24"/>
            </w:rPr>
          </w:rPrChange>
        </w:rPr>
      </w:pPr>
    </w:p>
    <w:p w14:paraId="66333D3F" w14:textId="77777777" w:rsidR="0077303D" w:rsidRPr="00CC5804" w:rsidRDefault="00000000">
      <w:pPr>
        <w:pStyle w:val="Text"/>
        <w:rPr>
          <w:rPrChange w:id="32" w:author="David Döbele" w:date="2024-09-11T18:41:00Z" w16du:dateUtc="2024-09-11T16:41:00Z">
            <w:rPr>
              <w:sz w:val="24"/>
              <w:szCs w:val="24"/>
            </w:rPr>
          </w:rPrChange>
        </w:rPr>
      </w:pPr>
      <w:r w:rsidRPr="00CC5804">
        <w:rPr>
          <w:rPrChange w:id="33" w:author="David Döbele" w:date="2024-09-11T18:41:00Z" w16du:dateUtc="2024-09-11T16:41:00Z">
            <w:rPr>
              <w:sz w:val="24"/>
              <w:szCs w:val="24"/>
            </w:rPr>
          </w:rPrChange>
        </w:rPr>
        <w:t>mein Name ist Katharina Chen, ich bin 18 Jahre alt und studiere derzeit im ersten Semester Wirtschaftsmathematik an der Universität Mannheim. Mit diesem Schreiben möchte ich mein Interesse an einer Mitarbeit in Ihrer studentischen Initiative, dem Arbeitskreis Börse Mannheim, zum Ausdruck bringen.</w:t>
      </w:r>
    </w:p>
    <w:p w14:paraId="56C18FAC" w14:textId="77777777" w:rsidR="0077303D" w:rsidRPr="00CC5804" w:rsidRDefault="0077303D">
      <w:pPr>
        <w:pStyle w:val="Text"/>
        <w:rPr>
          <w:rPrChange w:id="34" w:author="David Döbele" w:date="2024-09-11T18:41:00Z" w16du:dateUtc="2024-09-11T16:41:00Z">
            <w:rPr>
              <w:sz w:val="24"/>
              <w:szCs w:val="24"/>
            </w:rPr>
          </w:rPrChange>
        </w:rPr>
      </w:pPr>
    </w:p>
    <w:p w14:paraId="5AB1A801" w14:textId="77777777" w:rsidR="0077303D" w:rsidRPr="00CC5804" w:rsidRDefault="00000000">
      <w:pPr>
        <w:pStyle w:val="Text"/>
        <w:rPr>
          <w:rPrChange w:id="35" w:author="David Döbele" w:date="2024-09-11T18:41:00Z" w16du:dateUtc="2024-09-11T16:41:00Z">
            <w:rPr>
              <w:sz w:val="24"/>
              <w:szCs w:val="24"/>
            </w:rPr>
          </w:rPrChange>
        </w:rPr>
      </w:pPr>
      <w:r w:rsidRPr="00CC5804">
        <w:rPr>
          <w:rPrChange w:id="36" w:author="David Döbele" w:date="2024-09-11T18:41:00Z" w16du:dateUtc="2024-09-11T16:41:00Z">
            <w:rPr>
              <w:sz w:val="24"/>
              <w:szCs w:val="24"/>
            </w:rPr>
          </w:rPrChange>
        </w:rPr>
        <w:t>Schon früh entwickelte ich ein starkes Interesse für die Finanzwelt. Ein Wirtschaftspraktikum bei der Sparkasse in der 11. Klasse bot mir erste Einblicke in die Bereiche Finanz- und Beratungswesen. Seitdem verfolge ich zielstrebig das Ziel, mich beruflich im Bereich Finance und Investment Banking zu etablieren. Der Studiengang Wirtschaftsmathematik bietet mir die ideale Grundlage, da ich schon seit meiner Schulzeit ein besonderes Talent und Interesse für Mathematik habe. Die Schnittstelle zwischen Wirtschaft und Mathematik, die in Ihrem Arbeitskreis im Fokus steht, passt daher perfekt zu meinen Interessen und Fähigkeiten.</w:t>
      </w:r>
    </w:p>
    <w:p w14:paraId="6C870521" w14:textId="77777777" w:rsidR="0077303D" w:rsidRPr="00CC5804" w:rsidRDefault="0077303D">
      <w:pPr>
        <w:pStyle w:val="Text"/>
        <w:rPr>
          <w:rPrChange w:id="37" w:author="David Döbele" w:date="2024-09-11T18:41:00Z" w16du:dateUtc="2024-09-11T16:41:00Z">
            <w:rPr>
              <w:sz w:val="24"/>
              <w:szCs w:val="24"/>
            </w:rPr>
          </w:rPrChange>
        </w:rPr>
      </w:pPr>
    </w:p>
    <w:p w14:paraId="12DCA9DE" w14:textId="77777777" w:rsidR="0077303D" w:rsidRPr="00CC5804" w:rsidRDefault="00000000">
      <w:pPr>
        <w:pStyle w:val="Text"/>
        <w:rPr>
          <w:rPrChange w:id="38" w:author="David Döbele" w:date="2024-09-11T18:41:00Z" w16du:dateUtc="2024-09-11T16:41:00Z">
            <w:rPr>
              <w:sz w:val="24"/>
              <w:szCs w:val="24"/>
            </w:rPr>
          </w:rPrChange>
        </w:rPr>
      </w:pPr>
      <w:r w:rsidRPr="00CC5804">
        <w:rPr>
          <w:rPrChange w:id="39" w:author="David Döbele" w:date="2024-09-11T18:41:00Z" w16du:dateUtc="2024-09-11T16:41:00Z">
            <w:rPr>
              <w:sz w:val="24"/>
              <w:szCs w:val="24"/>
            </w:rPr>
          </w:rPrChange>
        </w:rPr>
        <w:t>Was mich besonders an Ihrer Initiative fasziniert, ist die Möglichkeit, durch praxisnahe Veranstaltungen und Workshops tiefer in die Kapitalmärkte und das Investmentbanking einzutauchen. Die Verbindung zu führenden Unternehmen sowie der Austausch mit Gleichgesinnten bieten mir eine einzigartige Chance, mein Netzwerk zu erweitern und wertvolle Erfahrungen für meine zukünftige Karriere zu sammeln. Ich bin überzeugt, dass ich mit meinen fundierten mathematischen und wirtschaftlichen Kenntnissen sowie meiner Begeisterung für die Finanzwelt eine Bereicherung für Ihr Team sein kann.</w:t>
      </w:r>
    </w:p>
    <w:p w14:paraId="366D6C43" w14:textId="77777777" w:rsidR="0077303D" w:rsidRPr="00CC5804" w:rsidRDefault="0077303D">
      <w:pPr>
        <w:pStyle w:val="Text"/>
        <w:rPr>
          <w:rPrChange w:id="40" w:author="David Döbele" w:date="2024-09-11T18:41:00Z" w16du:dateUtc="2024-09-11T16:41:00Z">
            <w:rPr>
              <w:sz w:val="24"/>
              <w:szCs w:val="24"/>
            </w:rPr>
          </w:rPrChange>
        </w:rPr>
      </w:pPr>
    </w:p>
    <w:p w14:paraId="1EDF0C2D" w14:textId="5CBE76DE" w:rsidR="0077303D" w:rsidRPr="00CC5804" w:rsidRDefault="00000000">
      <w:pPr>
        <w:pStyle w:val="Text"/>
        <w:rPr>
          <w:rPrChange w:id="41" w:author="David Döbele" w:date="2024-09-11T18:41:00Z" w16du:dateUtc="2024-09-11T16:41:00Z">
            <w:rPr>
              <w:sz w:val="24"/>
              <w:szCs w:val="24"/>
            </w:rPr>
          </w:rPrChange>
        </w:rPr>
      </w:pPr>
      <w:r w:rsidRPr="00CC5804">
        <w:rPr>
          <w:rPrChange w:id="42" w:author="David Döbele" w:date="2024-09-11T18:41:00Z" w16du:dateUtc="2024-09-11T16:41:00Z">
            <w:rPr>
              <w:sz w:val="24"/>
              <w:szCs w:val="24"/>
            </w:rPr>
          </w:rPrChange>
        </w:rPr>
        <w:t>Zusätzlich bringe ich durch meinen multikulturellen Hintergrund und meine Sprachkenntnisse in Deutsch, Chinesisch, Englisch und Französisch eine interkulturelle Kompetenz mit, die in einer global vernetzten Finanzwelt von großer Bedeutung ist. Ich bin bilingual in Deutsch und Chinesisch und spreche fließend Englisch und Französisch. In außerschulischen Aktivitäten, wie dem Matheclub und musikalischen Arbeitsgemeinschaften, habe ich gezeigt, dass ich mich engagiert und mit Durchsetzungsvermögen meinen Zielen widme. Diese Eigenschaften bringe ich auch in Ihre Initiative ein</w:t>
      </w:r>
      <w:ins w:id="43" w:author="David Döbele" w:date="2024-09-11T18:41:00Z" w16du:dateUtc="2024-09-11T16:41:00Z">
        <w:r w:rsidR="00CC5804" w:rsidRPr="00CC5804">
          <w:rPr>
            <w:rPrChange w:id="44" w:author="David Döbele" w:date="2024-09-11T18:41:00Z" w16du:dateUtc="2024-09-11T16:41:00Z">
              <w:rPr>
                <w:sz w:val="24"/>
                <w:szCs w:val="24"/>
              </w:rPr>
            </w:rPrChange>
          </w:rPr>
          <w:t xml:space="preserve"> und würde sehr gerne in Zukunft auch mehr Verantwortung im Verein übernehmen, um die Angebote des AKB gemeinsam mit anderen ambitionierten Mitgliedern weiter auszubauen</w:t>
        </w:r>
      </w:ins>
      <w:r w:rsidRPr="00CC5804">
        <w:rPr>
          <w:rPrChange w:id="45" w:author="David Döbele" w:date="2024-09-11T18:41:00Z" w16du:dateUtc="2024-09-11T16:41:00Z">
            <w:rPr>
              <w:sz w:val="24"/>
              <w:szCs w:val="24"/>
            </w:rPr>
          </w:rPrChange>
        </w:rPr>
        <w:t>.</w:t>
      </w:r>
      <w:ins w:id="46" w:author="David Döbele" w:date="2024-09-11T18:41:00Z" w16du:dateUtc="2024-09-11T16:41:00Z">
        <w:r w:rsidR="00CC5804" w:rsidRPr="00CC5804">
          <w:rPr>
            <w:rPrChange w:id="47" w:author="David Döbele" w:date="2024-09-11T18:41:00Z" w16du:dateUtc="2024-09-11T16:41:00Z">
              <w:rPr>
                <w:sz w:val="24"/>
                <w:szCs w:val="24"/>
              </w:rPr>
            </w:rPrChange>
          </w:rPr>
          <w:t xml:space="preserve"> </w:t>
        </w:r>
      </w:ins>
    </w:p>
    <w:p w14:paraId="6DE2D8E9" w14:textId="77777777" w:rsidR="0077303D" w:rsidRPr="00CC5804" w:rsidRDefault="0077303D">
      <w:pPr>
        <w:pStyle w:val="Text"/>
        <w:rPr>
          <w:rPrChange w:id="48" w:author="David Döbele" w:date="2024-09-11T18:41:00Z" w16du:dateUtc="2024-09-11T16:41:00Z">
            <w:rPr>
              <w:sz w:val="24"/>
              <w:szCs w:val="24"/>
            </w:rPr>
          </w:rPrChange>
        </w:rPr>
      </w:pPr>
    </w:p>
    <w:p w14:paraId="32A8562F" w14:textId="77777777" w:rsidR="0077303D" w:rsidRPr="00CC5804" w:rsidRDefault="00000000">
      <w:pPr>
        <w:pStyle w:val="Text"/>
        <w:rPr>
          <w:rPrChange w:id="49" w:author="David Döbele" w:date="2024-09-11T18:41:00Z" w16du:dateUtc="2024-09-11T16:41:00Z">
            <w:rPr>
              <w:sz w:val="24"/>
              <w:szCs w:val="24"/>
            </w:rPr>
          </w:rPrChange>
        </w:rPr>
      </w:pPr>
      <w:r w:rsidRPr="00CC5804">
        <w:rPr>
          <w:rPrChange w:id="50" w:author="David Döbele" w:date="2024-09-11T18:41:00Z" w16du:dateUtc="2024-09-11T16:41:00Z">
            <w:rPr>
              <w:sz w:val="24"/>
              <w:szCs w:val="24"/>
            </w:rPr>
          </w:rPrChange>
        </w:rPr>
        <w:t>Ich freue mich darauf, mein Wissen und meine Fähigkeiten in Ihre Initiative einzubringen und gemeinsam im Team zu wachsen. Über eine Einladung zu einem persönlichen Gespräch würde ich mich sehr freuen.</w:t>
      </w:r>
    </w:p>
    <w:p w14:paraId="7EFF265B" w14:textId="77777777" w:rsidR="0077303D" w:rsidRPr="00CC5804" w:rsidRDefault="0077303D">
      <w:pPr>
        <w:pStyle w:val="Text"/>
        <w:rPr>
          <w:rPrChange w:id="51" w:author="David Döbele" w:date="2024-09-11T18:41:00Z" w16du:dateUtc="2024-09-11T16:41:00Z">
            <w:rPr>
              <w:sz w:val="24"/>
              <w:szCs w:val="24"/>
            </w:rPr>
          </w:rPrChange>
        </w:rPr>
      </w:pPr>
    </w:p>
    <w:p w14:paraId="1D6F76BC" w14:textId="77777777" w:rsidR="0077303D" w:rsidRPr="00CC5804" w:rsidRDefault="00000000">
      <w:pPr>
        <w:pStyle w:val="Text"/>
        <w:rPr>
          <w:rPrChange w:id="52" w:author="David Döbele" w:date="2024-09-11T18:41:00Z" w16du:dateUtc="2024-09-11T16:41:00Z">
            <w:rPr>
              <w:sz w:val="24"/>
              <w:szCs w:val="24"/>
            </w:rPr>
          </w:rPrChange>
        </w:rPr>
      </w:pPr>
      <w:r w:rsidRPr="00CC5804">
        <w:rPr>
          <w:rPrChange w:id="53" w:author="David Döbele" w:date="2024-09-11T18:41:00Z" w16du:dateUtc="2024-09-11T16:41:00Z">
            <w:rPr>
              <w:sz w:val="24"/>
              <w:szCs w:val="24"/>
            </w:rPr>
          </w:rPrChange>
        </w:rPr>
        <w:t xml:space="preserve">Mit freundlichen Grüßen  </w:t>
      </w:r>
    </w:p>
    <w:p w14:paraId="582ABF92" w14:textId="77777777" w:rsidR="0077303D" w:rsidRPr="00CC5804" w:rsidRDefault="0077303D">
      <w:pPr>
        <w:pStyle w:val="Text"/>
        <w:rPr>
          <w:rPrChange w:id="54" w:author="David Döbele" w:date="2024-09-11T18:41:00Z" w16du:dateUtc="2024-09-11T16:41:00Z">
            <w:rPr>
              <w:sz w:val="24"/>
              <w:szCs w:val="24"/>
            </w:rPr>
          </w:rPrChange>
        </w:rPr>
      </w:pPr>
    </w:p>
    <w:p w14:paraId="7B04237F" w14:textId="77777777" w:rsidR="0077303D" w:rsidRPr="00CC5804" w:rsidRDefault="00000000">
      <w:pPr>
        <w:pStyle w:val="Text"/>
        <w:rPr>
          <w:sz w:val="21"/>
          <w:szCs w:val="21"/>
          <w:rPrChange w:id="55" w:author="David Döbele" w:date="2024-09-11T18:41:00Z" w16du:dateUtc="2024-09-11T16:41:00Z">
            <w:rPr/>
          </w:rPrChange>
        </w:rPr>
      </w:pPr>
      <w:r w:rsidRPr="00CC5804">
        <w:rPr>
          <w:rPrChange w:id="56" w:author="David Döbele" w:date="2024-09-11T18:41:00Z" w16du:dateUtc="2024-09-11T16:41:00Z">
            <w:rPr>
              <w:sz w:val="24"/>
              <w:szCs w:val="24"/>
            </w:rPr>
          </w:rPrChange>
        </w:rPr>
        <w:t>Katharina Chen</w:t>
      </w:r>
    </w:p>
    <w:sectPr w:rsidR="0077303D" w:rsidRPr="00CC5804">
      <w:headerReference w:type="default" r:id="rId6"/>
      <w:foot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C1BED6" w14:textId="77777777" w:rsidR="00890FF0" w:rsidRDefault="00890FF0">
      <w:r>
        <w:separator/>
      </w:r>
    </w:p>
  </w:endnote>
  <w:endnote w:type="continuationSeparator" w:id="0">
    <w:p w14:paraId="01704D30" w14:textId="77777777" w:rsidR="00890FF0" w:rsidRDefault="00890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D1D598" w14:textId="77777777" w:rsidR="0077303D" w:rsidRDefault="007730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4CEA30" w14:textId="77777777" w:rsidR="00890FF0" w:rsidRDefault="00890FF0">
      <w:r>
        <w:separator/>
      </w:r>
    </w:p>
  </w:footnote>
  <w:footnote w:type="continuationSeparator" w:id="0">
    <w:p w14:paraId="211951A5" w14:textId="77777777" w:rsidR="00890FF0" w:rsidRDefault="00890F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5B258" w14:textId="77777777" w:rsidR="0077303D" w:rsidRDefault="0077303D"/>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displayBackgroundShape/>
  <w:proofState w:spelling="clean" w:grammar="clean"/>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03D"/>
    <w:rsid w:val="00626BD1"/>
    <w:rsid w:val="0077303D"/>
    <w:rsid w:val="00890FF0"/>
    <w:rsid w:val="00CC580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C5C29A7"/>
  <w15:docId w15:val="{2D706C71-C615-D14D-99A2-615D7EFBC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sz w:val="24"/>
      <w:szCs w:val="24"/>
      <w:lang w:val="en-US"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Text">
    <w:name w:val="Text"/>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paragraph" w:styleId="berarbeitung">
    <w:name w:val="Revision"/>
    <w:hidden/>
    <w:uiPriority w:val="99"/>
    <w:semiHidden/>
    <w:rsid w:val="00CC5804"/>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386</Words>
  <Characters>2438</Characters>
  <Application>Microsoft Office Word</Application>
  <DocSecurity>0</DocSecurity>
  <Lines>20</Lines>
  <Paragraphs>5</Paragraphs>
  <ScaleCrop>false</ScaleCrop>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Döbele</cp:lastModifiedBy>
  <cp:revision>2</cp:revision>
  <dcterms:created xsi:type="dcterms:W3CDTF">2024-09-11T16:39:00Z</dcterms:created>
  <dcterms:modified xsi:type="dcterms:W3CDTF">2024-09-11T16:42:00Z</dcterms:modified>
</cp:coreProperties>
</file>