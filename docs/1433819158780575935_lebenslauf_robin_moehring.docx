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1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874"/>
        <w:gridCol w:w="1662"/>
        <w:gridCol w:w="722"/>
        <w:gridCol w:w="47"/>
        <w:gridCol w:w="98"/>
        <w:gridCol w:w="28"/>
        <w:gridCol w:w="129"/>
        <w:gridCol w:w="279"/>
        <w:gridCol w:w="143"/>
        <w:gridCol w:w="397"/>
        <w:gridCol w:w="1779"/>
      </w:tblGrid>
      <w:tr w:rsidR="007A0C7F" w:rsidRPr="007A0C7F" w14:paraId="487AC9CE" w14:textId="77777777" w:rsidTr="00843FEB">
        <w:trPr>
          <w:trHeight w:val="20"/>
        </w:trPr>
        <w:tc>
          <w:tcPr>
            <w:tcW w:w="5426" w:type="dxa"/>
            <w:gridSpan w:val="2"/>
            <w:tcBorders>
              <w:bottom w:val="single" w:sz="4" w:space="0" w:color="auto"/>
            </w:tcBorders>
            <w:vAlign w:val="center"/>
          </w:tcPr>
          <w:p w14:paraId="33FE4636" w14:textId="73DB1442" w:rsidR="007A0C7F" w:rsidRPr="007A0C7F" w:rsidRDefault="00D05288" w:rsidP="002C7162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Arial"/>
                <w:b/>
                <w:sz w:val="44"/>
                <w:szCs w:val="40"/>
              </w:rPr>
            </w:pPr>
            <w:r>
              <w:rPr>
                <w:rFonts w:ascii="Georgia" w:hAnsi="Georgia" w:cs="Arial"/>
                <w:b/>
                <w:sz w:val="44"/>
                <w:szCs w:val="40"/>
              </w:rPr>
              <w:t>Robin M</w:t>
            </w:r>
            <w:r w:rsidR="00AB156F">
              <w:rPr>
                <w:rFonts w:ascii="Georgia" w:hAnsi="Georgia" w:cs="Arial"/>
                <w:b/>
                <w:sz w:val="44"/>
                <w:szCs w:val="40"/>
              </w:rPr>
              <w:t>ö</w:t>
            </w:r>
            <w:r>
              <w:rPr>
                <w:rFonts w:ascii="Georgia" w:hAnsi="Georgia" w:cs="Arial"/>
                <w:b/>
                <w:sz w:val="44"/>
                <w:szCs w:val="40"/>
              </w:rPr>
              <w:t>hring</w:t>
            </w:r>
          </w:p>
        </w:tc>
        <w:tc>
          <w:tcPr>
            <w:tcW w:w="5284" w:type="dxa"/>
            <w:gridSpan w:val="10"/>
            <w:tcBorders>
              <w:bottom w:val="single" w:sz="4" w:space="0" w:color="auto"/>
            </w:tcBorders>
            <w:vAlign w:val="bottom"/>
          </w:tcPr>
          <w:p w14:paraId="42B37239" w14:textId="4BD06E88" w:rsidR="007A0C7F" w:rsidRDefault="00054F2B" w:rsidP="00374426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r</w:t>
            </w:r>
            <w:r w:rsidR="00D05288">
              <w:rPr>
                <w:rFonts w:ascii="Georgia" w:hAnsi="Georgia" w:cs="Arial"/>
                <w:bCs/>
                <w:sz w:val="24"/>
                <w:szCs w:val="24"/>
              </w:rPr>
              <w:t>obin.mo</w:t>
            </w:r>
            <w:r w:rsidR="00B30395">
              <w:rPr>
                <w:rFonts w:ascii="Georgia" w:hAnsi="Georgia" w:cs="Arial"/>
                <w:bCs/>
                <w:sz w:val="24"/>
                <w:szCs w:val="24"/>
              </w:rPr>
              <w:t>e</w:t>
            </w:r>
            <w:r w:rsidR="00D05288">
              <w:rPr>
                <w:rFonts w:ascii="Georgia" w:hAnsi="Georgia" w:cs="Arial"/>
                <w:bCs/>
                <w:sz w:val="24"/>
                <w:szCs w:val="24"/>
              </w:rPr>
              <w:t>hring@</w:t>
            </w:r>
            <w:r w:rsidR="00B30395">
              <w:rPr>
                <w:rFonts w:ascii="Georgia" w:hAnsi="Georgia" w:cs="Arial"/>
                <w:bCs/>
                <w:sz w:val="24"/>
                <w:szCs w:val="24"/>
              </w:rPr>
              <w:t>outlook</w:t>
            </w:r>
            <w:r w:rsidR="007A0C7F" w:rsidRPr="007A0C7F">
              <w:rPr>
                <w:rFonts w:ascii="Georgia" w:hAnsi="Georgia" w:cs="Arial"/>
                <w:bCs/>
                <w:sz w:val="24"/>
                <w:szCs w:val="24"/>
              </w:rPr>
              <w:t>.com</w:t>
            </w:r>
          </w:p>
          <w:p w14:paraId="4D1E2AF3" w14:textId="4837FB32" w:rsidR="007A0C7F" w:rsidRDefault="007A0C7F" w:rsidP="00374426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7A0C7F">
              <w:rPr>
                <w:rFonts w:ascii="Georgia" w:hAnsi="Georgia" w:cs="Arial"/>
                <w:bCs/>
                <w:sz w:val="24"/>
                <w:szCs w:val="24"/>
              </w:rPr>
              <w:t xml:space="preserve"> +49(0)1</w:t>
            </w:r>
            <w:r w:rsidR="00D05288">
              <w:rPr>
                <w:rFonts w:ascii="Georgia" w:hAnsi="Georgia" w:cs="Arial"/>
                <w:bCs/>
                <w:sz w:val="24"/>
                <w:szCs w:val="24"/>
              </w:rPr>
              <w:t>7620453633</w:t>
            </w:r>
          </w:p>
          <w:p w14:paraId="135895E2" w14:textId="4E926E5D" w:rsidR="007A0C7F" w:rsidRPr="007A0C7F" w:rsidRDefault="00D05288" w:rsidP="00374426">
            <w:pPr>
              <w:spacing w:line="276" w:lineRule="auto"/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Odenwaldstr</w:t>
            </w:r>
            <w:r w:rsidR="006C066C">
              <w:rPr>
                <w:rFonts w:ascii="Georgia" w:hAnsi="Georgia" w:cs="Arial"/>
                <w:bCs/>
                <w:sz w:val="24"/>
                <w:szCs w:val="24"/>
              </w:rPr>
              <w:t>aße</w:t>
            </w:r>
            <w:r>
              <w:rPr>
                <w:rFonts w:ascii="Georgia" w:hAnsi="Georgia" w:cs="Arial"/>
                <w:bCs/>
                <w:sz w:val="24"/>
                <w:szCs w:val="24"/>
              </w:rPr>
              <w:t xml:space="preserve"> 10</w:t>
            </w:r>
            <w:r w:rsidR="007A0C7F">
              <w:rPr>
                <w:rFonts w:ascii="Georgia" w:hAnsi="Georgia" w:cs="Arial"/>
                <w:bCs/>
                <w:sz w:val="24"/>
                <w:szCs w:val="24"/>
              </w:rPr>
              <w:t xml:space="preserve">, </w:t>
            </w:r>
            <w:r w:rsidR="00843FEB">
              <w:rPr>
                <w:rFonts w:ascii="Georgia" w:hAnsi="Georgia" w:cs="Arial"/>
                <w:bCs/>
                <w:sz w:val="24"/>
                <w:szCs w:val="24"/>
              </w:rPr>
              <w:t>69242</w:t>
            </w:r>
            <w:r w:rsidR="006C066C">
              <w:rPr>
                <w:rFonts w:ascii="Georgia" w:hAnsi="Georgia" w:cs="Arial"/>
                <w:bCs/>
                <w:sz w:val="24"/>
                <w:szCs w:val="24"/>
              </w:rPr>
              <w:t xml:space="preserve"> </w:t>
            </w:r>
            <w:r>
              <w:rPr>
                <w:rFonts w:ascii="Georgia" w:hAnsi="Georgia" w:cs="Arial"/>
                <w:bCs/>
                <w:sz w:val="24"/>
                <w:szCs w:val="24"/>
              </w:rPr>
              <w:t>M</w:t>
            </w:r>
            <w:r w:rsidR="002A772A">
              <w:rPr>
                <w:rFonts w:ascii="Georgia" w:hAnsi="Georgia" w:cs="Arial"/>
                <w:bCs/>
                <w:sz w:val="24"/>
                <w:szCs w:val="24"/>
              </w:rPr>
              <w:t>ü</w:t>
            </w:r>
            <w:r>
              <w:rPr>
                <w:rFonts w:ascii="Georgia" w:hAnsi="Georgia" w:cs="Arial"/>
                <w:bCs/>
                <w:sz w:val="24"/>
                <w:szCs w:val="24"/>
              </w:rPr>
              <w:t>hl</w:t>
            </w:r>
            <w:r w:rsidR="007A0C7F" w:rsidRPr="007A0C7F">
              <w:rPr>
                <w:rFonts w:ascii="Georgia" w:hAnsi="Georgia" w:cs="Arial"/>
                <w:bCs/>
                <w:sz w:val="24"/>
                <w:szCs w:val="24"/>
              </w:rPr>
              <w:t>hausen</w:t>
            </w:r>
          </w:p>
        </w:tc>
      </w:tr>
      <w:tr w:rsidR="00ED6DC8" w:rsidRPr="007A0C7F" w14:paraId="0FCADE56" w14:textId="77777777" w:rsidTr="00843FEB">
        <w:trPr>
          <w:trHeight w:val="51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0C5470E2" w:rsidR="00ED6DC8" w:rsidRPr="007A0C7F" w:rsidRDefault="00C05496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5839" w:type="dxa"/>
            <w:gridSpan w:val="8"/>
            <w:tcBorders>
              <w:top w:val="single" w:sz="4" w:space="0" w:color="auto"/>
            </w:tcBorders>
            <w:vAlign w:val="bottom"/>
          </w:tcPr>
          <w:p w14:paraId="2194DF4A" w14:textId="4FA3B1C4" w:rsidR="00ED6DC8" w:rsidRPr="007A0C7F" w:rsidRDefault="00ED6DC8" w:rsidP="005E6950">
            <w:pPr>
              <w:rPr>
                <w:rFonts w:ascii="Georgia" w:hAnsi="Georgia" w:cs="Arial"/>
                <w:b/>
                <w:sz w:val="28"/>
              </w:rPr>
            </w:pPr>
            <w:r w:rsidRPr="007A0C7F">
              <w:rPr>
                <w:rFonts w:ascii="Georgia" w:hAnsi="Georgia" w:cs="Arial"/>
                <w:b/>
                <w:sz w:val="24"/>
                <w:szCs w:val="28"/>
              </w:rPr>
              <w:t>U</w:t>
            </w:r>
            <w:r w:rsidR="00A32AE8">
              <w:rPr>
                <w:rFonts w:ascii="Georgia" w:hAnsi="Georgia" w:cs="Arial"/>
                <w:b/>
                <w:sz w:val="24"/>
                <w:szCs w:val="28"/>
              </w:rPr>
              <w:t>niversi</w:t>
            </w:r>
            <w:r w:rsidR="00AB156F">
              <w:rPr>
                <w:rFonts w:ascii="Georgia" w:hAnsi="Georgia" w:cs="Arial"/>
                <w:b/>
                <w:sz w:val="24"/>
                <w:szCs w:val="28"/>
              </w:rPr>
              <w:t xml:space="preserve">tät </w:t>
            </w:r>
            <w:r w:rsidR="00D05288">
              <w:rPr>
                <w:rFonts w:ascii="Georgia" w:hAnsi="Georgia" w:cs="Arial"/>
                <w:b/>
                <w:sz w:val="24"/>
                <w:szCs w:val="28"/>
              </w:rPr>
              <w:t>M</w:t>
            </w:r>
            <w:r w:rsidR="00A32AE8">
              <w:rPr>
                <w:rFonts w:ascii="Georgia" w:hAnsi="Georgia" w:cs="Arial"/>
                <w:b/>
                <w:sz w:val="24"/>
                <w:szCs w:val="28"/>
              </w:rPr>
              <w:t>annheim</w:t>
            </w:r>
          </w:p>
        </w:tc>
        <w:tc>
          <w:tcPr>
            <w:tcW w:w="2319" w:type="dxa"/>
            <w:gridSpan w:val="3"/>
            <w:tcBorders>
              <w:top w:val="single" w:sz="4" w:space="0" w:color="auto"/>
            </w:tcBorders>
            <w:vAlign w:val="bottom"/>
          </w:tcPr>
          <w:p w14:paraId="6219B894" w14:textId="253CB284" w:rsidR="00ED6DC8" w:rsidRPr="007A0C7F" w:rsidRDefault="00D05288" w:rsidP="004316E8">
            <w:pPr>
              <w:jc w:val="right"/>
              <w:rPr>
                <w:rFonts w:ascii="Georgia" w:hAnsi="Georgia" w:cs="Arial"/>
                <w:bCs/>
                <w:sz w:val="28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Mannheim</w:t>
            </w:r>
          </w:p>
        </w:tc>
      </w:tr>
      <w:tr w:rsidR="00ED6DC8" w:rsidRPr="004719EB" w14:paraId="7D1DEBF7" w14:textId="77777777" w:rsidTr="00843FEB">
        <w:trPr>
          <w:trHeight w:val="20"/>
        </w:trPr>
        <w:tc>
          <w:tcPr>
            <w:tcW w:w="2552" w:type="dxa"/>
          </w:tcPr>
          <w:p w14:paraId="631E7E42" w14:textId="77777777" w:rsidR="00ED6DC8" w:rsidRPr="004719EB" w:rsidRDefault="00ED6DC8" w:rsidP="00723643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560" w:type="dxa"/>
            <w:gridSpan w:val="7"/>
            <w:vAlign w:val="bottom"/>
          </w:tcPr>
          <w:p w14:paraId="0C2B846F" w14:textId="596D9442" w:rsidR="008D33C2" w:rsidRPr="002B2AC4" w:rsidRDefault="00D05288" w:rsidP="002B2AC4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B</w:t>
            </w:r>
            <w:r w:rsidR="00EB5340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.Sc.</w:t>
            </w:r>
            <w:r w:rsidR="005E6950" w:rsidRPr="007A0C7F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</w:t>
            </w:r>
            <w:r w:rsidR="0029230F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Volkswirtschaftslehre</w:t>
            </w:r>
          </w:p>
        </w:tc>
        <w:tc>
          <w:tcPr>
            <w:tcW w:w="2598" w:type="dxa"/>
            <w:gridSpan w:val="4"/>
            <w:vAlign w:val="bottom"/>
          </w:tcPr>
          <w:p w14:paraId="7C845E2D" w14:textId="4CA98657" w:rsidR="00ED6DC8" w:rsidRPr="00B92F48" w:rsidRDefault="007A0C7F" w:rsidP="00162A5A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00B92F48">
              <w:rPr>
                <w:rFonts w:ascii="Georgia" w:hAnsi="Georgia" w:cs="Arial"/>
                <w:sz w:val="24"/>
                <w:szCs w:val="24"/>
              </w:rPr>
              <w:t>0</w:t>
            </w:r>
            <w:r w:rsidR="00D05288" w:rsidRPr="00B92F48">
              <w:rPr>
                <w:rFonts w:ascii="Georgia" w:hAnsi="Georgia" w:cs="Arial"/>
                <w:sz w:val="24"/>
                <w:szCs w:val="24"/>
              </w:rPr>
              <w:t>9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</w:t>
            </w:r>
            <w:r w:rsidR="00D05288" w:rsidRPr="00B92F48">
              <w:rPr>
                <w:rFonts w:ascii="Georgia" w:hAnsi="Georgia" w:cs="Arial"/>
                <w:sz w:val="24"/>
                <w:szCs w:val="24"/>
              </w:rPr>
              <w:t>25</w:t>
            </w:r>
            <w:r w:rsidRPr="00B92F48">
              <w:rPr>
                <w:rFonts w:ascii="Georgia" w:hAnsi="Georgia" w:cs="Arial"/>
                <w:sz w:val="24"/>
                <w:szCs w:val="24"/>
              </w:rPr>
              <w:t xml:space="preserve"> – 0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7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/202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8</w:t>
            </w:r>
          </w:p>
        </w:tc>
      </w:tr>
      <w:tr w:rsidR="00CA622B" w:rsidRPr="004719EB" w14:paraId="69DAEF25" w14:textId="77777777" w:rsidTr="00843FEB">
        <w:trPr>
          <w:trHeight w:val="20"/>
        </w:trPr>
        <w:tc>
          <w:tcPr>
            <w:tcW w:w="2552" w:type="dxa"/>
          </w:tcPr>
          <w:p w14:paraId="21F838E1" w14:textId="77777777" w:rsidR="00CA622B" w:rsidRPr="004719EB" w:rsidRDefault="00CA622B" w:rsidP="00723643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560" w:type="dxa"/>
            <w:gridSpan w:val="7"/>
            <w:vAlign w:val="bottom"/>
          </w:tcPr>
          <w:p w14:paraId="4AAAD9C4" w14:textId="2A52CC58" w:rsidR="00CA622B" w:rsidRPr="00E046A4" w:rsidRDefault="00652E51" w:rsidP="00E046A4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Cs/>
              </w:rPr>
              <w:t xml:space="preserve">Aktueller </w:t>
            </w:r>
            <w:r w:rsidR="001E035D">
              <w:rPr>
                <w:rFonts w:ascii="Georgia" w:hAnsi="Georgia" w:cs="Arial"/>
                <w:bCs/>
              </w:rPr>
              <w:t>Notenschnitt</w:t>
            </w:r>
            <w:r>
              <w:rPr>
                <w:rFonts w:ascii="Georgia" w:hAnsi="Georgia" w:cs="Arial"/>
                <w:bCs/>
              </w:rPr>
              <w:t xml:space="preserve">: </w:t>
            </w:r>
          </w:p>
        </w:tc>
        <w:tc>
          <w:tcPr>
            <w:tcW w:w="2598" w:type="dxa"/>
            <w:gridSpan w:val="4"/>
            <w:vAlign w:val="bottom"/>
          </w:tcPr>
          <w:p w14:paraId="17711FBA" w14:textId="77777777" w:rsidR="00CA622B" w:rsidRPr="00B92F48" w:rsidRDefault="00CA622B" w:rsidP="00162A5A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</w:p>
        </w:tc>
      </w:tr>
      <w:tr w:rsidR="005E6950" w:rsidRPr="007A0C7F" w14:paraId="2611884C" w14:textId="77777777" w:rsidTr="00843FEB">
        <w:trPr>
          <w:trHeight w:val="454"/>
        </w:trPr>
        <w:tc>
          <w:tcPr>
            <w:tcW w:w="2552" w:type="dxa"/>
          </w:tcPr>
          <w:p w14:paraId="5D4BBF75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982" w:type="dxa"/>
            <w:gridSpan w:val="9"/>
            <w:vAlign w:val="bottom"/>
          </w:tcPr>
          <w:p w14:paraId="5629968E" w14:textId="5D86F35B" w:rsidR="005E6950" w:rsidRPr="007A0C7F" w:rsidRDefault="00D07A11" w:rsidP="005E6950">
            <w:pPr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Johann-Phillip-Bronner</w:t>
            </w:r>
            <w:r w:rsidR="00C079FE">
              <w:rPr>
                <w:rFonts w:ascii="Georgia" w:hAnsi="Georgia" w:cs="Arial"/>
                <w:b/>
                <w:sz w:val="24"/>
                <w:szCs w:val="28"/>
              </w:rPr>
              <w:t>-Schule</w:t>
            </w:r>
          </w:p>
        </w:tc>
        <w:tc>
          <w:tcPr>
            <w:tcW w:w="2176" w:type="dxa"/>
            <w:gridSpan w:val="2"/>
            <w:vAlign w:val="bottom"/>
          </w:tcPr>
          <w:p w14:paraId="3DFCCB56" w14:textId="4530AFAC" w:rsidR="005E6950" w:rsidRPr="007A0C7F" w:rsidRDefault="00C079FE" w:rsidP="004316E8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Wiesloch</w:t>
            </w:r>
          </w:p>
        </w:tc>
      </w:tr>
      <w:tr w:rsidR="005E6950" w:rsidRPr="007A0C7F" w14:paraId="370DDA32" w14:textId="77777777" w:rsidTr="00843FEB">
        <w:trPr>
          <w:trHeight w:val="20"/>
        </w:trPr>
        <w:tc>
          <w:tcPr>
            <w:tcW w:w="2552" w:type="dxa"/>
          </w:tcPr>
          <w:p w14:paraId="185B2110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839" w:type="dxa"/>
            <w:gridSpan w:val="8"/>
            <w:vAlign w:val="bottom"/>
          </w:tcPr>
          <w:p w14:paraId="4AF3F812" w14:textId="55235E7C" w:rsidR="0055757C" w:rsidRPr="002B2AC4" w:rsidRDefault="002C7162" w:rsidP="00843FEB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Allgemeine Hochschulreife</w:t>
            </w:r>
          </w:p>
        </w:tc>
        <w:tc>
          <w:tcPr>
            <w:tcW w:w="2319" w:type="dxa"/>
            <w:gridSpan w:val="3"/>
            <w:vAlign w:val="bottom"/>
          </w:tcPr>
          <w:p w14:paraId="7B102FFC" w14:textId="0409B381" w:rsidR="002C7162" w:rsidRPr="00B92F48" w:rsidRDefault="007A0C7F" w:rsidP="006C066C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00B92F48">
              <w:rPr>
                <w:rFonts w:ascii="Georgia" w:hAnsi="Georgia" w:cs="Arial"/>
                <w:sz w:val="24"/>
                <w:szCs w:val="24"/>
              </w:rPr>
              <w:t>0</w:t>
            </w:r>
            <w:r w:rsidR="0088388A" w:rsidRPr="00B92F48">
              <w:rPr>
                <w:rFonts w:ascii="Georgia" w:hAnsi="Georgia" w:cs="Arial"/>
                <w:sz w:val="24"/>
                <w:szCs w:val="24"/>
              </w:rPr>
              <w:t>9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</w:t>
            </w:r>
            <w:r w:rsidR="00E25B08" w:rsidRPr="00B92F48">
              <w:rPr>
                <w:rFonts w:ascii="Georgia" w:hAnsi="Georgia" w:cs="Arial"/>
                <w:sz w:val="24"/>
                <w:szCs w:val="24"/>
              </w:rPr>
              <w:t>022</w:t>
            </w:r>
            <w:r w:rsidRPr="00B92F48">
              <w:rPr>
                <w:rFonts w:ascii="Georgia" w:hAnsi="Georgia" w:cs="Arial"/>
                <w:sz w:val="24"/>
                <w:szCs w:val="24"/>
              </w:rPr>
              <w:t xml:space="preserve"> – 0</w:t>
            </w:r>
            <w:r w:rsidR="0088388A" w:rsidRPr="00B92F48">
              <w:rPr>
                <w:rFonts w:ascii="Georgia" w:hAnsi="Georgia" w:cs="Arial"/>
                <w:sz w:val="24"/>
                <w:szCs w:val="24"/>
              </w:rPr>
              <w:t>7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/202</w:t>
            </w:r>
            <w:r w:rsidR="0088388A" w:rsidRPr="00B92F48">
              <w:rPr>
                <w:rFonts w:ascii="Georgia" w:hAnsi="Georgia" w:cs="Arial"/>
                <w:sz w:val="24"/>
                <w:szCs w:val="24"/>
              </w:rPr>
              <w:t>5</w:t>
            </w:r>
          </w:p>
        </w:tc>
      </w:tr>
      <w:tr w:rsidR="005E6950" w:rsidRPr="007A0C7F" w14:paraId="3E61A1D2" w14:textId="77777777" w:rsidTr="00843FEB">
        <w:trPr>
          <w:trHeight w:val="20"/>
        </w:trPr>
        <w:tc>
          <w:tcPr>
            <w:tcW w:w="2552" w:type="dxa"/>
          </w:tcPr>
          <w:p w14:paraId="3F754092" w14:textId="17AD1670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158" w:type="dxa"/>
            <w:gridSpan w:val="11"/>
          </w:tcPr>
          <w:p w14:paraId="10A683CE" w14:textId="77777777" w:rsidR="002C7162" w:rsidRPr="00843FEB" w:rsidRDefault="006C066C" w:rsidP="00843FEB">
            <w:pPr>
              <w:pStyle w:val="Bullets"/>
              <w:rPr>
                <w:rFonts w:cs="Arial"/>
                <w:i w:val="0"/>
                <w:iCs w:val="0"/>
              </w:rPr>
            </w:pPr>
            <w:r w:rsidRPr="00843FEB">
              <w:rPr>
                <w:rFonts w:cs="Arial"/>
                <w:i w:val="0"/>
                <w:iCs w:val="0"/>
              </w:rPr>
              <w:t>Notenschnitt: 2,1</w:t>
            </w:r>
          </w:p>
          <w:p w14:paraId="103AE4A1" w14:textId="1FC9E9AC" w:rsidR="006C066C" w:rsidRPr="007A0C7F" w:rsidRDefault="006C066C" w:rsidP="006C066C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</w:p>
        </w:tc>
      </w:tr>
      <w:tr w:rsidR="005E6950" w:rsidRPr="007A0C7F" w14:paraId="127C64E2" w14:textId="77777777" w:rsidTr="00843FEB">
        <w:trPr>
          <w:trHeight w:val="51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8A518A" w14:textId="3EFEA90F" w:rsidR="005E6950" w:rsidRPr="007A0C7F" w:rsidRDefault="001466A0" w:rsidP="005E6950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>
              <w:rPr>
                <w:rFonts w:ascii="Georgia" w:hAnsi="Georgia" w:cs="Arial"/>
                <w:b/>
                <w:smallCaps/>
                <w:sz w:val="28"/>
                <w:szCs w:val="32"/>
              </w:rPr>
              <w:t>Erfahrung</w:t>
            </w:r>
            <w:r w:rsidR="001D2F93">
              <w:rPr>
                <w:rFonts w:ascii="Georgia" w:hAnsi="Georgia" w:cs="Arial"/>
                <w:b/>
                <w:smallCaps/>
                <w:sz w:val="28"/>
                <w:szCs w:val="32"/>
              </w:rPr>
              <w:t>en</w:t>
            </w:r>
          </w:p>
        </w:tc>
        <w:tc>
          <w:tcPr>
            <w:tcW w:w="543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12A4F4F" w:rsidR="005E6950" w:rsidRPr="007A0C7F" w:rsidRDefault="00986351" w:rsidP="005E6950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Bechtle AG</w:t>
            </w:r>
          </w:p>
        </w:tc>
        <w:tc>
          <w:tcPr>
            <w:tcW w:w="2727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2E58DEE" w:rsidR="005E6950" w:rsidRPr="007A0C7F" w:rsidRDefault="00986351" w:rsidP="004316E8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Neckarsulm</w:t>
            </w:r>
          </w:p>
        </w:tc>
      </w:tr>
      <w:tr w:rsidR="005E6950" w:rsidRPr="007A0C7F" w14:paraId="335D84E9" w14:textId="77777777" w:rsidTr="00843FEB">
        <w:trPr>
          <w:trHeight w:val="20"/>
        </w:trPr>
        <w:tc>
          <w:tcPr>
            <w:tcW w:w="2552" w:type="dxa"/>
          </w:tcPr>
          <w:p w14:paraId="519CDCF2" w14:textId="77777777" w:rsidR="005E6950" w:rsidRPr="004719EB" w:rsidRDefault="005E6950" w:rsidP="005E6950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258" w:type="dxa"/>
            <w:gridSpan w:val="3"/>
            <w:vAlign w:val="bottom"/>
          </w:tcPr>
          <w:p w14:paraId="20B1570F" w14:textId="67C5F819" w:rsidR="005E6950" w:rsidRPr="007A0C7F" w:rsidRDefault="001466A0" w:rsidP="005E6950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Praktikant</w:t>
            </w:r>
            <w:r w:rsidR="006C066C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im M&amp;A</w:t>
            </w:r>
          </w:p>
        </w:tc>
        <w:tc>
          <w:tcPr>
            <w:tcW w:w="2900" w:type="dxa"/>
            <w:gridSpan w:val="8"/>
          </w:tcPr>
          <w:p w14:paraId="0475B997" w14:textId="5F27F3C7" w:rsidR="005E6950" w:rsidRPr="00B92F48" w:rsidRDefault="007A0C7F" w:rsidP="005E6950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B92F48">
              <w:rPr>
                <w:rFonts w:ascii="Georgia" w:hAnsi="Georgia" w:cs="Arial"/>
                <w:sz w:val="24"/>
                <w:szCs w:val="24"/>
              </w:rPr>
              <w:t>0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7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2</w:t>
            </w:r>
            <w:r w:rsidRPr="00B92F48">
              <w:rPr>
                <w:rFonts w:ascii="Georgia" w:hAnsi="Georgia" w:cs="Arial"/>
                <w:sz w:val="24"/>
                <w:szCs w:val="24"/>
              </w:rPr>
              <w:t>5 – 0</w:t>
            </w:r>
            <w:r w:rsidR="00986351" w:rsidRPr="00B92F48">
              <w:rPr>
                <w:rFonts w:ascii="Georgia" w:hAnsi="Georgia" w:cs="Arial"/>
                <w:sz w:val="24"/>
                <w:szCs w:val="24"/>
              </w:rPr>
              <w:t>8</w:t>
            </w:r>
            <w:r w:rsidRPr="00B92F48">
              <w:rPr>
                <w:rFonts w:ascii="Georgia" w:hAnsi="Georgia" w:cs="Arial"/>
                <w:sz w:val="24"/>
                <w:szCs w:val="24"/>
              </w:rPr>
              <w:t>/202</w:t>
            </w:r>
            <w:r w:rsidR="00DE6770" w:rsidRPr="00B92F48">
              <w:rPr>
                <w:rFonts w:ascii="Georgia" w:hAnsi="Georgia" w:cs="Arial"/>
                <w:sz w:val="24"/>
                <w:szCs w:val="24"/>
              </w:rPr>
              <w:t>5</w:t>
            </w:r>
          </w:p>
        </w:tc>
      </w:tr>
      <w:tr w:rsidR="00ED6DC8" w:rsidRPr="00A32AE8" w14:paraId="54C3D64C" w14:textId="77777777" w:rsidTr="00843FEB">
        <w:trPr>
          <w:trHeight w:val="20"/>
        </w:trPr>
        <w:tc>
          <w:tcPr>
            <w:tcW w:w="2552" w:type="dxa"/>
          </w:tcPr>
          <w:p w14:paraId="4EF7CADC" w14:textId="03D9C818" w:rsidR="00ED6DC8" w:rsidRPr="004719EB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158" w:type="dxa"/>
            <w:gridSpan w:val="11"/>
            <w:vAlign w:val="bottom"/>
          </w:tcPr>
          <w:p w14:paraId="5F0FBCDF" w14:textId="7442B6DD" w:rsidR="009600FE" w:rsidRPr="00843FEB" w:rsidRDefault="009600FE" w:rsidP="009600FE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374426">
              <w:rPr>
                <w:rFonts w:cs="Arial"/>
                <w:i w:val="0"/>
                <w:iCs w:val="0"/>
              </w:rPr>
              <w:t xml:space="preserve">Durchführung von Unternehmens- und </w:t>
            </w:r>
            <w:r w:rsidR="0071740D" w:rsidRPr="00374426">
              <w:rPr>
                <w:rFonts w:cs="Arial"/>
                <w:i w:val="0"/>
                <w:iCs w:val="0"/>
              </w:rPr>
              <w:t>Marktanalyse</w:t>
            </w:r>
            <w:r w:rsidR="00374426" w:rsidRPr="00374426">
              <w:rPr>
                <w:rFonts w:cs="Arial"/>
                <w:i w:val="0"/>
                <w:iCs w:val="0"/>
              </w:rPr>
              <w:t>n</w:t>
            </w:r>
          </w:p>
          <w:p w14:paraId="3128320F" w14:textId="32803676" w:rsidR="002911DC" w:rsidRPr="00843FEB" w:rsidRDefault="002911DC" w:rsidP="002911DC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</w:rPr>
            </w:pPr>
            <w:r w:rsidRPr="00374426">
              <w:rPr>
                <w:rFonts w:cs="Arial"/>
                <w:i w:val="0"/>
                <w:iCs w:val="0"/>
              </w:rPr>
              <w:t>Unterstützung beim</w:t>
            </w:r>
            <w:r w:rsidR="00C275BC" w:rsidRPr="00374426">
              <w:rPr>
                <w:rFonts w:cs="Arial"/>
                <w:i w:val="0"/>
                <w:iCs w:val="0"/>
              </w:rPr>
              <w:t xml:space="preserve"> mehreren</w:t>
            </w:r>
            <w:r w:rsidRPr="00374426">
              <w:rPr>
                <w:rFonts w:cs="Arial"/>
                <w:i w:val="0"/>
                <w:iCs w:val="0"/>
              </w:rPr>
              <w:t xml:space="preserve"> Due</w:t>
            </w:r>
            <w:r w:rsidR="00374426">
              <w:rPr>
                <w:rFonts w:cs="Arial"/>
                <w:i w:val="0"/>
                <w:iCs w:val="0"/>
              </w:rPr>
              <w:t xml:space="preserve"> </w:t>
            </w:r>
            <w:r w:rsidRPr="00374426">
              <w:rPr>
                <w:rFonts w:cs="Arial"/>
                <w:i w:val="0"/>
                <w:iCs w:val="0"/>
              </w:rPr>
              <w:t>Diligence</w:t>
            </w:r>
            <w:r w:rsidR="00374426">
              <w:rPr>
                <w:rFonts w:cs="Arial"/>
                <w:i w:val="0"/>
                <w:iCs w:val="0"/>
              </w:rPr>
              <w:t xml:space="preserve"> </w:t>
            </w:r>
            <w:r w:rsidRPr="00374426">
              <w:rPr>
                <w:rFonts w:cs="Arial"/>
                <w:i w:val="0"/>
                <w:iCs w:val="0"/>
              </w:rPr>
              <w:t>Prozess</w:t>
            </w:r>
            <w:r w:rsidR="00C275BC" w:rsidRPr="00374426">
              <w:rPr>
                <w:rFonts w:cs="Arial"/>
                <w:i w:val="0"/>
                <w:iCs w:val="0"/>
              </w:rPr>
              <w:t xml:space="preserve">en </w:t>
            </w:r>
            <w:ins w:id="0" w:author="David Döbele" w:date="2025-10-31T15:03:00Z" w16du:dateUtc="2025-10-31T14:03:00Z">
              <w:r w:rsidR="00773FD9">
                <w:rPr>
                  <w:rFonts w:cs="Arial"/>
                  <w:i w:val="0"/>
                  <w:iCs w:val="0"/>
                </w:rPr>
                <w:t xml:space="preserve">im </w:t>
              </w:r>
              <w:r w:rsidR="00773FD9">
                <w:rPr>
                  <w:rFonts w:cs="Arial"/>
                  <w:i w:val="0"/>
                  <w:iCs w:val="0"/>
                </w:rPr>
                <w:br/>
                <w:t xml:space="preserve">Rahmen von geplanten Buy-Side </w:t>
              </w:r>
            </w:ins>
            <w:ins w:id="1" w:author="David Döbele" w:date="2025-10-31T15:04:00Z" w16du:dateUtc="2025-10-31T14:04:00Z">
              <w:r w:rsidR="00773FD9">
                <w:rPr>
                  <w:rFonts w:cs="Arial"/>
                  <w:i w:val="0"/>
                  <w:iCs w:val="0"/>
                </w:rPr>
                <w:t>Transaktionen</w:t>
              </w:r>
            </w:ins>
          </w:p>
          <w:p w14:paraId="762E99FD" w14:textId="07A99F9F" w:rsidR="002768AC" w:rsidRPr="00374426" w:rsidRDefault="007575E1" w:rsidP="004316E8">
            <w:pPr>
              <w:pStyle w:val="Bullets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374426">
              <w:rPr>
                <w:rFonts w:cs="Arial"/>
                <w:i w:val="0"/>
                <w:iCs w:val="0"/>
                <w:lang w:val="en-US"/>
              </w:rPr>
              <w:t>Mitarbeit</w:t>
            </w:r>
            <w:proofErr w:type="spellEnd"/>
            <w:r w:rsidRPr="00374426">
              <w:rPr>
                <w:rFonts w:cs="Arial"/>
                <w:i w:val="0"/>
                <w:iCs w:val="0"/>
                <w:lang w:val="en-US"/>
              </w:rPr>
              <w:t xml:space="preserve"> an </w:t>
            </w:r>
            <w:proofErr w:type="spellStart"/>
            <w:r w:rsidRPr="00374426">
              <w:rPr>
                <w:rFonts w:cs="Arial"/>
                <w:i w:val="0"/>
                <w:iCs w:val="0"/>
                <w:lang w:val="en-US"/>
              </w:rPr>
              <w:t>mehreren</w:t>
            </w:r>
            <w:proofErr w:type="spellEnd"/>
            <w:r w:rsidRPr="00374426"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Pr="00374426">
              <w:rPr>
                <w:rFonts w:cs="Arial"/>
                <w:i w:val="0"/>
                <w:iCs w:val="0"/>
                <w:lang w:val="en-US"/>
              </w:rPr>
              <w:t>internationalen</w:t>
            </w:r>
            <w:proofErr w:type="spellEnd"/>
            <w:r w:rsidRPr="00374426"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Pr="00374426">
              <w:rPr>
                <w:rFonts w:cs="Arial"/>
                <w:i w:val="0"/>
                <w:iCs w:val="0"/>
                <w:lang w:val="en-US"/>
              </w:rPr>
              <w:t>Transaktionen</w:t>
            </w:r>
            <w:proofErr w:type="spellEnd"/>
            <w:ins w:id="2" w:author="David Döbele" w:date="2025-10-31T15:04:00Z" w16du:dateUtc="2025-10-31T14:04:00Z">
              <w:r w:rsidR="00773FD9">
                <w:rPr>
                  <w:rFonts w:cs="Arial"/>
                  <w:i w:val="0"/>
                  <w:iCs w:val="0"/>
                  <w:lang w:val="en-US"/>
                </w:rPr>
                <w:t xml:space="preserve"> (Buy- und Sell-Side)</w:t>
              </w:r>
            </w:ins>
          </w:p>
          <w:p w14:paraId="75A53E41" w14:textId="0C5E8078" w:rsidR="00123E49" w:rsidRPr="00843FEB" w:rsidRDefault="00123E49" w:rsidP="00123E49">
            <w:pPr>
              <w:pStyle w:val="Bullets"/>
              <w:rPr>
                <w:rFonts w:cs="Arial"/>
                <w:i w:val="0"/>
                <w:iCs w:val="0"/>
              </w:rPr>
            </w:pPr>
            <w:r w:rsidRPr="00843FEB">
              <w:rPr>
                <w:rFonts w:cs="Arial"/>
                <w:i w:val="0"/>
                <w:iCs w:val="0"/>
              </w:rPr>
              <w:t xml:space="preserve">Unterstützung bei </w:t>
            </w:r>
            <w:r w:rsidR="00374426">
              <w:rPr>
                <w:rFonts w:cs="Arial"/>
                <w:i w:val="0"/>
                <w:iCs w:val="0"/>
              </w:rPr>
              <w:t xml:space="preserve">der </w:t>
            </w:r>
            <w:r w:rsidRPr="00843FEB">
              <w:rPr>
                <w:rFonts w:cs="Arial"/>
                <w:i w:val="0"/>
                <w:iCs w:val="0"/>
              </w:rPr>
              <w:t>Analyse, Bewertung und Umsetzung von Transaktionen</w:t>
            </w:r>
          </w:p>
          <w:p w14:paraId="18ED187C" w14:textId="77777777" w:rsidR="006C066C" w:rsidRPr="00374426" w:rsidRDefault="00DB4933" w:rsidP="005F4042">
            <w:pPr>
              <w:pStyle w:val="Bullets"/>
              <w:rPr>
                <w:rFonts w:cs="Arial"/>
                <w:i w:val="0"/>
                <w:iCs w:val="0"/>
              </w:rPr>
            </w:pPr>
            <w:r w:rsidRPr="00843FEB">
              <w:rPr>
                <w:rFonts w:cs="Arial"/>
                <w:i w:val="0"/>
                <w:iCs w:val="0"/>
              </w:rPr>
              <w:t xml:space="preserve">Sichtung und </w:t>
            </w:r>
            <w:r w:rsidR="005F4042" w:rsidRPr="00843FEB">
              <w:rPr>
                <w:rFonts w:cs="Arial"/>
                <w:i w:val="0"/>
                <w:iCs w:val="0"/>
              </w:rPr>
              <w:t xml:space="preserve">Analyse von </w:t>
            </w:r>
            <w:r w:rsidR="00290C10" w:rsidRPr="00843FEB">
              <w:rPr>
                <w:rFonts w:cs="Arial"/>
                <w:i w:val="0"/>
                <w:iCs w:val="0"/>
              </w:rPr>
              <w:t xml:space="preserve">Jahresabschlüssen, Finanzkennzahlen </w:t>
            </w:r>
          </w:p>
          <w:p w14:paraId="6DD9BA0F" w14:textId="44470DEC" w:rsidR="00123E49" w:rsidRPr="005F4042" w:rsidRDefault="008F44B4" w:rsidP="006C066C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  <w:lang w:val="en-US"/>
              </w:rPr>
            </w:pPr>
            <w:r w:rsidRPr="00843FEB">
              <w:rPr>
                <w:rFonts w:cs="Arial"/>
                <w:i w:val="0"/>
                <w:iCs w:val="0"/>
              </w:rPr>
              <w:t xml:space="preserve">und </w:t>
            </w:r>
            <w:r w:rsidRPr="00374426">
              <w:rPr>
                <w:rFonts w:cs="Arial"/>
                <w:i w:val="0"/>
                <w:iCs w:val="0"/>
                <w:lang w:val="en-US"/>
              </w:rPr>
              <w:t>Info</w:t>
            </w:r>
            <w:r w:rsidR="006C066C" w:rsidRPr="00374426">
              <w:rPr>
                <w:rFonts w:cs="Arial"/>
                <w:i w:val="0"/>
                <w:iCs w:val="0"/>
                <w:lang w:val="en-US"/>
              </w:rPr>
              <w:t>-</w:t>
            </w:r>
            <w:r w:rsidRPr="00374426">
              <w:rPr>
                <w:rFonts w:cs="Arial"/>
                <w:i w:val="0"/>
                <w:iCs w:val="0"/>
                <w:lang w:val="en-US"/>
              </w:rPr>
              <w:t>Memorand</w:t>
            </w:r>
            <w:r w:rsidR="006C066C" w:rsidRPr="00374426">
              <w:rPr>
                <w:rFonts w:cs="Arial"/>
                <w:i w:val="0"/>
                <w:iCs w:val="0"/>
                <w:lang w:val="en-US"/>
              </w:rPr>
              <w:t>a</w:t>
            </w:r>
          </w:p>
        </w:tc>
      </w:tr>
      <w:tr w:rsidR="005E6950" w:rsidRPr="007A0C7F" w14:paraId="50AFEA03" w14:textId="77777777" w:rsidTr="00843FEB">
        <w:trPr>
          <w:trHeight w:val="454"/>
        </w:trPr>
        <w:tc>
          <w:tcPr>
            <w:tcW w:w="2552" w:type="dxa"/>
          </w:tcPr>
          <w:p w14:paraId="6F2E29E1" w14:textId="77777777" w:rsidR="005E6950" w:rsidRPr="002C7162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  <w:gridSpan w:val="2"/>
            <w:vAlign w:val="bottom"/>
          </w:tcPr>
          <w:p w14:paraId="42FB0D26" w14:textId="2C9D0E1D" w:rsidR="005E6950" w:rsidRPr="007A0C7F" w:rsidRDefault="00294CA8" w:rsidP="005E695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4"/>
                <w:szCs w:val="28"/>
              </w:rPr>
              <w:t>Sparkasse Heidelberg</w:t>
            </w:r>
          </w:p>
        </w:tc>
        <w:tc>
          <w:tcPr>
            <w:tcW w:w="3622" w:type="dxa"/>
            <w:gridSpan w:val="9"/>
            <w:vAlign w:val="bottom"/>
          </w:tcPr>
          <w:p w14:paraId="11E31BD8" w14:textId="49B0B6B0" w:rsidR="005E6950" w:rsidRPr="007A0C7F" w:rsidRDefault="004C09A8" w:rsidP="004316E8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8"/>
              </w:rPr>
              <w:t>Mühlhausen</w:t>
            </w:r>
          </w:p>
        </w:tc>
      </w:tr>
      <w:tr w:rsidR="005A5761" w:rsidRPr="007A0C7F" w14:paraId="48328CB9" w14:textId="77777777" w:rsidTr="00843FEB">
        <w:trPr>
          <w:trHeight w:val="20"/>
        </w:trPr>
        <w:tc>
          <w:tcPr>
            <w:tcW w:w="2552" w:type="dxa"/>
          </w:tcPr>
          <w:p w14:paraId="5ED4125F" w14:textId="15898972" w:rsidR="005A5761" w:rsidRPr="004719EB" w:rsidRDefault="001B7543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en-US"/>
              </w:rPr>
            </w:pPr>
            <w:r>
              <w:rPr>
                <w:rFonts w:cs="Arial"/>
                <w:smallCap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05" w:type="dxa"/>
            <w:gridSpan w:val="4"/>
            <w:vAlign w:val="bottom"/>
          </w:tcPr>
          <w:p w14:paraId="74B74B41" w14:textId="35783A54" w:rsidR="005A5761" w:rsidRPr="007A0C7F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Praktikant im Privatkundengeschäft </w:t>
            </w:r>
          </w:p>
        </w:tc>
        <w:tc>
          <w:tcPr>
            <w:tcW w:w="2853" w:type="dxa"/>
            <w:gridSpan w:val="7"/>
          </w:tcPr>
          <w:p w14:paraId="2CB21DEB" w14:textId="622423FF" w:rsidR="005A5761" w:rsidRPr="00B92F48" w:rsidRDefault="005A5761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B92F48">
              <w:rPr>
                <w:rFonts w:cs="Arial"/>
                <w:i w:val="0"/>
                <w:iCs w:val="0"/>
                <w:sz w:val="24"/>
                <w:szCs w:val="24"/>
              </w:rPr>
              <w:t>02/2024</w:t>
            </w:r>
          </w:p>
        </w:tc>
      </w:tr>
      <w:tr w:rsidR="005A5761" w:rsidRPr="00A32AE8" w14:paraId="7C4155D6" w14:textId="77777777" w:rsidTr="00843FEB">
        <w:trPr>
          <w:trHeight w:val="612"/>
        </w:trPr>
        <w:tc>
          <w:tcPr>
            <w:tcW w:w="2552" w:type="dxa"/>
          </w:tcPr>
          <w:p w14:paraId="6E408002" w14:textId="77777777" w:rsidR="005A5761" w:rsidRPr="004719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158" w:type="dxa"/>
            <w:gridSpan w:val="11"/>
          </w:tcPr>
          <w:p w14:paraId="6F86DD1A" w14:textId="77777777" w:rsidR="00D7349A" w:rsidRPr="00843FEB" w:rsidRDefault="00D7349A" w:rsidP="00D7349A">
            <w:pPr>
              <w:pStyle w:val="Bullets"/>
              <w:rPr>
                <w:rFonts w:cs="Arial"/>
                <w:sz w:val="20"/>
                <w:szCs w:val="20"/>
              </w:rPr>
            </w:pPr>
            <w:r w:rsidRPr="002C7162">
              <w:rPr>
                <w:rFonts w:cs="Arial"/>
                <w:i w:val="0"/>
                <w:iCs w:val="0"/>
              </w:rPr>
              <w:t>Gewinnung von Einblicken in die Finanzberatung für Privatkunden</w:t>
            </w:r>
          </w:p>
          <w:p w14:paraId="50C6012A" w14:textId="41FCBD75" w:rsidR="005A4502" w:rsidRPr="00843FEB" w:rsidRDefault="00933863" w:rsidP="00D65CA4">
            <w:pPr>
              <w:pStyle w:val="Bullets"/>
              <w:rPr>
                <w:rFonts w:cs="Arial"/>
                <w:sz w:val="20"/>
                <w:szCs w:val="20"/>
              </w:rPr>
            </w:pPr>
            <w:r w:rsidRPr="00235731">
              <w:rPr>
                <w:rFonts w:cs="Arial"/>
                <w:i w:val="0"/>
                <w:iCs w:val="0"/>
              </w:rPr>
              <w:t>Durchführung von Buchungen und andere</w:t>
            </w:r>
            <w:r w:rsidR="00374426">
              <w:rPr>
                <w:rFonts w:cs="Arial"/>
                <w:i w:val="0"/>
                <w:iCs w:val="0"/>
              </w:rPr>
              <w:t>n</w:t>
            </w:r>
            <w:r w:rsidRPr="00235731">
              <w:rPr>
                <w:rFonts w:cs="Arial"/>
                <w:i w:val="0"/>
                <w:iCs w:val="0"/>
              </w:rPr>
              <w:t xml:space="preserve"> Aufgaben unter Aufsicht</w:t>
            </w:r>
          </w:p>
          <w:p w14:paraId="3658805E" w14:textId="1E4E017C" w:rsidR="005A5761" w:rsidRPr="00843FEB" w:rsidRDefault="005A5761" w:rsidP="005A5761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sz w:val="20"/>
                <w:szCs w:val="20"/>
              </w:rPr>
            </w:pPr>
          </w:p>
        </w:tc>
      </w:tr>
      <w:tr w:rsidR="005A5761" w:rsidRPr="007A0C7F" w14:paraId="74251178" w14:textId="77777777" w:rsidTr="00843FEB">
        <w:trPr>
          <w:trHeight w:val="51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5F19A234" w:rsidR="005A5761" w:rsidRPr="007A0C7F" w:rsidRDefault="002A0ECB" w:rsidP="005A5761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>
              <w:rPr>
                <w:rFonts w:cs="Arial"/>
                <w:b/>
                <w:i w:val="0"/>
                <w:iCs/>
                <w:szCs w:val="32"/>
              </w:rPr>
              <w:t>Ehrenamtliches</w:t>
            </w:r>
          </w:p>
        </w:tc>
        <w:tc>
          <w:tcPr>
            <w:tcW w:w="5258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7DF7C82" w:rsidR="005A5761" w:rsidRPr="007A0C7F" w:rsidRDefault="001709EC" w:rsidP="005A5761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Case Club Mannheim</w:t>
            </w:r>
          </w:p>
        </w:tc>
        <w:tc>
          <w:tcPr>
            <w:tcW w:w="2900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382524F" w:rsidR="005A5761" w:rsidRPr="007A0C7F" w:rsidRDefault="00933863" w:rsidP="005A5761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M</w:t>
            </w:r>
            <w:r w:rsidR="001709EC"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annheim</w:t>
            </w:r>
          </w:p>
        </w:tc>
      </w:tr>
      <w:tr w:rsidR="005A5761" w:rsidRPr="007A0C7F" w14:paraId="4F59C612" w14:textId="77777777" w:rsidTr="00843FEB">
        <w:trPr>
          <w:trHeight w:val="20"/>
        </w:trPr>
        <w:tc>
          <w:tcPr>
            <w:tcW w:w="2552" w:type="dxa"/>
          </w:tcPr>
          <w:p w14:paraId="666A1540" w14:textId="29A44679" w:rsidR="005A5761" w:rsidRPr="00843FEB" w:rsidRDefault="006C066C" w:rsidP="005A5761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</w:rPr>
            </w:pPr>
            <w:r w:rsidRPr="00843FEB">
              <w:rPr>
                <w:rFonts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6379" w:type="dxa"/>
            <w:gridSpan w:val="10"/>
            <w:vAlign w:val="bottom"/>
          </w:tcPr>
          <w:p w14:paraId="32F07601" w14:textId="4D8E46E5" w:rsidR="005A5761" w:rsidRPr="00843FEB" w:rsidRDefault="00374426" w:rsidP="005A5761">
            <w:pPr>
              <w:pStyle w:val="Beschreibung"/>
              <w:rPr>
                <w:rFonts w:cs="Arial"/>
                <w:i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>Aktives</w:t>
            </w:r>
            <w:proofErr w:type="spellEnd"/>
            <w:r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066C" w:rsidRPr="00843FEB"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>Mitglied</w:t>
            </w:r>
            <w:proofErr w:type="spellEnd"/>
            <w:r w:rsidR="006C066C" w:rsidRPr="00843FEB"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 xml:space="preserve"> des </w:t>
            </w:r>
            <w:r w:rsidR="000E04F1" w:rsidRPr="00843FEB"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>Corporate Relations Team</w:t>
            </w:r>
            <w:r w:rsidR="006C066C" w:rsidRPr="00843FEB">
              <w:rPr>
                <w:rFonts w:cs="Arial"/>
                <w:b/>
                <w:i/>
                <w:iCs/>
                <w:sz w:val="24"/>
                <w:szCs w:val="24"/>
                <w:lang w:val="en-US"/>
              </w:rPr>
              <w:t>s</w:t>
            </w:r>
          </w:p>
        </w:tc>
        <w:tc>
          <w:tcPr>
            <w:tcW w:w="1779" w:type="dxa"/>
            <w:vAlign w:val="bottom"/>
          </w:tcPr>
          <w:p w14:paraId="45DD2178" w14:textId="34546166" w:rsidR="005A5761" w:rsidRPr="007A0C7F" w:rsidRDefault="005E001A" w:rsidP="00374426">
            <w:pPr>
              <w:pStyle w:val="Beschreibung"/>
              <w:jc w:val="right"/>
              <w:rPr>
                <w:rFonts w:cs="Arial"/>
                <w:i/>
                <w:iCs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</w:rPr>
              <w:t>10</w:t>
            </w:r>
            <w:r w:rsidR="005A5761">
              <w:rPr>
                <w:rFonts w:cs="Arial"/>
                <w:sz w:val="24"/>
                <w:szCs w:val="24"/>
              </w:rPr>
              <w:t>/202</w:t>
            </w:r>
            <w:r>
              <w:rPr>
                <w:rFonts w:cs="Arial"/>
                <w:sz w:val="24"/>
                <w:szCs w:val="24"/>
              </w:rPr>
              <w:t>5</w:t>
            </w:r>
            <w:r w:rsidR="005A5761">
              <w:rPr>
                <w:rFonts w:cs="Arial"/>
                <w:sz w:val="24"/>
                <w:szCs w:val="24"/>
              </w:rPr>
              <w:t xml:space="preserve"> – </w:t>
            </w:r>
            <w:r w:rsidR="00933863">
              <w:rPr>
                <w:rFonts w:cs="Arial"/>
                <w:sz w:val="24"/>
                <w:szCs w:val="24"/>
              </w:rPr>
              <w:t>heute</w:t>
            </w:r>
          </w:p>
        </w:tc>
      </w:tr>
      <w:tr w:rsidR="005A5761" w:rsidRPr="00A32AE8" w14:paraId="02437711" w14:textId="77777777" w:rsidTr="00843FEB">
        <w:trPr>
          <w:trHeight w:val="20"/>
        </w:trPr>
        <w:tc>
          <w:tcPr>
            <w:tcW w:w="2552" w:type="dxa"/>
          </w:tcPr>
          <w:p w14:paraId="315AB965" w14:textId="77777777" w:rsidR="005A5761" w:rsidRPr="004719EB" w:rsidRDefault="005A5761" w:rsidP="005A5761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158" w:type="dxa"/>
            <w:gridSpan w:val="11"/>
          </w:tcPr>
          <w:p w14:paraId="5D475265" w14:textId="106FBD9D" w:rsidR="001C3E0A" w:rsidRPr="00C014E1" w:rsidRDefault="002419E5" w:rsidP="005A5761">
            <w:pPr>
              <w:pStyle w:val="Bullets"/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Akquise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neue</w:t>
            </w:r>
            <w:r w:rsidR="006C066C">
              <w:rPr>
                <w:rFonts w:cs="Arial"/>
                <w:i w:val="0"/>
                <w:iCs w:val="0"/>
                <w:lang w:val="en-US"/>
              </w:rPr>
              <w:t>r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Partnerfirmen</w:t>
            </w:r>
            <w:proofErr w:type="spellEnd"/>
          </w:p>
          <w:p w14:paraId="43FDA7CC" w14:textId="7301EE7B" w:rsidR="00C014E1" w:rsidRPr="001C3E0A" w:rsidRDefault="00C014E1" w:rsidP="005A5761">
            <w:pPr>
              <w:pStyle w:val="Bullets"/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Pfleg</w:t>
            </w:r>
            <w:r w:rsidR="006C066C">
              <w:rPr>
                <w:rFonts w:cs="Arial"/>
                <w:i w:val="0"/>
                <w:iCs w:val="0"/>
                <w:lang w:val="en-US"/>
              </w:rPr>
              <w:t>ung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bestehender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lang w:val="en-US"/>
              </w:rPr>
              <w:t>Partnerschaften</w:t>
            </w:r>
            <w:proofErr w:type="spellEnd"/>
            <w:r>
              <w:rPr>
                <w:rFonts w:cs="Arial"/>
                <w:i w:val="0"/>
                <w:iCs w:val="0"/>
                <w:lang w:val="en-US"/>
              </w:rPr>
              <w:t xml:space="preserve"> </w:t>
            </w:r>
          </w:p>
          <w:p w14:paraId="68CFAD97" w14:textId="36F328A5" w:rsidR="005A5761" w:rsidRPr="00843FEB" w:rsidRDefault="002419E5" w:rsidP="005A5761">
            <w:pPr>
              <w:pStyle w:val="Bullets"/>
              <w:rPr>
                <w:rFonts w:cs="Arial"/>
              </w:rPr>
            </w:pPr>
            <w:r>
              <w:rPr>
                <w:rFonts w:cs="Arial"/>
                <w:i w:val="0"/>
                <w:iCs w:val="0"/>
              </w:rPr>
              <w:t xml:space="preserve">Planung </w:t>
            </w:r>
            <w:r w:rsidR="00AC0B96">
              <w:rPr>
                <w:rFonts w:cs="Arial"/>
                <w:i w:val="0"/>
                <w:iCs w:val="0"/>
              </w:rPr>
              <w:t xml:space="preserve">und Durchführung von </w:t>
            </w:r>
            <w:r w:rsidR="00F70832">
              <w:rPr>
                <w:rFonts w:cs="Arial"/>
                <w:i w:val="0"/>
                <w:iCs w:val="0"/>
              </w:rPr>
              <w:t>Workshops</w:t>
            </w:r>
          </w:p>
        </w:tc>
      </w:tr>
      <w:tr w:rsidR="005A5761" w:rsidRPr="007A0C7F" w14:paraId="7AD34DF3" w14:textId="77777777" w:rsidTr="00843FEB">
        <w:trPr>
          <w:trHeight w:val="454"/>
        </w:trPr>
        <w:tc>
          <w:tcPr>
            <w:tcW w:w="2552" w:type="dxa"/>
          </w:tcPr>
          <w:p w14:paraId="2FEC5701" w14:textId="77777777" w:rsidR="005A5761" w:rsidRPr="00843F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258" w:type="dxa"/>
            <w:gridSpan w:val="3"/>
            <w:vAlign w:val="bottom"/>
          </w:tcPr>
          <w:p w14:paraId="18D2804E" w14:textId="2EE3CB0E" w:rsidR="005A5761" w:rsidRPr="007A0C7F" w:rsidRDefault="00191428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 xml:space="preserve">1.FC Mühlhausen / TSV </w:t>
            </w:r>
            <w:proofErr w:type="spellStart"/>
            <w:r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>Rettigheim</w:t>
            </w:r>
            <w:proofErr w:type="spellEnd"/>
          </w:p>
        </w:tc>
        <w:tc>
          <w:tcPr>
            <w:tcW w:w="2900" w:type="dxa"/>
            <w:gridSpan w:val="8"/>
            <w:vAlign w:val="bottom"/>
          </w:tcPr>
          <w:p w14:paraId="5E90F9FD" w14:textId="2E5643B3" w:rsidR="005A5761" w:rsidRPr="007A0C7F" w:rsidRDefault="00D811C8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sz w:val="24"/>
                <w:szCs w:val="24"/>
              </w:rPr>
              <w:t>Mühlhausen</w:t>
            </w:r>
          </w:p>
        </w:tc>
      </w:tr>
      <w:tr w:rsidR="005A5761" w:rsidRPr="007A0C7F" w14:paraId="77F84277" w14:textId="77777777" w:rsidTr="00843FEB">
        <w:trPr>
          <w:trHeight w:val="118"/>
        </w:trPr>
        <w:tc>
          <w:tcPr>
            <w:tcW w:w="2552" w:type="dxa"/>
          </w:tcPr>
          <w:p w14:paraId="45BA4E83" w14:textId="77777777" w:rsidR="005A5761" w:rsidRPr="004719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403" w:type="dxa"/>
            <w:gridSpan w:val="5"/>
            <w:vAlign w:val="bottom"/>
          </w:tcPr>
          <w:p w14:paraId="1762E477" w14:textId="28C8DD34" w:rsidR="005A5761" w:rsidRPr="007A0C7F" w:rsidRDefault="00A31725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>Fußballtrainer</w:t>
            </w:r>
          </w:p>
        </w:tc>
        <w:tc>
          <w:tcPr>
            <w:tcW w:w="2755" w:type="dxa"/>
            <w:gridSpan w:val="6"/>
          </w:tcPr>
          <w:p w14:paraId="47E359C9" w14:textId="009FDF0D" w:rsidR="005A5761" w:rsidRPr="00B92F48" w:rsidRDefault="005A5761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 w:rsidRPr="00B92F48">
              <w:rPr>
                <w:rFonts w:cs="Arial"/>
                <w:i w:val="0"/>
                <w:iCs w:val="0"/>
                <w:sz w:val="24"/>
                <w:szCs w:val="24"/>
              </w:rPr>
              <w:t xml:space="preserve">07/2019 – </w:t>
            </w:r>
            <w:r w:rsidR="003C40D7">
              <w:rPr>
                <w:rFonts w:cs="Arial"/>
                <w:i w:val="0"/>
                <w:iCs w:val="0"/>
                <w:sz w:val="24"/>
                <w:szCs w:val="24"/>
              </w:rPr>
              <w:t>heute</w:t>
            </w:r>
          </w:p>
        </w:tc>
      </w:tr>
      <w:tr w:rsidR="006C066C" w:rsidRPr="00A32AE8" w14:paraId="4E451EED" w14:textId="77777777" w:rsidTr="00843FEB">
        <w:trPr>
          <w:trHeight w:val="59"/>
        </w:trPr>
        <w:tc>
          <w:tcPr>
            <w:tcW w:w="2552" w:type="dxa"/>
          </w:tcPr>
          <w:p w14:paraId="3D5F83EC" w14:textId="77777777" w:rsidR="006C066C" w:rsidRPr="004719EB" w:rsidRDefault="006C066C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8158" w:type="dxa"/>
            <w:gridSpan w:val="11"/>
            <w:vAlign w:val="bottom"/>
          </w:tcPr>
          <w:p w14:paraId="5BB80334" w14:textId="2DD67FD7" w:rsidR="006C066C" w:rsidRPr="00843FEB" w:rsidRDefault="006C066C" w:rsidP="00843FEB">
            <w:pPr>
              <w:pStyle w:val="Bullets"/>
              <w:rPr>
                <w:rFonts w:cs="Arial"/>
                <w:i w:val="0"/>
                <w:iCs w:val="0"/>
              </w:rPr>
            </w:pPr>
            <w:r w:rsidRPr="006C066C">
              <w:rPr>
                <w:rFonts w:cs="Arial"/>
                <w:i w:val="0"/>
                <w:iCs w:val="0"/>
              </w:rPr>
              <w:t>Trainer der U13-, U15- und U-17-Mannschaften</w:t>
            </w:r>
          </w:p>
          <w:p w14:paraId="3D5FBF67" w14:textId="77777777" w:rsidR="006C066C" w:rsidRPr="00843FEB" w:rsidRDefault="006C066C" w:rsidP="00843FEB">
            <w:pPr>
              <w:pStyle w:val="Bullets"/>
              <w:rPr>
                <w:rFonts w:cs="Arial"/>
                <w:i w:val="0"/>
                <w:iCs w:val="0"/>
                <w:lang w:val="en-US"/>
              </w:rPr>
            </w:pPr>
            <w:proofErr w:type="spellStart"/>
            <w:r w:rsidRPr="00843FEB">
              <w:rPr>
                <w:rFonts w:cs="Arial"/>
                <w:i w:val="0"/>
                <w:iCs w:val="0"/>
                <w:lang w:val="en-US"/>
              </w:rPr>
              <w:t>Absolvierung</w:t>
            </w:r>
            <w:proofErr w:type="spellEnd"/>
            <w:r w:rsidRPr="00843FEB">
              <w:rPr>
                <w:rFonts w:cs="Arial"/>
                <w:i w:val="0"/>
                <w:iCs w:val="0"/>
                <w:lang w:val="en-US"/>
              </w:rPr>
              <w:t xml:space="preserve"> der UEFA C-</w:t>
            </w:r>
            <w:proofErr w:type="spellStart"/>
            <w:r w:rsidRPr="00843FEB">
              <w:rPr>
                <w:rFonts w:cs="Arial"/>
                <w:i w:val="0"/>
                <w:iCs w:val="0"/>
                <w:lang w:val="en-US"/>
              </w:rPr>
              <w:t>Lizenz</w:t>
            </w:r>
            <w:proofErr w:type="spellEnd"/>
          </w:p>
          <w:p w14:paraId="12EAA192" w14:textId="1325EE4E" w:rsidR="006C066C" w:rsidRPr="00843FEB" w:rsidRDefault="006C066C" w:rsidP="00843FEB">
            <w:pPr>
              <w:pStyle w:val="Bullets"/>
              <w:rPr>
                <w:rFonts w:cs="Arial"/>
                <w:i w:val="0"/>
                <w:iCs w:val="0"/>
              </w:rPr>
            </w:pPr>
            <w:r w:rsidRPr="00374426">
              <w:rPr>
                <w:rFonts w:cs="Arial"/>
                <w:i w:val="0"/>
                <w:iCs w:val="0"/>
              </w:rPr>
              <w:t xml:space="preserve">Unterstützung bei der Organisation von Veranstaltungen wie dem Jugendturnier </w:t>
            </w:r>
          </w:p>
        </w:tc>
      </w:tr>
      <w:tr w:rsidR="005A5761" w:rsidRPr="007A0C7F" w14:paraId="4AF19DD1" w14:textId="77777777" w:rsidTr="00843FEB">
        <w:trPr>
          <w:trHeight w:val="454"/>
        </w:trPr>
        <w:tc>
          <w:tcPr>
            <w:tcW w:w="2552" w:type="dxa"/>
          </w:tcPr>
          <w:p w14:paraId="594E1093" w14:textId="77777777" w:rsidR="005A5761" w:rsidRPr="00843F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403" w:type="dxa"/>
            <w:gridSpan w:val="5"/>
            <w:vAlign w:val="bottom"/>
          </w:tcPr>
          <w:p w14:paraId="7756FD9A" w14:textId="00157698" w:rsidR="005A5761" w:rsidRPr="007A0C7F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>Young Economics Solutions</w:t>
            </w:r>
          </w:p>
        </w:tc>
        <w:tc>
          <w:tcPr>
            <w:tcW w:w="2755" w:type="dxa"/>
            <w:gridSpan w:val="6"/>
            <w:vAlign w:val="bottom"/>
          </w:tcPr>
          <w:p w14:paraId="30626CB8" w14:textId="5BFA3853" w:rsidR="005A5761" w:rsidRPr="007A0C7F" w:rsidRDefault="005A5761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4"/>
                <w:szCs w:val="24"/>
              </w:rPr>
            </w:pPr>
            <w:r w:rsidRPr="007A0C7F">
              <w:rPr>
                <w:rFonts w:cs="Arial"/>
                <w:bCs/>
                <w:i w:val="0"/>
                <w:iCs w:val="0"/>
                <w:sz w:val="24"/>
                <w:szCs w:val="24"/>
              </w:rPr>
              <w:t>Frankfurt am Main</w:t>
            </w:r>
          </w:p>
        </w:tc>
      </w:tr>
      <w:tr w:rsidR="005A5761" w:rsidRPr="007A0C7F" w14:paraId="56372BDE" w14:textId="77777777" w:rsidTr="00843FEB">
        <w:trPr>
          <w:trHeight w:val="20"/>
        </w:trPr>
        <w:tc>
          <w:tcPr>
            <w:tcW w:w="2552" w:type="dxa"/>
          </w:tcPr>
          <w:p w14:paraId="55D202AF" w14:textId="77777777" w:rsidR="005A5761" w:rsidRPr="004719EB" w:rsidRDefault="005A5761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403" w:type="dxa"/>
            <w:gridSpan w:val="5"/>
            <w:vAlign w:val="bottom"/>
          </w:tcPr>
          <w:p w14:paraId="3C87D247" w14:textId="67770E2B" w:rsidR="005A5761" w:rsidRPr="007A0C7F" w:rsidRDefault="00D811C8" w:rsidP="005A576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sz w:val="24"/>
                <w:szCs w:val="24"/>
              </w:rPr>
              <w:t>Nationalfinalist</w:t>
            </w:r>
          </w:p>
        </w:tc>
        <w:tc>
          <w:tcPr>
            <w:tcW w:w="2755" w:type="dxa"/>
            <w:gridSpan w:val="6"/>
          </w:tcPr>
          <w:p w14:paraId="288A2195" w14:textId="5FECC75D" w:rsidR="005A5761" w:rsidRPr="00B92F48" w:rsidRDefault="005A5761" w:rsidP="005A576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cs="Arial"/>
                <w:i w:val="0"/>
                <w:iCs w:val="0"/>
                <w:sz w:val="24"/>
                <w:szCs w:val="24"/>
              </w:rPr>
              <w:t>11/2022</w:t>
            </w:r>
            <w:r w:rsidRPr="00B92F48">
              <w:rPr>
                <w:rFonts w:cs="Arial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cs="Arial"/>
                <w:i w:val="0"/>
                <w:iCs w:val="0"/>
                <w:sz w:val="24"/>
                <w:szCs w:val="24"/>
              </w:rPr>
              <w:t>09/2023</w:t>
            </w:r>
          </w:p>
        </w:tc>
      </w:tr>
      <w:tr w:rsidR="00374426" w:rsidRPr="00A32AE8" w14:paraId="7ECB507F" w14:textId="77777777" w:rsidTr="00843FEB">
        <w:trPr>
          <w:trHeight w:val="20"/>
        </w:trPr>
        <w:tc>
          <w:tcPr>
            <w:tcW w:w="2552" w:type="dxa"/>
          </w:tcPr>
          <w:p w14:paraId="2F9DF745" w14:textId="77777777" w:rsidR="005A5761" w:rsidRPr="004719EB" w:rsidRDefault="005A5761" w:rsidP="005A5761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158" w:type="dxa"/>
            <w:gridSpan w:val="11"/>
          </w:tcPr>
          <w:p w14:paraId="05DCB509" w14:textId="3F4440AA" w:rsidR="00A2764D" w:rsidRPr="00843FEB" w:rsidRDefault="006C066C" w:rsidP="00374426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Teil des</w:t>
            </w:r>
            <w:r w:rsidR="00A2764D" w:rsidRPr="004316E8">
              <w:rPr>
                <w:rFonts w:cs="Arial"/>
                <w:i w:val="0"/>
                <w:iCs w:val="0"/>
              </w:rPr>
              <w:t xml:space="preserve"> nationale</w:t>
            </w:r>
            <w:r>
              <w:rPr>
                <w:rFonts w:cs="Arial"/>
                <w:i w:val="0"/>
                <w:iCs w:val="0"/>
              </w:rPr>
              <w:t>n</w:t>
            </w:r>
            <w:r w:rsidR="00A2764D" w:rsidRPr="004316E8">
              <w:rPr>
                <w:rFonts w:cs="Arial"/>
                <w:i w:val="0"/>
                <w:iCs w:val="0"/>
              </w:rPr>
              <w:t xml:space="preserve"> Finale</w:t>
            </w:r>
            <w:r w:rsidR="00374426">
              <w:rPr>
                <w:rFonts w:cs="Arial"/>
                <w:i w:val="0"/>
                <w:iCs w:val="0"/>
              </w:rPr>
              <w:t>s</w:t>
            </w:r>
            <w:r w:rsidR="00A2764D" w:rsidRPr="004316E8">
              <w:rPr>
                <w:rFonts w:cs="Arial"/>
                <w:i w:val="0"/>
                <w:iCs w:val="0"/>
              </w:rPr>
              <w:t xml:space="preserve"> dieses Wettbewerbs</w:t>
            </w:r>
            <w:r w:rsidR="00A2764D">
              <w:rPr>
                <w:rFonts w:cs="Arial"/>
                <w:i w:val="0"/>
                <w:iCs w:val="0"/>
              </w:rPr>
              <w:t xml:space="preserve"> </w:t>
            </w:r>
            <w:r w:rsidR="00A2764D" w:rsidRPr="004316E8">
              <w:rPr>
                <w:rFonts w:cs="Arial"/>
                <w:i w:val="0"/>
                <w:iCs w:val="0"/>
              </w:rPr>
              <w:t xml:space="preserve">in Kooperation </w:t>
            </w:r>
            <w:r w:rsidR="00A2764D" w:rsidRPr="00374426">
              <w:rPr>
                <w:rFonts w:cs="Arial"/>
                <w:i w:val="0"/>
                <w:iCs w:val="0"/>
              </w:rPr>
              <w:t>mit der Frankfurt School of Finance &amp; Management</w:t>
            </w:r>
          </w:p>
          <w:p w14:paraId="57B6B129" w14:textId="5E82CAFE" w:rsidR="005A5761" w:rsidRPr="00843FEB" w:rsidRDefault="005F04A1" w:rsidP="003912FC">
            <w:pPr>
              <w:pStyle w:val="Bullets"/>
              <w:rPr>
                <w:rFonts w:cs="Arial"/>
                <w:i w:val="0"/>
                <w:iCs w:val="0"/>
              </w:rPr>
            </w:pPr>
            <w:r w:rsidRPr="00552240">
              <w:rPr>
                <w:rFonts w:cs="Arial"/>
                <w:i w:val="0"/>
                <w:iCs w:val="0"/>
              </w:rPr>
              <w:t>Recherche zu Nachhaltigkeitslabels als Basis für die Konzeption eines Escape Rooms zur Finanzbildung</w:t>
            </w:r>
            <w:r w:rsidR="00374426">
              <w:rPr>
                <w:rFonts w:cs="Arial"/>
                <w:i w:val="0"/>
                <w:iCs w:val="0"/>
              </w:rPr>
              <w:t xml:space="preserve"> sowie</w:t>
            </w:r>
            <w:r w:rsidRPr="00552240">
              <w:rPr>
                <w:rFonts w:cs="Arial"/>
                <w:i w:val="0"/>
                <w:iCs w:val="0"/>
              </w:rPr>
              <w:t xml:space="preserve"> abschließende Präsentation des Konzepts vor Experten</w:t>
            </w:r>
          </w:p>
          <w:p w14:paraId="2CC438FF" w14:textId="29181073" w:rsidR="0099673A" w:rsidRPr="00843FEB" w:rsidRDefault="0099673A" w:rsidP="0099673A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</w:p>
        </w:tc>
      </w:tr>
      <w:tr w:rsidR="005A5761" w:rsidRPr="00A32AE8" w14:paraId="2B257790" w14:textId="77777777" w:rsidTr="00843FEB">
        <w:trPr>
          <w:trHeight w:val="737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5E2E912A" w14:textId="77777777" w:rsidR="005A5761" w:rsidRDefault="00B7107A" w:rsidP="005A5761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>
              <w:rPr>
                <w:rFonts w:ascii="Georgia" w:hAnsi="Georgia" w:cs="Arial"/>
                <w:b/>
                <w:smallCaps/>
                <w:sz w:val="28"/>
                <w:szCs w:val="32"/>
              </w:rPr>
              <w:t>Fähigkeiten</w:t>
            </w:r>
          </w:p>
          <w:p w14:paraId="4CD0956F" w14:textId="6234A1C1" w:rsidR="006C066C" w:rsidRPr="00843FEB" w:rsidRDefault="006C066C" w:rsidP="005A5761">
            <w:pPr>
              <w:rPr>
                <w:rFonts w:ascii="Georgia" w:hAnsi="Georgia" w:cs="Arial"/>
                <w:smallCaps/>
              </w:rPr>
            </w:pPr>
          </w:p>
        </w:tc>
        <w:tc>
          <w:tcPr>
            <w:tcW w:w="8158" w:type="dxa"/>
            <w:gridSpan w:val="11"/>
            <w:tcBorders>
              <w:top w:val="single" w:sz="4" w:space="0" w:color="auto"/>
            </w:tcBorders>
            <w:vAlign w:val="bottom"/>
          </w:tcPr>
          <w:p w14:paraId="5BC9B2E3" w14:textId="77777777" w:rsidR="006C066C" w:rsidRPr="00773FD9" w:rsidRDefault="00B7107A" w:rsidP="005A5761">
            <w:pP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3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</w:pPr>
            <w:r w:rsidRPr="00773FD9">
              <w:rPr>
                <w:rFonts w:ascii="Georgia" w:hAnsi="Georgia" w:cs="Arial"/>
                <w:b/>
                <w:bCs/>
                <w:color w:val="000000"/>
                <w:sz w:val="24"/>
                <w:szCs w:val="24"/>
              </w:rPr>
              <w:t>Sprachen</w:t>
            </w:r>
            <w:r w:rsidR="005A5761" w:rsidRPr="00773FD9">
              <w:rPr>
                <w:rFonts w:ascii="Georgia" w:hAnsi="Georgia" w:cs="Arial"/>
                <w:b/>
                <w:bCs/>
                <w:color w:val="000000"/>
                <w:sz w:val="24"/>
                <w:szCs w:val="24"/>
              </w:rPr>
              <w:t>:</w:t>
            </w:r>
            <w:r w:rsidR="005A5761" w:rsidRPr="00773FD9">
              <w:rPr>
                <w:rFonts w:ascii="Georgia" w:hAnsi="Georgia" w:cs="Arial"/>
                <w:color w:val="000000"/>
                <w:sz w:val="24"/>
                <w:szCs w:val="24"/>
              </w:rPr>
              <w:t xml:space="preserve"> </w:t>
            </w:r>
            <w:r w:rsidRPr="00773FD9">
              <w:rPr>
                <w:rFonts w:ascii="Georgia" w:hAnsi="Georgia" w:cs="Arial"/>
                <w:color w:val="000000"/>
                <w:sz w:val="24"/>
                <w:szCs w:val="24"/>
                <w:rPrChange w:id="4" w:author="David Döbele" w:date="2025-10-31T15:03:00Z" w16du:dateUtc="2025-10-31T14:03:00Z">
                  <w:rPr>
                    <w:rFonts w:ascii="Georgia" w:hAnsi="Georgia" w:cs="Arial"/>
                    <w:color w:val="000000"/>
                  </w:rPr>
                </w:rPrChange>
              </w:rPr>
              <w:t>Deutsch</w:t>
            </w:r>
            <w:r w:rsidR="005A5761" w:rsidRPr="00773FD9">
              <w:rPr>
                <w:rFonts w:ascii="Georgia" w:hAnsi="Georgia" w:cs="Arial"/>
                <w:color w:val="000000"/>
                <w:sz w:val="24"/>
                <w:szCs w:val="24"/>
                <w:rPrChange w:id="5" w:author="David Döbele" w:date="2025-10-31T15:03:00Z" w16du:dateUtc="2025-10-31T14:03:00Z">
                  <w:rPr>
                    <w:rFonts w:ascii="Georgia" w:hAnsi="Georgia" w:cs="Arial"/>
                    <w:color w:val="000000"/>
                  </w:rPr>
                </w:rPrChange>
              </w:rPr>
              <w:t xml:space="preserve"> </w:t>
            </w:r>
            <w:r w:rsidR="005A5761"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6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(</w:t>
            </w:r>
            <w:r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7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Muttersprache</w:t>
            </w:r>
            <w:r w:rsidR="005A5761"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8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)</w:t>
            </w:r>
            <w:r w:rsidR="0039736F" w:rsidRPr="00773FD9">
              <w:rPr>
                <w:rFonts w:ascii="Georgia" w:hAnsi="Georgia" w:cs="Arial"/>
                <w:color w:val="000000"/>
                <w:sz w:val="24"/>
                <w:szCs w:val="24"/>
                <w:rPrChange w:id="9" w:author="David Döbele" w:date="2025-10-31T15:03:00Z" w16du:dateUtc="2025-10-31T14:03:00Z">
                  <w:rPr>
                    <w:rFonts w:ascii="Georgia" w:hAnsi="Georgia" w:cs="Arial"/>
                    <w:color w:val="000000"/>
                  </w:rPr>
                </w:rPrChange>
              </w:rPr>
              <w:t xml:space="preserve">, </w:t>
            </w:r>
            <w:r w:rsidR="005A5761" w:rsidRPr="00773FD9">
              <w:rPr>
                <w:rFonts w:ascii="Georgia" w:hAnsi="Georgia" w:cs="Arial"/>
                <w:color w:val="000000"/>
                <w:sz w:val="24"/>
                <w:szCs w:val="24"/>
                <w:rPrChange w:id="10" w:author="David Döbele" w:date="2025-10-31T15:03:00Z" w16du:dateUtc="2025-10-31T14:03:00Z">
                  <w:rPr>
                    <w:rFonts w:ascii="Georgia" w:hAnsi="Georgia" w:cs="Arial"/>
                    <w:color w:val="000000"/>
                  </w:rPr>
                </w:rPrChange>
              </w:rPr>
              <w:t>Englis</w:t>
            </w:r>
            <w:r w:rsidRPr="00773FD9">
              <w:rPr>
                <w:rFonts w:ascii="Georgia" w:hAnsi="Georgia" w:cs="Arial"/>
                <w:color w:val="000000"/>
                <w:sz w:val="24"/>
                <w:szCs w:val="24"/>
                <w:rPrChange w:id="11" w:author="David Döbele" w:date="2025-10-31T15:03:00Z" w16du:dateUtc="2025-10-31T14:03:00Z">
                  <w:rPr>
                    <w:rFonts w:ascii="Georgia" w:hAnsi="Georgia" w:cs="Arial"/>
                    <w:color w:val="000000"/>
                  </w:rPr>
                </w:rPrChange>
              </w:rPr>
              <w:t>c</w:t>
            </w:r>
            <w:r w:rsidR="005A5761" w:rsidRPr="00773FD9">
              <w:rPr>
                <w:rFonts w:ascii="Georgia" w:hAnsi="Georgia" w:cs="Arial"/>
                <w:color w:val="000000"/>
                <w:sz w:val="24"/>
                <w:szCs w:val="24"/>
                <w:rPrChange w:id="12" w:author="David Döbele" w:date="2025-10-31T15:03:00Z" w16du:dateUtc="2025-10-31T14:03:00Z">
                  <w:rPr>
                    <w:rFonts w:ascii="Georgia" w:hAnsi="Georgia" w:cs="Arial"/>
                    <w:color w:val="000000"/>
                  </w:rPr>
                </w:rPrChange>
              </w:rPr>
              <w:t xml:space="preserve">h </w:t>
            </w:r>
            <w:r w:rsidR="005A5761"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13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(</w:t>
            </w:r>
            <w:r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14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fließend</w:t>
            </w:r>
            <w:r w:rsidR="005A5761"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15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)</w:t>
            </w:r>
            <w:r w:rsidR="006C066C"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16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 xml:space="preserve">, </w:t>
            </w:r>
          </w:p>
          <w:p w14:paraId="061D3FCE" w14:textId="6D6B48EC" w:rsidR="005A5761" w:rsidRPr="00843FEB" w:rsidRDefault="0039736F" w:rsidP="005A5761">
            <w:pPr>
              <w:rPr>
                <w:rFonts w:ascii="Georgia" w:hAnsi="Georgia" w:cs="Arial"/>
                <w:sz w:val="24"/>
                <w:szCs w:val="24"/>
              </w:rPr>
            </w:pPr>
            <w:r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17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Französisch (Grundken</w:t>
            </w:r>
            <w:r w:rsidR="001D2F93"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18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n</w:t>
            </w:r>
            <w:r w:rsidRPr="00773FD9"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rPrChange w:id="19" w:author="David Döbele" w:date="2025-10-31T15:03:00Z" w16du:dateUtc="2025-10-31T14:03:00Z">
                  <w:rPr>
                    <w:rFonts w:ascii="Georgia" w:hAnsi="Georgia" w:cs="Arial"/>
                    <w:i/>
                    <w:iCs/>
                    <w:color w:val="000000"/>
                  </w:rPr>
                </w:rPrChange>
              </w:rPr>
              <w:t>tnisse)</w:t>
            </w:r>
          </w:p>
        </w:tc>
      </w:tr>
      <w:tr w:rsidR="005A5761" w:rsidRPr="00A32AE8" w14:paraId="45706C3F" w14:textId="77777777" w:rsidTr="00843FEB">
        <w:trPr>
          <w:trHeight w:val="489"/>
        </w:trPr>
        <w:tc>
          <w:tcPr>
            <w:tcW w:w="2552" w:type="dxa"/>
          </w:tcPr>
          <w:p w14:paraId="501F0D19" w14:textId="77777777" w:rsidR="005A5761" w:rsidRPr="00843FEB" w:rsidRDefault="005A5761" w:rsidP="005A5761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158" w:type="dxa"/>
            <w:gridSpan w:val="11"/>
            <w:vAlign w:val="bottom"/>
          </w:tcPr>
          <w:p w14:paraId="60CA2168" w14:textId="72DD489F" w:rsidR="005A5761" w:rsidRPr="00843FEB" w:rsidRDefault="005A5761" w:rsidP="005A5761">
            <w:pPr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</w:pP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Techn</w:t>
            </w:r>
            <w:r w:rsidR="003F0B99"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ische</w:t>
            </w: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 xml:space="preserve"> </w:t>
            </w:r>
            <w:r w:rsidR="003F0B99"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Fähigkeiten</w:t>
            </w: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:</w:t>
            </w:r>
            <w:r w:rsidRPr="00843FEB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Pr="00843FEB">
              <w:rPr>
                <w:rFonts w:ascii="Georgia" w:hAnsi="Georgia" w:cs="Arial"/>
                <w:color w:val="000000"/>
                <w:sz w:val="24"/>
                <w:szCs w:val="24"/>
              </w:rPr>
              <w:t xml:space="preserve">Microsoft Office </w:t>
            </w:r>
            <w:r w:rsidRPr="00843FEB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(</w:t>
            </w:r>
            <w:r w:rsidR="00C6490D" w:rsidRPr="00843FEB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fortgeschritten</w:t>
            </w:r>
            <w:r w:rsidRPr="00843FEB">
              <w:rPr>
                <w:rFonts w:ascii="Georgia" w:hAnsi="Georgia" w:cs="Arial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  <w:tr w:rsidR="005A5761" w:rsidRPr="002C7162" w14:paraId="3FD9BCB3" w14:textId="77777777" w:rsidTr="00843FEB">
        <w:trPr>
          <w:trHeight w:val="489"/>
        </w:trPr>
        <w:tc>
          <w:tcPr>
            <w:tcW w:w="2552" w:type="dxa"/>
          </w:tcPr>
          <w:p w14:paraId="65692945" w14:textId="77777777" w:rsidR="005A5761" w:rsidRPr="00843FEB" w:rsidRDefault="005A5761" w:rsidP="005A5761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158" w:type="dxa"/>
            <w:gridSpan w:val="11"/>
            <w:vAlign w:val="bottom"/>
          </w:tcPr>
          <w:p w14:paraId="0E61251F" w14:textId="0F9B4678" w:rsidR="005A5761" w:rsidRPr="00843FEB" w:rsidRDefault="005A5761" w:rsidP="005A5761">
            <w:pPr>
              <w:rPr>
                <w:rFonts w:ascii="Georgia" w:hAnsi="Georgia" w:cs="Arial"/>
                <w:b/>
                <w:bCs/>
                <w:sz w:val="24"/>
                <w:szCs w:val="24"/>
              </w:rPr>
            </w:pP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Interes</w:t>
            </w:r>
            <w:r w:rsidR="00C6490D"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>sen</w:t>
            </w:r>
            <w:r w:rsidRPr="00843FEB">
              <w:rPr>
                <w:rFonts w:ascii="Georgia" w:hAnsi="Georgia" w:cs="Arial"/>
                <w:b/>
                <w:bCs/>
                <w:sz w:val="24"/>
                <w:szCs w:val="24"/>
              </w:rPr>
              <w:t xml:space="preserve">: </w:t>
            </w:r>
            <w:r w:rsidRPr="00843FEB">
              <w:rPr>
                <w:rFonts w:ascii="Georgia" w:hAnsi="Georgia" w:cs="Arial"/>
                <w:sz w:val="24"/>
                <w:szCs w:val="24"/>
              </w:rPr>
              <w:t>Sport, Techn</w:t>
            </w:r>
            <w:r w:rsidR="00C6490D" w:rsidRPr="00843FEB">
              <w:rPr>
                <w:rFonts w:ascii="Georgia" w:hAnsi="Georgia" w:cs="Arial"/>
                <w:sz w:val="24"/>
                <w:szCs w:val="24"/>
              </w:rPr>
              <w:t>ik</w:t>
            </w:r>
            <w:r w:rsidRPr="00843FEB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Pr="00843FEB">
              <w:rPr>
                <w:rFonts w:ascii="Georgia" w:hAnsi="Georgia" w:cs="Arial"/>
                <w:i/>
                <w:iCs/>
                <w:sz w:val="24"/>
                <w:szCs w:val="24"/>
              </w:rPr>
              <w:t>(</w:t>
            </w:r>
            <w:r w:rsidR="00C6490D" w:rsidRPr="00843FEB">
              <w:rPr>
                <w:rFonts w:ascii="Georgia" w:hAnsi="Georgia" w:cs="Arial"/>
                <w:i/>
                <w:iCs/>
                <w:sz w:val="24"/>
                <w:szCs w:val="24"/>
              </w:rPr>
              <w:t>besonders</w:t>
            </w:r>
            <w:r w:rsidRPr="00843FEB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Hardware)</w:t>
            </w:r>
            <w:r w:rsidR="008E628B" w:rsidRPr="00843FEB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 w:rsidR="00536CF9" w:rsidRPr="00843FEB">
              <w:rPr>
                <w:rFonts w:ascii="Georgia" w:hAnsi="Georgia" w:cs="Arial"/>
                <w:sz w:val="24"/>
                <w:szCs w:val="24"/>
              </w:rPr>
              <w:t>Reisen</w:t>
            </w:r>
            <w:r w:rsidR="00C6490D" w:rsidRPr="00843FEB">
              <w:rPr>
                <w:rFonts w:ascii="Georgia" w:hAnsi="Georgia" w:cs="Arial"/>
                <w:sz w:val="24"/>
                <w:szCs w:val="24"/>
              </w:rPr>
              <w:t xml:space="preserve"> und</w:t>
            </w:r>
            <w:r w:rsidRPr="00843FEB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="00C6490D" w:rsidRPr="00843FEB">
              <w:rPr>
                <w:rFonts w:ascii="Georgia" w:hAnsi="Georgia" w:cs="Arial"/>
                <w:sz w:val="24"/>
                <w:szCs w:val="24"/>
              </w:rPr>
              <w:t>Wirtschaft</w:t>
            </w:r>
          </w:p>
        </w:tc>
      </w:tr>
    </w:tbl>
    <w:p w14:paraId="0747D2BF" w14:textId="69F47280" w:rsidR="00723643" w:rsidRPr="007A0C7F" w:rsidRDefault="00723643">
      <w:pPr>
        <w:rPr>
          <w:rFonts w:ascii="Georgia" w:hAnsi="Georgia" w:cs="Arial"/>
          <w:sz w:val="18"/>
        </w:rPr>
      </w:pPr>
    </w:p>
    <w:sectPr w:rsidR="00723643" w:rsidRPr="007A0C7F" w:rsidSect="00843FEB">
      <w:footerReference w:type="even" r:id="rId8"/>
      <w:pgSz w:w="11906" w:h="16838"/>
      <w:pgMar w:top="1191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5FE5C" w14:textId="77777777" w:rsidR="006224C5" w:rsidRDefault="006224C5" w:rsidP="00BE053D">
      <w:pPr>
        <w:spacing w:after="0" w:line="240" w:lineRule="auto"/>
      </w:pPr>
      <w:r>
        <w:separator/>
      </w:r>
    </w:p>
  </w:endnote>
  <w:endnote w:type="continuationSeparator" w:id="0">
    <w:p w14:paraId="0A74BF51" w14:textId="77777777" w:rsidR="006224C5" w:rsidRDefault="006224C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FE5B8C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115BD" w14:textId="77777777" w:rsidR="006224C5" w:rsidRDefault="006224C5" w:rsidP="00BE053D">
      <w:pPr>
        <w:spacing w:after="0" w:line="240" w:lineRule="auto"/>
      </w:pPr>
      <w:r>
        <w:separator/>
      </w:r>
    </w:p>
  </w:footnote>
  <w:footnote w:type="continuationSeparator" w:id="0">
    <w:p w14:paraId="1EF850D3" w14:textId="77777777" w:rsidR="006224C5" w:rsidRDefault="006224C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3195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6261E1"/>
    <w:multiLevelType w:val="hybridMultilevel"/>
    <w:tmpl w:val="7A7421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95E97"/>
    <w:multiLevelType w:val="hybridMultilevel"/>
    <w:tmpl w:val="D3C4AAAA"/>
    <w:lvl w:ilvl="0" w:tplc="DC8A1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A67761"/>
    <w:multiLevelType w:val="hybridMultilevel"/>
    <w:tmpl w:val="4F409C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323927"/>
    <w:multiLevelType w:val="hybridMultilevel"/>
    <w:tmpl w:val="B8287E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091581"/>
    <w:multiLevelType w:val="hybridMultilevel"/>
    <w:tmpl w:val="56F696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2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5"/>
  </w:num>
  <w:num w:numId="9" w16cid:durableId="297037049">
    <w:abstractNumId w:val="14"/>
  </w:num>
  <w:num w:numId="10" w16cid:durableId="617180053">
    <w:abstractNumId w:val="27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4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1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3"/>
  </w:num>
  <w:num w:numId="25" w16cid:durableId="1064911525">
    <w:abstractNumId w:val="7"/>
  </w:num>
  <w:num w:numId="26" w16cid:durableId="1333995796">
    <w:abstractNumId w:val="6"/>
  </w:num>
  <w:num w:numId="27" w16cid:durableId="272371717">
    <w:abstractNumId w:val="22"/>
  </w:num>
  <w:num w:numId="28" w16cid:durableId="1494951245">
    <w:abstractNumId w:val="22"/>
  </w:num>
  <w:num w:numId="29" w16cid:durableId="1653286731">
    <w:abstractNumId w:val="22"/>
  </w:num>
  <w:num w:numId="30" w16cid:durableId="191502313">
    <w:abstractNumId w:val="26"/>
  </w:num>
  <w:num w:numId="31" w16cid:durableId="32313643">
    <w:abstractNumId w:val="20"/>
  </w:num>
  <w:num w:numId="32" w16cid:durableId="1348287908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A7A"/>
    <w:rsid w:val="000113F9"/>
    <w:rsid w:val="00022C2F"/>
    <w:rsid w:val="0003178B"/>
    <w:rsid w:val="00031EF8"/>
    <w:rsid w:val="00033C02"/>
    <w:rsid w:val="00036E8A"/>
    <w:rsid w:val="00054F2B"/>
    <w:rsid w:val="00061D33"/>
    <w:rsid w:val="00064643"/>
    <w:rsid w:val="00065314"/>
    <w:rsid w:val="0008081E"/>
    <w:rsid w:val="00087747"/>
    <w:rsid w:val="00091B93"/>
    <w:rsid w:val="00095BAD"/>
    <w:rsid w:val="000A1FDA"/>
    <w:rsid w:val="000B4A9B"/>
    <w:rsid w:val="000B63E2"/>
    <w:rsid w:val="000B6548"/>
    <w:rsid w:val="000B7262"/>
    <w:rsid w:val="000D671A"/>
    <w:rsid w:val="000E04F1"/>
    <w:rsid w:val="000E12DB"/>
    <w:rsid w:val="000E42B5"/>
    <w:rsid w:val="000F4179"/>
    <w:rsid w:val="00103427"/>
    <w:rsid w:val="00103EC5"/>
    <w:rsid w:val="00116C6E"/>
    <w:rsid w:val="00117C25"/>
    <w:rsid w:val="00123E49"/>
    <w:rsid w:val="00123EC4"/>
    <w:rsid w:val="00125CA6"/>
    <w:rsid w:val="00146510"/>
    <w:rsid w:val="001466A0"/>
    <w:rsid w:val="00156FC9"/>
    <w:rsid w:val="00162A5A"/>
    <w:rsid w:val="00162E7F"/>
    <w:rsid w:val="001647AB"/>
    <w:rsid w:val="00167793"/>
    <w:rsid w:val="001709EC"/>
    <w:rsid w:val="00171698"/>
    <w:rsid w:val="00172867"/>
    <w:rsid w:val="00175B6D"/>
    <w:rsid w:val="00176F8B"/>
    <w:rsid w:val="001901ED"/>
    <w:rsid w:val="001909D0"/>
    <w:rsid w:val="00191428"/>
    <w:rsid w:val="0019483A"/>
    <w:rsid w:val="001A46BF"/>
    <w:rsid w:val="001A481B"/>
    <w:rsid w:val="001B0186"/>
    <w:rsid w:val="001B48FD"/>
    <w:rsid w:val="001B62CA"/>
    <w:rsid w:val="001B7543"/>
    <w:rsid w:val="001C3E0A"/>
    <w:rsid w:val="001D2F93"/>
    <w:rsid w:val="001D4CCF"/>
    <w:rsid w:val="001D4DCD"/>
    <w:rsid w:val="001E02D1"/>
    <w:rsid w:val="001E035D"/>
    <w:rsid w:val="001F2EA8"/>
    <w:rsid w:val="001F4175"/>
    <w:rsid w:val="00201E63"/>
    <w:rsid w:val="00216E09"/>
    <w:rsid w:val="00223A4D"/>
    <w:rsid w:val="00224E0E"/>
    <w:rsid w:val="0023054D"/>
    <w:rsid w:val="00232CB5"/>
    <w:rsid w:val="00234A7E"/>
    <w:rsid w:val="00235731"/>
    <w:rsid w:val="002419E5"/>
    <w:rsid w:val="0024373D"/>
    <w:rsid w:val="002447C2"/>
    <w:rsid w:val="002508C2"/>
    <w:rsid w:val="002537EB"/>
    <w:rsid w:val="00262BEC"/>
    <w:rsid w:val="00267252"/>
    <w:rsid w:val="002768AC"/>
    <w:rsid w:val="00282DB0"/>
    <w:rsid w:val="00283DBB"/>
    <w:rsid w:val="00290C10"/>
    <w:rsid w:val="002911DC"/>
    <w:rsid w:val="0029181A"/>
    <w:rsid w:val="00291939"/>
    <w:rsid w:val="0029230F"/>
    <w:rsid w:val="00294CA8"/>
    <w:rsid w:val="002A0ECB"/>
    <w:rsid w:val="002A772A"/>
    <w:rsid w:val="002B2091"/>
    <w:rsid w:val="002B2AC4"/>
    <w:rsid w:val="002C01CD"/>
    <w:rsid w:val="002C577B"/>
    <w:rsid w:val="002C6972"/>
    <w:rsid w:val="002C7162"/>
    <w:rsid w:val="002D04EC"/>
    <w:rsid w:val="002D2B32"/>
    <w:rsid w:val="002D4516"/>
    <w:rsid w:val="002D7719"/>
    <w:rsid w:val="002E2C40"/>
    <w:rsid w:val="002E3A5A"/>
    <w:rsid w:val="002F46AD"/>
    <w:rsid w:val="002F4A3B"/>
    <w:rsid w:val="003101F0"/>
    <w:rsid w:val="00314079"/>
    <w:rsid w:val="00314B7A"/>
    <w:rsid w:val="0031566B"/>
    <w:rsid w:val="00324BC5"/>
    <w:rsid w:val="00340BAB"/>
    <w:rsid w:val="0034117C"/>
    <w:rsid w:val="003418E0"/>
    <w:rsid w:val="00347CB2"/>
    <w:rsid w:val="00347F8D"/>
    <w:rsid w:val="003510E6"/>
    <w:rsid w:val="0036101E"/>
    <w:rsid w:val="00372F7B"/>
    <w:rsid w:val="003733E5"/>
    <w:rsid w:val="00373F99"/>
    <w:rsid w:val="00374426"/>
    <w:rsid w:val="00374D17"/>
    <w:rsid w:val="00376C39"/>
    <w:rsid w:val="003908A9"/>
    <w:rsid w:val="00390EA6"/>
    <w:rsid w:val="003912FC"/>
    <w:rsid w:val="0039736F"/>
    <w:rsid w:val="003978AF"/>
    <w:rsid w:val="003A1C9B"/>
    <w:rsid w:val="003C40D7"/>
    <w:rsid w:val="003E27C3"/>
    <w:rsid w:val="003F0B99"/>
    <w:rsid w:val="003F3E3F"/>
    <w:rsid w:val="004067B8"/>
    <w:rsid w:val="0041356F"/>
    <w:rsid w:val="004154BE"/>
    <w:rsid w:val="0042013D"/>
    <w:rsid w:val="00422F83"/>
    <w:rsid w:val="00426D7E"/>
    <w:rsid w:val="0043119F"/>
    <w:rsid w:val="0043158B"/>
    <w:rsid w:val="004316E8"/>
    <w:rsid w:val="0043430C"/>
    <w:rsid w:val="00435E6D"/>
    <w:rsid w:val="004403C3"/>
    <w:rsid w:val="00440573"/>
    <w:rsid w:val="0044194B"/>
    <w:rsid w:val="00443668"/>
    <w:rsid w:val="004460BD"/>
    <w:rsid w:val="00456B0D"/>
    <w:rsid w:val="004719EB"/>
    <w:rsid w:val="00472B54"/>
    <w:rsid w:val="00476AF8"/>
    <w:rsid w:val="00477D9B"/>
    <w:rsid w:val="00480A74"/>
    <w:rsid w:val="00483C40"/>
    <w:rsid w:val="00484AA5"/>
    <w:rsid w:val="00484FD7"/>
    <w:rsid w:val="004929FB"/>
    <w:rsid w:val="004934C6"/>
    <w:rsid w:val="004A2D21"/>
    <w:rsid w:val="004A38E9"/>
    <w:rsid w:val="004A54BA"/>
    <w:rsid w:val="004B6A5E"/>
    <w:rsid w:val="004C09A8"/>
    <w:rsid w:val="004E105E"/>
    <w:rsid w:val="004E3AD8"/>
    <w:rsid w:val="004E5B4D"/>
    <w:rsid w:val="004F5FE5"/>
    <w:rsid w:val="005016FC"/>
    <w:rsid w:val="00507EA7"/>
    <w:rsid w:val="00513F6A"/>
    <w:rsid w:val="0052118D"/>
    <w:rsid w:val="00526089"/>
    <w:rsid w:val="00527A28"/>
    <w:rsid w:val="00527DCA"/>
    <w:rsid w:val="00530DB8"/>
    <w:rsid w:val="00531FE4"/>
    <w:rsid w:val="00533755"/>
    <w:rsid w:val="00536CF9"/>
    <w:rsid w:val="00537D53"/>
    <w:rsid w:val="00540871"/>
    <w:rsid w:val="005431F5"/>
    <w:rsid w:val="00550CFA"/>
    <w:rsid w:val="00552240"/>
    <w:rsid w:val="0055757C"/>
    <w:rsid w:val="005716D4"/>
    <w:rsid w:val="00571B60"/>
    <w:rsid w:val="00575F9C"/>
    <w:rsid w:val="0058180A"/>
    <w:rsid w:val="00585A4D"/>
    <w:rsid w:val="00585D23"/>
    <w:rsid w:val="00594B8D"/>
    <w:rsid w:val="005A4502"/>
    <w:rsid w:val="005A5114"/>
    <w:rsid w:val="005A5761"/>
    <w:rsid w:val="005B3550"/>
    <w:rsid w:val="005D6329"/>
    <w:rsid w:val="005E001A"/>
    <w:rsid w:val="005E10E5"/>
    <w:rsid w:val="005E57F6"/>
    <w:rsid w:val="005E6950"/>
    <w:rsid w:val="005F04A1"/>
    <w:rsid w:val="005F4042"/>
    <w:rsid w:val="005F46EF"/>
    <w:rsid w:val="005F5D56"/>
    <w:rsid w:val="006058D8"/>
    <w:rsid w:val="006066A1"/>
    <w:rsid w:val="00610200"/>
    <w:rsid w:val="00620A18"/>
    <w:rsid w:val="006224C5"/>
    <w:rsid w:val="00623699"/>
    <w:rsid w:val="00624B12"/>
    <w:rsid w:val="00630284"/>
    <w:rsid w:val="00632D5A"/>
    <w:rsid w:val="00635515"/>
    <w:rsid w:val="00650496"/>
    <w:rsid w:val="00652E51"/>
    <w:rsid w:val="00653EEF"/>
    <w:rsid w:val="006546FD"/>
    <w:rsid w:val="00662225"/>
    <w:rsid w:val="00665BF3"/>
    <w:rsid w:val="006732D6"/>
    <w:rsid w:val="00685294"/>
    <w:rsid w:val="0068642F"/>
    <w:rsid w:val="00693E09"/>
    <w:rsid w:val="006943D0"/>
    <w:rsid w:val="006A1959"/>
    <w:rsid w:val="006A2DE9"/>
    <w:rsid w:val="006A5288"/>
    <w:rsid w:val="006A7230"/>
    <w:rsid w:val="006B0C85"/>
    <w:rsid w:val="006B29C0"/>
    <w:rsid w:val="006B4E32"/>
    <w:rsid w:val="006B72C7"/>
    <w:rsid w:val="006B7F78"/>
    <w:rsid w:val="006C066C"/>
    <w:rsid w:val="006C2252"/>
    <w:rsid w:val="006C5F7F"/>
    <w:rsid w:val="006D6A57"/>
    <w:rsid w:val="006D7F7F"/>
    <w:rsid w:val="006E2C9C"/>
    <w:rsid w:val="006E40EF"/>
    <w:rsid w:val="006F0039"/>
    <w:rsid w:val="00711CEF"/>
    <w:rsid w:val="00713412"/>
    <w:rsid w:val="0071426E"/>
    <w:rsid w:val="00716C6A"/>
    <w:rsid w:val="0071740D"/>
    <w:rsid w:val="00720320"/>
    <w:rsid w:val="00723643"/>
    <w:rsid w:val="00725D3C"/>
    <w:rsid w:val="00733DA1"/>
    <w:rsid w:val="00737822"/>
    <w:rsid w:val="0074111D"/>
    <w:rsid w:val="00747625"/>
    <w:rsid w:val="00753D4A"/>
    <w:rsid w:val="00756912"/>
    <w:rsid w:val="007575E1"/>
    <w:rsid w:val="00761609"/>
    <w:rsid w:val="00761D43"/>
    <w:rsid w:val="00763DCE"/>
    <w:rsid w:val="007652A5"/>
    <w:rsid w:val="0076770A"/>
    <w:rsid w:val="00773FD9"/>
    <w:rsid w:val="0077499E"/>
    <w:rsid w:val="00776C46"/>
    <w:rsid w:val="0078260B"/>
    <w:rsid w:val="007838D1"/>
    <w:rsid w:val="00785254"/>
    <w:rsid w:val="00785853"/>
    <w:rsid w:val="00793B75"/>
    <w:rsid w:val="0079617F"/>
    <w:rsid w:val="007966F0"/>
    <w:rsid w:val="00797BFC"/>
    <w:rsid w:val="007A0C7F"/>
    <w:rsid w:val="007A5A4E"/>
    <w:rsid w:val="007A720F"/>
    <w:rsid w:val="007B09D9"/>
    <w:rsid w:val="007C5945"/>
    <w:rsid w:val="007C6A3C"/>
    <w:rsid w:val="007D4BEE"/>
    <w:rsid w:val="007D5BE9"/>
    <w:rsid w:val="007E2609"/>
    <w:rsid w:val="007F3B85"/>
    <w:rsid w:val="007F5C63"/>
    <w:rsid w:val="00802503"/>
    <w:rsid w:val="008050E4"/>
    <w:rsid w:val="0082257D"/>
    <w:rsid w:val="00822A8A"/>
    <w:rsid w:val="00843FEB"/>
    <w:rsid w:val="00845B44"/>
    <w:rsid w:val="00853438"/>
    <w:rsid w:val="008616C8"/>
    <w:rsid w:val="00866846"/>
    <w:rsid w:val="00875DA9"/>
    <w:rsid w:val="0088388A"/>
    <w:rsid w:val="00887DAE"/>
    <w:rsid w:val="008922BF"/>
    <w:rsid w:val="00895E38"/>
    <w:rsid w:val="008A2E3C"/>
    <w:rsid w:val="008A782B"/>
    <w:rsid w:val="008B0FC0"/>
    <w:rsid w:val="008C429A"/>
    <w:rsid w:val="008C68DC"/>
    <w:rsid w:val="008D33C2"/>
    <w:rsid w:val="008E1F3D"/>
    <w:rsid w:val="008E4BDC"/>
    <w:rsid w:val="008E628B"/>
    <w:rsid w:val="008F03A1"/>
    <w:rsid w:val="008F44B4"/>
    <w:rsid w:val="008F4835"/>
    <w:rsid w:val="008F5792"/>
    <w:rsid w:val="009053D7"/>
    <w:rsid w:val="0091331D"/>
    <w:rsid w:val="009255E2"/>
    <w:rsid w:val="0093223C"/>
    <w:rsid w:val="00932FC3"/>
    <w:rsid w:val="00933863"/>
    <w:rsid w:val="0093707D"/>
    <w:rsid w:val="00941A87"/>
    <w:rsid w:val="0094569B"/>
    <w:rsid w:val="009501C2"/>
    <w:rsid w:val="009600FE"/>
    <w:rsid w:val="009668B9"/>
    <w:rsid w:val="00966D84"/>
    <w:rsid w:val="00974112"/>
    <w:rsid w:val="00976577"/>
    <w:rsid w:val="00980AC3"/>
    <w:rsid w:val="00986351"/>
    <w:rsid w:val="00996356"/>
    <w:rsid w:val="0099673A"/>
    <w:rsid w:val="00997D9A"/>
    <w:rsid w:val="009A031A"/>
    <w:rsid w:val="009B3DA8"/>
    <w:rsid w:val="009B7D80"/>
    <w:rsid w:val="009C738F"/>
    <w:rsid w:val="009D6AEB"/>
    <w:rsid w:val="009D7C49"/>
    <w:rsid w:val="009E4723"/>
    <w:rsid w:val="009E7297"/>
    <w:rsid w:val="00A0257D"/>
    <w:rsid w:val="00A12EDC"/>
    <w:rsid w:val="00A26D0D"/>
    <w:rsid w:val="00A27328"/>
    <w:rsid w:val="00A2764D"/>
    <w:rsid w:val="00A31725"/>
    <w:rsid w:val="00A32AE8"/>
    <w:rsid w:val="00A33BDE"/>
    <w:rsid w:val="00A34885"/>
    <w:rsid w:val="00A43BC1"/>
    <w:rsid w:val="00A5252D"/>
    <w:rsid w:val="00A53929"/>
    <w:rsid w:val="00A741AA"/>
    <w:rsid w:val="00A74225"/>
    <w:rsid w:val="00A936D5"/>
    <w:rsid w:val="00A94D9F"/>
    <w:rsid w:val="00A953C5"/>
    <w:rsid w:val="00AA1EB0"/>
    <w:rsid w:val="00AA2DA3"/>
    <w:rsid w:val="00AA2EC8"/>
    <w:rsid w:val="00AA5A9C"/>
    <w:rsid w:val="00AA5E0C"/>
    <w:rsid w:val="00AA7AB2"/>
    <w:rsid w:val="00AA7E4A"/>
    <w:rsid w:val="00AB016A"/>
    <w:rsid w:val="00AB156F"/>
    <w:rsid w:val="00AB2A5A"/>
    <w:rsid w:val="00AB78DA"/>
    <w:rsid w:val="00AC0B96"/>
    <w:rsid w:val="00AC2D70"/>
    <w:rsid w:val="00AD28F8"/>
    <w:rsid w:val="00B0230B"/>
    <w:rsid w:val="00B17D95"/>
    <w:rsid w:val="00B23509"/>
    <w:rsid w:val="00B30395"/>
    <w:rsid w:val="00B359DB"/>
    <w:rsid w:val="00B3632B"/>
    <w:rsid w:val="00B409D8"/>
    <w:rsid w:val="00B40D08"/>
    <w:rsid w:val="00B5178D"/>
    <w:rsid w:val="00B52B07"/>
    <w:rsid w:val="00B62F2F"/>
    <w:rsid w:val="00B67F1F"/>
    <w:rsid w:val="00B701D7"/>
    <w:rsid w:val="00B7107A"/>
    <w:rsid w:val="00B82777"/>
    <w:rsid w:val="00B90595"/>
    <w:rsid w:val="00B9145A"/>
    <w:rsid w:val="00B92F48"/>
    <w:rsid w:val="00BA215A"/>
    <w:rsid w:val="00BA6A1D"/>
    <w:rsid w:val="00BB5F09"/>
    <w:rsid w:val="00BC0D9F"/>
    <w:rsid w:val="00BC660E"/>
    <w:rsid w:val="00BD3028"/>
    <w:rsid w:val="00BD3988"/>
    <w:rsid w:val="00BD3B16"/>
    <w:rsid w:val="00BD4DA1"/>
    <w:rsid w:val="00BE053D"/>
    <w:rsid w:val="00BE2289"/>
    <w:rsid w:val="00BE46A8"/>
    <w:rsid w:val="00BF1A7A"/>
    <w:rsid w:val="00BF1FA3"/>
    <w:rsid w:val="00C00974"/>
    <w:rsid w:val="00C014E1"/>
    <w:rsid w:val="00C018E4"/>
    <w:rsid w:val="00C04A7F"/>
    <w:rsid w:val="00C05496"/>
    <w:rsid w:val="00C066FA"/>
    <w:rsid w:val="00C079FE"/>
    <w:rsid w:val="00C139B4"/>
    <w:rsid w:val="00C15D1D"/>
    <w:rsid w:val="00C25387"/>
    <w:rsid w:val="00C275BC"/>
    <w:rsid w:val="00C5266D"/>
    <w:rsid w:val="00C54BE3"/>
    <w:rsid w:val="00C57F80"/>
    <w:rsid w:val="00C6490D"/>
    <w:rsid w:val="00C65AD9"/>
    <w:rsid w:val="00C65E22"/>
    <w:rsid w:val="00C66500"/>
    <w:rsid w:val="00C70FA0"/>
    <w:rsid w:val="00C731D6"/>
    <w:rsid w:val="00C768ED"/>
    <w:rsid w:val="00C80AA9"/>
    <w:rsid w:val="00C82A8F"/>
    <w:rsid w:val="00C916C2"/>
    <w:rsid w:val="00C91741"/>
    <w:rsid w:val="00CA49D9"/>
    <w:rsid w:val="00CA622B"/>
    <w:rsid w:val="00CC7F56"/>
    <w:rsid w:val="00CD1644"/>
    <w:rsid w:val="00CD1B12"/>
    <w:rsid w:val="00CD55DC"/>
    <w:rsid w:val="00CE1BBC"/>
    <w:rsid w:val="00CE2595"/>
    <w:rsid w:val="00CE28CC"/>
    <w:rsid w:val="00CE72FC"/>
    <w:rsid w:val="00CE786B"/>
    <w:rsid w:val="00CF30C4"/>
    <w:rsid w:val="00CF31EE"/>
    <w:rsid w:val="00D05288"/>
    <w:rsid w:val="00D07A11"/>
    <w:rsid w:val="00D1257E"/>
    <w:rsid w:val="00D1492F"/>
    <w:rsid w:val="00D17B69"/>
    <w:rsid w:val="00D3003C"/>
    <w:rsid w:val="00D331F4"/>
    <w:rsid w:val="00D336C4"/>
    <w:rsid w:val="00D470E4"/>
    <w:rsid w:val="00D52142"/>
    <w:rsid w:val="00D5280E"/>
    <w:rsid w:val="00D61CB0"/>
    <w:rsid w:val="00D61F14"/>
    <w:rsid w:val="00D64BD1"/>
    <w:rsid w:val="00D65CA4"/>
    <w:rsid w:val="00D70917"/>
    <w:rsid w:val="00D70E8E"/>
    <w:rsid w:val="00D7349A"/>
    <w:rsid w:val="00D778FE"/>
    <w:rsid w:val="00D80D6B"/>
    <w:rsid w:val="00D811C8"/>
    <w:rsid w:val="00D860BD"/>
    <w:rsid w:val="00D90950"/>
    <w:rsid w:val="00DA0071"/>
    <w:rsid w:val="00DA69DF"/>
    <w:rsid w:val="00DB166B"/>
    <w:rsid w:val="00DB33F8"/>
    <w:rsid w:val="00DB3633"/>
    <w:rsid w:val="00DB4933"/>
    <w:rsid w:val="00DC0851"/>
    <w:rsid w:val="00DD38E2"/>
    <w:rsid w:val="00DD517D"/>
    <w:rsid w:val="00DE6770"/>
    <w:rsid w:val="00E00140"/>
    <w:rsid w:val="00E038EA"/>
    <w:rsid w:val="00E046A4"/>
    <w:rsid w:val="00E07187"/>
    <w:rsid w:val="00E13110"/>
    <w:rsid w:val="00E21612"/>
    <w:rsid w:val="00E24DF1"/>
    <w:rsid w:val="00E25B08"/>
    <w:rsid w:val="00E314C6"/>
    <w:rsid w:val="00E351EA"/>
    <w:rsid w:val="00E40B9A"/>
    <w:rsid w:val="00E41C1F"/>
    <w:rsid w:val="00E431ED"/>
    <w:rsid w:val="00E45E75"/>
    <w:rsid w:val="00E55D90"/>
    <w:rsid w:val="00E60030"/>
    <w:rsid w:val="00E64FF5"/>
    <w:rsid w:val="00E73B01"/>
    <w:rsid w:val="00E86429"/>
    <w:rsid w:val="00E907EC"/>
    <w:rsid w:val="00E90B84"/>
    <w:rsid w:val="00E92A3D"/>
    <w:rsid w:val="00EA3A93"/>
    <w:rsid w:val="00EA5421"/>
    <w:rsid w:val="00EA7BED"/>
    <w:rsid w:val="00EB34FC"/>
    <w:rsid w:val="00EB5340"/>
    <w:rsid w:val="00EB5816"/>
    <w:rsid w:val="00EC4CEE"/>
    <w:rsid w:val="00ED0EA9"/>
    <w:rsid w:val="00ED6DC8"/>
    <w:rsid w:val="00ED7303"/>
    <w:rsid w:val="00ED7C05"/>
    <w:rsid w:val="00EE041F"/>
    <w:rsid w:val="00EF53DE"/>
    <w:rsid w:val="00EF77DF"/>
    <w:rsid w:val="00F06FCA"/>
    <w:rsid w:val="00F11BEF"/>
    <w:rsid w:val="00F165E1"/>
    <w:rsid w:val="00F258E7"/>
    <w:rsid w:val="00F31B84"/>
    <w:rsid w:val="00F3657B"/>
    <w:rsid w:val="00F37C87"/>
    <w:rsid w:val="00F44F5F"/>
    <w:rsid w:val="00F57BA5"/>
    <w:rsid w:val="00F631EC"/>
    <w:rsid w:val="00F63430"/>
    <w:rsid w:val="00F64C22"/>
    <w:rsid w:val="00F64FA7"/>
    <w:rsid w:val="00F70832"/>
    <w:rsid w:val="00F74D19"/>
    <w:rsid w:val="00F779FB"/>
    <w:rsid w:val="00F80053"/>
    <w:rsid w:val="00F97D18"/>
    <w:rsid w:val="00FA02C7"/>
    <w:rsid w:val="00FA4186"/>
    <w:rsid w:val="00FC0531"/>
    <w:rsid w:val="00FC13F0"/>
    <w:rsid w:val="00FD0FB7"/>
    <w:rsid w:val="00FD2942"/>
    <w:rsid w:val="00FD3E78"/>
    <w:rsid w:val="00FE5316"/>
    <w:rsid w:val="00FE5B8C"/>
    <w:rsid w:val="00FE79A2"/>
    <w:rsid w:val="00F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B3FB436-DBFF-4E57-8D3F-371C2C89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C716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C716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C716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C716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C716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C71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</dc:creator>
  <cp:keywords/>
  <dc:description/>
  <cp:lastModifiedBy>David Döbele</cp:lastModifiedBy>
  <cp:revision>3</cp:revision>
  <cp:lastPrinted>2025-10-03T17:25:00Z</cp:lastPrinted>
  <dcterms:created xsi:type="dcterms:W3CDTF">2025-10-31T10:59:00Z</dcterms:created>
  <dcterms:modified xsi:type="dcterms:W3CDTF">2025-10-31T14:04:00Z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b6e8b83e-a2cf-4f8a-8286-d8144bbe2f08</vt:lpwstr>
  </property>
</Properties>
</file>