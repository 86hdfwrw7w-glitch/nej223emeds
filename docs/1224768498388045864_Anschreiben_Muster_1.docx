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1BB2CBCC" w:rsidR="00EE44B0" w:rsidRPr="00465188" w:rsidRDefault="000B4D29" w:rsidP="00A156B9">
      <w:pPr>
        <w:jc w:val="right"/>
        <w:rPr>
          <w:rFonts w:ascii="Georgia" w:hAnsi="Georgia"/>
          <w:sz w:val="20"/>
          <w:szCs w:val="20"/>
        </w:rPr>
      </w:pPr>
      <w:r w:rsidRPr="00465188">
        <w:rPr>
          <w:rFonts w:ascii="Georgia" w:hAnsi="Georgia"/>
          <w:sz w:val="20"/>
          <w:szCs w:val="20"/>
        </w:rPr>
        <w:t xml:space="preserve">Finn Conner </w:t>
      </w:r>
      <w:proofErr w:type="spellStart"/>
      <w:r w:rsidRPr="00465188">
        <w:rPr>
          <w:rFonts w:ascii="Georgia" w:hAnsi="Georgia"/>
          <w:sz w:val="20"/>
          <w:szCs w:val="20"/>
        </w:rPr>
        <w:t>Freywald</w:t>
      </w:r>
      <w:proofErr w:type="spellEnd"/>
    </w:p>
    <w:p w14:paraId="0815CC5A" w14:textId="10CB9D5E" w:rsidR="004A6740" w:rsidRPr="00465188" w:rsidRDefault="00E731AC" w:rsidP="00A156B9">
      <w:pPr>
        <w:jc w:val="right"/>
        <w:rPr>
          <w:rFonts w:ascii="Georgia" w:hAnsi="Georgia"/>
          <w:sz w:val="20"/>
          <w:szCs w:val="20"/>
        </w:rPr>
      </w:pPr>
      <w:r w:rsidRPr="00465188">
        <w:rPr>
          <w:rFonts w:ascii="Georgia" w:hAnsi="Georgia"/>
          <w:sz w:val="20"/>
          <w:szCs w:val="20"/>
        </w:rPr>
        <w:t>Berger Straße 118</w:t>
      </w:r>
    </w:p>
    <w:p w14:paraId="474D3B3D" w14:textId="0E37C4B9" w:rsidR="001E6FC7" w:rsidRPr="00465188" w:rsidRDefault="000B4D29" w:rsidP="00A156B9">
      <w:pPr>
        <w:jc w:val="right"/>
        <w:rPr>
          <w:rFonts w:ascii="Georgia" w:hAnsi="Georgia"/>
          <w:sz w:val="20"/>
          <w:szCs w:val="20"/>
        </w:rPr>
      </w:pPr>
      <w:r w:rsidRPr="00465188">
        <w:rPr>
          <w:rFonts w:ascii="Georgia" w:hAnsi="Georgia"/>
          <w:sz w:val="20"/>
          <w:szCs w:val="20"/>
        </w:rPr>
        <w:t>6</w:t>
      </w:r>
      <w:r w:rsidR="00E731AC" w:rsidRPr="00465188">
        <w:rPr>
          <w:rFonts w:ascii="Georgia" w:hAnsi="Georgia"/>
          <w:sz w:val="20"/>
          <w:szCs w:val="20"/>
        </w:rPr>
        <w:t>0316 Frankfurt am Main</w:t>
      </w:r>
    </w:p>
    <w:p w14:paraId="78E662E1" w14:textId="24E29E6A" w:rsidR="001E6FC7" w:rsidRPr="00465188" w:rsidRDefault="000B4D29" w:rsidP="00A156B9">
      <w:pPr>
        <w:jc w:val="right"/>
        <w:rPr>
          <w:rFonts w:ascii="Georgia" w:hAnsi="Georgia"/>
          <w:sz w:val="20"/>
          <w:szCs w:val="20"/>
        </w:rPr>
      </w:pPr>
      <w:r w:rsidRPr="00465188">
        <w:rPr>
          <w:rFonts w:ascii="Georgia" w:hAnsi="Georgia"/>
          <w:sz w:val="20"/>
          <w:szCs w:val="20"/>
        </w:rPr>
        <w:t xml:space="preserve"> freywald.finn@gmail.com</w:t>
      </w:r>
    </w:p>
    <w:p w14:paraId="396C5C22" w14:textId="0389FFE9" w:rsidR="001E6FC7" w:rsidRPr="00465188" w:rsidRDefault="000B4D29" w:rsidP="00A156B9">
      <w:pPr>
        <w:jc w:val="right"/>
        <w:rPr>
          <w:rFonts w:ascii="Georgia" w:hAnsi="Georgia"/>
          <w:sz w:val="20"/>
          <w:szCs w:val="20"/>
        </w:rPr>
      </w:pPr>
      <w:r w:rsidRPr="00465188">
        <w:rPr>
          <w:rFonts w:ascii="Georgia" w:hAnsi="Georgia"/>
          <w:sz w:val="20"/>
          <w:szCs w:val="20"/>
        </w:rPr>
        <w:t>0176/56829129</w:t>
      </w:r>
    </w:p>
    <w:p w14:paraId="0D174AB6" w14:textId="77777777" w:rsidR="001E6FC7" w:rsidRPr="00465188" w:rsidRDefault="001E6FC7">
      <w:pPr>
        <w:rPr>
          <w:rFonts w:ascii="Georgia" w:hAnsi="Georgia"/>
          <w:sz w:val="20"/>
          <w:szCs w:val="20"/>
        </w:rPr>
      </w:pPr>
    </w:p>
    <w:p w14:paraId="5199F119" w14:textId="77777777" w:rsidR="001E6FC7" w:rsidRPr="00465188" w:rsidRDefault="00C4564A">
      <w:pPr>
        <w:rPr>
          <w:rFonts w:ascii="Georgia" w:hAnsi="Georgia"/>
          <w:sz w:val="20"/>
          <w:szCs w:val="20"/>
          <w:highlight w:val="yellow"/>
        </w:rPr>
      </w:pPr>
      <w:r w:rsidRPr="00465188">
        <w:rPr>
          <w:rFonts w:ascii="Georgia" w:hAnsi="Georgia"/>
          <w:sz w:val="20"/>
          <w:szCs w:val="20"/>
          <w:highlight w:val="yellow"/>
        </w:rPr>
        <w:t>Firmenname</w:t>
      </w:r>
    </w:p>
    <w:p w14:paraId="19C322C7" w14:textId="77777777" w:rsidR="001E6FC7" w:rsidRPr="00465188" w:rsidRDefault="00C4564A">
      <w:pPr>
        <w:rPr>
          <w:rFonts w:ascii="Georgia" w:hAnsi="Georgia"/>
          <w:sz w:val="20"/>
          <w:szCs w:val="20"/>
          <w:highlight w:val="yellow"/>
        </w:rPr>
      </w:pPr>
      <w:r w:rsidRPr="00465188">
        <w:rPr>
          <w:rFonts w:ascii="Georgia" w:hAnsi="Georgia"/>
          <w:sz w:val="20"/>
          <w:szCs w:val="20"/>
          <w:highlight w:val="yellow"/>
        </w:rPr>
        <w:t>Musterstraße 23</w:t>
      </w:r>
    </w:p>
    <w:p w14:paraId="6E19E5D6" w14:textId="77777777" w:rsidR="001E6FC7" w:rsidRPr="00465188" w:rsidRDefault="00C4564A">
      <w:pPr>
        <w:rPr>
          <w:rFonts w:ascii="Georgia" w:hAnsi="Georgia"/>
          <w:sz w:val="20"/>
          <w:szCs w:val="20"/>
        </w:rPr>
      </w:pPr>
      <w:r w:rsidRPr="00465188">
        <w:rPr>
          <w:rFonts w:ascii="Georgia" w:hAnsi="Georgia"/>
          <w:sz w:val="20"/>
          <w:szCs w:val="20"/>
          <w:highlight w:val="yellow"/>
        </w:rPr>
        <w:t>12345 Musterstraße</w:t>
      </w:r>
    </w:p>
    <w:p w14:paraId="72932FC3" w14:textId="2AFC1807" w:rsidR="001E6FC7" w:rsidRPr="00465188" w:rsidRDefault="00E731AC" w:rsidP="008F7948">
      <w:pPr>
        <w:ind w:left="708" w:firstLine="708"/>
        <w:jc w:val="right"/>
        <w:rPr>
          <w:rFonts w:ascii="Georgia" w:hAnsi="Georgia"/>
          <w:sz w:val="20"/>
          <w:szCs w:val="20"/>
        </w:rPr>
      </w:pPr>
      <w:r w:rsidRPr="00465188">
        <w:rPr>
          <w:rFonts w:ascii="Georgia" w:hAnsi="Georgia"/>
          <w:sz w:val="20"/>
          <w:szCs w:val="20"/>
        </w:rPr>
        <w:t>Frankfurt am Main</w:t>
      </w:r>
      <w:r w:rsidR="00C4564A" w:rsidRPr="00465188">
        <w:rPr>
          <w:rFonts w:ascii="Georgia" w:hAnsi="Georgia"/>
          <w:sz w:val="20"/>
          <w:szCs w:val="20"/>
        </w:rPr>
        <w:t xml:space="preserve">, </w:t>
      </w:r>
      <w:r w:rsidR="000B4D29" w:rsidRPr="00465188">
        <w:rPr>
          <w:rFonts w:ascii="Georgia" w:hAnsi="Georgia"/>
          <w:sz w:val="20"/>
          <w:szCs w:val="20"/>
          <w:highlight w:val="yellow"/>
        </w:rPr>
        <w:t>XX.08.2023</w:t>
      </w:r>
    </w:p>
    <w:p w14:paraId="139C30C5" w14:textId="77777777" w:rsidR="001E6FC7" w:rsidRPr="00465188" w:rsidRDefault="001E6FC7">
      <w:pPr>
        <w:rPr>
          <w:rFonts w:ascii="Georgia" w:hAnsi="Georgia"/>
          <w:sz w:val="20"/>
          <w:szCs w:val="20"/>
        </w:rPr>
      </w:pPr>
    </w:p>
    <w:p w14:paraId="6A07C2D1" w14:textId="29015D00" w:rsidR="00955BE9" w:rsidRPr="00465188" w:rsidRDefault="00955BE9" w:rsidP="00955BE9">
      <w:pPr>
        <w:spacing w:line="247" w:lineRule="auto"/>
        <w:rPr>
          <w:rFonts w:ascii="Georgia" w:hAnsi="Georgia" w:cs="Times New Roman"/>
          <w:b/>
          <w:sz w:val="20"/>
          <w:szCs w:val="20"/>
        </w:rPr>
      </w:pPr>
      <w:r w:rsidRPr="00465188">
        <w:rPr>
          <w:rFonts w:ascii="Georgia" w:hAnsi="Georgia" w:cs="Times New Roman"/>
          <w:b/>
          <w:sz w:val="20"/>
          <w:szCs w:val="20"/>
        </w:rPr>
        <w:t>Bewerbung als Praktikant</w:t>
      </w:r>
      <w:r w:rsidR="007F63F2" w:rsidRPr="00465188">
        <w:rPr>
          <w:rFonts w:ascii="Georgia" w:hAnsi="Georgia" w:cs="Times New Roman"/>
          <w:b/>
          <w:sz w:val="20"/>
          <w:szCs w:val="20"/>
        </w:rPr>
        <w:t xml:space="preserve"> im Bereich </w:t>
      </w:r>
      <w:r w:rsidR="007F63F2" w:rsidRPr="00465188">
        <w:rPr>
          <w:rFonts w:ascii="Georgia" w:hAnsi="Georgia" w:cs="Times New Roman"/>
          <w:b/>
          <w:sz w:val="20"/>
          <w:szCs w:val="20"/>
          <w:highlight w:val="yellow"/>
        </w:rPr>
        <w:t>M&amp;A</w:t>
      </w:r>
    </w:p>
    <w:p w14:paraId="46C9B02E" w14:textId="77777777" w:rsidR="00955BE9" w:rsidRPr="00465188" w:rsidRDefault="00955BE9" w:rsidP="00955BE9">
      <w:pPr>
        <w:spacing w:line="247" w:lineRule="auto"/>
        <w:rPr>
          <w:rFonts w:ascii="Georgia" w:hAnsi="Georgia" w:cs="Times New Roman"/>
          <w:b/>
          <w:sz w:val="20"/>
          <w:szCs w:val="20"/>
        </w:rPr>
      </w:pPr>
    </w:p>
    <w:p w14:paraId="4278AFE6" w14:textId="77777777" w:rsidR="00955BE9" w:rsidRPr="00465188" w:rsidRDefault="00955BE9" w:rsidP="00955BE9">
      <w:pPr>
        <w:spacing w:line="247" w:lineRule="auto"/>
        <w:rPr>
          <w:rFonts w:ascii="Georgia" w:hAnsi="Georgia" w:cs="Times New Roman"/>
          <w:b/>
          <w:sz w:val="20"/>
          <w:szCs w:val="20"/>
        </w:rPr>
      </w:pPr>
    </w:p>
    <w:p w14:paraId="4250B6CE" w14:textId="77777777" w:rsidR="002A6B60" w:rsidRPr="00465188" w:rsidRDefault="002A6B60" w:rsidP="002A6B60">
      <w:pPr>
        <w:jc w:val="both"/>
        <w:rPr>
          <w:rFonts w:ascii="Georgia" w:hAnsi="Georgia" w:cs="Times New Roman"/>
          <w:sz w:val="20"/>
          <w:szCs w:val="20"/>
        </w:rPr>
      </w:pPr>
      <w:r w:rsidRPr="00465188">
        <w:rPr>
          <w:rFonts w:ascii="Georgia" w:hAnsi="Georgia" w:cs="Times New Roman"/>
          <w:sz w:val="20"/>
          <w:szCs w:val="20"/>
        </w:rPr>
        <w:t>Sehr geehrte Damen und Herren,</w:t>
      </w:r>
    </w:p>
    <w:p w14:paraId="01687D6A" w14:textId="209FFF10" w:rsidR="0033443E" w:rsidRPr="00465188" w:rsidRDefault="0033443E" w:rsidP="002A6B60">
      <w:pPr>
        <w:jc w:val="both"/>
        <w:rPr>
          <w:rFonts w:ascii="Georgia" w:hAnsi="Georgia" w:cs="Times New Roman"/>
          <w:sz w:val="20"/>
          <w:szCs w:val="20"/>
        </w:rPr>
      </w:pPr>
    </w:p>
    <w:p w14:paraId="569764B9" w14:textId="6E9D86AC" w:rsidR="00646983" w:rsidRPr="00465188" w:rsidRDefault="00646983" w:rsidP="00646983">
      <w:pPr>
        <w:jc w:val="both"/>
        <w:rPr>
          <w:rFonts w:ascii="Georgia" w:hAnsi="Georgia" w:cs="Times New Roman"/>
          <w:sz w:val="20"/>
          <w:szCs w:val="20"/>
        </w:rPr>
      </w:pPr>
      <w:r w:rsidRPr="00465188">
        <w:rPr>
          <w:rFonts w:ascii="Georgia" w:hAnsi="Georgia" w:cs="Times New Roman"/>
          <w:sz w:val="20"/>
          <w:szCs w:val="20"/>
        </w:rPr>
        <w:t>schon während meiner Schulzeit entwickelte ich ein großes Interesse an Wirtschaft und</w:t>
      </w:r>
      <w:r w:rsidR="00DD551B">
        <w:rPr>
          <w:rFonts w:ascii="Georgia" w:hAnsi="Georgia" w:cs="Times New Roman"/>
          <w:sz w:val="20"/>
          <w:szCs w:val="20"/>
        </w:rPr>
        <w:t xml:space="preserve"> </w:t>
      </w:r>
      <w:r w:rsidR="00DD551B" w:rsidRPr="00465188">
        <w:rPr>
          <w:rFonts w:ascii="Georgia" w:hAnsi="Georgia" w:cs="Times New Roman"/>
          <w:sz w:val="20"/>
          <w:szCs w:val="20"/>
        </w:rPr>
        <w:t>Finanz</w:t>
      </w:r>
      <w:r w:rsidR="003B5952">
        <w:rPr>
          <w:rFonts w:ascii="Georgia" w:hAnsi="Georgia" w:cs="Times New Roman"/>
          <w:sz w:val="20"/>
          <w:szCs w:val="20"/>
        </w:rPr>
        <w:t>en</w:t>
      </w:r>
      <w:r w:rsidR="00DD551B">
        <w:rPr>
          <w:rFonts w:ascii="Georgia" w:hAnsi="Georgia" w:cs="Times New Roman"/>
          <w:sz w:val="20"/>
          <w:szCs w:val="20"/>
        </w:rPr>
        <w:t>, zudem</w:t>
      </w:r>
      <w:r w:rsidRPr="00465188">
        <w:rPr>
          <w:rFonts w:ascii="Georgia" w:hAnsi="Georgia" w:cs="Times New Roman"/>
          <w:sz w:val="20"/>
          <w:szCs w:val="20"/>
        </w:rPr>
        <w:t xml:space="preserve"> beschäftigte </w:t>
      </w:r>
      <w:r w:rsidR="00DD551B">
        <w:rPr>
          <w:rFonts w:ascii="Georgia" w:hAnsi="Georgia" w:cs="Times New Roman"/>
          <w:sz w:val="20"/>
          <w:szCs w:val="20"/>
        </w:rPr>
        <w:t xml:space="preserve">ich </w:t>
      </w:r>
      <w:r w:rsidRPr="00465188">
        <w:rPr>
          <w:rFonts w:ascii="Georgia" w:hAnsi="Georgia" w:cs="Times New Roman"/>
          <w:sz w:val="20"/>
          <w:szCs w:val="20"/>
        </w:rPr>
        <w:t>mich intensiv mit Börse und Kapitalmärkten</w:t>
      </w:r>
      <w:r w:rsidR="00B55657">
        <w:rPr>
          <w:rFonts w:ascii="Georgia" w:hAnsi="Georgia" w:cs="Times New Roman"/>
          <w:sz w:val="20"/>
          <w:szCs w:val="20"/>
        </w:rPr>
        <w:t xml:space="preserve"> und entschloss mich dazu, eine Karriere innerhalb der Finanzbranche anzustreben</w:t>
      </w:r>
      <w:r w:rsidRPr="00465188">
        <w:rPr>
          <w:rFonts w:ascii="Georgia" w:hAnsi="Georgia" w:cs="Times New Roman"/>
          <w:sz w:val="20"/>
          <w:szCs w:val="20"/>
        </w:rPr>
        <w:t>. Nach</w:t>
      </w:r>
      <w:r w:rsidR="00DD551B">
        <w:rPr>
          <w:rFonts w:ascii="Georgia" w:hAnsi="Georgia" w:cs="Times New Roman"/>
          <w:sz w:val="20"/>
          <w:szCs w:val="20"/>
        </w:rPr>
        <w:t>dem ich</w:t>
      </w:r>
      <w:r w:rsidR="00B55657">
        <w:rPr>
          <w:rFonts w:ascii="Georgia" w:hAnsi="Georgia" w:cs="Times New Roman"/>
          <w:sz w:val="20"/>
          <w:szCs w:val="20"/>
        </w:rPr>
        <w:t xml:space="preserve"> </w:t>
      </w:r>
      <w:r w:rsidR="00DD551B">
        <w:rPr>
          <w:rFonts w:ascii="Georgia" w:hAnsi="Georgia" w:cs="Times New Roman"/>
          <w:sz w:val="20"/>
          <w:szCs w:val="20"/>
        </w:rPr>
        <w:t>bereits</w:t>
      </w:r>
      <w:r w:rsidRPr="00465188">
        <w:rPr>
          <w:rFonts w:ascii="Georgia" w:hAnsi="Georgia" w:cs="Times New Roman"/>
          <w:sz w:val="20"/>
          <w:szCs w:val="20"/>
        </w:rPr>
        <w:t xml:space="preserve"> </w:t>
      </w:r>
      <w:r w:rsidR="00DD551B">
        <w:rPr>
          <w:rFonts w:ascii="Georgia" w:hAnsi="Georgia" w:cs="Times New Roman"/>
          <w:sz w:val="20"/>
          <w:szCs w:val="20"/>
        </w:rPr>
        <w:t>erste berufliche Erfahrungen</w:t>
      </w:r>
      <w:r w:rsidR="004C6956">
        <w:rPr>
          <w:rFonts w:ascii="Georgia" w:hAnsi="Georgia" w:cs="Times New Roman"/>
          <w:sz w:val="20"/>
          <w:szCs w:val="20"/>
        </w:rPr>
        <w:t xml:space="preserve"> in verschiedenen</w:t>
      </w:r>
      <w:r w:rsidR="00DD551B">
        <w:rPr>
          <w:rFonts w:ascii="Georgia" w:hAnsi="Georgia" w:cs="Times New Roman"/>
          <w:sz w:val="20"/>
          <w:szCs w:val="20"/>
        </w:rPr>
        <w:t xml:space="preserve"> </w:t>
      </w:r>
      <w:r w:rsidR="00B55657">
        <w:rPr>
          <w:rFonts w:ascii="Georgia" w:hAnsi="Georgia" w:cs="Times New Roman"/>
          <w:sz w:val="20"/>
          <w:szCs w:val="20"/>
        </w:rPr>
        <w:t xml:space="preserve">Bereichen wie der Wirtschaftsprüfung oder dem </w:t>
      </w:r>
      <w:r w:rsidR="00D90990">
        <w:rPr>
          <w:rFonts w:ascii="Georgia" w:hAnsi="Georgia" w:cs="Times New Roman"/>
          <w:sz w:val="20"/>
          <w:szCs w:val="20"/>
        </w:rPr>
        <w:t>Großb</w:t>
      </w:r>
      <w:r w:rsidR="00B55657">
        <w:rPr>
          <w:rFonts w:ascii="Georgia" w:hAnsi="Georgia" w:cs="Times New Roman"/>
          <w:sz w:val="20"/>
          <w:szCs w:val="20"/>
        </w:rPr>
        <w:t xml:space="preserve">ankengeschäft </w:t>
      </w:r>
      <w:r w:rsidR="00DD551B">
        <w:rPr>
          <w:rFonts w:ascii="Georgia" w:hAnsi="Georgia" w:cs="Times New Roman"/>
          <w:sz w:val="20"/>
          <w:szCs w:val="20"/>
        </w:rPr>
        <w:t>sammeln konnte</w:t>
      </w:r>
      <w:r w:rsidR="00B55657">
        <w:rPr>
          <w:rFonts w:ascii="Georgia" w:hAnsi="Georgia" w:cs="Times New Roman"/>
          <w:sz w:val="20"/>
          <w:szCs w:val="20"/>
        </w:rPr>
        <w:t>, hat gerade der</w:t>
      </w:r>
      <w:r w:rsidRPr="00465188">
        <w:rPr>
          <w:rFonts w:ascii="Georgia" w:hAnsi="Georgia" w:cs="Times New Roman"/>
          <w:sz w:val="20"/>
          <w:szCs w:val="20"/>
        </w:rPr>
        <w:t xml:space="preserve"> Bereich </w:t>
      </w:r>
      <w:r w:rsidRPr="00465188">
        <w:rPr>
          <w:rFonts w:ascii="Georgia" w:hAnsi="Georgia" w:cs="Times New Roman"/>
          <w:sz w:val="20"/>
          <w:szCs w:val="20"/>
          <w:highlight w:val="yellow"/>
        </w:rPr>
        <w:t>M&amp;A/Corporate Finance</w:t>
      </w:r>
      <w:r w:rsidR="00B55657">
        <w:rPr>
          <w:rFonts w:ascii="Georgia" w:hAnsi="Georgia" w:cs="Times New Roman"/>
          <w:sz w:val="20"/>
          <w:szCs w:val="20"/>
        </w:rPr>
        <w:t xml:space="preserve"> mein Interesse geweckt</w:t>
      </w:r>
      <w:r w:rsidRPr="00465188">
        <w:rPr>
          <w:rFonts w:ascii="Georgia" w:hAnsi="Georgia" w:cs="Times New Roman"/>
          <w:sz w:val="20"/>
          <w:szCs w:val="20"/>
        </w:rPr>
        <w:t>. Mich fasziniert d</w:t>
      </w:r>
      <w:r w:rsidR="00B55657">
        <w:rPr>
          <w:rFonts w:ascii="Georgia" w:hAnsi="Georgia" w:cs="Times New Roman"/>
          <w:sz w:val="20"/>
          <w:szCs w:val="20"/>
        </w:rPr>
        <w:t>ie</w:t>
      </w:r>
      <w:r w:rsidR="00B55657" w:rsidRPr="00B55657">
        <w:rPr>
          <w:rFonts w:ascii="Georgia" w:hAnsi="Georgia" w:cs="Times New Roman"/>
          <w:sz w:val="20"/>
          <w:szCs w:val="20"/>
        </w:rPr>
        <w:t xml:space="preserve"> </w:t>
      </w:r>
      <w:r w:rsidR="00B55657" w:rsidRPr="00465188">
        <w:rPr>
          <w:rFonts w:ascii="Georgia" w:hAnsi="Georgia" w:cs="Times New Roman"/>
          <w:sz w:val="20"/>
          <w:szCs w:val="20"/>
        </w:rPr>
        <w:t>Herausforderung</w:t>
      </w:r>
      <w:r w:rsidRPr="00465188">
        <w:rPr>
          <w:rFonts w:ascii="Georgia" w:hAnsi="Georgia" w:cs="Times New Roman"/>
          <w:sz w:val="20"/>
          <w:szCs w:val="20"/>
        </w:rPr>
        <w:t>, d</w:t>
      </w:r>
      <w:r w:rsidR="00B55657">
        <w:rPr>
          <w:rFonts w:ascii="Georgia" w:hAnsi="Georgia" w:cs="Times New Roman"/>
          <w:sz w:val="20"/>
          <w:szCs w:val="20"/>
        </w:rPr>
        <w:t>ie sich aus der Mitarbeit an bedeutsamen Unternehmenstransaktionen ergibt</w:t>
      </w:r>
      <w:r w:rsidRPr="00465188">
        <w:rPr>
          <w:rFonts w:ascii="Georgia" w:hAnsi="Georgia" w:cs="Times New Roman"/>
          <w:sz w:val="20"/>
          <w:szCs w:val="20"/>
        </w:rPr>
        <w:t xml:space="preserve"> und </w:t>
      </w:r>
      <w:r w:rsidR="009E4BDA">
        <w:rPr>
          <w:rFonts w:ascii="Georgia" w:hAnsi="Georgia" w:cs="Times New Roman"/>
          <w:sz w:val="20"/>
          <w:szCs w:val="20"/>
        </w:rPr>
        <w:t xml:space="preserve">hoffe zudem auf eine steile Lernkurve, um mein </w:t>
      </w:r>
      <w:del w:id="0" w:author="David Döbele" w:date="2024-04-02T19:09:00Z">
        <w:r w:rsidR="009E4BDA" w:rsidDel="000B2331">
          <w:rPr>
            <w:rFonts w:ascii="Georgia" w:hAnsi="Georgia" w:cs="Times New Roman"/>
            <w:sz w:val="20"/>
            <w:szCs w:val="20"/>
          </w:rPr>
          <w:delText xml:space="preserve">eigenes </w:delText>
        </w:r>
      </w:del>
      <w:ins w:id="1" w:author="David Döbele" w:date="2024-04-02T19:09:00Z">
        <w:r w:rsidR="000B2331">
          <w:rPr>
            <w:rFonts w:ascii="Georgia" w:hAnsi="Georgia" w:cs="Times New Roman"/>
            <w:sz w:val="20"/>
            <w:szCs w:val="20"/>
          </w:rPr>
          <w:t>durch Praktika bei Ebner Stolz und Sigma Corporate Finance gesammeltes</w:t>
        </w:r>
        <w:r w:rsidR="000B2331">
          <w:rPr>
            <w:rFonts w:ascii="Georgia" w:hAnsi="Georgia" w:cs="Times New Roman"/>
            <w:sz w:val="20"/>
            <w:szCs w:val="20"/>
          </w:rPr>
          <w:t xml:space="preserve"> </w:t>
        </w:r>
      </w:ins>
      <w:r w:rsidR="009E4BDA">
        <w:rPr>
          <w:rFonts w:ascii="Georgia" w:hAnsi="Georgia" w:cs="Times New Roman"/>
          <w:sz w:val="20"/>
          <w:szCs w:val="20"/>
        </w:rPr>
        <w:t xml:space="preserve">Wissen </w:t>
      </w:r>
      <w:r w:rsidR="009E4BDA" w:rsidRPr="00465188">
        <w:rPr>
          <w:rFonts w:ascii="Georgia" w:hAnsi="Georgia" w:cs="Times New Roman"/>
          <w:sz w:val="20"/>
          <w:szCs w:val="20"/>
        </w:rPr>
        <w:t xml:space="preserve">über </w:t>
      </w:r>
      <w:r w:rsidR="009E4BDA" w:rsidRPr="00465188">
        <w:rPr>
          <w:rFonts w:ascii="Georgia" w:hAnsi="Georgia" w:cs="Times New Roman"/>
          <w:sz w:val="20"/>
          <w:szCs w:val="20"/>
          <w:highlight w:val="yellow"/>
        </w:rPr>
        <w:t>M&amp;A/Corporate Finance</w:t>
      </w:r>
      <w:r w:rsidR="009E4BDA" w:rsidRPr="00465188">
        <w:rPr>
          <w:rFonts w:ascii="Georgia" w:hAnsi="Georgia" w:cs="Times New Roman"/>
          <w:sz w:val="20"/>
          <w:szCs w:val="20"/>
        </w:rPr>
        <w:t xml:space="preserve"> </w:t>
      </w:r>
      <w:del w:id="2" w:author="David Döbele" w:date="2024-04-02T19:10:00Z">
        <w:r w:rsidR="009E4BDA" w:rsidDel="000B2331">
          <w:rPr>
            <w:rFonts w:ascii="Georgia" w:hAnsi="Georgia" w:cs="Times New Roman"/>
            <w:sz w:val="20"/>
            <w:szCs w:val="20"/>
          </w:rPr>
          <w:delText xml:space="preserve">anzuwenden und </w:delText>
        </w:r>
      </w:del>
      <w:r w:rsidR="009E4BDA">
        <w:rPr>
          <w:rFonts w:ascii="Georgia" w:hAnsi="Georgia" w:cs="Times New Roman"/>
          <w:sz w:val="20"/>
          <w:szCs w:val="20"/>
        </w:rPr>
        <w:t>zu erweitern</w:t>
      </w:r>
      <w:r w:rsidRPr="00465188">
        <w:rPr>
          <w:rFonts w:ascii="Georgia" w:hAnsi="Georgia" w:cs="Times New Roman"/>
          <w:sz w:val="20"/>
          <w:szCs w:val="20"/>
        </w:rPr>
        <w:t xml:space="preserve">. </w:t>
      </w:r>
      <w:r w:rsidR="009A4390">
        <w:rPr>
          <w:rFonts w:ascii="Georgia" w:hAnsi="Georgia" w:cs="Times New Roman"/>
          <w:sz w:val="20"/>
          <w:szCs w:val="20"/>
        </w:rPr>
        <w:t xml:space="preserve">Aus diesen Gründen </w:t>
      </w:r>
      <w:r w:rsidRPr="00465188">
        <w:rPr>
          <w:rFonts w:ascii="Georgia" w:hAnsi="Georgia" w:cs="Times New Roman"/>
          <w:sz w:val="20"/>
          <w:szCs w:val="20"/>
        </w:rPr>
        <w:t>möchte ich Sie</w:t>
      </w:r>
      <w:r w:rsidR="009A4390">
        <w:rPr>
          <w:rFonts w:ascii="Georgia" w:hAnsi="Georgia" w:cs="Times New Roman"/>
          <w:sz w:val="20"/>
          <w:szCs w:val="20"/>
        </w:rPr>
        <w:t xml:space="preserve"> nun gerne</w:t>
      </w:r>
      <w:r w:rsidRPr="00465188">
        <w:rPr>
          <w:rFonts w:ascii="Georgia" w:hAnsi="Georgia" w:cs="Times New Roman"/>
          <w:sz w:val="20"/>
          <w:szCs w:val="20"/>
        </w:rPr>
        <w:t xml:space="preserve"> ab </w:t>
      </w:r>
      <w:r w:rsidR="009A4390">
        <w:rPr>
          <w:rFonts w:ascii="Georgia" w:hAnsi="Georgia" w:cs="Times New Roman"/>
          <w:sz w:val="20"/>
          <w:szCs w:val="20"/>
        </w:rPr>
        <w:t xml:space="preserve">dem </w:t>
      </w:r>
      <w:r w:rsidRPr="00465188">
        <w:rPr>
          <w:rFonts w:ascii="Georgia" w:hAnsi="Georgia" w:cs="Times New Roman"/>
          <w:sz w:val="20"/>
          <w:szCs w:val="20"/>
        </w:rPr>
        <w:t>0</w:t>
      </w:r>
      <w:r w:rsidR="00DD551B">
        <w:rPr>
          <w:rFonts w:ascii="Georgia" w:hAnsi="Georgia" w:cs="Times New Roman"/>
          <w:sz w:val="20"/>
          <w:szCs w:val="20"/>
        </w:rPr>
        <w:t>1</w:t>
      </w:r>
      <w:r w:rsidRPr="00465188">
        <w:rPr>
          <w:rFonts w:ascii="Georgia" w:hAnsi="Georgia" w:cs="Times New Roman"/>
          <w:sz w:val="20"/>
          <w:szCs w:val="20"/>
        </w:rPr>
        <w:t>.0</w:t>
      </w:r>
      <w:r w:rsidR="00DD551B">
        <w:rPr>
          <w:rFonts w:ascii="Georgia" w:hAnsi="Georgia" w:cs="Times New Roman"/>
          <w:sz w:val="20"/>
          <w:szCs w:val="20"/>
        </w:rPr>
        <w:t>3</w:t>
      </w:r>
      <w:r w:rsidRPr="00465188">
        <w:rPr>
          <w:rFonts w:ascii="Georgia" w:hAnsi="Georgia" w:cs="Times New Roman"/>
          <w:sz w:val="20"/>
          <w:szCs w:val="20"/>
        </w:rPr>
        <w:t>.202</w:t>
      </w:r>
      <w:r w:rsidR="00DD551B">
        <w:rPr>
          <w:rFonts w:ascii="Georgia" w:hAnsi="Georgia" w:cs="Times New Roman"/>
          <w:sz w:val="20"/>
          <w:szCs w:val="20"/>
        </w:rPr>
        <w:t>5</w:t>
      </w:r>
      <w:r w:rsidRPr="00465188">
        <w:rPr>
          <w:rFonts w:ascii="Georgia" w:hAnsi="Georgia" w:cs="Times New Roman"/>
          <w:sz w:val="20"/>
          <w:szCs w:val="20"/>
        </w:rPr>
        <w:t xml:space="preserve"> als Praktikant in Ihrem </w:t>
      </w:r>
      <w:r w:rsidRPr="00DD551B">
        <w:rPr>
          <w:rFonts w:ascii="Georgia" w:hAnsi="Georgia" w:cs="Times New Roman"/>
          <w:sz w:val="20"/>
          <w:szCs w:val="20"/>
          <w:highlight w:val="yellow"/>
        </w:rPr>
        <w:t>Frankfurter Office</w:t>
      </w:r>
      <w:r w:rsidRPr="00465188">
        <w:rPr>
          <w:rFonts w:ascii="Georgia" w:hAnsi="Georgia" w:cs="Times New Roman"/>
          <w:sz w:val="20"/>
          <w:szCs w:val="20"/>
        </w:rPr>
        <w:t xml:space="preserve"> für eine Dauer von</w:t>
      </w:r>
      <w:r w:rsidR="00D966C9">
        <w:rPr>
          <w:rFonts w:ascii="Georgia" w:hAnsi="Georgia" w:cs="Times New Roman"/>
          <w:sz w:val="20"/>
          <w:szCs w:val="20"/>
        </w:rPr>
        <w:t xml:space="preserve"> 10 bis</w:t>
      </w:r>
      <w:r w:rsidRPr="00465188">
        <w:rPr>
          <w:rFonts w:ascii="Georgia" w:hAnsi="Georgia" w:cs="Times New Roman"/>
          <w:sz w:val="20"/>
          <w:szCs w:val="20"/>
        </w:rPr>
        <w:t xml:space="preserve"> 12 Wochen unterstützen.</w:t>
      </w:r>
    </w:p>
    <w:p w14:paraId="28CCE719" w14:textId="55FB1685" w:rsidR="002A6B60" w:rsidRDefault="002A6B60" w:rsidP="00955BE9">
      <w:pPr>
        <w:jc w:val="both"/>
        <w:rPr>
          <w:rFonts w:ascii="Georgia" w:hAnsi="Georgia" w:cs="Times New Roman"/>
          <w:sz w:val="20"/>
          <w:szCs w:val="20"/>
        </w:rPr>
      </w:pPr>
    </w:p>
    <w:p w14:paraId="1C9BD2F8" w14:textId="4CC92C13" w:rsidR="009A4390" w:rsidRDefault="009A4390" w:rsidP="00955BE9">
      <w:pPr>
        <w:jc w:val="both"/>
        <w:rPr>
          <w:rFonts w:ascii="Georgia" w:hAnsi="Georgia" w:cs="Times New Roman"/>
          <w:sz w:val="20"/>
          <w:szCs w:val="20"/>
        </w:rPr>
      </w:pPr>
      <w:r>
        <w:rPr>
          <w:rFonts w:ascii="Georgia" w:hAnsi="Georgia" w:cs="Times New Roman"/>
          <w:sz w:val="20"/>
          <w:szCs w:val="20"/>
        </w:rPr>
        <w:t>Nach dem erfolgreichen Abschluss meines Abiturs absolvierte ich zunächst eine</w:t>
      </w:r>
      <w:r w:rsidR="004438B2">
        <w:rPr>
          <w:rFonts w:ascii="Georgia" w:hAnsi="Georgia" w:cs="Times New Roman"/>
          <w:sz w:val="20"/>
          <w:szCs w:val="20"/>
        </w:rPr>
        <w:t xml:space="preserve"> zweieinhalbjährige</w:t>
      </w:r>
      <w:r>
        <w:rPr>
          <w:rFonts w:ascii="Georgia" w:hAnsi="Georgia" w:cs="Times New Roman"/>
          <w:sz w:val="20"/>
          <w:szCs w:val="20"/>
        </w:rPr>
        <w:t xml:space="preserve"> Ausbildung zum Bankkaufmann bei der KfW Bankengruppe,</w:t>
      </w:r>
      <w:r w:rsidR="004438B2">
        <w:rPr>
          <w:rFonts w:ascii="Georgia" w:hAnsi="Georgia" w:cs="Times New Roman"/>
          <w:sz w:val="20"/>
          <w:szCs w:val="20"/>
        </w:rPr>
        <w:t xml:space="preserve"> um mein Interesse an Wirtschaft und Finanzen mit ersten Praxiserfahrungen zu verknüpfen. Aufgrund</w:t>
      </w:r>
      <w:r w:rsidR="000B2CAF">
        <w:rPr>
          <w:rFonts w:ascii="Georgia" w:hAnsi="Georgia" w:cs="Times New Roman"/>
          <w:sz w:val="20"/>
          <w:szCs w:val="20"/>
        </w:rPr>
        <w:t xml:space="preserve"> von</w:t>
      </w:r>
      <w:r w:rsidR="004438B2">
        <w:rPr>
          <w:rFonts w:ascii="Georgia" w:hAnsi="Georgia" w:cs="Times New Roman"/>
          <w:sz w:val="20"/>
          <w:szCs w:val="20"/>
        </w:rPr>
        <w:t xml:space="preserve"> hervorragenden betrieblichen Leistungen konnte ich die Ausbildungszeit zunächst auf zwei Jahre verkürzen und entschied mich im Anschluss ein Studium der Wirtschaftswissenschaften an der Goethe-Universität in Frankfurt am Main zu beginnen, um mein in Ausbildung und Schule angesammeltes Wissen weiter zu vertiefen.</w:t>
      </w:r>
      <w:r w:rsidR="000B2CAF">
        <w:rPr>
          <w:rFonts w:ascii="Georgia" w:hAnsi="Georgia" w:cs="Times New Roman"/>
          <w:sz w:val="20"/>
          <w:szCs w:val="20"/>
        </w:rPr>
        <w:t xml:space="preserve"> Zudem nutzte ich die </w:t>
      </w:r>
      <w:r w:rsidR="00805875">
        <w:rPr>
          <w:rFonts w:ascii="Georgia" w:hAnsi="Georgia" w:cs="Times New Roman"/>
          <w:sz w:val="20"/>
          <w:szCs w:val="20"/>
        </w:rPr>
        <w:t xml:space="preserve">freie </w:t>
      </w:r>
      <w:r w:rsidR="000B2CAF">
        <w:rPr>
          <w:rFonts w:ascii="Georgia" w:hAnsi="Georgia" w:cs="Times New Roman"/>
          <w:sz w:val="20"/>
          <w:szCs w:val="20"/>
        </w:rPr>
        <w:t>Zeit zwischen Ende meiner Ausbildung</w:t>
      </w:r>
      <w:r w:rsidR="00805875">
        <w:rPr>
          <w:rFonts w:ascii="Georgia" w:hAnsi="Georgia" w:cs="Times New Roman"/>
          <w:sz w:val="20"/>
          <w:szCs w:val="20"/>
        </w:rPr>
        <w:t xml:space="preserve"> und </w:t>
      </w:r>
      <w:r w:rsidR="00D966C9">
        <w:rPr>
          <w:rFonts w:ascii="Georgia" w:hAnsi="Georgia" w:cs="Times New Roman"/>
          <w:sz w:val="20"/>
          <w:szCs w:val="20"/>
        </w:rPr>
        <w:t>B</w:t>
      </w:r>
      <w:r w:rsidR="00805875">
        <w:rPr>
          <w:rFonts w:ascii="Georgia" w:hAnsi="Georgia" w:cs="Times New Roman"/>
          <w:sz w:val="20"/>
          <w:szCs w:val="20"/>
        </w:rPr>
        <w:t>eginn meines Studiums</w:t>
      </w:r>
      <w:r w:rsidR="002E693B">
        <w:rPr>
          <w:rFonts w:ascii="Georgia" w:hAnsi="Georgia" w:cs="Times New Roman"/>
          <w:sz w:val="20"/>
          <w:szCs w:val="20"/>
        </w:rPr>
        <w:t xml:space="preserve">, um in einem dreimonatigen Praktikum weitere Praxiserfahrung in einem für mich neuen Bereich, der Wirtschaftsprüfung, zu sammeln. Besagtes Praktikum absolvierte ich bei RSM Ebner Stolz und erhielt im Anschluss aufgrund erneut hervorragender Leistungen im Betrieb das Angebot, als Werkstudent auch über das eigentliche Praktikum hinaus im Unternehmen zu bleiben, welches ich gerne annahm. Dennoch </w:t>
      </w:r>
      <w:r w:rsidR="00D14FAA">
        <w:rPr>
          <w:rFonts w:ascii="Georgia" w:hAnsi="Georgia" w:cs="Times New Roman"/>
          <w:sz w:val="20"/>
          <w:szCs w:val="20"/>
        </w:rPr>
        <w:t>wollte ich nach dem zweiten Fachsemester meines Studiums im Sommer 2024 endlich erste Erfahrung</w:t>
      </w:r>
      <w:r w:rsidR="00805875">
        <w:rPr>
          <w:rFonts w:ascii="Georgia" w:hAnsi="Georgia" w:cs="Times New Roman"/>
          <w:sz w:val="20"/>
          <w:szCs w:val="20"/>
        </w:rPr>
        <w:t>en</w:t>
      </w:r>
      <w:r w:rsidR="00D14FAA">
        <w:rPr>
          <w:rFonts w:ascii="Georgia" w:hAnsi="Georgia" w:cs="Times New Roman"/>
          <w:sz w:val="20"/>
          <w:szCs w:val="20"/>
        </w:rPr>
        <w:t xml:space="preserve"> in der Königsklasse des Finanzbereichs, der Corporate Finance, sammeln. Daher bewarb ich mich bei Sigma Corporate Finance, einer M&amp;A-B</w:t>
      </w:r>
      <w:r w:rsidR="00473DD7">
        <w:rPr>
          <w:rFonts w:ascii="Georgia" w:hAnsi="Georgia" w:cs="Times New Roman"/>
          <w:sz w:val="20"/>
          <w:szCs w:val="20"/>
        </w:rPr>
        <w:t>outique</w:t>
      </w:r>
      <w:r w:rsidR="00D14FAA">
        <w:rPr>
          <w:rFonts w:ascii="Georgia" w:hAnsi="Georgia" w:cs="Times New Roman"/>
          <w:sz w:val="20"/>
          <w:szCs w:val="20"/>
        </w:rPr>
        <w:t xml:space="preserve"> mit Fokus</w:t>
      </w:r>
      <w:r w:rsidR="00473DD7">
        <w:rPr>
          <w:rFonts w:ascii="Georgia" w:hAnsi="Georgia" w:cs="Times New Roman"/>
          <w:sz w:val="20"/>
          <w:szCs w:val="20"/>
        </w:rPr>
        <w:t xml:space="preserve"> </w:t>
      </w:r>
      <w:r w:rsidR="00805875">
        <w:rPr>
          <w:rFonts w:ascii="Georgia" w:hAnsi="Georgia" w:cs="Times New Roman"/>
          <w:sz w:val="20"/>
          <w:szCs w:val="20"/>
        </w:rPr>
        <w:t xml:space="preserve">auf </w:t>
      </w:r>
      <w:r w:rsidR="00473DD7">
        <w:rPr>
          <w:rFonts w:ascii="Georgia" w:hAnsi="Georgia" w:cs="Times New Roman"/>
          <w:sz w:val="20"/>
          <w:szCs w:val="20"/>
        </w:rPr>
        <w:t>der Beratung von</w:t>
      </w:r>
      <w:r w:rsidR="00D14FAA">
        <w:rPr>
          <w:rFonts w:ascii="Georgia" w:hAnsi="Georgia" w:cs="Times New Roman"/>
          <w:sz w:val="20"/>
          <w:szCs w:val="20"/>
        </w:rPr>
        <w:t xml:space="preserve"> kleine</w:t>
      </w:r>
      <w:r w:rsidR="00473DD7">
        <w:rPr>
          <w:rFonts w:ascii="Georgia" w:hAnsi="Georgia" w:cs="Times New Roman"/>
          <w:sz w:val="20"/>
          <w:szCs w:val="20"/>
        </w:rPr>
        <w:t>n</w:t>
      </w:r>
      <w:r w:rsidR="00D14FAA">
        <w:rPr>
          <w:rFonts w:ascii="Georgia" w:hAnsi="Georgia" w:cs="Times New Roman"/>
          <w:sz w:val="20"/>
          <w:szCs w:val="20"/>
        </w:rPr>
        <w:t xml:space="preserve"> und mittelständische</w:t>
      </w:r>
      <w:r w:rsidR="00473DD7">
        <w:rPr>
          <w:rFonts w:ascii="Georgia" w:hAnsi="Georgia" w:cs="Times New Roman"/>
          <w:sz w:val="20"/>
          <w:szCs w:val="20"/>
        </w:rPr>
        <w:t>n</w:t>
      </w:r>
      <w:r w:rsidR="00D14FAA">
        <w:rPr>
          <w:rFonts w:ascii="Georgia" w:hAnsi="Georgia" w:cs="Times New Roman"/>
          <w:sz w:val="20"/>
          <w:szCs w:val="20"/>
        </w:rPr>
        <w:t xml:space="preserve"> Unternehmen, und erhielt ein Angebot für ein dreimonatiges Praktikum, welches ich dementsprechend im Sommer</w:t>
      </w:r>
      <w:r w:rsidR="00805875">
        <w:rPr>
          <w:rFonts w:ascii="Georgia" w:hAnsi="Georgia" w:cs="Times New Roman"/>
          <w:sz w:val="20"/>
          <w:szCs w:val="20"/>
        </w:rPr>
        <w:t xml:space="preserve"> </w:t>
      </w:r>
      <w:proofErr w:type="gramStart"/>
      <w:r w:rsidR="00805875">
        <w:rPr>
          <w:rFonts w:ascii="Georgia" w:hAnsi="Georgia" w:cs="Times New Roman"/>
          <w:sz w:val="20"/>
          <w:szCs w:val="20"/>
        </w:rPr>
        <w:t>diesen Jahres</w:t>
      </w:r>
      <w:proofErr w:type="gramEnd"/>
      <w:r w:rsidR="00D14FAA">
        <w:rPr>
          <w:rFonts w:ascii="Georgia" w:hAnsi="Georgia" w:cs="Times New Roman"/>
          <w:sz w:val="20"/>
          <w:szCs w:val="20"/>
        </w:rPr>
        <w:t xml:space="preserve"> absolvieren werde.</w:t>
      </w:r>
      <w:r w:rsidR="003B5952">
        <w:rPr>
          <w:rFonts w:ascii="Georgia" w:hAnsi="Georgia" w:cs="Times New Roman"/>
          <w:sz w:val="20"/>
          <w:szCs w:val="20"/>
        </w:rPr>
        <w:t xml:space="preserve"> </w:t>
      </w:r>
      <w:r w:rsidR="00473DD7">
        <w:rPr>
          <w:rFonts w:ascii="Georgia" w:hAnsi="Georgia" w:cs="Times New Roman"/>
          <w:sz w:val="20"/>
          <w:szCs w:val="20"/>
        </w:rPr>
        <w:t xml:space="preserve">Um </w:t>
      </w:r>
      <w:r w:rsidR="003B5952">
        <w:rPr>
          <w:rFonts w:ascii="Georgia" w:hAnsi="Georgia" w:cs="Times New Roman"/>
          <w:sz w:val="20"/>
          <w:szCs w:val="20"/>
        </w:rPr>
        <w:t>meine in meinen bisherigen und geplanten Praktika erworbenen Fähigkeiten unter Beweis zu stellen und auszubauen</w:t>
      </w:r>
      <w:ins w:id="3" w:author="David Döbele" w:date="2024-04-02T19:11:00Z">
        <w:r w:rsidR="000B2331">
          <w:rPr>
            <w:rFonts w:ascii="Georgia" w:hAnsi="Georgia" w:cs="Times New Roman"/>
            <w:sz w:val="20"/>
            <w:szCs w:val="20"/>
          </w:rPr>
          <w:t>,</w:t>
        </w:r>
      </w:ins>
      <w:r w:rsidR="003B5952">
        <w:rPr>
          <w:rFonts w:ascii="Georgia" w:hAnsi="Georgia" w:cs="Times New Roman"/>
          <w:sz w:val="20"/>
          <w:szCs w:val="20"/>
        </w:rPr>
        <w:t xml:space="preserve"> möchte ich mich nun gerne auf ein Praktikum nach dem dritten Fachsemester in </w:t>
      </w:r>
      <w:ins w:id="4" w:author="David Döbele" w:date="2024-04-02T19:11:00Z">
        <w:r w:rsidR="009406C8">
          <w:rPr>
            <w:rFonts w:ascii="Georgia" w:hAnsi="Georgia" w:cs="Times New Roman"/>
            <w:sz w:val="20"/>
            <w:szCs w:val="20"/>
          </w:rPr>
          <w:t>I</w:t>
        </w:r>
      </w:ins>
      <w:del w:id="5" w:author="David Döbele" w:date="2024-04-02T19:11:00Z">
        <w:r w:rsidR="003B5952" w:rsidDel="009406C8">
          <w:rPr>
            <w:rFonts w:ascii="Georgia" w:hAnsi="Georgia" w:cs="Times New Roman"/>
            <w:sz w:val="20"/>
            <w:szCs w:val="20"/>
          </w:rPr>
          <w:delText>i</w:delText>
        </w:r>
      </w:del>
      <w:r w:rsidR="003B5952">
        <w:rPr>
          <w:rFonts w:ascii="Georgia" w:hAnsi="Georgia" w:cs="Times New Roman"/>
          <w:sz w:val="20"/>
          <w:szCs w:val="20"/>
        </w:rPr>
        <w:t>hrem Haus bewerben.</w:t>
      </w:r>
    </w:p>
    <w:p w14:paraId="5AE5C970" w14:textId="77777777" w:rsidR="00645EC6" w:rsidRPr="00465188" w:rsidRDefault="00645EC6" w:rsidP="00955BE9">
      <w:pPr>
        <w:jc w:val="both"/>
        <w:rPr>
          <w:rFonts w:ascii="Georgia" w:hAnsi="Georgia" w:cs="Times New Roman"/>
          <w:sz w:val="20"/>
          <w:szCs w:val="20"/>
        </w:rPr>
      </w:pPr>
    </w:p>
    <w:p w14:paraId="05B3186A" w14:textId="37734573" w:rsidR="009A574D" w:rsidRDefault="009A574D" w:rsidP="009A574D">
      <w:pPr>
        <w:jc w:val="both"/>
        <w:rPr>
          <w:rFonts w:ascii="Georgia" w:hAnsi="Georgia"/>
          <w:sz w:val="20"/>
          <w:szCs w:val="20"/>
        </w:rPr>
      </w:pPr>
      <w:r w:rsidRPr="00465188">
        <w:rPr>
          <w:rFonts w:ascii="Georgia" w:hAnsi="Georgia"/>
          <w:sz w:val="20"/>
          <w:szCs w:val="20"/>
          <w:highlight w:val="yellow"/>
        </w:rPr>
        <w:t xml:space="preserve">PWC scheint mir für dieses Praktikum ideal. Durch Ihren breiten Beratungsansatz begleiten Sie Ihre Kunden durch den gesamten Transaktionsprozess und stehen diesen vollumfänglich in jeglicher Phase und bei jeder Herausforderung des Deals zur Seite. Besonders spannend finde ich zudem die breite, branchenübergreifende Expertise von PWC, welche sich in Deals in den verschiedensten Sektoren von Retail &amp; Customer </w:t>
      </w:r>
      <w:proofErr w:type="spellStart"/>
      <w:r w:rsidRPr="00465188">
        <w:rPr>
          <w:rFonts w:ascii="Georgia" w:hAnsi="Georgia"/>
          <w:sz w:val="20"/>
          <w:szCs w:val="20"/>
          <w:highlight w:val="yellow"/>
        </w:rPr>
        <w:t>Goods</w:t>
      </w:r>
      <w:proofErr w:type="spellEnd"/>
      <w:r w:rsidRPr="00465188">
        <w:rPr>
          <w:rFonts w:ascii="Georgia" w:hAnsi="Georgia"/>
          <w:sz w:val="20"/>
          <w:szCs w:val="20"/>
          <w:highlight w:val="yellow"/>
        </w:rPr>
        <w:t xml:space="preserve"> über Automotive bis hin zu </w:t>
      </w:r>
      <w:proofErr w:type="spellStart"/>
      <w:r w:rsidRPr="00465188">
        <w:rPr>
          <w:rFonts w:ascii="Georgia" w:hAnsi="Georgia"/>
          <w:sz w:val="20"/>
          <w:szCs w:val="20"/>
          <w:highlight w:val="yellow"/>
        </w:rPr>
        <w:t>Healthcare</w:t>
      </w:r>
      <w:proofErr w:type="spellEnd"/>
      <w:r w:rsidRPr="00465188">
        <w:rPr>
          <w:rFonts w:ascii="Georgia" w:hAnsi="Georgia"/>
          <w:sz w:val="20"/>
          <w:szCs w:val="20"/>
          <w:highlight w:val="yellow"/>
        </w:rPr>
        <w:t xml:space="preserve"> Products niederschlägt. Am meisten beeindruckt hat mich hierbei der Verkauf der </w:t>
      </w:r>
      <w:proofErr w:type="spellStart"/>
      <w:r w:rsidRPr="00465188">
        <w:rPr>
          <w:rFonts w:ascii="Georgia" w:hAnsi="Georgia"/>
          <w:sz w:val="20"/>
          <w:szCs w:val="20"/>
          <w:highlight w:val="yellow"/>
        </w:rPr>
        <w:t>Prophete</w:t>
      </w:r>
      <w:proofErr w:type="spellEnd"/>
      <w:r w:rsidRPr="00465188">
        <w:rPr>
          <w:rFonts w:ascii="Georgia" w:hAnsi="Georgia"/>
          <w:sz w:val="20"/>
          <w:szCs w:val="20"/>
          <w:highlight w:val="yellow"/>
        </w:rPr>
        <w:t xml:space="preserve"> and Cycle-Union Group an </w:t>
      </w:r>
      <w:proofErr w:type="spellStart"/>
      <w:r w:rsidRPr="00465188">
        <w:rPr>
          <w:rFonts w:ascii="Georgia" w:hAnsi="Georgia"/>
          <w:sz w:val="20"/>
          <w:szCs w:val="20"/>
          <w:highlight w:val="yellow"/>
        </w:rPr>
        <w:t>DuTech</w:t>
      </w:r>
      <w:proofErr w:type="spellEnd"/>
      <w:r w:rsidRPr="00465188">
        <w:rPr>
          <w:rFonts w:ascii="Georgia" w:hAnsi="Georgia"/>
          <w:sz w:val="20"/>
          <w:szCs w:val="20"/>
          <w:highlight w:val="yellow"/>
        </w:rPr>
        <w:t xml:space="preserve"> Holdings Ltd., welcher mit beeindruckender Geschwindigkeit in nur zwei Monaten abgewickelt wurde.</w:t>
      </w:r>
    </w:p>
    <w:p w14:paraId="5C3C1528" w14:textId="08048B35" w:rsidR="00D90990" w:rsidRDefault="00D90990" w:rsidP="009A574D">
      <w:pPr>
        <w:jc w:val="both"/>
        <w:rPr>
          <w:rFonts w:ascii="Georgia" w:hAnsi="Georgia"/>
          <w:sz w:val="20"/>
          <w:szCs w:val="20"/>
        </w:rPr>
      </w:pPr>
    </w:p>
    <w:p w14:paraId="315D2468" w14:textId="60FDBC16" w:rsidR="00D90990" w:rsidRPr="00465188" w:rsidRDefault="00D90990" w:rsidP="009A574D">
      <w:pPr>
        <w:jc w:val="both"/>
        <w:rPr>
          <w:rFonts w:ascii="Georgia" w:hAnsi="Georgia"/>
          <w:sz w:val="20"/>
          <w:szCs w:val="20"/>
        </w:rPr>
      </w:pPr>
      <w:r>
        <w:rPr>
          <w:rFonts w:ascii="Georgia" w:hAnsi="Georgia"/>
          <w:sz w:val="20"/>
          <w:szCs w:val="20"/>
        </w:rPr>
        <w:t>Von dem Praktikum erhoffe ich mir spannende Einblicke in Unternehmenstransaktionen und die Möglichkeit, meine Fähigkeiten aktiv einzubringen und zu erweitern. Ich bin mir sicher, dass ich durch mein großes Interesse an</w:t>
      </w:r>
      <w:r w:rsidRPr="00D90990">
        <w:rPr>
          <w:rFonts w:ascii="Georgia" w:hAnsi="Georgia" w:cs="Times New Roman"/>
          <w:sz w:val="20"/>
          <w:szCs w:val="20"/>
          <w:highlight w:val="yellow"/>
        </w:rPr>
        <w:t xml:space="preserve"> </w:t>
      </w:r>
      <w:r w:rsidRPr="00465188">
        <w:rPr>
          <w:rFonts w:ascii="Georgia" w:hAnsi="Georgia" w:cs="Times New Roman"/>
          <w:sz w:val="20"/>
          <w:szCs w:val="20"/>
          <w:highlight w:val="yellow"/>
        </w:rPr>
        <w:t>M&amp;A und Corporate Finance</w:t>
      </w:r>
      <w:r w:rsidR="007264AF">
        <w:rPr>
          <w:rFonts w:ascii="Georgia" w:hAnsi="Georgia" w:cs="Times New Roman"/>
          <w:sz w:val="20"/>
          <w:szCs w:val="20"/>
        </w:rPr>
        <w:t xml:space="preserve">, meiner hohen </w:t>
      </w:r>
      <w:r w:rsidR="007264AF" w:rsidRPr="00465188">
        <w:rPr>
          <w:rFonts w:ascii="Georgia" w:hAnsi="Georgia" w:cs="Times New Roman"/>
          <w:sz w:val="20"/>
          <w:szCs w:val="20"/>
        </w:rPr>
        <w:t xml:space="preserve">Einsatzbereitschaft sowie meine hervorragenden analytischen Fähigkeiten eine Bereicherung für </w:t>
      </w:r>
      <w:proofErr w:type="spellStart"/>
      <w:r w:rsidR="007264AF" w:rsidRPr="00465188">
        <w:rPr>
          <w:rFonts w:ascii="Georgia" w:hAnsi="Georgia" w:cs="Times New Roman"/>
          <w:sz w:val="20"/>
          <w:szCs w:val="20"/>
          <w:highlight w:val="yellow"/>
        </w:rPr>
        <w:t>Palantir</w:t>
      </w:r>
      <w:proofErr w:type="spellEnd"/>
      <w:r w:rsidR="007264AF" w:rsidRPr="00465188">
        <w:rPr>
          <w:rFonts w:ascii="Georgia" w:hAnsi="Georgia" w:cs="Times New Roman"/>
          <w:sz w:val="20"/>
          <w:szCs w:val="20"/>
          <w:highlight w:val="yellow"/>
        </w:rPr>
        <w:t xml:space="preserve"> Partners</w:t>
      </w:r>
      <w:r w:rsidR="007264AF" w:rsidRPr="00465188">
        <w:rPr>
          <w:rFonts w:ascii="Georgia" w:hAnsi="Georgia" w:cs="Times New Roman"/>
          <w:sz w:val="20"/>
          <w:szCs w:val="20"/>
        </w:rPr>
        <w:t xml:space="preserve"> sein werde und würde mich sehr darüber freuen, Sie auch in einem persönlichen Gespräch von mir überzeugen zu dürfen.  </w:t>
      </w:r>
    </w:p>
    <w:p w14:paraId="18330006" w14:textId="77777777" w:rsidR="007264AF" w:rsidRPr="00465188" w:rsidRDefault="007264AF" w:rsidP="002A6B60">
      <w:pPr>
        <w:jc w:val="both"/>
        <w:rPr>
          <w:rFonts w:ascii="Georgia" w:hAnsi="Georgia" w:cs="Times New Roman"/>
          <w:sz w:val="20"/>
          <w:szCs w:val="20"/>
        </w:rPr>
      </w:pPr>
    </w:p>
    <w:p w14:paraId="01C50F0F" w14:textId="03DE87C4" w:rsidR="007264AF" w:rsidRDefault="002A6B60" w:rsidP="002A6B60">
      <w:pPr>
        <w:jc w:val="both"/>
        <w:rPr>
          <w:rFonts w:ascii="Georgia" w:hAnsi="Georgia" w:cs="Times New Roman"/>
          <w:sz w:val="20"/>
          <w:szCs w:val="20"/>
        </w:rPr>
      </w:pPr>
      <w:r w:rsidRPr="00465188">
        <w:rPr>
          <w:rFonts w:ascii="Georgia" w:hAnsi="Georgia" w:cs="Times New Roman"/>
          <w:sz w:val="20"/>
          <w:szCs w:val="20"/>
        </w:rPr>
        <w:t>Mit freundlichen Grüßen</w:t>
      </w:r>
    </w:p>
    <w:p w14:paraId="18A24173" w14:textId="77777777" w:rsidR="00465188" w:rsidRDefault="00465188" w:rsidP="002A6B60">
      <w:pPr>
        <w:jc w:val="both"/>
        <w:rPr>
          <w:rFonts w:ascii="Georgia" w:hAnsi="Georgia" w:cs="Times New Roman"/>
          <w:sz w:val="20"/>
          <w:szCs w:val="20"/>
        </w:rPr>
      </w:pPr>
    </w:p>
    <w:p w14:paraId="0A0B662C" w14:textId="77777777" w:rsidR="00465188" w:rsidRDefault="00465188" w:rsidP="002A6B60">
      <w:pPr>
        <w:jc w:val="both"/>
        <w:rPr>
          <w:rFonts w:ascii="Georgia" w:hAnsi="Georgia" w:cs="Times New Roman"/>
          <w:sz w:val="20"/>
          <w:szCs w:val="20"/>
        </w:rPr>
      </w:pPr>
    </w:p>
    <w:p w14:paraId="366CAB11" w14:textId="77777777" w:rsidR="00465188" w:rsidRDefault="00465188" w:rsidP="002A6B60">
      <w:pPr>
        <w:jc w:val="both"/>
        <w:rPr>
          <w:rFonts w:ascii="Georgia" w:hAnsi="Georgia" w:cs="Times New Roman"/>
          <w:sz w:val="20"/>
          <w:szCs w:val="20"/>
        </w:rPr>
      </w:pPr>
    </w:p>
    <w:p w14:paraId="3F446B33" w14:textId="77777777" w:rsidR="00465188" w:rsidRDefault="00465188" w:rsidP="002A6B60">
      <w:pPr>
        <w:jc w:val="both"/>
        <w:rPr>
          <w:rFonts w:ascii="Georgia" w:hAnsi="Georgia" w:cs="Times New Roman"/>
          <w:sz w:val="20"/>
          <w:szCs w:val="20"/>
        </w:rPr>
      </w:pPr>
    </w:p>
    <w:p w14:paraId="017C01E1" w14:textId="77777777" w:rsidR="00465188" w:rsidRDefault="00465188" w:rsidP="002A6B60">
      <w:pPr>
        <w:jc w:val="both"/>
        <w:rPr>
          <w:rFonts w:ascii="Georgia" w:hAnsi="Georgia" w:cs="Times New Roman"/>
          <w:sz w:val="20"/>
          <w:szCs w:val="20"/>
        </w:rPr>
      </w:pPr>
    </w:p>
    <w:p w14:paraId="53D6E432" w14:textId="77777777" w:rsidR="00465188" w:rsidRPr="00465188" w:rsidRDefault="00465188" w:rsidP="002A6B60">
      <w:pPr>
        <w:jc w:val="both"/>
        <w:rPr>
          <w:rFonts w:ascii="Georgia" w:hAnsi="Georgia" w:cs="Times New Roman"/>
          <w:sz w:val="20"/>
          <w:szCs w:val="20"/>
        </w:rPr>
      </w:pPr>
    </w:p>
    <w:p w14:paraId="09C19475" w14:textId="77777777" w:rsidR="004C1DC5" w:rsidRDefault="004C1DC5" w:rsidP="002A6B60">
      <w:pPr>
        <w:jc w:val="both"/>
        <w:rPr>
          <w:rFonts w:ascii="Georgia" w:hAnsi="Georgia" w:cs="Times New Roman"/>
          <w:sz w:val="21"/>
          <w:szCs w:val="21"/>
        </w:rPr>
      </w:pPr>
    </w:p>
    <w:p w14:paraId="4D3AF883" w14:textId="77777777" w:rsidR="004C1DC5" w:rsidRDefault="004C1DC5" w:rsidP="004C1DC5">
      <w:pPr>
        <w:jc w:val="both"/>
        <w:rPr>
          <w:rFonts w:ascii="Georgia" w:hAnsi="Georgia"/>
          <w:sz w:val="21"/>
          <w:szCs w:val="21"/>
        </w:rPr>
      </w:pPr>
      <w:r>
        <w:rPr>
          <w:rFonts w:ascii="Georgia" w:hAnsi="Georgia"/>
          <w:sz w:val="21"/>
          <w:szCs w:val="21"/>
        </w:rPr>
        <w:t xml:space="preserve">PWC scheint mir für dieses Praktikum ideal. Durch Ihren breiten Beratungsansatz begleiten Sie Ihre Kunden durch den gesamten Transaktionsprozess und stehen diesen vollumfänglich in jeglicher Phase und bei jeder Herausforderung des Deals zur Seite. Besonders spannend finde ich zudem die breite, branchenübergreifende Expertise von PWC, welche sich in Deals in den verschiedensten Sektoren von Retail &amp; Customer </w:t>
      </w:r>
      <w:proofErr w:type="spellStart"/>
      <w:r>
        <w:rPr>
          <w:rFonts w:ascii="Georgia" w:hAnsi="Georgia"/>
          <w:sz w:val="21"/>
          <w:szCs w:val="21"/>
        </w:rPr>
        <w:t>Goods</w:t>
      </w:r>
      <w:proofErr w:type="spellEnd"/>
      <w:r>
        <w:rPr>
          <w:rFonts w:ascii="Georgia" w:hAnsi="Georgia"/>
          <w:sz w:val="21"/>
          <w:szCs w:val="21"/>
        </w:rPr>
        <w:t xml:space="preserve"> über Automotive bis hin zu </w:t>
      </w:r>
      <w:proofErr w:type="spellStart"/>
      <w:r>
        <w:rPr>
          <w:rFonts w:ascii="Georgia" w:hAnsi="Georgia"/>
          <w:sz w:val="21"/>
          <w:szCs w:val="21"/>
        </w:rPr>
        <w:t>Healthcare</w:t>
      </w:r>
      <w:proofErr w:type="spellEnd"/>
      <w:r>
        <w:rPr>
          <w:rFonts w:ascii="Georgia" w:hAnsi="Georgia"/>
          <w:sz w:val="21"/>
          <w:szCs w:val="21"/>
        </w:rPr>
        <w:t xml:space="preserve"> Products niederschlägt. Am meisten beeindruckt hat mich hierbei der Verkauf der </w:t>
      </w:r>
      <w:proofErr w:type="spellStart"/>
      <w:r>
        <w:rPr>
          <w:rFonts w:ascii="Georgia" w:hAnsi="Georgia"/>
          <w:sz w:val="21"/>
          <w:szCs w:val="21"/>
        </w:rPr>
        <w:t>Prophete</w:t>
      </w:r>
      <w:proofErr w:type="spellEnd"/>
      <w:r>
        <w:rPr>
          <w:rFonts w:ascii="Georgia" w:hAnsi="Georgia"/>
          <w:sz w:val="21"/>
          <w:szCs w:val="21"/>
        </w:rPr>
        <w:t xml:space="preserve"> and Cycle-Union Group an </w:t>
      </w:r>
      <w:proofErr w:type="spellStart"/>
      <w:r>
        <w:rPr>
          <w:rFonts w:ascii="Georgia" w:hAnsi="Georgia"/>
          <w:sz w:val="21"/>
          <w:szCs w:val="21"/>
        </w:rPr>
        <w:t>DuTech</w:t>
      </w:r>
      <w:proofErr w:type="spellEnd"/>
      <w:r>
        <w:rPr>
          <w:rFonts w:ascii="Georgia" w:hAnsi="Georgia"/>
          <w:sz w:val="21"/>
          <w:szCs w:val="21"/>
        </w:rPr>
        <w:t xml:space="preserve"> Holdings Ltd., welcher mit beeindruckender Geschwindigkeit in nur zwei Monaten abgewickelt wurde.</w:t>
      </w:r>
    </w:p>
    <w:p w14:paraId="6A5CA15D" w14:textId="77777777" w:rsidR="004C1DC5" w:rsidRDefault="004C1DC5" w:rsidP="004C1DC5">
      <w:pPr>
        <w:jc w:val="both"/>
        <w:rPr>
          <w:rFonts w:ascii="Georgia" w:hAnsi="Georgia"/>
          <w:sz w:val="21"/>
          <w:szCs w:val="21"/>
        </w:rPr>
      </w:pPr>
    </w:p>
    <w:p w14:paraId="7EA75C93" w14:textId="77777777" w:rsidR="004C1DC5" w:rsidRDefault="004C1DC5" w:rsidP="004C1DC5">
      <w:pPr>
        <w:jc w:val="both"/>
        <w:rPr>
          <w:rFonts w:ascii="Georgia" w:hAnsi="Georgia"/>
          <w:sz w:val="21"/>
          <w:szCs w:val="21"/>
        </w:rPr>
      </w:pPr>
      <w:r>
        <w:rPr>
          <w:rFonts w:ascii="Georgia" w:hAnsi="Georgia"/>
          <w:sz w:val="21"/>
          <w:szCs w:val="21"/>
        </w:rPr>
        <w:t xml:space="preserve">Deloitte scheint mir für dieses Praktikum ideal. Durch Ihren breiten Beratungsansatz begleiten Sie Ihre Kunden durch den gesamten Transaktionsprozess und stehen diesen vollumfänglich in jeglicher Phase und bei jeder Herausforderung des Deals zur Seite. Besonders spannend finde ich zudem die breite, branchenübergreifende Expertise von Deloitte, welche sich in Deals in den verschiedensten Sektoren von Life Sciences &amp; Health Care über Energy, Resources &amp; Industrials bis hin zu Financial Services niederschlägt. </w:t>
      </w:r>
    </w:p>
    <w:p w14:paraId="759773E7" w14:textId="77777777" w:rsidR="004C1DC5" w:rsidRDefault="004C1DC5" w:rsidP="004C1DC5">
      <w:pPr>
        <w:jc w:val="both"/>
        <w:rPr>
          <w:rFonts w:ascii="Georgia" w:hAnsi="Georgia"/>
          <w:sz w:val="21"/>
          <w:szCs w:val="21"/>
        </w:rPr>
      </w:pPr>
    </w:p>
    <w:p w14:paraId="4E46528A" w14:textId="3CAE827C" w:rsidR="004C1DC5" w:rsidRPr="00780B2E" w:rsidRDefault="004C1DC5" w:rsidP="004C1DC5">
      <w:pPr>
        <w:jc w:val="both"/>
        <w:rPr>
          <w:rFonts w:ascii="Georgia" w:hAnsi="Georgia"/>
          <w:sz w:val="21"/>
          <w:szCs w:val="21"/>
        </w:rPr>
      </w:pPr>
      <w:r w:rsidRPr="00780B2E">
        <w:rPr>
          <w:rFonts w:ascii="Georgia" w:hAnsi="Georgia"/>
          <w:sz w:val="21"/>
          <w:szCs w:val="21"/>
        </w:rPr>
        <w:t>KPMG scheint mir für d</w:t>
      </w:r>
      <w:r>
        <w:rPr>
          <w:rFonts w:ascii="Georgia" w:hAnsi="Georgia"/>
          <w:sz w:val="21"/>
          <w:szCs w:val="21"/>
        </w:rPr>
        <w:t xml:space="preserve">ieses Praktikum ideal. Durch </w:t>
      </w:r>
      <w:ins w:id="6" w:author="David Döbele" w:date="2024-04-02T19:11:00Z">
        <w:r w:rsidR="009406C8">
          <w:rPr>
            <w:rFonts w:ascii="Georgia" w:hAnsi="Georgia"/>
            <w:sz w:val="21"/>
            <w:szCs w:val="21"/>
          </w:rPr>
          <w:t xml:space="preserve">Ihren </w:t>
        </w:r>
      </w:ins>
      <w:del w:id="7" w:author="David Döbele" w:date="2024-04-02T19:11:00Z">
        <w:r w:rsidDel="009406C8">
          <w:rPr>
            <w:rFonts w:ascii="Georgia" w:hAnsi="Georgia"/>
            <w:sz w:val="21"/>
            <w:szCs w:val="21"/>
          </w:rPr>
          <w:delText xml:space="preserve">ihren </w:delText>
        </w:r>
      </w:del>
      <w:r>
        <w:rPr>
          <w:rFonts w:ascii="Georgia" w:hAnsi="Georgia"/>
          <w:sz w:val="21"/>
          <w:szCs w:val="21"/>
        </w:rPr>
        <w:t>ganzheitlichen Beratungsansatz begleiten Sie Ihre Kunden durch den gesamten Transaktionsprozess und stehen diesen vollumfänglich in jeglicher Phase und bei jeder Herausforderung des Deals zur Seite, sowohl auf der Käufer- als auch auf der Verkäuferseite. Besonders beeindruckt hat mich die M&amp;A Beratung bei BlackRocks Investment in IONITY im April 2022, bei welchem KPMG eindrucksvoll gezeigt hat, dass man selbst für die größten Investmentfirmen weltweit Projekte auf dem deutschen Markt erfolgreich durchführen kann.</w:t>
      </w:r>
    </w:p>
    <w:p w14:paraId="7AD94814" w14:textId="77777777" w:rsidR="004C1DC5" w:rsidRPr="00780B2E" w:rsidRDefault="004C1DC5" w:rsidP="004C1DC5">
      <w:pPr>
        <w:jc w:val="both"/>
        <w:rPr>
          <w:rFonts w:ascii="Georgia" w:hAnsi="Georgia"/>
          <w:sz w:val="21"/>
          <w:szCs w:val="21"/>
        </w:rPr>
      </w:pPr>
    </w:p>
    <w:p w14:paraId="7CAF2032" w14:textId="28960D1E" w:rsidR="004C1DC5" w:rsidRPr="00BD3A4C" w:rsidRDefault="004C1DC5" w:rsidP="004C1DC5">
      <w:pPr>
        <w:jc w:val="both"/>
        <w:rPr>
          <w:rFonts w:ascii="Georgia" w:hAnsi="Georgia"/>
          <w:sz w:val="21"/>
          <w:szCs w:val="21"/>
        </w:rPr>
      </w:pPr>
      <w:r w:rsidRPr="00BD3A4C">
        <w:rPr>
          <w:rFonts w:ascii="Georgia" w:hAnsi="Georgia"/>
          <w:sz w:val="21"/>
          <w:szCs w:val="21"/>
        </w:rPr>
        <w:t xml:space="preserve">Ernst &amp; Young </w:t>
      </w:r>
      <w:r w:rsidRPr="00780B2E">
        <w:rPr>
          <w:rFonts w:ascii="Georgia" w:hAnsi="Georgia"/>
          <w:sz w:val="21"/>
          <w:szCs w:val="21"/>
        </w:rPr>
        <w:t>scheint mir für d</w:t>
      </w:r>
      <w:r>
        <w:rPr>
          <w:rFonts w:ascii="Georgia" w:hAnsi="Georgia"/>
          <w:sz w:val="21"/>
          <w:szCs w:val="21"/>
        </w:rPr>
        <w:t xml:space="preserve">ieses Praktikum ideal. Durch </w:t>
      </w:r>
      <w:ins w:id="8" w:author="David Döbele" w:date="2024-04-02T19:11:00Z">
        <w:r w:rsidR="009406C8">
          <w:rPr>
            <w:rFonts w:ascii="Georgia" w:hAnsi="Georgia"/>
            <w:sz w:val="21"/>
            <w:szCs w:val="21"/>
          </w:rPr>
          <w:t xml:space="preserve">Ihren </w:t>
        </w:r>
      </w:ins>
      <w:del w:id="9" w:author="David Döbele" w:date="2024-04-02T19:11:00Z">
        <w:r w:rsidDel="009406C8">
          <w:rPr>
            <w:rFonts w:ascii="Georgia" w:hAnsi="Georgia"/>
            <w:sz w:val="21"/>
            <w:szCs w:val="21"/>
          </w:rPr>
          <w:delText xml:space="preserve">ihren </w:delText>
        </w:r>
      </w:del>
      <w:r>
        <w:rPr>
          <w:rFonts w:ascii="Georgia" w:hAnsi="Georgia"/>
          <w:sz w:val="21"/>
          <w:szCs w:val="21"/>
        </w:rPr>
        <w:t xml:space="preserve">ganzheitlichen Beratungsansatz begleiten Sie Ihre Kunden durch den gesamten Transaktionsprozess und stehen diesen vollumfänglich in jeglicher Phase und bei jeder Herausforderung des Deals zur Seite, sowohl auf der Käufer- als auch auf der Verkäuferseite. Besonders beeindruckt hat mich die Buy-Side-Beratung beim Kauf eines Mehrheitsanteils der </w:t>
      </w:r>
      <w:proofErr w:type="spellStart"/>
      <w:r>
        <w:rPr>
          <w:rFonts w:ascii="Georgia" w:hAnsi="Georgia"/>
          <w:sz w:val="21"/>
          <w:szCs w:val="21"/>
        </w:rPr>
        <w:t>SoundAware</w:t>
      </w:r>
      <w:proofErr w:type="spellEnd"/>
      <w:r>
        <w:rPr>
          <w:rFonts w:ascii="Georgia" w:hAnsi="Georgia"/>
          <w:sz w:val="21"/>
          <w:szCs w:val="21"/>
        </w:rPr>
        <w:t xml:space="preserve"> Group durch die GEMA, welche nun dank des erfolgreichen Deals ihre internationale Wachstumsstrategie in den Benelux-Ländern fortsetzten kann.</w:t>
      </w:r>
    </w:p>
    <w:p w14:paraId="59DE441D" w14:textId="77777777" w:rsidR="004C1DC5" w:rsidRDefault="004C1DC5" w:rsidP="004C1DC5">
      <w:pPr>
        <w:jc w:val="both"/>
        <w:rPr>
          <w:rFonts w:ascii="Georgia" w:hAnsi="Georgia"/>
          <w:sz w:val="21"/>
          <w:szCs w:val="21"/>
        </w:rPr>
      </w:pPr>
    </w:p>
    <w:p w14:paraId="3EE7F12A" w14:textId="014388D0" w:rsidR="004C1DC5" w:rsidRDefault="004C1DC5" w:rsidP="004C1DC5">
      <w:pPr>
        <w:jc w:val="both"/>
        <w:rPr>
          <w:rFonts w:ascii="Georgia" w:hAnsi="Georgia"/>
          <w:sz w:val="21"/>
          <w:szCs w:val="21"/>
        </w:rPr>
      </w:pPr>
      <w:r>
        <w:rPr>
          <w:rFonts w:ascii="Georgia" w:hAnsi="Georgia"/>
          <w:sz w:val="21"/>
          <w:szCs w:val="21"/>
        </w:rPr>
        <w:t xml:space="preserve">Herbst </w:t>
      </w:r>
      <w:proofErr w:type="spellStart"/>
      <w:r>
        <w:rPr>
          <w:rFonts w:ascii="Georgia" w:hAnsi="Georgia"/>
          <w:sz w:val="21"/>
          <w:szCs w:val="21"/>
        </w:rPr>
        <w:t>Hilgenfeldt</w:t>
      </w:r>
      <w:proofErr w:type="spellEnd"/>
      <w:r>
        <w:rPr>
          <w:rFonts w:ascii="Georgia" w:hAnsi="Georgia"/>
          <w:sz w:val="21"/>
          <w:szCs w:val="21"/>
        </w:rPr>
        <w:t xml:space="preserve"> Partners scheint mir für dieses Praktikum ideal. Durch </w:t>
      </w:r>
      <w:ins w:id="10" w:author="David Döbele" w:date="2024-04-02T19:11:00Z">
        <w:r w:rsidR="009406C8">
          <w:rPr>
            <w:rFonts w:ascii="Georgia" w:hAnsi="Georgia"/>
            <w:sz w:val="21"/>
            <w:szCs w:val="21"/>
          </w:rPr>
          <w:t xml:space="preserve">Ihren </w:t>
        </w:r>
      </w:ins>
      <w:del w:id="11" w:author="David Döbele" w:date="2024-04-02T19:11:00Z">
        <w:r w:rsidDel="009406C8">
          <w:rPr>
            <w:rFonts w:ascii="Georgia" w:hAnsi="Georgia"/>
            <w:sz w:val="21"/>
            <w:szCs w:val="21"/>
          </w:rPr>
          <w:delText xml:space="preserve">ihren </w:delText>
        </w:r>
      </w:del>
      <w:r>
        <w:rPr>
          <w:rFonts w:ascii="Georgia" w:hAnsi="Georgia"/>
          <w:sz w:val="21"/>
          <w:szCs w:val="21"/>
        </w:rPr>
        <w:t xml:space="preserve">ganzheitlichen Beratungsansatz begleiten Sie Ihre Kunden durch den gesamten Transaktionsprozess und stehen diesen vollumfänglich in jeglicher Phase und bei jeder Herausforderung des Deals zur Seite, sowohl auf der Käufer- als auch auf der Verkäuferseite. Besonders spannend finde ich zudem Ihr globales Netzwerk, welches sich über verschiedenste Länder und Kontinente erstreckt und den Einblick in spannende internationale Deals ermöglicht. Ein tolles Beispiel hierfür ist der Verkauf von Office App an das amerikanische Unternehmen </w:t>
      </w:r>
      <w:proofErr w:type="spellStart"/>
      <w:r>
        <w:rPr>
          <w:rFonts w:ascii="Georgia" w:hAnsi="Georgia"/>
          <w:sz w:val="21"/>
          <w:szCs w:val="21"/>
        </w:rPr>
        <w:t>HqO</w:t>
      </w:r>
      <w:proofErr w:type="spellEnd"/>
      <w:r>
        <w:rPr>
          <w:rFonts w:ascii="Georgia" w:hAnsi="Georgia"/>
          <w:sz w:val="21"/>
          <w:szCs w:val="21"/>
        </w:rPr>
        <w:t xml:space="preserve">, bei welchem Herbst </w:t>
      </w:r>
      <w:proofErr w:type="spellStart"/>
      <w:r>
        <w:rPr>
          <w:rFonts w:ascii="Georgia" w:hAnsi="Georgia"/>
          <w:sz w:val="21"/>
          <w:szCs w:val="21"/>
        </w:rPr>
        <w:t>Hilgendeldt</w:t>
      </w:r>
      <w:proofErr w:type="spellEnd"/>
      <w:r>
        <w:rPr>
          <w:rFonts w:ascii="Georgia" w:hAnsi="Georgia"/>
          <w:sz w:val="21"/>
          <w:szCs w:val="21"/>
        </w:rPr>
        <w:t xml:space="preserve"> Partners die Sell-Side beraten hat.</w:t>
      </w:r>
    </w:p>
    <w:p w14:paraId="71F4890F" w14:textId="1FC1A275" w:rsidR="004C1DC5" w:rsidRDefault="004C1DC5" w:rsidP="002A6B60">
      <w:pPr>
        <w:jc w:val="both"/>
        <w:rPr>
          <w:rFonts w:ascii="Georgia" w:hAnsi="Georgia"/>
          <w:sz w:val="21"/>
          <w:szCs w:val="21"/>
        </w:rPr>
      </w:pPr>
    </w:p>
    <w:p w14:paraId="3E7B31F9" w14:textId="6C869127" w:rsidR="00646983" w:rsidRDefault="00CA59F3" w:rsidP="000C3413">
      <w:pPr>
        <w:jc w:val="both"/>
        <w:rPr>
          <w:rFonts w:ascii="Georgia" w:hAnsi="Georgia"/>
          <w:sz w:val="21"/>
          <w:szCs w:val="21"/>
        </w:rPr>
      </w:pPr>
      <w:r>
        <w:rPr>
          <w:rFonts w:ascii="Georgia" w:hAnsi="Georgia"/>
          <w:sz w:val="21"/>
          <w:szCs w:val="21"/>
        </w:rPr>
        <w:t xml:space="preserve">Auf </w:t>
      </w:r>
      <w:proofErr w:type="spellStart"/>
      <w:r>
        <w:rPr>
          <w:rFonts w:ascii="Georgia" w:hAnsi="Georgia"/>
          <w:sz w:val="21"/>
          <w:szCs w:val="21"/>
        </w:rPr>
        <w:t>Saxenhammer</w:t>
      </w:r>
      <w:proofErr w:type="spellEnd"/>
      <w:r>
        <w:rPr>
          <w:rFonts w:ascii="Georgia" w:hAnsi="Georgia"/>
          <w:sz w:val="21"/>
          <w:szCs w:val="21"/>
        </w:rPr>
        <w:t xml:space="preserve"> bin ich aus verschiedenen Gründen aufmerksam geworden. Ihr breites Beratungsangebot, welches sich von klassischen </w:t>
      </w:r>
      <w:proofErr w:type="spellStart"/>
      <w:r>
        <w:rPr>
          <w:rFonts w:ascii="Georgia" w:hAnsi="Georgia"/>
          <w:sz w:val="21"/>
          <w:szCs w:val="21"/>
        </w:rPr>
        <w:t>Sellside</w:t>
      </w:r>
      <w:proofErr w:type="spellEnd"/>
      <w:r>
        <w:rPr>
          <w:rFonts w:ascii="Georgia" w:hAnsi="Georgia"/>
          <w:sz w:val="21"/>
          <w:szCs w:val="21"/>
        </w:rPr>
        <w:t xml:space="preserve">- und </w:t>
      </w:r>
      <w:proofErr w:type="spellStart"/>
      <w:r>
        <w:rPr>
          <w:rFonts w:ascii="Georgia" w:hAnsi="Georgia"/>
          <w:sz w:val="21"/>
          <w:szCs w:val="21"/>
        </w:rPr>
        <w:t>Buyside</w:t>
      </w:r>
      <w:proofErr w:type="spellEnd"/>
      <w:r>
        <w:rPr>
          <w:rFonts w:ascii="Georgia" w:hAnsi="Georgia"/>
          <w:sz w:val="21"/>
          <w:szCs w:val="21"/>
        </w:rPr>
        <w:t xml:space="preserve">-Transaktionen bis hin zu sehr spezifischen Restrukturierungsprojekten erstreckt, fasziniert mich sehr. Der hohe </w:t>
      </w:r>
      <w:proofErr w:type="spellStart"/>
      <w:r>
        <w:rPr>
          <w:rFonts w:ascii="Georgia" w:hAnsi="Georgia"/>
          <w:sz w:val="21"/>
          <w:szCs w:val="21"/>
        </w:rPr>
        <w:t>Dealflow</w:t>
      </w:r>
      <w:proofErr w:type="spellEnd"/>
      <w:r>
        <w:rPr>
          <w:rFonts w:ascii="Georgia" w:hAnsi="Georgia"/>
          <w:sz w:val="21"/>
          <w:szCs w:val="21"/>
        </w:rPr>
        <w:t xml:space="preserve"> von über 350 abgeschlossenen Transaktionen sowie einer 90% Erfolgsrate bei der Durchführung von Projekten zeugen zudem von der professionellen und exzellenten Arbeitsweise bei </w:t>
      </w:r>
      <w:proofErr w:type="spellStart"/>
      <w:r>
        <w:rPr>
          <w:rFonts w:ascii="Georgia" w:hAnsi="Georgia"/>
          <w:sz w:val="21"/>
          <w:szCs w:val="21"/>
        </w:rPr>
        <w:t>Saxenhammer</w:t>
      </w:r>
      <w:proofErr w:type="spellEnd"/>
      <w:r w:rsidR="00D779F4">
        <w:rPr>
          <w:rFonts w:ascii="Georgia" w:hAnsi="Georgia"/>
          <w:sz w:val="21"/>
          <w:szCs w:val="21"/>
        </w:rPr>
        <w:t xml:space="preserve">, weshalb ich davon überzeugt bin, dass es sich bei </w:t>
      </w:r>
      <w:proofErr w:type="spellStart"/>
      <w:r w:rsidR="00D779F4">
        <w:rPr>
          <w:rFonts w:ascii="Georgia" w:hAnsi="Georgia"/>
          <w:sz w:val="21"/>
          <w:szCs w:val="21"/>
        </w:rPr>
        <w:t>Saxenhammer</w:t>
      </w:r>
      <w:proofErr w:type="spellEnd"/>
      <w:r w:rsidR="00D779F4">
        <w:rPr>
          <w:rFonts w:ascii="Georgia" w:hAnsi="Georgia"/>
          <w:sz w:val="21"/>
          <w:szCs w:val="21"/>
        </w:rPr>
        <w:t xml:space="preserve"> um das ideale Unternehmen für dieses Praktikum handelt.</w:t>
      </w:r>
    </w:p>
    <w:p w14:paraId="017B6DFF" w14:textId="7737879B" w:rsidR="00D779F4" w:rsidRDefault="00D779F4" w:rsidP="000C3413">
      <w:pPr>
        <w:jc w:val="both"/>
        <w:rPr>
          <w:rFonts w:ascii="Georgia" w:hAnsi="Georgia"/>
          <w:sz w:val="21"/>
          <w:szCs w:val="21"/>
        </w:rPr>
      </w:pPr>
    </w:p>
    <w:p w14:paraId="12E4FE47" w14:textId="2CEA46C8" w:rsidR="00096E70" w:rsidRDefault="00D779F4" w:rsidP="000C3413">
      <w:pPr>
        <w:jc w:val="both"/>
        <w:rPr>
          <w:rFonts w:ascii="Georgia" w:hAnsi="Georgia"/>
          <w:sz w:val="21"/>
          <w:szCs w:val="21"/>
        </w:rPr>
      </w:pPr>
      <w:r>
        <w:rPr>
          <w:rFonts w:ascii="Georgia" w:hAnsi="Georgia"/>
          <w:sz w:val="21"/>
          <w:szCs w:val="21"/>
        </w:rPr>
        <w:t xml:space="preserve">Falkensteg scheint mir für dieses Praktikum ideal. Als unabhängige Corporate Finance-Beratungsgesellschaft, welche ihren Fokus nicht nur auf klassische M&amp;A-Transaktionen, sondern auch auf Sonderprojekte wie Restrukturierung oder Insolvenzberatung legt, stellt Falkensteg eine </w:t>
      </w:r>
      <w:proofErr w:type="gramStart"/>
      <w:r>
        <w:rPr>
          <w:rFonts w:ascii="Georgia" w:hAnsi="Georgia"/>
          <w:sz w:val="21"/>
          <w:szCs w:val="21"/>
        </w:rPr>
        <w:t>tolle</w:t>
      </w:r>
      <w:proofErr w:type="gramEnd"/>
      <w:r>
        <w:rPr>
          <w:rFonts w:ascii="Georgia" w:hAnsi="Georgia"/>
          <w:sz w:val="21"/>
          <w:szCs w:val="21"/>
        </w:rPr>
        <w:t xml:space="preserve"> Möglichkeit dar, von Branchenexperten zu lernen</w:t>
      </w:r>
      <w:r w:rsidR="00096E70">
        <w:rPr>
          <w:rFonts w:ascii="Georgia" w:hAnsi="Georgia"/>
          <w:sz w:val="21"/>
          <w:szCs w:val="21"/>
        </w:rPr>
        <w:t xml:space="preserve"> und mit diesen zusammenzuarbeiten. Ihr breiter Kundenstamm an mittelständischen Unternehmen reizt mich zudem sehr, da ich bereits während meiner vorherigen Praktika mit Unternehmen dieser Größenordnung gearbeitet habe und gerne weitere Aspekte an der Beratung dieser Firmen kennenlernen würde.</w:t>
      </w:r>
    </w:p>
    <w:p w14:paraId="32AA3110" w14:textId="4628F473" w:rsidR="00614FE1" w:rsidRDefault="00614FE1" w:rsidP="000C3413">
      <w:pPr>
        <w:jc w:val="both"/>
        <w:rPr>
          <w:rFonts w:ascii="Georgia" w:hAnsi="Georgia"/>
          <w:sz w:val="21"/>
          <w:szCs w:val="21"/>
        </w:rPr>
      </w:pPr>
    </w:p>
    <w:p w14:paraId="347997A8" w14:textId="3B6DD55C" w:rsidR="00890C18" w:rsidRDefault="00614FE1" w:rsidP="000C3413">
      <w:pPr>
        <w:jc w:val="both"/>
        <w:rPr>
          <w:rFonts w:ascii="Georgia" w:hAnsi="Georgia"/>
          <w:sz w:val="21"/>
          <w:szCs w:val="21"/>
        </w:rPr>
      </w:pPr>
      <w:r>
        <w:rPr>
          <w:rFonts w:ascii="Georgia" w:hAnsi="Georgia"/>
          <w:sz w:val="21"/>
          <w:szCs w:val="21"/>
        </w:rPr>
        <w:t>C</w:t>
      </w:r>
      <w:r w:rsidR="00AE05CB">
        <w:rPr>
          <w:rFonts w:ascii="Georgia" w:hAnsi="Georgia"/>
          <w:sz w:val="21"/>
          <w:szCs w:val="21"/>
        </w:rPr>
        <w:t>.</w:t>
      </w:r>
      <w:r>
        <w:rPr>
          <w:rFonts w:ascii="Georgia" w:hAnsi="Georgia"/>
          <w:sz w:val="21"/>
          <w:szCs w:val="21"/>
        </w:rPr>
        <w:t>H</w:t>
      </w:r>
      <w:r w:rsidR="00AE05CB">
        <w:rPr>
          <w:rFonts w:ascii="Georgia" w:hAnsi="Georgia"/>
          <w:sz w:val="21"/>
          <w:szCs w:val="21"/>
        </w:rPr>
        <w:t>.</w:t>
      </w:r>
      <w:r>
        <w:rPr>
          <w:rFonts w:ascii="Georgia" w:hAnsi="Georgia"/>
          <w:sz w:val="21"/>
          <w:szCs w:val="21"/>
        </w:rPr>
        <w:t xml:space="preserve"> Reynolds scheint mir für dieses Praktikum ideal. Als M&amp;A-Beratung für den Mittelstand, welche sowohl </w:t>
      </w:r>
      <w:proofErr w:type="spellStart"/>
      <w:r>
        <w:rPr>
          <w:rFonts w:ascii="Georgia" w:hAnsi="Georgia"/>
          <w:sz w:val="21"/>
          <w:szCs w:val="21"/>
        </w:rPr>
        <w:t>Buyside</w:t>
      </w:r>
      <w:proofErr w:type="spellEnd"/>
      <w:r>
        <w:rPr>
          <w:rFonts w:ascii="Georgia" w:hAnsi="Georgia"/>
          <w:sz w:val="21"/>
          <w:szCs w:val="21"/>
        </w:rPr>
        <w:t xml:space="preserve">- als auch </w:t>
      </w:r>
      <w:proofErr w:type="spellStart"/>
      <w:r>
        <w:rPr>
          <w:rFonts w:ascii="Georgia" w:hAnsi="Georgia"/>
          <w:sz w:val="21"/>
          <w:szCs w:val="21"/>
        </w:rPr>
        <w:t>Sellside</w:t>
      </w:r>
      <w:proofErr w:type="spellEnd"/>
      <w:r>
        <w:rPr>
          <w:rFonts w:ascii="Georgia" w:hAnsi="Georgia"/>
          <w:sz w:val="21"/>
          <w:szCs w:val="21"/>
        </w:rPr>
        <w:t>-Mandate mit Transaktionssummen von bis zu 300 Millionen Euro betreut</w:t>
      </w:r>
      <w:r w:rsidR="00AE05CB">
        <w:rPr>
          <w:rFonts w:ascii="Georgia" w:hAnsi="Georgia"/>
          <w:sz w:val="21"/>
          <w:szCs w:val="21"/>
        </w:rPr>
        <w:t>,</w:t>
      </w:r>
      <w:r>
        <w:rPr>
          <w:rFonts w:ascii="Georgia" w:hAnsi="Georgia"/>
          <w:sz w:val="21"/>
          <w:szCs w:val="21"/>
        </w:rPr>
        <w:t xml:space="preserve"> </w:t>
      </w:r>
      <w:r w:rsidR="00AE05CB">
        <w:rPr>
          <w:rFonts w:ascii="Georgia" w:hAnsi="Georgia"/>
          <w:sz w:val="21"/>
          <w:szCs w:val="21"/>
        </w:rPr>
        <w:t xml:space="preserve">stellt ein Praktikum bei C.H. Reynolds eine </w:t>
      </w:r>
      <w:proofErr w:type="gramStart"/>
      <w:r w:rsidR="00AE05CB">
        <w:rPr>
          <w:rFonts w:ascii="Georgia" w:hAnsi="Georgia"/>
          <w:sz w:val="21"/>
          <w:szCs w:val="21"/>
        </w:rPr>
        <w:t>tolle</w:t>
      </w:r>
      <w:proofErr w:type="gramEnd"/>
      <w:r w:rsidR="00AE05CB">
        <w:rPr>
          <w:rFonts w:ascii="Georgia" w:hAnsi="Georgia"/>
          <w:sz w:val="21"/>
          <w:szCs w:val="21"/>
        </w:rPr>
        <w:t xml:space="preserve"> Möglichkeit dar, spannende Einblicke in komplexe Deals zu erhalten und von absoluten Branchenexperten zu lernen. Zudem </w:t>
      </w:r>
      <w:r w:rsidR="00890C18">
        <w:rPr>
          <w:rFonts w:ascii="Georgia" w:hAnsi="Georgia"/>
          <w:sz w:val="21"/>
          <w:szCs w:val="21"/>
        </w:rPr>
        <w:t xml:space="preserve">reizt mich die Chance, durch den sektorübergreifenden Kundenstamm von C.H. </w:t>
      </w:r>
      <w:r w:rsidR="00890C18">
        <w:rPr>
          <w:rFonts w:ascii="Georgia" w:hAnsi="Georgia"/>
          <w:sz w:val="21"/>
          <w:szCs w:val="21"/>
        </w:rPr>
        <w:lastRenderedPageBreak/>
        <w:t xml:space="preserve">Reynolds Transaktionen in verschiedenen Bereichen, von klassischen Industrieunternehmen bis hin zu </w:t>
      </w:r>
      <w:proofErr w:type="spellStart"/>
      <w:r w:rsidR="00890C18">
        <w:rPr>
          <w:rFonts w:ascii="Georgia" w:hAnsi="Georgia"/>
          <w:sz w:val="21"/>
          <w:szCs w:val="21"/>
        </w:rPr>
        <w:t>Pharma</w:t>
      </w:r>
      <w:proofErr w:type="spellEnd"/>
      <w:r w:rsidR="00890C18">
        <w:rPr>
          <w:rFonts w:ascii="Georgia" w:hAnsi="Georgia"/>
          <w:sz w:val="21"/>
          <w:szCs w:val="21"/>
        </w:rPr>
        <w:t xml:space="preserve">, IT und </w:t>
      </w:r>
      <w:proofErr w:type="spellStart"/>
      <w:r w:rsidR="00890C18">
        <w:rPr>
          <w:rFonts w:ascii="Georgia" w:hAnsi="Georgia"/>
          <w:sz w:val="21"/>
          <w:szCs w:val="21"/>
        </w:rPr>
        <w:t>Cleantech</w:t>
      </w:r>
      <w:proofErr w:type="spellEnd"/>
      <w:r w:rsidR="00890C18">
        <w:rPr>
          <w:rFonts w:ascii="Georgia" w:hAnsi="Georgia"/>
          <w:sz w:val="21"/>
          <w:szCs w:val="21"/>
        </w:rPr>
        <w:t>, mitzuerleben und hierbei Verantwortung übernehmen zu dürfen.</w:t>
      </w:r>
    </w:p>
    <w:p w14:paraId="7F9F035C" w14:textId="2E0B8F76" w:rsidR="00890C18" w:rsidRDefault="009047E9" w:rsidP="000C3413">
      <w:pPr>
        <w:jc w:val="both"/>
        <w:rPr>
          <w:rFonts w:ascii="Georgia" w:hAnsi="Georgia"/>
          <w:sz w:val="21"/>
          <w:szCs w:val="21"/>
        </w:rPr>
      </w:pPr>
      <w:proofErr w:type="spellStart"/>
      <w:r>
        <w:rPr>
          <w:rFonts w:ascii="Georgia" w:hAnsi="Georgia"/>
          <w:sz w:val="21"/>
          <w:szCs w:val="21"/>
        </w:rPr>
        <w:t>Oaklins</w:t>
      </w:r>
      <w:proofErr w:type="spellEnd"/>
      <w:r>
        <w:rPr>
          <w:rFonts w:ascii="Georgia" w:hAnsi="Georgia"/>
          <w:sz w:val="21"/>
          <w:szCs w:val="21"/>
        </w:rPr>
        <w:t xml:space="preserve"> scheint mir für dieses Praktikum ideal. Als global agierende M&amp;A-Beratung</w:t>
      </w:r>
      <w:r w:rsidR="000C4AAE">
        <w:rPr>
          <w:rFonts w:ascii="Georgia" w:hAnsi="Georgia"/>
          <w:sz w:val="21"/>
          <w:szCs w:val="21"/>
        </w:rPr>
        <w:t>, welche über 350 Transaktionen weltweit jährlich abschließen kann,</w:t>
      </w:r>
      <w:r>
        <w:rPr>
          <w:rFonts w:ascii="Georgia" w:hAnsi="Georgia"/>
          <w:sz w:val="21"/>
          <w:szCs w:val="21"/>
        </w:rPr>
        <w:t xml:space="preserve"> verfügt </w:t>
      </w:r>
      <w:proofErr w:type="spellStart"/>
      <w:r>
        <w:rPr>
          <w:rFonts w:ascii="Georgia" w:hAnsi="Georgia"/>
          <w:sz w:val="21"/>
          <w:szCs w:val="21"/>
        </w:rPr>
        <w:t>Oaklins</w:t>
      </w:r>
      <w:proofErr w:type="spellEnd"/>
      <w:r>
        <w:rPr>
          <w:rFonts w:ascii="Georgia" w:hAnsi="Georgia"/>
          <w:sz w:val="21"/>
          <w:szCs w:val="21"/>
        </w:rPr>
        <w:t xml:space="preserve"> über</w:t>
      </w:r>
      <w:r w:rsidR="000C4AAE">
        <w:rPr>
          <w:rFonts w:ascii="Georgia" w:hAnsi="Georgia"/>
          <w:sz w:val="21"/>
          <w:szCs w:val="21"/>
        </w:rPr>
        <w:t xml:space="preserve"> große Expertise bei </w:t>
      </w:r>
      <w:proofErr w:type="spellStart"/>
      <w:r w:rsidR="000C4AAE">
        <w:rPr>
          <w:rFonts w:ascii="Georgia" w:hAnsi="Georgia"/>
          <w:sz w:val="21"/>
          <w:szCs w:val="21"/>
        </w:rPr>
        <w:t>Buyside</w:t>
      </w:r>
      <w:proofErr w:type="spellEnd"/>
      <w:r w:rsidR="000C4AAE">
        <w:rPr>
          <w:rFonts w:ascii="Georgia" w:hAnsi="Georgia"/>
          <w:sz w:val="21"/>
          <w:szCs w:val="21"/>
        </w:rPr>
        <w:t xml:space="preserve"> und </w:t>
      </w:r>
      <w:proofErr w:type="spellStart"/>
      <w:r w:rsidR="000C4AAE">
        <w:rPr>
          <w:rFonts w:ascii="Georgia" w:hAnsi="Georgia"/>
          <w:sz w:val="21"/>
          <w:szCs w:val="21"/>
        </w:rPr>
        <w:t>Sellside</w:t>
      </w:r>
      <w:proofErr w:type="spellEnd"/>
      <w:r w:rsidR="000C4AAE">
        <w:rPr>
          <w:rFonts w:ascii="Georgia" w:hAnsi="Georgia"/>
          <w:sz w:val="21"/>
          <w:szCs w:val="21"/>
        </w:rPr>
        <w:t xml:space="preserve">-Transaktionen aller Art und stellt eine großartige Möglichkeit dar, mit absoluten Branchenexperten zusammenzuarbeiten und von diesen zu lernen. </w:t>
      </w:r>
      <w:r w:rsidR="00927D68">
        <w:rPr>
          <w:rFonts w:ascii="Georgia" w:hAnsi="Georgia"/>
          <w:sz w:val="21"/>
          <w:szCs w:val="21"/>
        </w:rPr>
        <w:t xml:space="preserve">Ihr breites und branchenübergreifendes Portfolio an betreuten Projekten reizt mich zudem sehr, da man so die Möglichkeit erhält, verschiedenste Transaktionen von </w:t>
      </w:r>
      <w:r w:rsidR="001226CB">
        <w:rPr>
          <w:rFonts w:ascii="Georgia" w:hAnsi="Georgia"/>
          <w:sz w:val="21"/>
          <w:szCs w:val="21"/>
        </w:rPr>
        <w:t>Automotive- und TMT- bis hin zu Unternehm</w:t>
      </w:r>
      <w:r w:rsidR="00502406">
        <w:rPr>
          <w:rFonts w:ascii="Georgia" w:hAnsi="Georgia"/>
          <w:sz w:val="21"/>
          <w:szCs w:val="21"/>
        </w:rPr>
        <w:t>enskäufen und Verkäufen</w:t>
      </w:r>
      <w:r w:rsidR="001226CB">
        <w:rPr>
          <w:rFonts w:ascii="Georgia" w:hAnsi="Georgia"/>
          <w:sz w:val="21"/>
          <w:szCs w:val="21"/>
        </w:rPr>
        <w:t xml:space="preserve"> im Bereich </w:t>
      </w:r>
      <w:proofErr w:type="spellStart"/>
      <w:r w:rsidR="001226CB">
        <w:rPr>
          <w:rFonts w:ascii="Georgia" w:hAnsi="Georgia"/>
          <w:sz w:val="21"/>
          <w:szCs w:val="21"/>
        </w:rPr>
        <w:t>Healthcare</w:t>
      </w:r>
      <w:proofErr w:type="spellEnd"/>
      <w:r w:rsidR="00927D68">
        <w:rPr>
          <w:rFonts w:ascii="Georgia" w:hAnsi="Georgia"/>
          <w:sz w:val="21"/>
          <w:szCs w:val="21"/>
        </w:rPr>
        <w:t xml:space="preserve"> </w:t>
      </w:r>
      <w:r w:rsidR="001226CB">
        <w:rPr>
          <w:rFonts w:ascii="Georgia" w:hAnsi="Georgia"/>
          <w:sz w:val="21"/>
          <w:szCs w:val="21"/>
        </w:rPr>
        <w:t>hautnah miterleben kann.</w:t>
      </w:r>
    </w:p>
    <w:p w14:paraId="5BD94236" w14:textId="0C8B70D8" w:rsidR="001226CB" w:rsidRDefault="001226CB" w:rsidP="000C3413">
      <w:pPr>
        <w:jc w:val="both"/>
        <w:rPr>
          <w:rFonts w:ascii="Georgia" w:hAnsi="Georgia"/>
          <w:sz w:val="21"/>
          <w:szCs w:val="21"/>
        </w:rPr>
      </w:pPr>
    </w:p>
    <w:p w14:paraId="5C74D32D" w14:textId="23C68BAB" w:rsidR="00502406" w:rsidRDefault="00502406" w:rsidP="000C3413">
      <w:pPr>
        <w:jc w:val="both"/>
        <w:rPr>
          <w:rFonts w:ascii="Georgia" w:hAnsi="Georgia"/>
          <w:sz w:val="21"/>
          <w:szCs w:val="21"/>
        </w:rPr>
      </w:pPr>
      <w:del w:id="12" w:author="David Döbele" w:date="2024-04-02T19:12:00Z">
        <w:r w:rsidDel="009406C8">
          <w:rPr>
            <w:rFonts w:ascii="Georgia" w:hAnsi="Georgia"/>
            <w:sz w:val="21"/>
            <w:szCs w:val="21"/>
          </w:rPr>
          <w:delText xml:space="preserve">Goetzpartners </w:delText>
        </w:r>
      </w:del>
      <w:proofErr w:type="spellStart"/>
      <w:ins w:id="13" w:author="David Döbele" w:date="2024-04-02T19:12:00Z">
        <w:r w:rsidR="009406C8">
          <w:rPr>
            <w:rFonts w:ascii="Georgia" w:hAnsi="Georgia"/>
            <w:sz w:val="21"/>
            <w:szCs w:val="21"/>
          </w:rPr>
          <w:t>g</w:t>
        </w:r>
        <w:r w:rsidR="009406C8">
          <w:rPr>
            <w:rFonts w:ascii="Georgia" w:hAnsi="Georgia"/>
            <w:sz w:val="21"/>
            <w:szCs w:val="21"/>
          </w:rPr>
          <w:t>oetzpartners</w:t>
        </w:r>
        <w:proofErr w:type="spellEnd"/>
        <w:r w:rsidR="009406C8">
          <w:rPr>
            <w:rFonts w:ascii="Georgia" w:hAnsi="Georgia"/>
            <w:sz w:val="21"/>
            <w:szCs w:val="21"/>
          </w:rPr>
          <w:t xml:space="preserve"> </w:t>
        </w:r>
      </w:ins>
      <w:r>
        <w:rPr>
          <w:rFonts w:ascii="Georgia" w:hAnsi="Georgia"/>
          <w:sz w:val="21"/>
          <w:szCs w:val="21"/>
        </w:rPr>
        <w:t xml:space="preserve">scheint mir für dieses Praktikum ideal. Als aufstrebende, unabhängige Beratungsgesellschaft für Strategie- und Corporate Finance-Projekte, welche erfolgreich Projekte in verschiedensten Schlüsselindustrien wie TMT, </w:t>
      </w:r>
      <w:proofErr w:type="spellStart"/>
      <w:r>
        <w:rPr>
          <w:rFonts w:ascii="Georgia" w:hAnsi="Georgia"/>
          <w:sz w:val="21"/>
          <w:szCs w:val="21"/>
        </w:rPr>
        <w:t>Healthcare</w:t>
      </w:r>
      <w:proofErr w:type="spellEnd"/>
      <w:r>
        <w:rPr>
          <w:rFonts w:ascii="Georgia" w:hAnsi="Georgia"/>
          <w:sz w:val="21"/>
          <w:szCs w:val="21"/>
        </w:rPr>
        <w:t xml:space="preserve"> oder Financial </w:t>
      </w:r>
      <w:proofErr w:type="spellStart"/>
      <w:r>
        <w:rPr>
          <w:rFonts w:ascii="Georgia" w:hAnsi="Georgia"/>
          <w:sz w:val="21"/>
          <w:szCs w:val="21"/>
        </w:rPr>
        <w:t>Institutions</w:t>
      </w:r>
      <w:proofErr w:type="spellEnd"/>
      <w:r>
        <w:rPr>
          <w:rFonts w:ascii="Georgia" w:hAnsi="Georgia"/>
          <w:sz w:val="21"/>
          <w:szCs w:val="21"/>
        </w:rPr>
        <w:t xml:space="preserve"> betreut, </w:t>
      </w:r>
      <w:r w:rsidR="00F30861">
        <w:rPr>
          <w:rFonts w:ascii="Georgia" w:hAnsi="Georgia"/>
          <w:sz w:val="21"/>
          <w:szCs w:val="21"/>
        </w:rPr>
        <w:t xml:space="preserve">reizt mich es mich sehr, mit den Experten Ihres Hauses zusammenzuarbeiten und von diesen zu lernen. Auch Ihr Corporate </w:t>
      </w:r>
      <w:proofErr w:type="spellStart"/>
      <w:r w:rsidR="00F30861">
        <w:rPr>
          <w:rFonts w:ascii="Georgia" w:hAnsi="Georgia"/>
          <w:sz w:val="21"/>
          <w:szCs w:val="21"/>
        </w:rPr>
        <w:t>Social</w:t>
      </w:r>
      <w:proofErr w:type="spellEnd"/>
      <w:r w:rsidR="00F30861">
        <w:rPr>
          <w:rFonts w:ascii="Georgia" w:hAnsi="Georgia"/>
          <w:sz w:val="21"/>
          <w:szCs w:val="21"/>
        </w:rPr>
        <w:t xml:space="preserve"> </w:t>
      </w:r>
      <w:proofErr w:type="spellStart"/>
      <w:r w:rsidR="00F30861">
        <w:rPr>
          <w:rFonts w:ascii="Georgia" w:hAnsi="Georgia"/>
          <w:sz w:val="21"/>
          <w:szCs w:val="21"/>
        </w:rPr>
        <w:t>Responsibility</w:t>
      </w:r>
      <w:proofErr w:type="spellEnd"/>
      <w:r w:rsidR="00F30861">
        <w:rPr>
          <w:rFonts w:ascii="Georgia" w:hAnsi="Georgia"/>
          <w:sz w:val="21"/>
          <w:szCs w:val="21"/>
        </w:rPr>
        <w:t xml:space="preserve">-Konzept bestätigt mich einmal mehr in der Ansicht, mit </w:t>
      </w:r>
      <w:del w:id="14" w:author="David Döbele" w:date="2024-04-02T19:12:00Z">
        <w:r w:rsidR="00F30861" w:rsidDel="009406C8">
          <w:rPr>
            <w:rFonts w:ascii="Georgia" w:hAnsi="Georgia"/>
            <w:sz w:val="21"/>
            <w:szCs w:val="21"/>
          </w:rPr>
          <w:delText xml:space="preserve">Goetzpartners </w:delText>
        </w:r>
      </w:del>
      <w:proofErr w:type="spellStart"/>
      <w:ins w:id="15" w:author="David Döbele" w:date="2024-04-02T19:12:00Z">
        <w:r w:rsidR="009406C8">
          <w:rPr>
            <w:rFonts w:ascii="Georgia" w:hAnsi="Georgia"/>
            <w:sz w:val="21"/>
            <w:szCs w:val="21"/>
          </w:rPr>
          <w:t>g</w:t>
        </w:r>
        <w:r w:rsidR="009406C8">
          <w:rPr>
            <w:rFonts w:ascii="Georgia" w:hAnsi="Georgia"/>
            <w:sz w:val="21"/>
            <w:szCs w:val="21"/>
          </w:rPr>
          <w:t>oetzpartners</w:t>
        </w:r>
        <w:proofErr w:type="spellEnd"/>
        <w:r w:rsidR="009406C8">
          <w:rPr>
            <w:rFonts w:ascii="Georgia" w:hAnsi="Georgia"/>
            <w:sz w:val="21"/>
            <w:szCs w:val="21"/>
          </w:rPr>
          <w:t xml:space="preserve"> </w:t>
        </w:r>
      </w:ins>
      <w:r w:rsidR="00F30861">
        <w:rPr>
          <w:rFonts w:ascii="Georgia" w:hAnsi="Georgia"/>
          <w:sz w:val="21"/>
          <w:szCs w:val="21"/>
        </w:rPr>
        <w:t>ein zukunftsorientiertes und progressives Unternehmen für dieses Praktikum zu wählen.</w:t>
      </w:r>
    </w:p>
    <w:p w14:paraId="0C330380" w14:textId="1C19FEE6" w:rsidR="006571D1" w:rsidRDefault="006571D1" w:rsidP="000C3413">
      <w:pPr>
        <w:jc w:val="both"/>
        <w:rPr>
          <w:rFonts w:ascii="Georgia" w:hAnsi="Georgia"/>
          <w:sz w:val="21"/>
          <w:szCs w:val="21"/>
        </w:rPr>
      </w:pPr>
    </w:p>
    <w:p w14:paraId="2C547647" w14:textId="5E4BD1E0" w:rsidR="006571D1" w:rsidRPr="00367EAD" w:rsidRDefault="006571D1" w:rsidP="000C3413">
      <w:pPr>
        <w:jc w:val="both"/>
        <w:rPr>
          <w:rFonts w:ascii="Georgia" w:hAnsi="Georgia"/>
          <w:sz w:val="21"/>
          <w:szCs w:val="21"/>
        </w:rPr>
      </w:pPr>
      <w:r>
        <w:rPr>
          <w:rFonts w:ascii="Georgia" w:hAnsi="Georgia"/>
          <w:sz w:val="21"/>
          <w:szCs w:val="21"/>
        </w:rPr>
        <w:t xml:space="preserve">Ludwig &amp; Co. Scheint mir für dieses Praktikum ideal. </w:t>
      </w:r>
      <w:r w:rsidR="00367EAD" w:rsidRPr="00367EAD">
        <w:rPr>
          <w:rFonts w:ascii="Georgia" w:hAnsi="Georgia"/>
          <w:sz w:val="21"/>
          <w:szCs w:val="21"/>
        </w:rPr>
        <w:t xml:space="preserve">Als </w:t>
      </w:r>
      <w:r w:rsidR="00000A5D">
        <w:rPr>
          <w:rFonts w:ascii="Georgia" w:hAnsi="Georgia"/>
          <w:sz w:val="21"/>
          <w:szCs w:val="21"/>
        </w:rPr>
        <w:t xml:space="preserve">generalistisch aufgestellte, unabhängige Corporate Finance Boutique, welche weder eine feste Transaktionsgröße noch eine feste Transaktionsart bei Ihren Deals verfolgt, stellt ein Praktikum in Ihrem Haus eine </w:t>
      </w:r>
      <w:r w:rsidR="00A57769">
        <w:rPr>
          <w:rFonts w:ascii="Georgia" w:hAnsi="Georgia"/>
          <w:sz w:val="21"/>
          <w:szCs w:val="21"/>
        </w:rPr>
        <w:t>großartige</w:t>
      </w:r>
      <w:r w:rsidR="00000A5D">
        <w:rPr>
          <w:rFonts w:ascii="Georgia" w:hAnsi="Georgia"/>
          <w:sz w:val="21"/>
          <w:szCs w:val="21"/>
        </w:rPr>
        <w:t xml:space="preserve"> Möglichkeit dar, mit Branchenexperten zusammenzuarbeiten und von diesen zu lernen.</w:t>
      </w:r>
      <w:r w:rsidR="00A57769">
        <w:rPr>
          <w:rFonts w:ascii="Georgia" w:hAnsi="Georgia"/>
          <w:sz w:val="21"/>
          <w:szCs w:val="21"/>
        </w:rPr>
        <w:t xml:space="preserve"> Zudem beindruckt mich die breite Branchenexpertise von Ludwig &amp; Co., welche sich in</w:t>
      </w:r>
      <w:r w:rsidR="00AA1C63">
        <w:rPr>
          <w:rFonts w:ascii="Georgia" w:hAnsi="Georgia"/>
          <w:sz w:val="21"/>
          <w:szCs w:val="21"/>
        </w:rPr>
        <w:t xml:space="preserve"> vielfältigen</w:t>
      </w:r>
      <w:r w:rsidR="00A57769">
        <w:rPr>
          <w:rFonts w:ascii="Georgia" w:hAnsi="Georgia"/>
          <w:sz w:val="21"/>
          <w:szCs w:val="21"/>
        </w:rPr>
        <w:t xml:space="preserve"> Deals</w:t>
      </w:r>
      <w:r w:rsidR="00AA1C63">
        <w:rPr>
          <w:rFonts w:ascii="Georgia" w:hAnsi="Georgia"/>
          <w:sz w:val="21"/>
          <w:szCs w:val="21"/>
        </w:rPr>
        <w:t xml:space="preserve"> wie </w:t>
      </w:r>
      <w:r w:rsidR="00824284">
        <w:rPr>
          <w:rFonts w:ascii="Georgia" w:hAnsi="Georgia"/>
          <w:sz w:val="21"/>
          <w:szCs w:val="21"/>
        </w:rPr>
        <w:t>dem</w:t>
      </w:r>
    </w:p>
    <w:p w14:paraId="51585BF3" w14:textId="77777777" w:rsidR="001226CB" w:rsidRPr="00367EAD" w:rsidRDefault="001226CB" w:rsidP="000C3413">
      <w:pPr>
        <w:jc w:val="both"/>
        <w:rPr>
          <w:rFonts w:ascii="Georgia" w:hAnsi="Georgia"/>
          <w:sz w:val="21"/>
          <w:szCs w:val="21"/>
        </w:rPr>
      </w:pPr>
    </w:p>
    <w:sectPr w:rsidR="001226CB" w:rsidRPr="00367EAD" w:rsidSect="00384A02">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E94D9" w14:textId="77777777" w:rsidR="00384A02" w:rsidRDefault="00384A02" w:rsidP="00A156B9">
      <w:r>
        <w:separator/>
      </w:r>
    </w:p>
  </w:endnote>
  <w:endnote w:type="continuationSeparator" w:id="0">
    <w:p w14:paraId="7356AECA" w14:textId="77777777" w:rsidR="00384A02" w:rsidRDefault="00384A02"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5CF94" w14:textId="77777777" w:rsidR="00384A02" w:rsidRDefault="00384A02" w:rsidP="00A156B9">
      <w:r>
        <w:separator/>
      </w:r>
    </w:p>
  </w:footnote>
  <w:footnote w:type="continuationSeparator" w:id="0">
    <w:p w14:paraId="0ED0C7D4" w14:textId="77777777" w:rsidR="00384A02" w:rsidRDefault="00384A02"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0143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025E"/>
    <w:rsid w:val="00000A5D"/>
    <w:rsid w:val="00027649"/>
    <w:rsid w:val="000340AB"/>
    <w:rsid w:val="00050E4E"/>
    <w:rsid w:val="00096E70"/>
    <w:rsid w:val="000A0AF7"/>
    <w:rsid w:val="000B2331"/>
    <w:rsid w:val="000B2CAF"/>
    <w:rsid w:val="000B4D29"/>
    <w:rsid w:val="000C3413"/>
    <w:rsid w:val="000C4AAE"/>
    <w:rsid w:val="000D0A03"/>
    <w:rsid w:val="000E5917"/>
    <w:rsid w:val="000F2F6E"/>
    <w:rsid w:val="001057F0"/>
    <w:rsid w:val="001226CB"/>
    <w:rsid w:val="001476D4"/>
    <w:rsid w:val="0017795A"/>
    <w:rsid w:val="00185DAD"/>
    <w:rsid w:val="001C3673"/>
    <w:rsid w:val="001C68E1"/>
    <w:rsid w:val="001E6FC7"/>
    <w:rsid w:val="00207114"/>
    <w:rsid w:val="00227986"/>
    <w:rsid w:val="00235669"/>
    <w:rsid w:val="00271F02"/>
    <w:rsid w:val="00283F1A"/>
    <w:rsid w:val="00284FE4"/>
    <w:rsid w:val="002A6B60"/>
    <w:rsid w:val="002D76C8"/>
    <w:rsid w:val="002E693B"/>
    <w:rsid w:val="002E74F8"/>
    <w:rsid w:val="002F4E70"/>
    <w:rsid w:val="003112EA"/>
    <w:rsid w:val="0032583B"/>
    <w:rsid w:val="003328F3"/>
    <w:rsid w:val="0033443E"/>
    <w:rsid w:val="00367EAD"/>
    <w:rsid w:val="00376E4C"/>
    <w:rsid w:val="00384A02"/>
    <w:rsid w:val="0039325B"/>
    <w:rsid w:val="003B2432"/>
    <w:rsid w:val="003B34DE"/>
    <w:rsid w:val="003B3504"/>
    <w:rsid w:val="003B5952"/>
    <w:rsid w:val="003B5E05"/>
    <w:rsid w:val="003C0453"/>
    <w:rsid w:val="003D5747"/>
    <w:rsid w:val="003F4202"/>
    <w:rsid w:val="003F7403"/>
    <w:rsid w:val="00407537"/>
    <w:rsid w:val="00414591"/>
    <w:rsid w:val="004316A4"/>
    <w:rsid w:val="00433D64"/>
    <w:rsid w:val="004438B2"/>
    <w:rsid w:val="00444DE6"/>
    <w:rsid w:val="0045095D"/>
    <w:rsid w:val="00454D6C"/>
    <w:rsid w:val="00465188"/>
    <w:rsid w:val="00473DD7"/>
    <w:rsid w:val="004A26D5"/>
    <w:rsid w:val="004A6740"/>
    <w:rsid w:val="004B161D"/>
    <w:rsid w:val="004C1DC5"/>
    <w:rsid w:val="004C6956"/>
    <w:rsid w:val="004E656D"/>
    <w:rsid w:val="00502406"/>
    <w:rsid w:val="0051624B"/>
    <w:rsid w:val="005618BE"/>
    <w:rsid w:val="005913E3"/>
    <w:rsid w:val="0059765C"/>
    <w:rsid w:val="005A7876"/>
    <w:rsid w:val="005B455B"/>
    <w:rsid w:val="005C0FD8"/>
    <w:rsid w:val="005C18A8"/>
    <w:rsid w:val="005C45BA"/>
    <w:rsid w:val="005F2A96"/>
    <w:rsid w:val="00614FE1"/>
    <w:rsid w:val="00623FD8"/>
    <w:rsid w:val="006351DC"/>
    <w:rsid w:val="0064311F"/>
    <w:rsid w:val="00645EC6"/>
    <w:rsid w:val="00646983"/>
    <w:rsid w:val="006571D1"/>
    <w:rsid w:val="00684058"/>
    <w:rsid w:val="006A3056"/>
    <w:rsid w:val="006A6D26"/>
    <w:rsid w:val="006C3E20"/>
    <w:rsid w:val="0070635E"/>
    <w:rsid w:val="007264AF"/>
    <w:rsid w:val="007271B0"/>
    <w:rsid w:val="007307F4"/>
    <w:rsid w:val="00755109"/>
    <w:rsid w:val="0076389E"/>
    <w:rsid w:val="00765AC4"/>
    <w:rsid w:val="007668D5"/>
    <w:rsid w:val="00780B2E"/>
    <w:rsid w:val="0078695D"/>
    <w:rsid w:val="007950E2"/>
    <w:rsid w:val="007C24A1"/>
    <w:rsid w:val="007E132C"/>
    <w:rsid w:val="007E3211"/>
    <w:rsid w:val="007F0FB5"/>
    <w:rsid w:val="007F5B41"/>
    <w:rsid w:val="007F63F2"/>
    <w:rsid w:val="00805875"/>
    <w:rsid w:val="0082381A"/>
    <w:rsid w:val="00824284"/>
    <w:rsid w:val="00836AC0"/>
    <w:rsid w:val="00837C87"/>
    <w:rsid w:val="00890C18"/>
    <w:rsid w:val="00894D21"/>
    <w:rsid w:val="0089610A"/>
    <w:rsid w:val="00896831"/>
    <w:rsid w:val="008C77FC"/>
    <w:rsid w:val="008D5621"/>
    <w:rsid w:val="008F27C0"/>
    <w:rsid w:val="008F7948"/>
    <w:rsid w:val="009047E9"/>
    <w:rsid w:val="00927D68"/>
    <w:rsid w:val="009406C8"/>
    <w:rsid w:val="00955BE9"/>
    <w:rsid w:val="0099403B"/>
    <w:rsid w:val="009A4390"/>
    <w:rsid w:val="009A574D"/>
    <w:rsid w:val="009E4BDA"/>
    <w:rsid w:val="009F2E7C"/>
    <w:rsid w:val="009F47B4"/>
    <w:rsid w:val="009F50E5"/>
    <w:rsid w:val="00A03330"/>
    <w:rsid w:val="00A156B9"/>
    <w:rsid w:val="00A158DE"/>
    <w:rsid w:val="00A23D67"/>
    <w:rsid w:val="00A3280A"/>
    <w:rsid w:val="00A52F91"/>
    <w:rsid w:val="00A57769"/>
    <w:rsid w:val="00A77D8B"/>
    <w:rsid w:val="00AA1C63"/>
    <w:rsid w:val="00AA7FE9"/>
    <w:rsid w:val="00AB3DD0"/>
    <w:rsid w:val="00AC4E2A"/>
    <w:rsid w:val="00AE05CB"/>
    <w:rsid w:val="00B069A7"/>
    <w:rsid w:val="00B27710"/>
    <w:rsid w:val="00B375F0"/>
    <w:rsid w:val="00B431C4"/>
    <w:rsid w:val="00B55657"/>
    <w:rsid w:val="00B57E5F"/>
    <w:rsid w:val="00B7517D"/>
    <w:rsid w:val="00B804AF"/>
    <w:rsid w:val="00B842BE"/>
    <w:rsid w:val="00B843C4"/>
    <w:rsid w:val="00B87BB7"/>
    <w:rsid w:val="00BC6398"/>
    <w:rsid w:val="00BD0E49"/>
    <w:rsid w:val="00BD3A4C"/>
    <w:rsid w:val="00BF708A"/>
    <w:rsid w:val="00C10FCC"/>
    <w:rsid w:val="00C16765"/>
    <w:rsid w:val="00C247DD"/>
    <w:rsid w:val="00C44A7C"/>
    <w:rsid w:val="00C4564A"/>
    <w:rsid w:val="00C51D03"/>
    <w:rsid w:val="00C56628"/>
    <w:rsid w:val="00CA59F3"/>
    <w:rsid w:val="00CA6FE3"/>
    <w:rsid w:val="00CC5AF4"/>
    <w:rsid w:val="00CD75B5"/>
    <w:rsid w:val="00CE5A2A"/>
    <w:rsid w:val="00D14FAA"/>
    <w:rsid w:val="00D15FA0"/>
    <w:rsid w:val="00D54045"/>
    <w:rsid w:val="00D5736A"/>
    <w:rsid w:val="00D648FF"/>
    <w:rsid w:val="00D64CB6"/>
    <w:rsid w:val="00D779F4"/>
    <w:rsid w:val="00D90990"/>
    <w:rsid w:val="00D966C9"/>
    <w:rsid w:val="00DA7764"/>
    <w:rsid w:val="00DD551B"/>
    <w:rsid w:val="00DE410D"/>
    <w:rsid w:val="00DF2508"/>
    <w:rsid w:val="00DF5FA7"/>
    <w:rsid w:val="00E01186"/>
    <w:rsid w:val="00E14474"/>
    <w:rsid w:val="00E3243A"/>
    <w:rsid w:val="00E44AFB"/>
    <w:rsid w:val="00E5068E"/>
    <w:rsid w:val="00E731AC"/>
    <w:rsid w:val="00E825FF"/>
    <w:rsid w:val="00EA6931"/>
    <w:rsid w:val="00EB47D6"/>
    <w:rsid w:val="00EB6E52"/>
    <w:rsid w:val="00EB7B50"/>
    <w:rsid w:val="00EE44B0"/>
    <w:rsid w:val="00EF2BE9"/>
    <w:rsid w:val="00F06D19"/>
    <w:rsid w:val="00F0754A"/>
    <w:rsid w:val="00F17E63"/>
    <w:rsid w:val="00F30861"/>
    <w:rsid w:val="00F32BA5"/>
    <w:rsid w:val="00F40192"/>
    <w:rsid w:val="00F7199D"/>
    <w:rsid w:val="00FA03F4"/>
    <w:rsid w:val="00FA7D91"/>
    <w:rsid w:val="00FB2B8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docId w15:val="{CA8AE2A0-4E0E-45B3-811D-2E4F42F8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662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0B2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FCEAF-4E14-4918-A407-397BE43C6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1460</Words>
  <Characters>9202</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9</cp:revision>
  <dcterms:created xsi:type="dcterms:W3CDTF">2023-10-30T22:27:00Z</dcterms:created>
  <dcterms:modified xsi:type="dcterms:W3CDTF">2024-04-02T17:12:00Z</dcterms:modified>
</cp:coreProperties>
</file>