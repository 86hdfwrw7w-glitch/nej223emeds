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lenraster"/>
        <w:tblW w:w="13333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"/>
        <w:gridCol w:w="2958"/>
        <w:gridCol w:w="4029"/>
        <w:gridCol w:w="1499"/>
        <w:gridCol w:w="992"/>
        <w:gridCol w:w="1276"/>
        <w:gridCol w:w="2559"/>
        <w:tblGridChange w:id="0">
          <w:tblGrid>
            <w:gridCol w:w="20"/>
            <w:gridCol w:w="2958"/>
            <w:gridCol w:w="4029"/>
            <w:gridCol w:w="1499"/>
            <w:gridCol w:w="2268"/>
            <w:gridCol w:w="2559"/>
          </w:tblGrid>
        </w:tblGridChange>
      </w:tblGrid>
      <w:tr w:rsidR="00E55D90" w:rsidRPr="00E55D90" w14:paraId="487AC9CE" w14:textId="77777777" w:rsidTr="0028191A">
        <w:trPr>
          <w:gridAfter w:val="1"/>
          <w:wAfter w:w="2559" w:type="dxa"/>
          <w:trHeight w:val="454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135895E2" w14:textId="6E7B44B2" w:rsidR="00E55D90" w:rsidRPr="00E55D90" w:rsidRDefault="00F1674A" w:rsidP="00D54928">
            <w:pPr>
              <w:jc w:val="center"/>
              <w:rPr>
                <w:rFonts w:ascii="Optima" w:hAnsi="Optima" w:cs="Times New Roman (Body CS)"/>
                <w:b/>
                <w:sz w:val="36"/>
                <w:szCs w:val="32"/>
              </w:rPr>
            </w:pPr>
            <w:r>
              <w:rPr>
                <w:rFonts w:ascii="Optima" w:hAnsi="Optima" w:cs="Times New Roman (Body CS)"/>
                <w:b/>
                <w:sz w:val="36"/>
                <w:szCs w:val="32"/>
              </w:rPr>
              <w:t>Julius Leistner</w:t>
            </w:r>
          </w:p>
        </w:tc>
      </w:tr>
      <w:tr w:rsidR="00E55D90" w:rsidRPr="00E55D90" w14:paraId="034602FF" w14:textId="77777777" w:rsidTr="003E3BA8">
        <w:trPr>
          <w:gridAfter w:val="1"/>
          <w:wAfter w:w="2559" w:type="dxa"/>
          <w:trHeight w:val="283"/>
        </w:trPr>
        <w:tc>
          <w:tcPr>
            <w:tcW w:w="10774" w:type="dxa"/>
            <w:gridSpan w:val="6"/>
            <w:tcBorders>
              <w:top w:val="single" w:sz="4" w:space="0" w:color="auto"/>
            </w:tcBorders>
            <w:vAlign w:val="bottom"/>
          </w:tcPr>
          <w:p w14:paraId="45E1D21A" w14:textId="5F7D27D3" w:rsidR="00E55D90" w:rsidRPr="00E55D90" w:rsidRDefault="00F1674A" w:rsidP="00C11D20">
            <w:pPr>
              <w:jc w:val="center"/>
              <w:rPr>
                <w:rFonts w:ascii="Optima" w:hAnsi="Optima" w:cs="Times New Roman (Body CS)"/>
                <w:bCs/>
                <w:sz w:val="18"/>
                <w:szCs w:val="18"/>
              </w:rPr>
            </w:pPr>
            <w:r>
              <w:rPr>
                <w:rFonts w:ascii="Optima" w:hAnsi="Optima" w:cs="Times New Roman (Body CS)"/>
                <w:bCs/>
                <w:sz w:val="18"/>
                <w:szCs w:val="18"/>
              </w:rPr>
              <w:t>Martin-Luth</w:t>
            </w:r>
            <w:r w:rsidR="00C16636">
              <w:rPr>
                <w:rFonts w:ascii="Optima" w:hAnsi="Optima" w:cs="Times New Roman (Body CS)"/>
                <w:bCs/>
                <w:sz w:val="18"/>
                <w:szCs w:val="18"/>
              </w:rPr>
              <w:t>er-Straße 72 • Stuttgart, 70372</w:t>
            </w:r>
            <w:r>
              <w:rPr>
                <w:rFonts w:ascii="Optima" w:hAnsi="Optima" w:cs="Times New Roman (Body CS)"/>
                <w:bCs/>
                <w:sz w:val="18"/>
                <w:szCs w:val="18"/>
              </w:rPr>
              <w:t>, Deutschland • julius.leistner@t-online.de • +49(0)151 16905825</w:t>
            </w:r>
          </w:p>
        </w:tc>
      </w:tr>
      <w:tr w:rsidR="002508C2" w:rsidRPr="00E55D90" w14:paraId="0FCADE56" w14:textId="77777777" w:rsidTr="00D54928">
        <w:trPr>
          <w:gridAfter w:val="1"/>
          <w:wAfter w:w="2559" w:type="dxa"/>
          <w:trHeight w:val="397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E55D90" w:rsidRDefault="006E2C9C" w:rsidP="00C11D20">
            <w:pPr>
              <w:jc w:val="center"/>
              <w:rPr>
                <w:rFonts w:ascii="Optima" w:hAnsi="Optima" w:cs="Times New Roman (Body CS)"/>
                <w:b/>
                <w:smallCaps/>
                <w:sz w:val="28"/>
              </w:rPr>
            </w:pPr>
            <w:r w:rsidRPr="00E55D90">
              <w:rPr>
                <w:rFonts w:ascii="Optima" w:hAnsi="Optima" w:cs="Times New Roman (Body CS)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E55D90" w14:paraId="7D1DEBF7" w14:textId="77777777" w:rsidTr="00076265">
        <w:trPr>
          <w:gridAfter w:val="1"/>
          <w:wAfter w:w="2559" w:type="dxa"/>
          <w:trHeight w:val="351"/>
        </w:trPr>
        <w:tc>
          <w:tcPr>
            <w:tcW w:w="8506" w:type="dxa"/>
            <w:gridSpan w:val="4"/>
            <w:tcBorders>
              <w:top w:val="single" w:sz="4" w:space="0" w:color="auto"/>
            </w:tcBorders>
            <w:vAlign w:val="bottom"/>
          </w:tcPr>
          <w:p w14:paraId="0C2B846F" w14:textId="7FD12F0A" w:rsidR="00D1492F" w:rsidRPr="00E55D90" w:rsidRDefault="00F1674A" w:rsidP="00C11D20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>Evangelisches Heidehof-Gymnasium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624131BC" w:rsidR="00D1492F" w:rsidRPr="00E55D90" w:rsidRDefault="00F1674A" w:rsidP="00C11D2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Stuttgart</w:t>
            </w:r>
          </w:p>
        </w:tc>
      </w:tr>
      <w:tr w:rsidR="00D1492F" w:rsidRPr="00E55D90" w14:paraId="61E5D482" w14:textId="77777777" w:rsidTr="00B6668E">
        <w:trPr>
          <w:gridAfter w:val="1"/>
          <w:wAfter w:w="2559" w:type="dxa"/>
        </w:trPr>
        <w:tc>
          <w:tcPr>
            <w:tcW w:w="8506" w:type="dxa"/>
            <w:gridSpan w:val="4"/>
            <w:vAlign w:val="bottom"/>
          </w:tcPr>
          <w:p w14:paraId="11CB9A0F" w14:textId="4140A8EE" w:rsidR="00D1492F" w:rsidRPr="00115C7A" w:rsidRDefault="00F1674A" w:rsidP="00C11D20">
            <w:pPr>
              <w:rPr>
                <w:rFonts w:ascii="Optima" w:hAnsi="Optima"/>
                <w:i/>
                <w:sz w:val="18"/>
              </w:rPr>
            </w:pPr>
            <w:r w:rsidRPr="00115C7A">
              <w:rPr>
                <w:rFonts w:ascii="Optima" w:hAnsi="Optima"/>
                <w:i/>
                <w:sz w:val="18"/>
              </w:rPr>
              <w:t>Allgemeine Hochschulreife</w:t>
            </w:r>
            <w:r w:rsidR="00D04C68">
              <w:rPr>
                <w:rFonts w:ascii="Optima" w:hAnsi="Optima"/>
                <w:i/>
                <w:sz w:val="18"/>
              </w:rPr>
              <w:t xml:space="preserve"> </w:t>
            </w:r>
            <w:del w:id="1" w:author="David Döbele" w:date="2023-01-03T20:23:00Z">
              <w:r w:rsidR="00426D7E" w:rsidRPr="00115C7A" w:rsidDel="00E67CB4">
                <w:rPr>
                  <w:rFonts w:ascii="Optima" w:hAnsi="Optima"/>
                  <w:i/>
                  <w:sz w:val="18"/>
                </w:rPr>
                <w:delText xml:space="preserve"> </w:delText>
              </w:r>
            </w:del>
            <w:r w:rsidR="00D04C68">
              <w:rPr>
                <w:rFonts w:ascii="Optima" w:hAnsi="Optima"/>
                <w:i/>
                <w:sz w:val="18"/>
              </w:rPr>
              <w:t>(</w:t>
            </w:r>
            <w:r w:rsidR="006B0C81" w:rsidRPr="00115C7A">
              <w:rPr>
                <w:rFonts w:ascii="Optima" w:hAnsi="Optima"/>
                <w:i/>
                <w:sz w:val="18"/>
              </w:rPr>
              <w:t xml:space="preserve">Schnitt: </w:t>
            </w:r>
            <w:r w:rsidR="00D04C68">
              <w:rPr>
                <w:rFonts w:ascii="Optima" w:hAnsi="Optima"/>
                <w:i/>
                <w:color w:val="000000" w:themeColor="text1"/>
                <w:sz w:val="18"/>
              </w:rPr>
              <w:t>1,6</w:t>
            </w:r>
            <w:r w:rsidR="00B17D95" w:rsidRPr="00115C7A">
              <w:rPr>
                <w:rFonts w:ascii="Optima" w:hAnsi="Optima"/>
                <w:i/>
                <w:color w:val="000000" w:themeColor="text1"/>
                <w:sz w:val="18"/>
              </w:rPr>
              <w:t>)</w:t>
            </w:r>
          </w:p>
        </w:tc>
        <w:tc>
          <w:tcPr>
            <w:tcW w:w="2268" w:type="dxa"/>
            <w:gridSpan w:val="2"/>
            <w:vAlign w:val="bottom"/>
          </w:tcPr>
          <w:p w14:paraId="419A9228" w14:textId="6DE84B88" w:rsidR="00D1492F" w:rsidRPr="00E55D90" w:rsidRDefault="00D1492F" w:rsidP="00C11D20">
            <w:pPr>
              <w:jc w:val="right"/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09/201</w:t>
            </w:r>
            <w:r w:rsidR="00F1674A">
              <w:rPr>
                <w:rFonts w:ascii="Optima" w:hAnsi="Optima"/>
                <w:sz w:val="18"/>
              </w:rPr>
              <w:t>4</w:t>
            </w:r>
            <w:r w:rsidRPr="00E55D90">
              <w:rPr>
                <w:rFonts w:ascii="Optima" w:hAnsi="Optima"/>
                <w:sz w:val="18"/>
              </w:rPr>
              <w:t xml:space="preserve"> –</w:t>
            </w:r>
            <w:r w:rsidR="00B17D95" w:rsidRPr="00E55D90">
              <w:rPr>
                <w:rFonts w:ascii="Optima" w:hAnsi="Optima"/>
                <w:sz w:val="18"/>
              </w:rPr>
              <w:t xml:space="preserve"> </w:t>
            </w:r>
            <w:r w:rsidR="00584764">
              <w:rPr>
                <w:rFonts w:ascii="Optima" w:hAnsi="Optima"/>
                <w:sz w:val="18"/>
              </w:rPr>
              <w:t>07/2022</w:t>
            </w:r>
          </w:p>
        </w:tc>
      </w:tr>
      <w:tr w:rsidR="00D5280E" w:rsidRPr="00E55D90" w14:paraId="7EABE9F1" w14:textId="77777777" w:rsidTr="003E3BA8">
        <w:trPr>
          <w:gridAfter w:val="1"/>
          <w:wAfter w:w="2559" w:type="dxa"/>
        </w:trPr>
        <w:tc>
          <w:tcPr>
            <w:tcW w:w="10774" w:type="dxa"/>
            <w:gridSpan w:val="6"/>
            <w:vAlign w:val="bottom"/>
          </w:tcPr>
          <w:p w14:paraId="39CB4363" w14:textId="5CA5FA5A" w:rsidR="00F1674A" w:rsidRPr="00115C7A" w:rsidRDefault="00F1674A" w:rsidP="00C11D20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Cs/>
                <w:color w:val="000000"/>
                <w:sz w:val="18"/>
              </w:rPr>
            </w:pPr>
            <w:r w:rsidRPr="00115C7A">
              <w:rPr>
                <w:rFonts w:ascii="Optima" w:hAnsi="Optima" w:cs="Georgia"/>
                <w:iCs/>
                <w:color w:val="000000"/>
                <w:sz w:val="18"/>
              </w:rPr>
              <w:t>Mitglied der Big Band</w:t>
            </w:r>
            <w:r w:rsidR="00E26098" w:rsidRPr="00115C7A">
              <w:rPr>
                <w:rFonts w:ascii="Optima" w:hAnsi="Optima" w:cs="Georgia"/>
                <w:iCs/>
                <w:color w:val="000000"/>
                <w:sz w:val="18"/>
              </w:rPr>
              <w:t xml:space="preserve"> (seit der </w:t>
            </w:r>
            <w:r w:rsidR="0020228D">
              <w:rPr>
                <w:rFonts w:ascii="Optima" w:hAnsi="Optima" w:cs="Georgia"/>
                <w:iCs/>
                <w:color w:val="000000"/>
                <w:sz w:val="18"/>
              </w:rPr>
              <w:t>sechsten</w:t>
            </w:r>
            <w:r w:rsidR="00E26098" w:rsidRPr="00115C7A">
              <w:rPr>
                <w:rFonts w:ascii="Optima" w:hAnsi="Optima" w:cs="Georgia"/>
                <w:iCs/>
                <w:color w:val="000000"/>
                <w:sz w:val="18"/>
              </w:rPr>
              <w:t xml:space="preserve"> Klasse)</w:t>
            </w:r>
            <w:r w:rsidRPr="00115C7A">
              <w:rPr>
                <w:rFonts w:ascii="Optima" w:hAnsi="Optima" w:cs="Georgia"/>
                <w:iCs/>
                <w:color w:val="000000"/>
                <w:sz w:val="18"/>
              </w:rPr>
              <w:t xml:space="preserve">, Orchester mit </w:t>
            </w:r>
            <w:r w:rsidR="009F6B01" w:rsidRPr="00115C7A">
              <w:rPr>
                <w:rFonts w:ascii="Optima" w:hAnsi="Optima" w:cs="Georgia"/>
                <w:iCs/>
                <w:color w:val="000000"/>
                <w:sz w:val="18"/>
              </w:rPr>
              <w:t>Soloauftritten</w:t>
            </w:r>
            <w:r w:rsidRPr="00115C7A">
              <w:rPr>
                <w:rFonts w:ascii="Optima" w:hAnsi="Optima" w:cs="Georgia"/>
                <w:iCs/>
                <w:color w:val="000000"/>
                <w:sz w:val="18"/>
              </w:rPr>
              <w:t xml:space="preserve"> vor mehr als 500 Leuten</w:t>
            </w:r>
          </w:p>
          <w:p w14:paraId="7A71E6B0" w14:textId="36B5782F" w:rsidR="007B4B40" w:rsidRPr="007B4B40" w:rsidRDefault="00602B35" w:rsidP="007B4B40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Georgia"/>
                <w:i/>
                <w:iCs/>
                <w:color w:val="000000"/>
                <w:sz w:val="18"/>
              </w:rPr>
            </w:pPr>
            <w:r>
              <w:rPr>
                <w:rFonts w:ascii="Optima" w:hAnsi="Optima" w:cs="Georgia"/>
                <w:iCs/>
                <w:color w:val="000000"/>
                <w:sz w:val="18"/>
              </w:rPr>
              <w:t xml:space="preserve">Teilnahme am </w:t>
            </w:r>
            <w:proofErr w:type="spellStart"/>
            <w:r>
              <w:rPr>
                <w:rFonts w:ascii="Optima" w:hAnsi="Optima" w:cs="Georgia"/>
                <w:iCs/>
                <w:color w:val="000000"/>
                <w:sz w:val="18"/>
              </w:rPr>
              <w:t>Debating</w:t>
            </w:r>
            <w:proofErr w:type="spellEnd"/>
            <w:r>
              <w:rPr>
                <w:rFonts w:ascii="Optima" w:hAnsi="Optima" w:cs="Georgia"/>
                <w:iCs/>
                <w:color w:val="000000"/>
                <w:sz w:val="18"/>
              </w:rPr>
              <w:t xml:space="preserve"> Club und </w:t>
            </w:r>
            <w:r w:rsidR="00F1674A" w:rsidRPr="00115C7A">
              <w:rPr>
                <w:rFonts w:ascii="Optima" w:hAnsi="Optima" w:cs="Georgia"/>
                <w:iCs/>
                <w:color w:val="000000"/>
                <w:sz w:val="18"/>
              </w:rPr>
              <w:t>Mathe</w:t>
            </w:r>
            <w:r w:rsidR="009F6B01">
              <w:rPr>
                <w:rFonts w:ascii="Optima" w:hAnsi="Optima" w:cs="Georgia"/>
                <w:iCs/>
                <w:color w:val="000000"/>
                <w:sz w:val="18"/>
              </w:rPr>
              <w:t>matik</w:t>
            </w:r>
            <w:r w:rsidR="00F1674A" w:rsidRPr="00115C7A">
              <w:rPr>
                <w:rFonts w:ascii="Optima" w:hAnsi="Optima" w:cs="Georgia"/>
                <w:iCs/>
                <w:color w:val="000000"/>
                <w:sz w:val="18"/>
              </w:rPr>
              <w:t>-Tutorium</w:t>
            </w:r>
          </w:p>
        </w:tc>
      </w:tr>
      <w:tr w:rsidR="00E55D90" w:rsidRPr="00E55D90" w14:paraId="3A2665B3" w14:textId="77777777" w:rsidTr="00D54928">
        <w:trPr>
          <w:gridAfter w:val="1"/>
          <w:wAfter w:w="2559" w:type="dxa"/>
          <w:trHeight w:val="397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239F87B8" w14:textId="1DDD477C" w:rsidR="00E55D90" w:rsidRPr="00E55D90" w:rsidRDefault="00E55D90" w:rsidP="00C11D20">
            <w:pPr>
              <w:pStyle w:val="BERSCHRIFT"/>
              <w:jc w:val="center"/>
              <w:rPr>
                <w:rFonts w:ascii="Optima" w:hAnsi="Optima"/>
                <w:sz w:val="28"/>
              </w:rPr>
            </w:pPr>
            <w:r>
              <w:rPr>
                <w:rFonts w:ascii="Optima" w:hAnsi="Optima" w:cs="Times New Roman (Body CS)"/>
                <w:sz w:val="28"/>
              </w:rPr>
              <w:t>Praxiserfahrungen</w:t>
            </w:r>
          </w:p>
        </w:tc>
      </w:tr>
      <w:tr w:rsidR="00D04C68" w:rsidRPr="00575176" w14:paraId="64D60A83" w14:textId="77777777" w:rsidTr="00D04C68">
        <w:trPr>
          <w:gridAfter w:val="1"/>
          <w:wAfter w:w="2559" w:type="dxa"/>
          <w:trHeight w:val="351"/>
        </w:trPr>
        <w:tc>
          <w:tcPr>
            <w:tcW w:w="8506" w:type="dxa"/>
            <w:gridSpan w:val="4"/>
            <w:vAlign w:val="bottom"/>
          </w:tcPr>
          <w:p w14:paraId="7669BD6F" w14:textId="21961CE5" w:rsidR="00D04C68" w:rsidRDefault="00D04C68" w:rsidP="00D04C68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PAS Financial Advisory GmbH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</w:tcBorders>
            <w:vAlign w:val="bottom"/>
          </w:tcPr>
          <w:p w14:paraId="519539C5" w14:textId="5579B66A" w:rsidR="00D04C68" w:rsidRDefault="00D04C68" w:rsidP="00C11D2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Stuttgart</w:t>
            </w:r>
          </w:p>
        </w:tc>
      </w:tr>
      <w:tr w:rsidR="00D04C68" w:rsidRPr="00575176" w14:paraId="7AE6DAC6" w14:textId="77777777" w:rsidTr="00D54928">
        <w:trPr>
          <w:gridAfter w:val="1"/>
          <w:wAfter w:w="2559" w:type="dxa"/>
          <w:trHeight w:val="102"/>
        </w:trPr>
        <w:tc>
          <w:tcPr>
            <w:tcW w:w="8506" w:type="dxa"/>
            <w:gridSpan w:val="4"/>
            <w:vAlign w:val="bottom"/>
          </w:tcPr>
          <w:p w14:paraId="02C3C20A" w14:textId="0BD0C9C9" w:rsidR="00D04C68" w:rsidRDefault="00D04C68" w:rsidP="00D04C68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z w:val="18"/>
              </w:rPr>
              <w:t>Praktikant im Bereich Transaction Services</w:t>
            </w:r>
          </w:p>
        </w:tc>
        <w:tc>
          <w:tcPr>
            <w:tcW w:w="2268" w:type="dxa"/>
            <w:gridSpan w:val="2"/>
            <w:vAlign w:val="bottom"/>
          </w:tcPr>
          <w:p w14:paraId="2AF7AE4F" w14:textId="7381C7B3" w:rsidR="00D04C68" w:rsidRDefault="00D04C68" w:rsidP="00C11D2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sz w:val="18"/>
                <w:lang w:val="en-US"/>
              </w:rPr>
              <w:t>11/2022 – 12/2022</w:t>
            </w:r>
          </w:p>
        </w:tc>
      </w:tr>
      <w:tr w:rsidR="007B0677" w:rsidRPr="00575176" w14:paraId="4A429BF3" w14:textId="77777777" w:rsidTr="00D04C68">
        <w:trPr>
          <w:gridAfter w:val="1"/>
          <w:wAfter w:w="2559" w:type="dxa"/>
          <w:trHeight w:val="351"/>
        </w:trPr>
        <w:tc>
          <w:tcPr>
            <w:tcW w:w="8506" w:type="dxa"/>
            <w:gridSpan w:val="4"/>
            <w:vAlign w:val="bottom"/>
          </w:tcPr>
          <w:p w14:paraId="543AF6A7" w14:textId="5AB6F7EA" w:rsidR="007B0677" w:rsidRDefault="007B0677" w:rsidP="00C11D20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b/>
                <w:smallCaps/>
                <w:sz w:val="23"/>
                <w:szCs w:val="23"/>
              </w:rPr>
              <w:t xml:space="preserve">KPMG AG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2268" w:type="dxa"/>
            <w:gridSpan w:val="2"/>
            <w:vAlign w:val="bottom"/>
          </w:tcPr>
          <w:p w14:paraId="75153942" w14:textId="463ADE44" w:rsidR="007B0677" w:rsidRDefault="007B0677" w:rsidP="00C11D2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mallCaps/>
                <w:sz w:val="23"/>
                <w:szCs w:val="23"/>
              </w:rPr>
              <w:t>Stuttgart</w:t>
            </w:r>
          </w:p>
        </w:tc>
      </w:tr>
      <w:tr w:rsidR="007B0677" w:rsidRPr="00575176" w14:paraId="2A44E5C4" w14:textId="77777777" w:rsidTr="00D54928">
        <w:trPr>
          <w:gridAfter w:val="1"/>
          <w:wAfter w:w="2559" w:type="dxa"/>
          <w:trHeight w:val="102"/>
        </w:trPr>
        <w:tc>
          <w:tcPr>
            <w:tcW w:w="8506" w:type="dxa"/>
            <w:gridSpan w:val="4"/>
            <w:vAlign w:val="bottom"/>
          </w:tcPr>
          <w:p w14:paraId="21173F35" w14:textId="450CD7DB" w:rsidR="007B0677" w:rsidRDefault="00F1348D" w:rsidP="00D04C68">
            <w:pPr>
              <w:rPr>
                <w:rFonts w:ascii="Optima" w:hAnsi="Optima"/>
                <w:b/>
                <w:smallCaps/>
                <w:sz w:val="23"/>
                <w:szCs w:val="23"/>
              </w:rPr>
            </w:pPr>
            <w:r>
              <w:rPr>
                <w:rFonts w:ascii="Optima" w:hAnsi="Optima"/>
                <w:i/>
                <w:sz w:val="18"/>
              </w:rPr>
              <w:t xml:space="preserve">Praktikant im Bereich </w:t>
            </w:r>
            <w:r w:rsidR="001125D1">
              <w:rPr>
                <w:rFonts w:ascii="Optima" w:hAnsi="Optima"/>
                <w:i/>
                <w:sz w:val="18"/>
              </w:rPr>
              <w:t>Technology &amp; Finance Consulting</w:t>
            </w:r>
            <w:r>
              <w:rPr>
                <w:rFonts w:ascii="Optima" w:hAnsi="Optima"/>
                <w:i/>
                <w:sz w:val="18"/>
              </w:rPr>
              <w:t xml:space="preserve"> </w:t>
            </w:r>
          </w:p>
        </w:tc>
        <w:tc>
          <w:tcPr>
            <w:tcW w:w="2268" w:type="dxa"/>
            <w:gridSpan w:val="2"/>
            <w:vAlign w:val="bottom"/>
          </w:tcPr>
          <w:p w14:paraId="13E09871" w14:textId="7CBD8F83" w:rsidR="007B0677" w:rsidRDefault="00E624E0" w:rsidP="00C11D20">
            <w:pPr>
              <w:jc w:val="right"/>
              <w:rPr>
                <w:rFonts w:ascii="Optima" w:hAnsi="Optima"/>
                <w:i/>
                <w:smallCaps/>
                <w:sz w:val="23"/>
                <w:szCs w:val="23"/>
              </w:rPr>
            </w:pPr>
            <w:r>
              <w:rPr>
                <w:rFonts w:ascii="Optima" w:hAnsi="Optima"/>
                <w:sz w:val="18"/>
                <w:lang w:val="en-US"/>
              </w:rPr>
              <w:t>09/2022 – 10/2022</w:t>
            </w:r>
          </w:p>
        </w:tc>
      </w:tr>
      <w:tr w:rsidR="001125D1" w:rsidRPr="00575176" w14:paraId="617898A9" w14:textId="77777777" w:rsidTr="00E67CB4">
        <w:tblPrEx>
          <w:tblW w:w="13333" w:type="dxa"/>
          <w:tblInd w:w="-851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0" w:type="dxa"/>
            <w:right w:w="0" w:type="dxa"/>
          </w:tblCellMar>
          <w:tblPrExChange w:id="2" w:author="David Döbele" w:date="2023-01-03T20:25:00Z">
            <w:tblPrEx>
              <w:tblW w:w="13333" w:type="dxa"/>
              <w:tblInd w:w="-85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</w:tblPrEx>
          </w:tblPrExChange>
        </w:tblPrEx>
        <w:trPr>
          <w:gridAfter w:val="1"/>
          <w:wAfter w:w="2559" w:type="dxa"/>
          <w:trHeight w:val="250"/>
          <w:trPrChange w:id="3" w:author="David Döbele" w:date="2023-01-03T20:25:00Z">
            <w:trPr>
              <w:gridAfter w:val="1"/>
              <w:wAfter w:w="2559" w:type="dxa"/>
              <w:trHeight w:val="250"/>
            </w:trPr>
          </w:trPrChange>
        </w:trPr>
        <w:tc>
          <w:tcPr>
            <w:tcW w:w="9498" w:type="dxa"/>
            <w:gridSpan w:val="5"/>
            <w:vAlign w:val="bottom"/>
            <w:tcPrChange w:id="4" w:author="David Döbele" w:date="2023-01-03T20:25:00Z">
              <w:tcPr>
                <w:tcW w:w="8506" w:type="dxa"/>
                <w:gridSpan w:val="4"/>
                <w:vAlign w:val="bottom"/>
              </w:tcPr>
            </w:tcPrChange>
          </w:tcPr>
          <w:p w14:paraId="49EDE1FE" w14:textId="78A140BA" w:rsidR="001125D1" w:rsidRDefault="00A5462B" w:rsidP="00A5462B">
            <w:pPr>
              <w:pStyle w:val="Bullets"/>
              <w:numPr>
                <w:ilvl w:val="0"/>
                <w:numId w:val="34"/>
              </w:numPr>
              <w:rPr>
                <w:rFonts w:ascii="Optima" w:hAnsi="Optima"/>
                <w:i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sz w:val="18"/>
                <w:lang w:val="de-AT"/>
              </w:rPr>
              <w:t>Erstellung, Anpassung sowie Überprüfung diverser Projektdokumentationen (vor allem MS PowerPoint, MS Excel)</w:t>
            </w:r>
          </w:p>
          <w:p w14:paraId="1806147E" w14:textId="77777777" w:rsidR="00A5462B" w:rsidRDefault="00A5462B" w:rsidP="00A5462B">
            <w:pPr>
              <w:pStyle w:val="Bullets"/>
              <w:numPr>
                <w:ilvl w:val="0"/>
                <w:numId w:val="34"/>
              </w:numPr>
              <w:rPr>
                <w:rFonts w:ascii="Optima" w:hAnsi="Optima"/>
                <w:i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sz w:val="18"/>
                <w:lang w:val="de-AT"/>
              </w:rPr>
              <w:t>Analyse des IDW Prüfungsstandards zur Prüfung von Finanzaufstellungen und anschließende Erstellung einer Kundenpräsentation</w:t>
            </w:r>
          </w:p>
          <w:p w14:paraId="6A206A77" w14:textId="77777777" w:rsidR="00A5462B" w:rsidRDefault="00A5462B" w:rsidP="00A5462B">
            <w:pPr>
              <w:pStyle w:val="Bullets"/>
              <w:numPr>
                <w:ilvl w:val="0"/>
                <w:numId w:val="34"/>
              </w:numPr>
              <w:rPr>
                <w:rFonts w:ascii="Optima" w:hAnsi="Optima"/>
                <w:i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sz w:val="18"/>
                <w:lang w:val="de-AT"/>
              </w:rPr>
              <w:t>Analyse von CRR Offenlegungsberichten von Banken und Finanzdienstleistern hinsichtlich Veränderungen aufgrund neuer Richtlinien sowie Zusammenfassung der Ergebnisse innerhalb einer Kundenpräsentation</w:t>
            </w:r>
          </w:p>
          <w:p w14:paraId="7725C147" w14:textId="0E0779FF" w:rsidR="00A5462B" w:rsidRPr="00796BD4" w:rsidRDefault="00A5462B" w:rsidP="00A5462B">
            <w:pPr>
              <w:pStyle w:val="Bullets"/>
              <w:numPr>
                <w:ilvl w:val="0"/>
                <w:numId w:val="34"/>
              </w:numPr>
              <w:rPr>
                <w:rFonts w:ascii="Optima" w:hAnsi="Optima"/>
                <w:i w:val="0"/>
                <w:sz w:val="18"/>
                <w:lang w:val="de-AT"/>
              </w:rPr>
            </w:pPr>
            <w:r>
              <w:rPr>
                <w:rFonts w:ascii="Optima" w:hAnsi="Optima"/>
                <w:i w:val="0"/>
                <w:sz w:val="18"/>
                <w:lang w:val="de-AT"/>
              </w:rPr>
              <w:t xml:space="preserve">Recherche zu </w:t>
            </w:r>
            <w:del w:id="5" w:author="David Döbele" w:date="2023-01-03T20:24:00Z">
              <w:r w:rsidDel="00E67CB4">
                <w:rPr>
                  <w:rFonts w:ascii="Optima" w:hAnsi="Optima"/>
                  <w:i w:val="0"/>
                  <w:sz w:val="18"/>
                  <w:lang w:val="de-AT"/>
                </w:rPr>
                <w:delText xml:space="preserve">folgenden </w:delText>
              </w:r>
            </w:del>
            <w:ins w:id="6" w:author="David Döbele" w:date="2023-01-03T20:24:00Z">
              <w:r w:rsidR="00E67CB4">
                <w:rPr>
                  <w:rFonts w:ascii="Optima" w:hAnsi="Optima"/>
                  <w:i w:val="0"/>
                  <w:sz w:val="18"/>
                  <w:lang w:val="de-AT"/>
                </w:rPr>
                <w:t>verschiedene</w:t>
              </w:r>
              <w:r w:rsidR="00E67CB4">
                <w:rPr>
                  <w:rFonts w:ascii="Optima" w:hAnsi="Optima"/>
                  <w:i w:val="0"/>
                  <w:sz w:val="18"/>
                  <w:lang w:val="de-AT"/>
                </w:rPr>
                <w:t xml:space="preserve"> </w:t>
              </w:r>
            </w:ins>
            <w:r>
              <w:rPr>
                <w:rFonts w:ascii="Optima" w:hAnsi="Optima"/>
                <w:i w:val="0"/>
                <w:sz w:val="18"/>
                <w:lang w:val="de-AT"/>
              </w:rPr>
              <w:t xml:space="preserve">Themen (Post Merger Integration; Produktentwicklung und Wachstumsziele bei Immobilienfinanzierern; Offenlegungsberichten von Banken; </w:t>
            </w:r>
            <w:proofErr w:type="spellStart"/>
            <w:r>
              <w:rPr>
                <w:rFonts w:ascii="Optima" w:hAnsi="Optima"/>
                <w:i w:val="0"/>
                <w:sz w:val="18"/>
                <w:lang w:val="de-AT"/>
              </w:rPr>
              <w:t>Kyptoassets</w:t>
            </w:r>
            <w:proofErr w:type="spellEnd"/>
            <w:r>
              <w:rPr>
                <w:rFonts w:ascii="Optima" w:hAnsi="Optima"/>
                <w:i w:val="0"/>
                <w:sz w:val="18"/>
                <w:lang w:val="de-AT"/>
              </w:rPr>
              <w:t>)</w:t>
            </w:r>
          </w:p>
        </w:tc>
        <w:tc>
          <w:tcPr>
            <w:tcW w:w="1276" w:type="dxa"/>
            <w:vAlign w:val="bottom"/>
            <w:tcPrChange w:id="7" w:author="David Döbele" w:date="2023-01-03T20:25:00Z">
              <w:tcPr>
                <w:tcW w:w="2268" w:type="dxa"/>
                <w:vAlign w:val="bottom"/>
              </w:tcPr>
            </w:tcPrChange>
          </w:tcPr>
          <w:p w14:paraId="7E74CA0F" w14:textId="77777777" w:rsidR="001125D1" w:rsidRPr="001125D1" w:rsidRDefault="001125D1" w:rsidP="00C11D20">
            <w:pPr>
              <w:jc w:val="right"/>
              <w:rPr>
                <w:rFonts w:ascii="Optima" w:hAnsi="Optima"/>
                <w:sz w:val="18"/>
              </w:rPr>
            </w:pPr>
          </w:p>
        </w:tc>
      </w:tr>
      <w:tr w:rsidR="00D2217E" w:rsidRPr="00E55D90" w14:paraId="414B4085" w14:textId="77777777" w:rsidTr="00D54928">
        <w:trPr>
          <w:gridAfter w:val="1"/>
          <w:wAfter w:w="2559" w:type="dxa"/>
          <w:trHeight w:val="397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4741C5BA" w14:textId="373A4309" w:rsidR="00D2217E" w:rsidRPr="00E55D90" w:rsidRDefault="00D2217E" w:rsidP="00B6668E">
            <w:pPr>
              <w:pStyle w:val="BERSCHRIFT"/>
              <w:jc w:val="center"/>
              <w:rPr>
                <w:rFonts w:ascii="Optima" w:hAnsi="Optima"/>
                <w:i/>
                <w:sz w:val="28"/>
              </w:rPr>
            </w:pPr>
            <w:proofErr w:type="spellStart"/>
            <w:r w:rsidRPr="007D3A30">
              <w:rPr>
                <w:rFonts w:ascii="Optima" w:hAnsi="Optima"/>
                <w:sz w:val="28"/>
              </w:rPr>
              <w:t>Ausserschulisches</w:t>
            </w:r>
            <w:proofErr w:type="spellEnd"/>
            <w:r w:rsidRPr="00E55D90">
              <w:rPr>
                <w:rFonts w:ascii="Optima" w:hAnsi="Optima"/>
                <w:sz w:val="28"/>
              </w:rPr>
              <w:t xml:space="preserve"> Engagement</w:t>
            </w:r>
          </w:p>
        </w:tc>
      </w:tr>
      <w:tr w:rsidR="00D2217E" w:rsidRPr="00E55D90" w14:paraId="16FF47E1" w14:textId="77777777" w:rsidTr="00D27A81">
        <w:trPr>
          <w:gridAfter w:val="1"/>
          <w:wAfter w:w="2559" w:type="dxa"/>
          <w:trHeight w:val="351"/>
        </w:trPr>
        <w:tc>
          <w:tcPr>
            <w:tcW w:w="8506" w:type="dxa"/>
            <w:gridSpan w:val="4"/>
            <w:vAlign w:val="bottom"/>
          </w:tcPr>
          <w:p w14:paraId="1FC022B7" w14:textId="41476C38" w:rsidR="00D2217E" w:rsidRPr="00E67CB4" w:rsidRDefault="00D2217E" w:rsidP="00B6668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  <w:rPrChange w:id="8" w:author="David Döbele" w:date="2023-01-03T20:24:00Z">
                  <w:rPr>
                    <w:rFonts w:ascii="Optima" w:hAnsi="Optima"/>
                    <w:b/>
                    <w:smallCaps/>
                    <w:sz w:val="23"/>
                    <w:szCs w:val="23"/>
                    <w:lang w:val="en-US"/>
                  </w:rPr>
                </w:rPrChange>
              </w:rPr>
            </w:pPr>
            <w:proofErr w:type="spellStart"/>
            <w:r w:rsidRPr="00E67CB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rPrChange w:id="9" w:author="David Döbele" w:date="2023-01-03T20:24:00Z">
                  <w:rPr>
                    <w:rFonts w:ascii="Optima" w:hAnsi="Optima"/>
                    <w:b/>
                    <w:smallCaps/>
                    <w:sz w:val="23"/>
                    <w:szCs w:val="23"/>
                  </w:rPr>
                </w:rPrChange>
              </w:rPr>
              <w:t>Tradity</w:t>
            </w:r>
            <w:proofErr w:type="spellEnd"/>
            <w:r w:rsidRPr="00E67CB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rPrChange w:id="10" w:author="David Döbele" w:date="2023-01-03T20:24:00Z">
                  <w:rPr>
                    <w:rFonts w:ascii="Optima" w:hAnsi="Optima"/>
                    <w:b/>
                    <w:smallCaps/>
                    <w:sz w:val="23"/>
                    <w:szCs w:val="23"/>
                  </w:rPr>
                </w:rPrChange>
              </w:rPr>
              <w:t xml:space="preserve"> e.V.</w:t>
            </w:r>
          </w:p>
        </w:tc>
        <w:tc>
          <w:tcPr>
            <w:tcW w:w="2268" w:type="dxa"/>
            <w:gridSpan w:val="2"/>
            <w:vAlign w:val="bottom"/>
          </w:tcPr>
          <w:p w14:paraId="29009921" w14:textId="0D95C998" w:rsidR="00D2217E" w:rsidRPr="00773C2C" w:rsidRDefault="00D2217E" w:rsidP="00B6668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>Stuttgart</w:t>
            </w:r>
          </w:p>
        </w:tc>
      </w:tr>
      <w:tr w:rsidR="00D2217E" w:rsidRPr="00E55D90" w14:paraId="3F861796" w14:textId="77777777" w:rsidTr="00D54928">
        <w:trPr>
          <w:gridAfter w:val="1"/>
          <w:wAfter w:w="2559" w:type="dxa"/>
          <w:trHeight w:val="102"/>
        </w:trPr>
        <w:tc>
          <w:tcPr>
            <w:tcW w:w="8506" w:type="dxa"/>
            <w:gridSpan w:val="4"/>
            <w:vAlign w:val="bottom"/>
          </w:tcPr>
          <w:p w14:paraId="127F587A" w14:textId="64CDD215" w:rsidR="00D2217E" w:rsidRPr="00BA41D1" w:rsidRDefault="00D2217E" w:rsidP="00B6668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Optima" w:hAnsi="Optima"/>
                <w:sz w:val="18"/>
              </w:rPr>
              <w:t>Projektmanager</w:t>
            </w:r>
          </w:p>
        </w:tc>
        <w:tc>
          <w:tcPr>
            <w:tcW w:w="2268" w:type="dxa"/>
            <w:gridSpan w:val="2"/>
            <w:vAlign w:val="bottom"/>
          </w:tcPr>
          <w:p w14:paraId="3A71EC61" w14:textId="43374D18" w:rsidR="00D2217E" w:rsidRPr="00773C2C" w:rsidRDefault="00D2217E" w:rsidP="00B6668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E957E6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01/2021 – </w:t>
            </w:r>
            <w:proofErr w:type="spellStart"/>
            <w:r w:rsidRPr="00E957E6">
              <w:rPr>
                <w:rFonts w:ascii="Optima" w:hAnsi="Optima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D2217E" w:rsidRPr="00E55D90" w14:paraId="53E0BBD2" w14:textId="77777777" w:rsidTr="00B6668E">
        <w:trPr>
          <w:gridAfter w:val="1"/>
          <w:wAfter w:w="2559" w:type="dxa"/>
          <w:trHeight w:val="346"/>
        </w:trPr>
        <w:tc>
          <w:tcPr>
            <w:tcW w:w="8506" w:type="dxa"/>
            <w:gridSpan w:val="4"/>
            <w:vAlign w:val="bottom"/>
          </w:tcPr>
          <w:p w14:paraId="4AA83712" w14:textId="77777777" w:rsidR="00D2217E" w:rsidRPr="00115C7A" w:rsidRDefault="00D2217E" w:rsidP="00EE086E">
            <w:pPr>
              <w:pStyle w:val="Bullets"/>
              <w:rPr>
                <w:rFonts w:ascii="Optima" w:hAnsi="Optima"/>
                <w:i w:val="0"/>
                <w:sz w:val="18"/>
                <w:lang w:val="de-AT"/>
              </w:rPr>
            </w:pPr>
            <w:r w:rsidRPr="00115C7A">
              <w:rPr>
                <w:rFonts w:ascii="Optima" w:hAnsi="Optima"/>
                <w:i w:val="0"/>
                <w:sz w:val="18"/>
                <w:lang w:val="de-AT"/>
              </w:rPr>
              <w:t>Einführung von Schülern am Kapitalmarkt durch verschiedene Online-Formate und Workshops</w:t>
            </w:r>
          </w:p>
          <w:p w14:paraId="32557FBD" w14:textId="77777777" w:rsidR="00D2217E" w:rsidRPr="00115C7A" w:rsidRDefault="00D2217E" w:rsidP="00EE086E">
            <w:pPr>
              <w:pStyle w:val="Bullets"/>
              <w:rPr>
                <w:rFonts w:ascii="Optima" w:hAnsi="Optima"/>
                <w:i w:val="0"/>
                <w:sz w:val="18"/>
                <w:lang w:val="de-AT"/>
              </w:rPr>
            </w:pPr>
            <w:r w:rsidRPr="00115C7A">
              <w:rPr>
                <w:rFonts w:ascii="Optima" w:hAnsi="Optima"/>
                <w:i w:val="0"/>
                <w:sz w:val="18"/>
                <w:lang w:val="de-AT"/>
              </w:rPr>
              <w:t xml:space="preserve">Vermittlung zwischen </w:t>
            </w:r>
            <w:proofErr w:type="spellStart"/>
            <w:r w:rsidRPr="00115C7A">
              <w:rPr>
                <w:rFonts w:ascii="Optima" w:hAnsi="Optima"/>
                <w:i w:val="0"/>
                <w:sz w:val="18"/>
                <w:lang w:val="de-AT"/>
              </w:rPr>
              <w:t>Tradity</w:t>
            </w:r>
            <w:proofErr w:type="spellEnd"/>
            <w:r w:rsidRPr="00115C7A">
              <w:rPr>
                <w:rFonts w:ascii="Optima" w:hAnsi="Optima"/>
                <w:i w:val="0"/>
                <w:sz w:val="18"/>
                <w:lang w:val="de-AT"/>
              </w:rPr>
              <w:t xml:space="preserve"> und den </w:t>
            </w:r>
            <w:proofErr w:type="spellStart"/>
            <w:r w:rsidRPr="00115C7A">
              <w:rPr>
                <w:rFonts w:ascii="Optima" w:hAnsi="Optima"/>
                <w:i w:val="0"/>
                <w:sz w:val="18"/>
                <w:lang w:val="de-AT"/>
              </w:rPr>
              <w:t>Local</w:t>
            </w:r>
            <w:proofErr w:type="spellEnd"/>
            <w:r w:rsidRPr="00115C7A">
              <w:rPr>
                <w:rFonts w:ascii="Optima" w:hAnsi="Optima"/>
                <w:i w:val="0"/>
                <w:sz w:val="18"/>
                <w:lang w:val="de-AT"/>
              </w:rPr>
              <w:t xml:space="preserve"> </w:t>
            </w:r>
            <w:proofErr w:type="spellStart"/>
            <w:r w:rsidRPr="00115C7A">
              <w:rPr>
                <w:rFonts w:ascii="Optima" w:hAnsi="Optima"/>
                <w:i w:val="0"/>
                <w:sz w:val="18"/>
                <w:lang w:val="de-AT"/>
              </w:rPr>
              <w:t>Coordinators</w:t>
            </w:r>
            <w:proofErr w:type="spellEnd"/>
            <w:r w:rsidRPr="00115C7A">
              <w:rPr>
                <w:rFonts w:ascii="Optima" w:hAnsi="Optima"/>
                <w:i w:val="0"/>
                <w:sz w:val="18"/>
                <w:lang w:val="de-AT"/>
              </w:rPr>
              <w:t xml:space="preserve"> an den einzelnen Schulen</w:t>
            </w:r>
          </w:p>
          <w:p w14:paraId="71407561" w14:textId="1512331B" w:rsidR="00D2217E" w:rsidRPr="00D27A81" w:rsidRDefault="00D2217E" w:rsidP="00EE086E">
            <w:pPr>
              <w:pStyle w:val="Bullets"/>
              <w:rPr>
                <w:rFonts w:ascii="Optima" w:hAnsi="Optima"/>
                <w:b/>
                <w:i w:val="0"/>
                <w:iCs w:val="0"/>
                <w:smallCaps/>
                <w:sz w:val="18"/>
                <w:szCs w:val="18"/>
              </w:rPr>
            </w:pPr>
            <w:r w:rsidRPr="00D27A81">
              <w:rPr>
                <w:rFonts w:ascii="Optima" w:hAnsi="Optima"/>
                <w:i w:val="0"/>
                <w:iCs w:val="0"/>
                <w:sz w:val="18"/>
                <w:szCs w:val="18"/>
                <w:lang w:val="de-AT"/>
              </w:rPr>
              <w:t>Partizipation an ,,</w:t>
            </w:r>
            <w:proofErr w:type="spellStart"/>
            <w:r w:rsidRPr="00D27A81">
              <w:rPr>
                <w:rFonts w:ascii="Optima" w:hAnsi="Optima"/>
                <w:i w:val="0"/>
                <w:iCs w:val="0"/>
                <w:sz w:val="18"/>
                <w:szCs w:val="18"/>
                <w:lang w:val="de-AT"/>
              </w:rPr>
              <w:t>Tradity</w:t>
            </w:r>
            <w:proofErr w:type="spellEnd"/>
            <w:r w:rsidRPr="00D27A81">
              <w:rPr>
                <w:rFonts w:ascii="Optima" w:hAnsi="Optima"/>
                <w:i w:val="0"/>
                <w:iCs w:val="0"/>
                <w:sz w:val="18"/>
                <w:szCs w:val="18"/>
                <w:lang w:val="de-AT"/>
              </w:rPr>
              <w:t xml:space="preserve"> </w:t>
            </w:r>
            <w:proofErr w:type="spellStart"/>
            <w:r w:rsidRPr="00D27A81">
              <w:rPr>
                <w:rFonts w:ascii="Optima" w:hAnsi="Optima"/>
                <w:i w:val="0"/>
                <w:iCs w:val="0"/>
                <w:sz w:val="18"/>
                <w:szCs w:val="18"/>
                <w:lang w:val="de-AT"/>
              </w:rPr>
              <w:t>meets</w:t>
            </w:r>
            <w:proofErr w:type="spellEnd"/>
            <w:r w:rsidRPr="00D27A81">
              <w:rPr>
                <w:rFonts w:ascii="Optima" w:hAnsi="Optima"/>
                <w:i w:val="0"/>
                <w:iCs w:val="0"/>
                <w:sz w:val="18"/>
                <w:szCs w:val="18"/>
                <w:lang w:val="de-AT"/>
              </w:rPr>
              <w:t xml:space="preserve"> WHU’’ mit bekannten Persönlichkeiten aus der Wirtschaft (Forbes 30 </w:t>
            </w:r>
            <w:proofErr w:type="spellStart"/>
            <w:r w:rsidRPr="00D27A81">
              <w:rPr>
                <w:rFonts w:ascii="Optima" w:hAnsi="Optima"/>
                <w:i w:val="0"/>
                <w:iCs w:val="0"/>
                <w:sz w:val="18"/>
                <w:szCs w:val="18"/>
                <w:lang w:val="de-AT"/>
              </w:rPr>
              <w:t>under</w:t>
            </w:r>
            <w:proofErr w:type="spellEnd"/>
            <w:r w:rsidRPr="00D27A81">
              <w:rPr>
                <w:rFonts w:ascii="Optima" w:hAnsi="Optima"/>
                <w:i w:val="0"/>
                <w:iCs w:val="0"/>
                <w:sz w:val="18"/>
                <w:szCs w:val="18"/>
                <w:lang w:val="de-AT"/>
              </w:rPr>
              <w:t xml:space="preserve"> 30 und Mitarbeiter </w:t>
            </w:r>
            <w:r w:rsidRPr="00D27A81">
              <w:rPr>
                <w:rFonts w:ascii="Optima" w:hAnsi="Optima"/>
                <w:i w:val="0"/>
                <w:iCs w:val="0"/>
                <w:color w:val="000000" w:themeColor="text1"/>
                <w:sz w:val="18"/>
                <w:szCs w:val="18"/>
                <w:lang w:val="de-AT"/>
              </w:rPr>
              <w:t>eines großen Private Equity Funds)</w:t>
            </w:r>
          </w:p>
        </w:tc>
        <w:tc>
          <w:tcPr>
            <w:tcW w:w="2268" w:type="dxa"/>
            <w:gridSpan w:val="2"/>
            <w:vAlign w:val="bottom"/>
          </w:tcPr>
          <w:p w14:paraId="50E3F2A6" w14:textId="77777777" w:rsidR="00D2217E" w:rsidRPr="00773C2C" w:rsidRDefault="00D2217E" w:rsidP="00B6668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</w:p>
        </w:tc>
      </w:tr>
      <w:tr w:rsidR="00D2217E" w:rsidRPr="00E55D90" w14:paraId="4FACA5D8" w14:textId="77777777" w:rsidTr="00D27A81">
        <w:trPr>
          <w:gridAfter w:val="1"/>
          <w:wAfter w:w="2559" w:type="dxa"/>
          <w:trHeight w:val="351"/>
        </w:trPr>
        <w:tc>
          <w:tcPr>
            <w:tcW w:w="8506" w:type="dxa"/>
            <w:gridSpan w:val="4"/>
            <w:vAlign w:val="bottom"/>
          </w:tcPr>
          <w:p w14:paraId="3ABADB44" w14:textId="08BCF66A" w:rsidR="00D2217E" w:rsidRPr="00E67CB4" w:rsidRDefault="00D2217E" w:rsidP="00B6668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</w:rPr>
            </w:pPr>
            <w:proofErr w:type="spellStart"/>
            <w:r w:rsidRPr="00E67CB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  <w:rPrChange w:id="11" w:author="David Döbele" w:date="2023-01-03T20:24:00Z">
                  <w:rPr>
                    <w:rFonts w:ascii="Optima" w:hAnsi="Optima"/>
                    <w:b/>
                    <w:smallCaps/>
                    <w:sz w:val="23"/>
                    <w:szCs w:val="23"/>
                    <w:lang w:val="en-US"/>
                  </w:rPr>
                </w:rPrChange>
              </w:rPr>
              <w:t>Cannstatter</w:t>
            </w:r>
            <w:proofErr w:type="spellEnd"/>
            <w:r w:rsidRPr="00E67CB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  <w:rPrChange w:id="12" w:author="David Döbele" w:date="2023-01-03T20:24:00Z">
                  <w:rPr>
                    <w:rFonts w:ascii="Optima" w:hAnsi="Optima"/>
                    <w:b/>
                    <w:smallCaps/>
                    <w:sz w:val="23"/>
                    <w:szCs w:val="23"/>
                    <w:lang w:val="en-US"/>
                  </w:rPr>
                </w:rPrChange>
              </w:rPr>
              <w:t xml:space="preserve"> Tennis Club </w:t>
            </w:r>
            <w:proofErr w:type="spellStart"/>
            <w:r w:rsidRPr="00E67CB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lang w:val="en-US"/>
                <w:rPrChange w:id="13" w:author="David Döbele" w:date="2023-01-03T20:24:00Z">
                  <w:rPr>
                    <w:rFonts w:ascii="Optima" w:hAnsi="Optima"/>
                    <w:b/>
                    <w:smallCaps/>
                    <w:sz w:val="23"/>
                    <w:szCs w:val="23"/>
                    <w:lang w:val="en-US"/>
                  </w:rPr>
                </w:rPrChange>
              </w:rPr>
              <w:t>e.V.</w:t>
            </w:r>
            <w:proofErr w:type="spellEnd"/>
          </w:p>
        </w:tc>
        <w:tc>
          <w:tcPr>
            <w:tcW w:w="2268" w:type="dxa"/>
            <w:gridSpan w:val="2"/>
            <w:vAlign w:val="bottom"/>
          </w:tcPr>
          <w:p w14:paraId="2D7A80D1" w14:textId="30ABC22F" w:rsidR="00D2217E" w:rsidRDefault="00D2217E" w:rsidP="00B6668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773C2C">
              <w:rPr>
                <w:rFonts w:ascii="Optima" w:hAnsi="Optima"/>
                <w:smallCaps/>
                <w:sz w:val="23"/>
                <w:szCs w:val="23"/>
              </w:rPr>
              <w:t>Stuttgart</w:t>
            </w:r>
          </w:p>
        </w:tc>
      </w:tr>
      <w:tr w:rsidR="00D2217E" w:rsidRPr="00E55D90" w14:paraId="7566E3AE" w14:textId="77777777" w:rsidTr="00D54928">
        <w:trPr>
          <w:gridAfter w:val="1"/>
          <w:wAfter w:w="2559" w:type="dxa"/>
          <w:trHeight w:val="102"/>
        </w:trPr>
        <w:tc>
          <w:tcPr>
            <w:tcW w:w="8506" w:type="dxa"/>
            <w:gridSpan w:val="4"/>
            <w:vAlign w:val="bottom"/>
          </w:tcPr>
          <w:p w14:paraId="7246627D" w14:textId="630279D2" w:rsidR="00D2217E" w:rsidRDefault="00D2217E" w:rsidP="00B6668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856089">
              <w:rPr>
                <w:rFonts w:ascii="Optima" w:hAnsi="Optima"/>
                <w:sz w:val="18"/>
                <w:lang w:val="en-US"/>
              </w:rPr>
              <w:t>Mannschaftsführer</w:t>
            </w:r>
            <w:proofErr w:type="spellEnd"/>
          </w:p>
        </w:tc>
        <w:tc>
          <w:tcPr>
            <w:tcW w:w="2268" w:type="dxa"/>
            <w:gridSpan w:val="2"/>
            <w:vAlign w:val="bottom"/>
          </w:tcPr>
          <w:p w14:paraId="113D3D57" w14:textId="2D18DFEA" w:rsidR="00D2217E" w:rsidRPr="0028191A" w:rsidRDefault="00D2217E" w:rsidP="00B6668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mallCaps/>
                <w:sz w:val="23"/>
                <w:szCs w:val="23"/>
              </w:rPr>
            </w:pPr>
            <w:r w:rsidRPr="0028191A">
              <w:rPr>
                <w:rFonts w:ascii="Optima" w:hAnsi="Optima"/>
                <w:i w:val="0"/>
                <w:iCs w:val="0"/>
                <w:sz w:val="18"/>
                <w:lang w:val="en-US"/>
              </w:rPr>
              <w:t xml:space="preserve">04/2018 – </w:t>
            </w:r>
            <w:proofErr w:type="spellStart"/>
            <w:r w:rsidRPr="0028191A">
              <w:rPr>
                <w:rFonts w:ascii="Optima" w:hAnsi="Optima"/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D2217E" w:rsidRPr="00E55D90" w14:paraId="2B4D3C4E" w14:textId="77777777" w:rsidTr="00B6668E">
        <w:trPr>
          <w:gridAfter w:val="1"/>
          <w:wAfter w:w="2559" w:type="dxa"/>
          <w:trHeight w:val="346"/>
        </w:trPr>
        <w:tc>
          <w:tcPr>
            <w:tcW w:w="8506" w:type="dxa"/>
            <w:gridSpan w:val="4"/>
            <w:vAlign w:val="bottom"/>
          </w:tcPr>
          <w:p w14:paraId="41F5281A" w14:textId="77777777" w:rsidR="00D2217E" w:rsidRPr="00602B35" w:rsidRDefault="00D2217E" w:rsidP="00D27A81">
            <w:pPr>
              <w:pStyle w:val="Beschreibung"/>
              <w:numPr>
                <w:ilvl w:val="0"/>
                <w:numId w:val="27"/>
              </w:numPr>
              <w:rPr>
                <w:rFonts w:ascii="Optima" w:hAnsi="Optima"/>
                <w:sz w:val="18"/>
                <w:lang w:val="de-AT"/>
              </w:rPr>
            </w:pPr>
            <w:proofErr w:type="spellStart"/>
            <w:r w:rsidRPr="00856089">
              <w:rPr>
                <w:rFonts w:ascii="Optima" w:hAnsi="Optima"/>
                <w:iCs/>
                <w:sz w:val="18"/>
                <w:lang w:val="en-US"/>
              </w:rPr>
              <w:t>Organis</w:t>
            </w:r>
            <w:r>
              <w:rPr>
                <w:rFonts w:ascii="Optima" w:hAnsi="Optima"/>
                <w:iCs/>
                <w:sz w:val="18"/>
                <w:lang w:val="en-US"/>
              </w:rPr>
              <w:t>ation</w:t>
            </w:r>
            <w:proofErr w:type="spellEnd"/>
            <w:r>
              <w:rPr>
                <w:rFonts w:ascii="Optima" w:hAnsi="Optima"/>
                <w:iCs/>
                <w:sz w:val="18"/>
                <w:lang w:val="en-US"/>
              </w:rPr>
              <w:t xml:space="preserve"> an </w:t>
            </w:r>
            <w:proofErr w:type="spellStart"/>
            <w:r w:rsidRPr="00856089">
              <w:rPr>
                <w:rFonts w:ascii="Optima" w:hAnsi="Optima"/>
                <w:iCs/>
                <w:sz w:val="18"/>
                <w:lang w:val="en-US"/>
              </w:rPr>
              <w:t>Spieltagen</w:t>
            </w:r>
            <w:proofErr w:type="spellEnd"/>
          </w:p>
          <w:p w14:paraId="75103AFE" w14:textId="77777777" w:rsidR="00D2217E" w:rsidRPr="00602B35" w:rsidRDefault="00D2217E" w:rsidP="0078570D">
            <w:pPr>
              <w:pStyle w:val="Beschreibung"/>
              <w:numPr>
                <w:ilvl w:val="0"/>
                <w:numId w:val="27"/>
              </w:numPr>
              <w:rPr>
                <w:rFonts w:ascii="Optima" w:hAnsi="Optima"/>
                <w:sz w:val="18"/>
                <w:lang w:val="de-AT"/>
              </w:rPr>
            </w:pPr>
            <w:r w:rsidRPr="00856089">
              <w:rPr>
                <w:rFonts w:ascii="Optima" w:hAnsi="Optima"/>
                <w:iCs/>
                <w:sz w:val="18"/>
              </w:rPr>
              <w:t>Schriftführung an Spieltagen</w:t>
            </w:r>
          </w:p>
          <w:p w14:paraId="7836AA63" w14:textId="43747ACD" w:rsidR="00D2217E" w:rsidRPr="0028191A" w:rsidRDefault="00D2217E" w:rsidP="0078570D">
            <w:pPr>
              <w:pStyle w:val="Bullets"/>
              <w:numPr>
                <w:ilvl w:val="0"/>
                <w:numId w:val="27"/>
              </w:numP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</w:pPr>
            <w:r w:rsidRPr="0028191A">
              <w:rPr>
                <w:rFonts w:ascii="Optima" w:hAnsi="Optima"/>
                <w:i w:val="0"/>
                <w:iCs w:val="0"/>
                <w:sz w:val="18"/>
              </w:rPr>
              <w:t xml:space="preserve">Oberschiedsrichter an Auswärtsspieltagen </w:t>
            </w:r>
          </w:p>
        </w:tc>
        <w:tc>
          <w:tcPr>
            <w:tcW w:w="2268" w:type="dxa"/>
            <w:gridSpan w:val="2"/>
            <w:vAlign w:val="bottom"/>
          </w:tcPr>
          <w:p w14:paraId="64339E50" w14:textId="77777777" w:rsidR="00D2217E" w:rsidRDefault="00D2217E" w:rsidP="00B6668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</w:p>
        </w:tc>
      </w:tr>
      <w:tr w:rsidR="00D2217E" w:rsidRPr="00E55D90" w14:paraId="22F95084" w14:textId="77777777" w:rsidTr="00D27A81">
        <w:trPr>
          <w:gridAfter w:val="1"/>
          <w:wAfter w:w="2559" w:type="dxa"/>
          <w:trHeight w:val="351"/>
        </w:trPr>
        <w:tc>
          <w:tcPr>
            <w:tcW w:w="8506" w:type="dxa"/>
            <w:gridSpan w:val="4"/>
            <w:vAlign w:val="bottom"/>
          </w:tcPr>
          <w:p w14:paraId="1C804AF5" w14:textId="0483C41F" w:rsidR="00D2217E" w:rsidRPr="00E67CB4" w:rsidRDefault="00D2217E" w:rsidP="00B6668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</w:pPr>
            <w:r w:rsidRPr="00E67CB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rPrChange w:id="14" w:author="David Döbele" w:date="2023-01-03T20:24:00Z">
                  <w:rPr>
                    <w:rFonts w:ascii="Optima" w:hAnsi="Optima"/>
                    <w:b/>
                    <w:smallCaps/>
                    <w:sz w:val="23"/>
                    <w:szCs w:val="23"/>
                  </w:rPr>
                </w:rPrChange>
              </w:rPr>
              <w:t xml:space="preserve">Knabenchor Collegium </w:t>
            </w:r>
            <w:proofErr w:type="spellStart"/>
            <w:r w:rsidRPr="00E67CB4"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  <w:rPrChange w:id="15" w:author="David Döbele" w:date="2023-01-03T20:24:00Z">
                  <w:rPr>
                    <w:rFonts w:ascii="Optima" w:hAnsi="Optima"/>
                    <w:b/>
                    <w:smallCaps/>
                    <w:sz w:val="23"/>
                    <w:szCs w:val="23"/>
                  </w:rPr>
                </w:rPrChange>
              </w:rPr>
              <w:t>Iuvenum</w:t>
            </w:r>
            <w:proofErr w:type="spellEnd"/>
          </w:p>
        </w:tc>
        <w:tc>
          <w:tcPr>
            <w:tcW w:w="2268" w:type="dxa"/>
            <w:gridSpan w:val="2"/>
            <w:vAlign w:val="bottom"/>
          </w:tcPr>
          <w:p w14:paraId="00C865E2" w14:textId="3F456C64" w:rsidR="00D2217E" w:rsidRDefault="00D2217E" w:rsidP="00B6668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 w:rsidRPr="00773C2C">
              <w:rPr>
                <w:rFonts w:ascii="Optima" w:hAnsi="Optima"/>
                <w:smallCaps/>
                <w:sz w:val="23"/>
                <w:szCs w:val="23"/>
              </w:rPr>
              <w:t>Stuttgart</w:t>
            </w:r>
          </w:p>
        </w:tc>
      </w:tr>
      <w:tr w:rsidR="00D2217E" w:rsidRPr="00E55D90" w14:paraId="2C1E615F" w14:textId="77777777" w:rsidTr="00D54928">
        <w:trPr>
          <w:gridAfter w:val="1"/>
          <w:wAfter w:w="2559" w:type="dxa"/>
          <w:trHeight w:val="102"/>
        </w:trPr>
        <w:tc>
          <w:tcPr>
            <w:tcW w:w="8506" w:type="dxa"/>
            <w:gridSpan w:val="4"/>
            <w:vAlign w:val="bottom"/>
          </w:tcPr>
          <w:p w14:paraId="0006A219" w14:textId="74CB6937" w:rsidR="00D2217E" w:rsidRDefault="00D2217E" w:rsidP="00B6668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</w:pPr>
            <w:proofErr w:type="spellStart"/>
            <w:r w:rsidRPr="00856089">
              <w:rPr>
                <w:rFonts w:ascii="Optima" w:hAnsi="Optima"/>
                <w:sz w:val="18"/>
                <w:lang w:val="en-US"/>
              </w:rPr>
              <w:t>Männerchörler</w:t>
            </w:r>
            <w:proofErr w:type="spellEnd"/>
          </w:p>
        </w:tc>
        <w:tc>
          <w:tcPr>
            <w:tcW w:w="2268" w:type="dxa"/>
            <w:gridSpan w:val="2"/>
            <w:vAlign w:val="bottom"/>
          </w:tcPr>
          <w:p w14:paraId="19855BC5" w14:textId="317E1E6F" w:rsidR="00D2217E" w:rsidRPr="0028191A" w:rsidRDefault="004C6735" w:rsidP="00B6668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mallCaps/>
                <w:sz w:val="23"/>
                <w:szCs w:val="23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09/2010 – 12/2022</w:t>
            </w:r>
          </w:p>
        </w:tc>
      </w:tr>
      <w:tr w:rsidR="00D2217E" w:rsidRPr="00E55D90" w14:paraId="1A41C4B1" w14:textId="77777777" w:rsidTr="00B6668E">
        <w:trPr>
          <w:gridAfter w:val="1"/>
          <w:wAfter w:w="2559" w:type="dxa"/>
          <w:trHeight w:val="346"/>
        </w:trPr>
        <w:tc>
          <w:tcPr>
            <w:tcW w:w="8506" w:type="dxa"/>
            <w:gridSpan w:val="4"/>
            <w:vAlign w:val="bottom"/>
          </w:tcPr>
          <w:p w14:paraId="3351FBAE" w14:textId="77777777" w:rsidR="00D2217E" w:rsidRPr="00856089" w:rsidRDefault="00D2217E" w:rsidP="00EE086E">
            <w:pPr>
              <w:pStyle w:val="Beschreibung"/>
              <w:numPr>
                <w:ilvl w:val="0"/>
                <w:numId w:val="31"/>
              </w:numPr>
              <w:rPr>
                <w:rFonts w:ascii="Optima" w:hAnsi="Optima"/>
                <w:iCs/>
                <w:sz w:val="18"/>
              </w:rPr>
            </w:pPr>
            <w:r w:rsidRPr="00856089">
              <w:rPr>
                <w:rFonts w:ascii="Optima" w:hAnsi="Optima"/>
                <w:iCs/>
                <w:sz w:val="18"/>
              </w:rPr>
              <w:t>Entwicklung von der Knaben- hin zur Männerstimme</w:t>
            </w:r>
          </w:p>
          <w:p w14:paraId="6B31202B" w14:textId="77777777" w:rsidR="00D2217E" w:rsidRPr="00856089" w:rsidRDefault="00D2217E" w:rsidP="00EE086E">
            <w:pPr>
              <w:pStyle w:val="Beschreibung"/>
              <w:numPr>
                <w:ilvl w:val="0"/>
                <w:numId w:val="31"/>
              </w:numPr>
              <w:rPr>
                <w:rFonts w:ascii="Optima" w:hAnsi="Optima"/>
                <w:iCs/>
                <w:sz w:val="18"/>
              </w:rPr>
            </w:pPr>
            <w:r w:rsidRPr="00856089">
              <w:rPr>
                <w:rFonts w:ascii="Optima" w:hAnsi="Optima"/>
                <w:iCs/>
                <w:sz w:val="18"/>
              </w:rPr>
              <w:t xml:space="preserve">Konzertauftritte und Benefizauftritte in Kirchen und </w:t>
            </w:r>
            <w:proofErr w:type="spellStart"/>
            <w:r w:rsidRPr="00856089">
              <w:rPr>
                <w:rFonts w:ascii="Optima" w:hAnsi="Optima"/>
                <w:iCs/>
                <w:sz w:val="18"/>
              </w:rPr>
              <w:t>Diakonien</w:t>
            </w:r>
            <w:proofErr w:type="spellEnd"/>
          </w:p>
          <w:p w14:paraId="21C060CE" w14:textId="56AC0948" w:rsidR="00D2217E" w:rsidRDefault="00D2217E" w:rsidP="00EE086E">
            <w:pPr>
              <w:pStyle w:val="Bullets"/>
              <w:numPr>
                <w:ilvl w:val="0"/>
                <w:numId w:val="31"/>
              </w:numP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</w:pPr>
            <w:r w:rsidRPr="0028191A">
              <w:rPr>
                <w:rFonts w:ascii="Optima" w:hAnsi="Optima"/>
                <w:i w:val="0"/>
                <w:iCs w:val="0"/>
                <w:sz w:val="18"/>
              </w:rPr>
              <w:t>Auslandsreisen nach Rom (Einladung vom Vatikan) und nach</w:t>
            </w:r>
            <w:r w:rsidRPr="00856089">
              <w:rPr>
                <w:rFonts w:ascii="Optima" w:hAnsi="Optima"/>
                <w:sz w:val="18"/>
              </w:rPr>
              <w:t xml:space="preserve"> </w:t>
            </w:r>
            <w:r w:rsidRPr="0028191A">
              <w:rPr>
                <w:rFonts w:ascii="Optima" w:hAnsi="Optima"/>
                <w:i w:val="0"/>
                <w:iCs w:val="0"/>
                <w:sz w:val="18"/>
              </w:rPr>
              <w:t>Norwegen</w:t>
            </w:r>
          </w:p>
        </w:tc>
        <w:tc>
          <w:tcPr>
            <w:tcW w:w="2268" w:type="dxa"/>
            <w:gridSpan w:val="2"/>
            <w:vAlign w:val="bottom"/>
          </w:tcPr>
          <w:p w14:paraId="6C4E7DEC" w14:textId="77777777" w:rsidR="00D2217E" w:rsidRDefault="00D2217E" w:rsidP="00B6668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</w:p>
        </w:tc>
      </w:tr>
      <w:tr w:rsidR="00D2217E" w:rsidRPr="00E55D90" w14:paraId="4AF19DD1" w14:textId="77777777" w:rsidTr="00D27A81">
        <w:trPr>
          <w:gridAfter w:val="1"/>
          <w:wAfter w:w="2559" w:type="dxa"/>
          <w:trHeight w:val="351"/>
        </w:trPr>
        <w:tc>
          <w:tcPr>
            <w:tcW w:w="8506" w:type="dxa"/>
            <w:gridSpan w:val="4"/>
            <w:vAlign w:val="bottom"/>
          </w:tcPr>
          <w:p w14:paraId="7756FD9A" w14:textId="4FA30AD2" w:rsidR="00D2217E" w:rsidRPr="00E55D90" w:rsidRDefault="00D2217E" w:rsidP="00B6668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smallCaps/>
                <w:sz w:val="16"/>
              </w:rPr>
            </w:pPr>
            <w:r>
              <w:rPr>
                <w:rFonts w:ascii="Optima" w:hAnsi="Optima"/>
                <w:b/>
                <w:i w:val="0"/>
                <w:iCs w:val="0"/>
                <w:smallCaps/>
                <w:sz w:val="23"/>
                <w:szCs w:val="23"/>
              </w:rPr>
              <w:t>Liebfrauen Kirche Stuttgart</w:t>
            </w:r>
          </w:p>
        </w:tc>
        <w:tc>
          <w:tcPr>
            <w:tcW w:w="2268" w:type="dxa"/>
            <w:gridSpan w:val="2"/>
            <w:vAlign w:val="bottom"/>
          </w:tcPr>
          <w:p w14:paraId="30626CB8" w14:textId="07892A63" w:rsidR="00D2217E" w:rsidRPr="00E55D90" w:rsidRDefault="00D2217E" w:rsidP="00B6668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smallCaps/>
                <w:sz w:val="23"/>
                <w:szCs w:val="23"/>
              </w:rPr>
              <w:t>Stuttgart</w:t>
            </w:r>
          </w:p>
        </w:tc>
      </w:tr>
      <w:tr w:rsidR="00D2217E" w:rsidRPr="00E55D90" w14:paraId="56372BDE" w14:textId="77777777" w:rsidTr="00D54928">
        <w:trPr>
          <w:gridAfter w:val="1"/>
          <w:wAfter w:w="2559" w:type="dxa"/>
          <w:trHeight w:val="102"/>
        </w:trPr>
        <w:tc>
          <w:tcPr>
            <w:tcW w:w="8506" w:type="dxa"/>
            <w:gridSpan w:val="4"/>
            <w:vAlign w:val="bottom"/>
          </w:tcPr>
          <w:p w14:paraId="3C87D247" w14:textId="68654904" w:rsidR="00D2217E" w:rsidRPr="00856089" w:rsidRDefault="00D2217E" w:rsidP="00B6668E">
            <w:pPr>
              <w:pStyle w:val="Bullets"/>
              <w:numPr>
                <w:ilvl w:val="0"/>
                <w:numId w:val="0"/>
              </w:numPr>
              <w:rPr>
                <w:rFonts w:ascii="Optima" w:hAnsi="Optima"/>
                <w:iCs w:val="0"/>
                <w:sz w:val="18"/>
                <w:lang w:val="de-AT"/>
              </w:rPr>
            </w:pPr>
            <w:r>
              <w:rPr>
                <w:rFonts w:ascii="Optima" w:hAnsi="Optima"/>
                <w:iCs w:val="0"/>
                <w:sz w:val="18"/>
                <w:lang w:val="de-AT"/>
              </w:rPr>
              <w:t>Ehrenamtlicher Bote</w:t>
            </w:r>
            <w:r w:rsidRPr="00856089">
              <w:rPr>
                <w:rFonts w:ascii="Optima" w:hAnsi="Optima"/>
                <w:iCs w:val="0"/>
                <w:sz w:val="18"/>
                <w:lang w:val="de-AT"/>
              </w:rPr>
              <w:t xml:space="preserve"> der Kirchenzeitung</w:t>
            </w:r>
          </w:p>
        </w:tc>
        <w:tc>
          <w:tcPr>
            <w:tcW w:w="2268" w:type="dxa"/>
            <w:gridSpan w:val="2"/>
            <w:vAlign w:val="bottom"/>
          </w:tcPr>
          <w:p w14:paraId="288A2195" w14:textId="20D5504F" w:rsidR="00D2217E" w:rsidRPr="00E55D90" w:rsidRDefault="00D2217E" w:rsidP="00B6668E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/>
                <w:i w:val="0"/>
                <w:iCs w:val="0"/>
                <w:sz w:val="18"/>
                <w:lang w:val="en-US"/>
              </w:rPr>
            </w:pPr>
            <w:r>
              <w:rPr>
                <w:rFonts w:ascii="Optima" w:hAnsi="Optima"/>
                <w:i w:val="0"/>
                <w:iCs w:val="0"/>
                <w:sz w:val="18"/>
                <w:lang w:val="en-US"/>
              </w:rPr>
              <w:t>01/2021 – 07/2022</w:t>
            </w:r>
          </w:p>
        </w:tc>
      </w:tr>
      <w:tr w:rsidR="00D2217E" w:rsidRPr="00E55D90" w14:paraId="40A40778" w14:textId="1CCEEC0E" w:rsidTr="003E3BA8">
        <w:trPr>
          <w:trHeight w:val="350"/>
        </w:trPr>
        <w:tc>
          <w:tcPr>
            <w:tcW w:w="7007" w:type="dxa"/>
            <w:gridSpan w:val="3"/>
            <w:vAlign w:val="bottom"/>
          </w:tcPr>
          <w:p w14:paraId="0FADDDE5" w14:textId="7CF189E1" w:rsidR="00D2217E" w:rsidRPr="00773C2C" w:rsidRDefault="00D2217E" w:rsidP="00B6668E">
            <w:pPr>
              <w:pStyle w:val="Beschreibung"/>
              <w:rPr>
                <w:rFonts w:ascii="Optima" w:hAnsi="Optima"/>
                <w:sz w:val="18"/>
                <w:lang w:val="de-AT"/>
              </w:rPr>
            </w:pPr>
            <w:r w:rsidRPr="00773C2C">
              <w:rPr>
                <w:rFonts w:ascii="Optima" w:hAnsi="Optima"/>
                <w:b/>
                <w:iCs/>
                <w:smallCaps/>
                <w:sz w:val="23"/>
                <w:szCs w:val="23"/>
              </w:rPr>
              <w:t xml:space="preserve">Evangelisches </w:t>
            </w:r>
            <w:r>
              <w:rPr>
                <w:rFonts w:ascii="Optima" w:hAnsi="Optima"/>
                <w:b/>
                <w:iCs/>
                <w:smallCaps/>
                <w:sz w:val="23"/>
                <w:szCs w:val="23"/>
              </w:rPr>
              <w:t>H</w:t>
            </w:r>
            <w:r w:rsidRPr="00773C2C">
              <w:rPr>
                <w:rFonts w:ascii="Optima" w:hAnsi="Optima"/>
                <w:b/>
                <w:iCs/>
                <w:smallCaps/>
                <w:sz w:val="23"/>
                <w:szCs w:val="23"/>
              </w:rPr>
              <w:t>eidehof-Gymnasium</w:t>
            </w:r>
          </w:p>
        </w:tc>
        <w:tc>
          <w:tcPr>
            <w:tcW w:w="3767" w:type="dxa"/>
            <w:gridSpan w:val="3"/>
            <w:vAlign w:val="bottom"/>
          </w:tcPr>
          <w:p w14:paraId="673A3F87" w14:textId="281B5182" w:rsidR="00D2217E" w:rsidRPr="00781807" w:rsidRDefault="00D2217E" w:rsidP="00B6668E">
            <w:pPr>
              <w:pStyle w:val="Beschreibung"/>
              <w:jc w:val="right"/>
              <w:rPr>
                <w:rFonts w:ascii="Optima" w:hAnsi="Optima"/>
                <w:i/>
                <w:sz w:val="23"/>
                <w:szCs w:val="23"/>
                <w:lang w:val="de-AT"/>
              </w:rPr>
            </w:pPr>
            <w:r w:rsidRPr="00781807">
              <w:rPr>
                <w:rFonts w:ascii="Optima" w:hAnsi="Optima"/>
                <w:i/>
                <w:smallCaps/>
                <w:sz w:val="23"/>
                <w:szCs w:val="23"/>
              </w:rPr>
              <w:t>Stuttgart</w:t>
            </w:r>
          </w:p>
        </w:tc>
        <w:tc>
          <w:tcPr>
            <w:tcW w:w="2559" w:type="dxa"/>
            <w:vAlign w:val="bottom"/>
          </w:tcPr>
          <w:p w14:paraId="4942A795" w14:textId="037E6C97" w:rsidR="00D2217E" w:rsidRPr="00E55D90" w:rsidRDefault="00D2217E" w:rsidP="00B6668E"/>
        </w:tc>
      </w:tr>
      <w:tr w:rsidR="00D2217E" w:rsidRPr="00E55D90" w14:paraId="19D04DA6" w14:textId="77777777" w:rsidTr="00D54928">
        <w:trPr>
          <w:gridAfter w:val="1"/>
          <w:wAfter w:w="2559" w:type="dxa"/>
          <w:trHeight w:val="102"/>
        </w:trPr>
        <w:tc>
          <w:tcPr>
            <w:tcW w:w="8506" w:type="dxa"/>
            <w:gridSpan w:val="4"/>
            <w:vAlign w:val="bottom"/>
          </w:tcPr>
          <w:p w14:paraId="32390929" w14:textId="12BF78C9" w:rsidR="00D2217E" w:rsidRPr="00856089" w:rsidRDefault="00D2217E" w:rsidP="00B6668E">
            <w:pPr>
              <w:pStyle w:val="Beschreibung"/>
              <w:rPr>
                <w:rFonts w:ascii="Optima" w:hAnsi="Optima"/>
                <w:i/>
                <w:sz w:val="18"/>
                <w:lang w:val="de-AT"/>
              </w:rPr>
            </w:pPr>
            <w:r w:rsidRPr="00856089">
              <w:rPr>
                <w:rFonts w:ascii="Optima" w:hAnsi="Optima"/>
                <w:i/>
                <w:iCs/>
                <w:sz w:val="18"/>
              </w:rPr>
              <w:t>Teilnehmer an der Kooperation-Stetten</w:t>
            </w:r>
          </w:p>
        </w:tc>
        <w:tc>
          <w:tcPr>
            <w:tcW w:w="2268" w:type="dxa"/>
            <w:gridSpan w:val="2"/>
            <w:vAlign w:val="bottom"/>
          </w:tcPr>
          <w:p w14:paraId="3E2B2FA9" w14:textId="5B04AB90" w:rsidR="00D2217E" w:rsidRPr="00BA41D1" w:rsidRDefault="00D2217E" w:rsidP="00B6668E">
            <w:pPr>
              <w:pStyle w:val="Beschreibung"/>
              <w:jc w:val="right"/>
              <w:rPr>
                <w:rFonts w:ascii="Optima" w:hAnsi="Optima"/>
                <w:sz w:val="18"/>
                <w:lang w:val="de-AT"/>
              </w:rPr>
            </w:pPr>
            <w:r w:rsidRPr="00BA41D1">
              <w:rPr>
                <w:rFonts w:ascii="Optima" w:hAnsi="Optima"/>
                <w:sz w:val="18"/>
                <w:lang w:val="de-AT"/>
              </w:rPr>
              <w:t xml:space="preserve">09/2019 </w:t>
            </w:r>
            <w:r w:rsidRPr="00BA41D1">
              <w:rPr>
                <w:rFonts w:ascii="Optima" w:hAnsi="Optima"/>
                <w:iCs/>
                <w:sz w:val="18"/>
                <w:lang w:val="en-US"/>
              </w:rPr>
              <w:t>–</w:t>
            </w:r>
            <w:r>
              <w:rPr>
                <w:rFonts w:ascii="Optima" w:hAnsi="Optima"/>
                <w:sz w:val="18"/>
                <w:lang w:val="de-AT"/>
              </w:rPr>
              <w:t xml:space="preserve"> 07/2022</w:t>
            </w:r>
          </w:p>
        </w:tc>
      </w:tr>
      <w:tr w:rsidR="00D2217E" w:rsidRPr="00E55D90" w14:paraId="193D7112" w14:textId="77777777" w:rsidTr="00323CB5">
        <w:trPr>
          <w:gridAfter w:val="1"/>
          <w:wAfter w:w="2559" w:type="dxa"/>
          <w:trHeight w:val="365"/>
        </w:trPr>
        <w:tc>
          <w:tcPr>
            <w:tcW w:w="10774" w:type="dxa"/>
            <w:gridSpan w:val="6"/>
            <w:vAlign w:val="bottom"/>
          </w:tcPr>
          <w:p w14:paraId="56897908" w14:textId="1C914F7F" w:rsidR="00D2217E" w:rsidRPr="00856089" w:rsidRDefault="00D2217E" w:rsidP="00B6668E">
            <w:pPr>
              <w:pStyle w:val="Beschreibung"/>
              <w:numPr>
                <w:ilvl w:val="0"/>
                <w:numId w:val="27"/>
              </w:numPr>
              <w:rPr>
                <w:rFonts w:ascii="Optima" w:hAnsi="Optima"/>
                <w:sz w:val="18"/>
                <w:lang w:val="de-AT"/>
              </w:rPr>
            </w:pPr>
            <w:r w:rsidRPr="00856089">
              <w:rPr>
                <w:rFonts w:ascii="Optima" w:hAnsi="Optima"/>
                <w:sz w:val="18"/>
                <w:lang w:val="de-AT"/>
              </w:rPr>
              <w:t>Kooperation mit einer Einrichtung für gehandicapte Jugendliche und junge Erwachsene</w:t>
            </w:r>
          </w:p>
          <w:p w14:paraId="0DC3526A" w14:textId="0D6EA454" w:rsidR="00D2217E" w:rsidRPr="00FE72A6" w:rsidRDefault="00D2217E" w:rsidP="00B6668E">
            <w:pPr>
              <w:pStyle w:val="Beschreibung"/>
              <w:numPr>
                <w:ilvl w:val="0"/>
                <w:numId w:val="27"/>
              </w:numPr>
              <w:rPr>
                <w:rFonts w:ascii="Optima" w:hAnsi="Optima"/>
                <w:i/>
                <w:sz w:val="18"/>
                <w:lang w:val="de-AT"/>
              </w:rPr>
            </w:pPr>
            <w:r w:rsidRPr="00856089">
              <w:rPr>
                <w:rFonts w:ascii="Optima" w:hAnsi="Optima"/>
                <w:sz w:val="18"/>
                <w:lang w:val="de-AT"/>
              </w:rPr>
              <w:t xml:space="preserve">Gemeinsame Unternehmungen wie </w:t>
            </w:r>
            <w:r>
              <w:rPr>
                <w:rFonts w:ascii="Optima" w:hAnsi="Optima"/>
                <w:sz w:val="18"/>
                <w:lang w:val="de-AT"/>
              </w:rPr>
              <w:t>K</w:t>
            </w:r>
            <w:r w:rsidRPr="00856089">
              <w:rPr>
                <w:rFonts w:ascii="Optima" w:hAnsi="Optima"/>
                <w:sz w:val="18"/>
                <w:lang w:val="de-AT"/>
              </w:rPr>
              <w:t xml:space="preserve">ochen, </w:t>
            </w:r>
            <w:r>
              <w:rPr>
                <w:rFonts w:ascii="Optima" w:hAnsi="Optima"/>
                <w:sz w:val="18"/>
                <w:lang w:val="de-AT"/>
              </w:rPr>
              <w:t>B</w:t>
            </w:r>
            <w:r w:rsidRPr="00856089">
              <w:rPr>
                <w:rFonts w:ascii="Optima" w:hAnsi="Optima"/>
                <w:sz w:val="18"/>
                <w:lang w:val="de-AT"/>
              </w:rPr>
              <w:t xml:space="preserve">asteln oder </w:t>
            </w:r>
            <w:r>
              <w:rPr>
                <w:rFonts w:ascii="Optima" w:hAnsi="Optima"/>
                <w:sz w:val="18"/>
                <w:lang w:val="de-AT"/>
              </w:rPr>
              <w:t>M</w:t>
            </w:r>
            <w:r w:rsidRPr="00856089">
              <w:rPr>
                <w:rFonts w:ascii="Optima" w:hAnsi="Optima"/>
                <w:sz w:val="18"/>
                <w:lang w:val="de-AT"/>
              </w:rPr>
              <w:t>usizieren</w:t>
            </w:r>
          </w:p>
        </w:tc>
      </w:tr>
      <w:tr w:rsidR="00D2217E" w:rsidRPr="00E55D90" w14:paraId="7E82FC93" w14:textId="77777777" w:rsidTr="00D27A81">
        <w:trPr>
          <w:gridAfter w:val="1"/>
          <w:wAfter w:w="2559" w:type="dxa"/>
          <w:trHeight w:val="351"/>
        </w:trPr>
        <w:tc>
          <w:tcPr>
            <w:tcW w:w="8506" w:type="dxa"/>
            <w:gridSpan w:val="4"/>
            <w:vAlign w:val="bottom"/>
          </w:tcPr>
          <w:p w14:paraId="15F4EA17" w14:textId="0CFA6AB6" w:rsidR="00D2217E" w:rsidRDefault="00D2217E" w:rsidP="00B6668E">
            <w:pPr>
              <w:pStyle w:val="Beschreibung"/>
              <w:rPr>
                <w:rFonts w:ascii="Optima" w:hAnsi="Optima"/>
                <w:i/>
                <w:iCs/>
                <w:sz w:val="18"/>
                <w:lang w:val="en-US"/>
              </w:rPr>
            </w:pPr>
            <w:proofErr w:type="spellStart"/>
            <w:r>
              <w:rPr>
                <w:rFonts w:ascii="Optima" w:hAnsi="Optima"/>
                <w:b/>
                <w:iCs/>
                <w:smallCaps/>
                <w:sz w:val="23"/>
                <w:szCs w:val="23"/>
                <w:lang w:val="en-US"/>
              </w:rPr>
              <w:t>Evangelisches</w:t>
            </w:r>
            <w:proofErr w:type="spellEnd"/>
            <w:r>
              <w:rPr>
                <w:rFonts w:ascii="Optima" w:hAnsi="Optima"/>
                <w:b/>
                <w:iCs/>
                <w:smallCaps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ascii="Optima" w:hAnsi="Optima"/>
                <w:b/>
                <w:iCs/>
                <w:smallCaps/>
                <w:sz w:val="23"/>
                <w:szCs w:val="23"/>
                <w:lang w:val="en-US"/>
              </w:rPr>
              <w:t>Heidehof</w:t>
            </w:r>
            <w:proofErr w:type="spellEnd"/>
            <w:r>
              <w:rPr>
                <w:rFonts w:ascii="Optima" w:hAnsi="Optima"/>
                <w:b/>
                <w:iCs/>
                <w:smallCaps/>
                <w:sz w:val="23"/>
                <w:szCs w:val="23"/>
                <w:lang w:val="en-US"/>
              </w:rPr>
              <w:t>-Gymnasium</w:t>
            </w:r>
          </w:p>
        </w:tc>
        <w:tc>
          <w:tcPr>
            <w:tcW w:w="2268" w:type="dxa"/>
            <w:gridSpan w:val="2"/>
            <w:vAlign w:val="bottom"/>
          </w:tcPr>
          <w:p w14:paraId="634C3B12" w14:textId="432A2458" w:rsidR="00D2217E" w:rsidRDefault="00D2217E" w:rsidP="00B6668E">
            <w:pPr>
              <w:pStyle w:val="Beschreibung"/>
              <w:jc w:val="right"/>
              <w:rPr>
                <w:rFonts w:ascii="Optima" w:hAnsi="Optima"/>
                <w:i/>
                <w:iCs/>
                <w:sz w:val="18"/>
                <w:lang w:val="en-US"/>
              </w:rPr>
            </w:pPr>
            <w:r w:rsidRPr="00773C2C">
              <w:rPr>
                <w:rFonts w:ascii="Optima" w:hAnsi="Optima"/>
                <w:i/>
                <w:smallCaps/>
                <w:sz w:val="23"/>
                <w:szCs w:val="23"/>
              </w:rPr>
              <w:t>Stuttgart</w:t>
            </w:r>
          </w:p>
        </w:tc>
      </w:tr>
      <w:tr w:rsidR="00D2217E" w:rsidRPr="00E55D90" w14:paraId="468DA827" w14:textId="77777777" w:rsidTr="00D54928">
        <w:trPr>
          <w:gridAfter w:val="1"/>
          <w:wAfter w:w="2559" w:type="dxa"/>
          <w:trHeight w:val="102"/>
        </w:trPr>
        <w:tc>
          <w:tcPr>
            <w:tcW w:w="8506" w:type="dxa"/>
            <w:gridSpan w:val="4"/>
            <w:vAlign w:val="bottom"/>
          </w:tcPr>
          <w:p w14:paraId="6558690B" w14:textId="5EE5961E" w:rsidR="00D2217E" w:rsidRPr="00856089" w:rsidRDefault="00D2217E" w:rsidP="00B6668E">
            <w:pPr>
              <w:pStyle w:val="Beschreibung"/>
              <w:rPr>
                <w:rFonts w:ascii="Optima" w:hAnsi="Optima"/>
                <w:b/>
                <w:i/>
                <w:iCs/>
                <w:smallCaps/>
                <w:sz w:val="23"/>
                <w:szCs w:val="23"/>
              </w:rPr>
            </w:pPr>
            <w:proofErr w:type="spellStart"/>
            <w:r w:rsidRPr="00856089">
              <w:rPr>
                <w:rFonts w:ascii="Optima" w:hAnsi="Optima"/>
                <w:i/>
                <w:iCs/>
                <w:sz w:val="18"/>
                <w:lang w:val="en-US"/>
              </w:rPr>
              <w:t>Schülercoach</w:t>
            </w:r>
            <w:proofErr w:type="spellEnd"/>
          </w:p>
        </w:tc>
        <w:tc>
          <w:tcPr>
            <w:tcW w:w="2268" w:type="dxa"/>
            <w:gridSpan w:val="2"/>
            <w:vAlign w:val="bottom"/>
          </w:tcPr>
          <w:p w14:paraId="0BC2ADAE" w14:textId="42C12C0B" w:rsidR="00D2217E" w:rsidRPr="00BA41D1" w:rsidRDefault="00D2217E" w:rsidP="00B6668E">
            <w:pPr>
              <w:pStyle w:val="Beschreibung"/>
              <w:jc w:val="right"/>
              <w:rPr>
                <w:rFonts w:ascii="Optima" w:hAnsi="Optima"/>
                <w:smallCaps/>
                <w:sz w:val="23"/>
                <w:szCs w:val="23"/>
              </w:rPr>
            </w:pPr>
            <w:r>
              <w:rPr>
                <w:rFonts w:ascii="Optima" w:hAnsi="Optima"/>
                <w:iCs/>
                <w:sz w:val="18"/>
                <w:lang w:val="en-US"/>
              </w:rPr>
              <w:t>07/2021 – 12</w:t>
            </w:r>
            <w:r w:rsidRPr="00BA41D1">
              <w:rPr>
                <w:rFonts w:ascii="Optima" w:hAnsi="Optima"/>
                <w:iCs/>
                <w:sz w:val="18"/>
                <w:lang w:val="en-US"/>
              </w:rPr>
              <w:t>/2021</w:t>
            </w:r>
          </w:p>
        </w:tc>
      </w:tr>
      <w:tr w:rsidR="00D2217E" w:rsidRPr="00E55D90" w14:paraId="5E81935E" w14:textId="77777777" w:rsidTr="00BA41D1">
        <w:trPr>
          <w:gridAfter w:val="1"/>
          <w:wAfter w:w="2559" w:type="dxa"/>
          <w:trHeight w:val="57"/>
        </w:trPr>
        <w:tc>
          <w:tcPr>
            <w:tcW w:w="10774" w:type="dxa"/>
            <w:gridSpan w:val="6"/>
            <w:vAlign w:val="bottom"/>
          </w:tcPr>
          <w:p w14:paraId="6F75A31B" w14:textId="5E85C67F" w:rsidR="00D2217E" w:rsidRPr="00856089" w:rsidRDefault="00D2217E" w:rsidP="00B6668E">
            <w:pPr>
              <w:pStyle w:val="Beschreibung"/>
              <w:numPr>
                <w:ilvl w:val="0"/>
                <w:numId w:val="31"/>
              </w:numPr>
              <w:rPr>
                <w:rFonts w:ascii="Optima" w:hAnsi="Optima"/>
                <w:iCs/>
                <w:sz w:val="18"/>
              </w:rPr>
            </w:pPr>
            <w:proofErr w:type="spellStart"/>
            <w:r w:rsidRPr="00856089">
              <w:rPr>
                <w:rFonts w:ascii="Optima" w:hAnsi="Optima"/>
                <w:iCs/>
                <w:sz w:val="18"/>
                <w:lang w:val="en-US"/>
              </w:rPr>
              <w:t>Unterstützung</w:t>
            </w:r>
            <w:proofErr w:type="spellEnd"/>
            <w:r w:rsidRPr="00856089">
              <w:rPr>
                <w:rFonts w:ascii="Optima" w:hAnsi="Optima"/>
                <w:iCs/>
                <w:sz w:val="18"/>
                <w:lang w:val="en-US"/>
              </w:rPr>
              <w:t xml:space="preserve"> </w:t>
            </w:r>
            <w:proofErr w:type="spellStart"/>
            <w:r w:rsidRPr="00856089">
              <w:rPr>
                <w:rFonts w:ascii="Optima" w:hAnsi="Optima"/>
                <w:iCs/>
                <w:sz w:val="18"/>
                <w:lang w:val="en-US"/>
              </w:rPr>
              <w:t>eines</w:t>
            </w:r>
            <w:proofErr w:type="spellEnd"/>
            <w:r w:rsidRPr="00856089">
              <w:rPr>
                <w:rFonts w:ascii="Optima" w:hAnsi="Optima"/>
                <w:iCs/>
                <w:sz w:val="18"/>
                <w:lang w:val="en-US"/>
              </w:rPr>
              <w:t xml:space="preserve"> </w:t>
            </w:r>
            <w:proofErr w:type="spellStart"/>
            <w:r w:rsidRPr="00856089">
              <w:rPr>
                <w:rFonts w:ascii="Optima" w:hAnsi="Optima"/>
                <w:iCs/>
                <w:sz w:val="18"/>
                <w:lang w:val="en-US"/>
              </w:rPr>
              <w:t>leistungsschwächeren</w:t>
            </w:r>
            <w:proofErr w:type="spellEnd"/>
            <w:r w:rsidRPr="00856089">
              <w:rPr>
                <w:rFonts w:ascii="Optima" w:hAnsi="Optima"/>
                <w:iCs/>
                <w:sz w:val="18"/>
                <w:lang w:val="en-US"/>
              </w:rPr>
              <w:t xml:space="preserve"> </w:t>
            </w:r>
            <w:proofErr w:type="spellStart"/>
            <w:r w:rsidRPr="00856089">
              <w:rPr>
                <w:rFonts w:ascii="Optima" w:hAnsi="Optima"/>
                <w:iCs/>
                <w:sz w:val="18"/>
                <w:lang w:val="en-US"/>
              </w:rPr>
              <w:t>Schülers</w:t>
            </w:r>
            <w:proofErr w:type="spellEnd"/>
          </w:p>
          <w:p w14:paraId="70328E14" w14:textId="03E6E43E" w:rsidR="00D2217E" w:rsidRPr="00BA41D1" w:rsidRDefault="00D2217E" w:rsidP="00B6668E">
            <w:pPr>
              <w:pStyle w:val="Beschreibung"/>
              <w:numPr>
                <w:ilvl w:val="0"/>
                <w:numId w:val="31"/>
              </w:numPr>
              <w:rPr>
                <w:rFonts w:ascii="Optima" w:hAnsi="Optima"/>
                <w:i/>
                <w:iCs/>
                <w:sz w:val="18"/>
              </w:rPr>
            </w:pPr>
            <w:r w:rsidRPr="00B6668E">
              <w:rPr>
                <w:rFonts w:ascii="Optima" w:hAnsi="Optima"/>
                <w:iCs/>
                <w:sz w:val="18"/>
              </w:rPr>
              <w:t>Beratung, Motivierung und Ansprechpartner für einen Schüler</w:t>
            </w:r>
          </w:p>
        </w:tc>
      </w:tr>
      <w:tr w:rsidR="00D2217E" w:rsidRPr="00E55D90" w14:paraId="482569A2" w14:textId="77777777" w:rsidTr="00D54928">
        <w:trPr>
          <w:gridAfter w:val="1"/>
          <w:wAfter w:w="2559" w:type="dxa"/>
          <w:trHeight w:val="397"/>
        </w:trPr>
        <w:tc>
          <w:tcPr>
            <w:tcW w:w="10774" w:type="dxa"/>
            <w:gridSpan w:val="6"/>
            <w:tcBorders>
              <w:bottom w:val="single" w:sz="4" w:space="0" w:color="auto"/>
            </w:tcBorders>
            <w:vAlign w:val="bottom"/>
          </w:tcPr>
          <w:p w14:paraId="1CFA4492" w14:textId="78D7F049" w:rsidR="00D2217E" w:rsidRPr="00E55D90" w:rsidRDefault="00D2217E" w:rsidP="00B6668E">
            <w:pPr>
              <w:jc w:val="center"/>
              <w:rPr>
                <w:rFonts w:ascii="Optima" w:hAnsi="Optima"/>
                <w:b/>
                <w:smallCaps/>
                <w:szCs w:val="32"/>
              </w:rPr>
            </w:pPr>
            <w:r w:rsidRPr="00E55D90">
              <w:rPr>
                <w:rFonts w:ascii="Optima" w:hAnsi="Optim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D2217E" w:rsidRPr="00E55D90" w14:paraId="2B257790" w14:textId="77777777" w:rsidTr="00D54928">
        <w:trPr>
          <w:gridAfter w:val="1"/>
          <w:wAfter w:w="2559" w:type="dxa"/>
          <w:trHeight w:val="227"/>
        </w:trPr>
        <w:tc>
          <w:tcPr>
            <w:tcW w:w="2978" w:type="dxa"/>
            <w:gridSpan w:val="2"/>
            <w:tcBorders>
              <w:top w:val="single" w:sz="4" w:space="0" w:color="auto"/>
            </w:tcBorders>
            <w:vAlign w:val="bottom"/>
          </w:tcPr>
          <w:p w14:paraId="15B2C431" w14:textId="56F73C25" w:rsidR="00D2217E" w:rsidRPr="00E55D90" w:rsidRDefault="00D2217E" w:rsidP="00B6668E">
            <w:pPr>
              <w:rPr>
                <w:rFonts w:ascii="Optima" w:hAnsi="Optima"/>
                <w:sz w:val="18"/>
              </w:rPr>
            </w:pPr>
            <w:r w:rsidRPr="00E55D90">
              <w:rPr>
                <w:rFonts w:ascii="Optima" w:hAnsi="Optima"/>
                <w:sz w:val="18"/>
              </w:rPr>
              <w:t>Sprachen:</w:t>
            </w:r>
          </w:p>
        </w:tc>
        <w:tc>
          <w:tcPr>
            <w:tcW w:w="7796" w:type="dxa"/>
            <w:gridSpan w:val="4"/>
            <w:tcBorders>
              <w:top w:val="single" w:sz="4" w:space="0" w:color="auto"/>
            </w:tcBorders>
            <w:vAlign w:val="bottom"/>
          </w:tcPr>
          <w:p w14:paraId="061D3FCE" w14:textId="7DCF8DEC" w:rsidR="00D2217E" w:rsidRPr="00180C3D" w:rsidRDefault="00D2217E" w:rsidP="005673CD">
            <w:pPr>
              <w:rPr>
                <w:rFonts w:ascii="Optima" w:hAnsi="Optima"/>
                <w:i/>
                <w:iCs/>
                <w:sz w:val="18"/>
                <w:lang w:val="de-AT"/>
              </w:rPr>
            </w:pP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Deutsch 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Muttersprache)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Englisch </w:t>
            </w:r>
            <w:r w:rsidR="00522403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(fließend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>
              <w:rPr>
                <w:rFonts w:ascii="Optima" w:hAnsi="Optima" w:cs="Georgia"/>
                <w:color w:val="000000"/>
                <w:sz w:val="18"/>
                <w:lang w:val="de-AT"/>
              </w:rPr>
              <w:t>, Französisch</w:t>
            </w:r>
            <w:r w:rsidRPr="00E55D90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</w:t>
            </w:r>
            <w:r w:rsidR="007A34CA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(gut</w:t>
            </w:r>
            <w:r w:rsidRPr="00E55D90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  <w:r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, Spanisch 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(</w:t>
            </w:r>
            <w:r w:rsidRPr="00180C3D"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Grundkenntnisse</w:t>
            </w:r>
            <w:r>
              <w:rPr>
                <w:rFonts w:ascii="Optima" w:hAnsi="Optim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D2217E" w:rsidRPr="00E55D90" w14:paraId="70CB01B0" w14:textId="77777777" w:rsidTr="00D54928">
        <w:trPr>
          <w:gridAfter w:val="1"/>
          <w:wAfter w:w="2559" w:type="dxa"/>
          <w:trHeight w:val="227"/>
        </w:trPr>
        <w:tc>
          <w:tcPr>
            <w:tcW w:w="2978" w:type="dxa"/>
            <w:gridSpan w:val="2"/>
            <w:vAlign w:val="bottom"/>
          </w:tcPr>
          <w:p w14:paraId="04F58216" w14:textId="2B588185" w:rsidR="00D2217E" w:rsidRPr="00E55D90" w:rsidRDefault="00D2217E" w:rsidP="00B6668E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Wettbewerbe:</w:t>
            </w:r>
          </w:p>
        </w:tc>
        <w:tc>
          <w:tcPr>
            <w:tcW w:w="7796" w:type="dxa"/>
            <w:gridSpan w:val="4"/>
            <w:vAlign w:val="bottom"/>
          </w:tcPr>
          <w:p w14:paraId="598C2742" w14:textId="47BBC5F4" w:rsidR="00D2217E" w:rsidRPr="00E55D90" w:rsidRDefault="00D2217E" w:rsidP="005673CD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Jugend musiziert Landeswettbewerb: dritter Platz </w:t>
            </w:r>
            <w:r w:rsidRPr="004869C3">
              <w:rPr>
                <w:rFonts w:ascii="Optima" w:hAnsi="Optima" w:cs="Georgia"/>
                <w:i/>
                <w:color w:val="000000"/>
                <w:sz w:val="18"/>
                <w:lang w:val="de-AT"/>
              </w:rPr>
              <w:t>(Trompete)</w:t>
            </w:r>
            <w:r>
              <w:rPr>
                <w:rFonts w:ascii="Optima" w:hAnsi="Optima" w:cs="Georgia"/>
                <w:i/>
                <w:color w:val="000000"/>
                <w:sz w:val="18"/>
                <w:lang w:val="de-AT"/>
              </w:rPr>
              <w:t xml:space="preserve">, </w:t>
            </w:r>
            <w:r w:rsidRPr="004869C3">
              <w:rPr>
                <w:rFonts w:ascii="Optima" w:hAnsi="Optima" w:cs="Georgia"/>
                <w:color w:val="000000"/>
                <w:sz w:val="18"/>
                <w:lang w:val="de-AT"/>
              </w:rPr>
              <w:t>Jugend gründet</w:t>
            </w:r>
          </w:p>
        </w:tc>
      </w:tr>
      <w:tr w:rsidR="00D2217E" w:rsidRPr="00E55D90" w14:paraId="25A057C5" w14:textId="77777777" w:rsidTr="00D54928">
        <w:trPr>
          <w:gridAfter w:val="1"/>
          <w:wAfter w:w="2559" w:type="dxa"/>
          <w:trHeight w:val="227"/>
        </w:trPr>
        <w:tc>
          <w:tcPr>
            <w:tcW w:w="2978" w:type="dxa"/>
            <w:gridSpan w:val="2"/>
            <w:vAlign w:val="bottom"/>
          </w:tcPr>
          <w:p w14:paraId="5CD9CFFC" w14:textId="1353D7B7" w:rsidR="00D2217E" w:rsidRDefault="00D2217E" w:rsidP="00B6668E">
            <w:pPr>
              <w:rPr>
                <w:rFonts w:ascii="Optima" w:hAnsi="Optima"/>
                <w:sz w:val="18"/>
              </w:rPr>
            </w:pPr>
            <w:r>
              <w:rPr>
                <w:rFonts w:ascii="Optima" w:hAnsi="Optima"/>
                <w:sz w:val="18"/>
              </w:rPr>
              <w:t>Interessen:</w:t>
            </w:r>
          </w:p>
        </w:tc>
        <w:tc>
          <w:tcPr>
            <w:tcW w:w="7796" w:type="dxa"/>
            <w:gridSpan w:val="4"/>
            <w:vAlign w:val="bottom"/>
          </w:tcPr>
          <w:p w14:paraId="2B0CD050" w14:textId="03FCED5A" w:rsidR="00D2217E" w:rsidRPr="004869C3" w:rsidRDefault="00D54928" w:rsidP="00A7571C">
            <w:pPr>
              <w:rPr>
                <w:rFonts w:ascii="Optima" w:hAnsi="Optima" w:cs="Georgia"/>
                <w:color w:val="000000"/>
                <w:sz w:val="18"/>
                <w:lang w:val="de-AT"/>
              </w:rPr>
            </w:pPr>
            <w:r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Mit Familie und Freunden </w:t>
            </w:r>
            <w:r w:rsidR="00A7571C">
              <w:rPr>
                <w:rFonts w:ascii="Optima" w:hAnsi="Optima" w:cs="Georgia"/>
                <w:color w:val="000000"/>
                <w:sz w:val="18"/>
                <w:lang w:val="de-AT"/>
              </w:rPr>
              <w:t>Reisen,</w:t>
            </w:r>
            <w:r w:rsidR="00D2217E">
              <w:rPr>
                <w:rFonts w:ascii="Optima" w:hAnsi="Optima" w:cs="Georgia"/>
                <w:color w:val="000000"/>
                <w:sz w:val="18"/>
                <w:lang w:val="de-AT"/>
              </w:rPr>
              <w:t xml:space="preserve"> Sport </w:t>
            </w:r>
            <w:r w:rsidR="00D2217E">
              <w:rPr>
                <w:rFonts w:ascii="Optima" w:hAnsi="Optima" w:cs="Georgia"/>
                <w:i/>
                <w:color w:val="000000"/>
                <w:sz w:val="18"/>
                <w:lang w:val="de-AT"/>
              </w:rPr>
              <w:t xml:space="preserve">(Tennis, Fußball), </w:t>
            </w:r>
            <w:r w:rsidR="00D2217E">
              <w:rPr>
                <w:rFonts w:ascii="Optima" w:hAnsi="Optima" w:cs="Georgia"/>
                <w:color w:val="000000"/>
                <w:sz w:val="18"/>
                <w:lang w:val="de-AT"/>
              </w:rPr>
              <w:t>Jazz-Musik</w:t>
            </w:r>
          </w:p>
        </w:tc>
      </w:tr>
      <w:tr w:rsidR="00D2217E" w:rsidRPr="00E55D90" w14:paraId="071AB173" w14:textId="77777777" w:rsidTr="006F4143">
        <w:trPr>
          <w:gridAfter w:val="1"/>
          <w:wAfter w:w="2559" w:type="dxa"/>
          <w:trHeight w:val="694"/>
        </w:trPr>
        <w:tc>
          <w:tcPr>
            <w:tcW w:w="20" w:type="dxa"/>
            <w:vAlign w:val="bottom"/>
          </w:tcPr>
          <w:p w14:paraId="406B03AC" w14:textId="40C3B709" w:rsidR="00D2217E" w:rsidRPr="00602B35" w:rsidRDefault="00D2217E" w:rsidP="00B6668E">
            <w:pPr>
              <w:spacing w:after="160" w:line="259" w:lineRule="auto"/>
              <w:rPr>
                <w:rFonts w:ascii="Optima" w:hAnsi="Optima"/>
                <w:color w:val="FF0000"/>
                <w:sz w:val="18"/>
                <w:highlight w:val="yellow"/>
              </w:rPr>
            </w:pPr>
          </w:p>
        </w:tc>
        <w:tc>
          <w:tcPr>
            <w:tcW w:w="10754" w:type="dxa"/>
            <w:gridSpan w:val="5"/>
            <w:vAlign w:val="bottom"/>
          </w:tcPr>
          <w:p w14:paraId="6478BDEA" w14:textId="2FFAD0DD" w:rsidR="00D2217E" w:rsidRPr="00602B35" w:rsidRDefault="00D2217E" w:rsidP="00B6668E">
            <w:pPr>
              <w:rPr>
                <w:rFonts w:ascii="Optima" w:hAnsi="Optima" w:cs="Georgia"/>
                <w:color w:val="000000"/>
                <w:sz w:val="18"/>
                <w:highlight w:val="yellow"/>
                <w:lang w:val="de-AT"/>
              </w:rPr>
            </w:pPr>
            <w:r w:rsidRPr="00076265">
              <w:rPr>
                <w:rFonts w:ascii="Optima" w:hAnsi="Optima"/>
                <w:color w:val="000000" w:themeColor="text1"/>
                <w:sz w:val="18"/>
              </w:rPr>
              <w:t xml:space="preserve">Stuttgart, </w:t>
            </w:r>
            <w:r w:rsidR="00432F92">
              <w:rPr>
                <w:rFonts w:ascii="Optima" w:hAnsi="Optima"/>
                <w:color w:val="000000" w:themeColor="text1"/>
                <w:sz w:val="18"/>
              </w:rPr>
              <w:t>20</w:t>
            </w:r>
            <w:r w:rsidR="00A7571C">
              <w:rPr>
                <w:rFonts w:ascii="Optima" w:hAnsi="Optima"/>
                <w:color w:val="000000" w:themeColor="text1"/>
                <w:sz w:val="18"/>
              </w:rPr>
              <w:t>.10</w:t>
            </w:r>
            <w:r w:rsidRPr="00076265">
              <w:rPr>
                <w:rFonts w:ascii="Optima" w:hAnsi="Optima"/>
                <w:color w:val="000000" w:themeColor="text1"/>
                <w:sz w:val="18"/>
              </w:rPr>
              <w:t>.20</w:t>
            </w:r>
            <w:r>
              <w:rPr>
                <w:rFonts w:ascii="Optima" w:hAnsi="Optima"/>
                <w:color w:val="000000" w:themeColor="text1"/>
                <w:sz w:val="18"/>
              </w:rPr>
              <w:t>22</w:t>
            </w:r>
          </w:p>
        </w:tc>
      </w:tr>
    </w:tbl>
    <w:p w14:paraId="0747D2BF" w14:textId="69F47280" w:rsidR="00723643" w:rsidRPr="0074111D" w:rsidRDefault="00723643" w:rsidP="004849C9">
      <w:pPr>
        <w:rPr>
          <w:sz w:val="18"/>
        </w:rPr>
      </w:pPr>
    </w:p>
    <w:sectPr w:rsidR="00723643" w:rsidRPr="0074111D" w:rsidSect="007A34CA">
      <w:footerReference w:type="even" r:id="rId8"/>
      <w:pgSz w:w="11906" w:h="16838"/>
      <w:pgMar w:top="1021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F1934E" w14:textId="77777777" w:rsidR="005A55D1" w:rsidRDefault="005A55D1" w:rsidP="00BE053D">
      <w:pPr>
        <w:spacing w:after="0" w:line="240" w:lineRule="auto"/>
      </w:pPr>
      <w:r>
        <w:separator/>
      </w:r>
    </w:p>
  </w:endnote>
  <w:endnote w:type="continuationSeparator" w:id="0">
    <w:p w14:paraId="1711E402" w14:textId="77777777" w:rsidR="005A55D1" w:rsidRDefault="005A55D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Times New Roman (Body CS)">
    <w:panose1 w:val="020B0604020202020204"/>
    <w:charset w:val="00"/>
    <w:family w:val="roman"/>
    <w:notTrueType/>
    <w:pitch w:val="default"/>
  </w:font>
  <w:font w:name="Yu Gothic Light">
    <w:panose1 w:val="020B0300000000000000"/>
    <w:charset w:val="80"/>
    <w:family w:val="swiss"/>
    <w:notTrueType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Seitenzahl"/>
      </w:rPr>
      <w:id w:val="310070461"/>
      <w:docPartObj>
        <w:docPartGallery w:val="Page Numbers (Bottom of Page)"/>
        <w:docPartUnique/>
      </w:docPartObj>
    </w:sdtPr>
    <w:sdtContent>
      <w:p w14:paraId="7509FA38" w14:textId="68685C1F" w:rsidR="007B0677" w:rsidRDefault="007B0677" w:rsidP="00F1674A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7B0677" w:rsidRDefault="007B0677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B169C" w14:textId="77777777" w:rsidR="005A55D1" w:rsidRDefault="005A55D1" w:rsidP="00BE053D">
      <w:pPr>
        <w:spacing w:after="0" w:line="240" w:lineRule="auto"/>
      </w:pPr>
      <w:r>
        <w:separator/>
      </w:r>
    </w:p>
  </w:footnote>
  <w:footnote w:type="continuationSeparator" w:id="0">
    <w:p w14:paraId="671841A3" w14:textId="77777777" w:rsidR="005A55D1" w:rsidRDefault="005A55D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0B805DF"/>
    <w:multiLevelType w:val="multilevel"/>
    <w:tmpl w:val="B31E1B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92011B3"/>
    <w:multiLevelType w:val="hybridMultilevel"/>
    <w:tmpl w:val="41D87856"/>
    <w:lvl w:ilvl="0" w:tplc="42F64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FD58F8"/>
    <w:multiLevelType w:val="hybridMultilevel"/>
    <w:tmpl w:val="CDFCEE7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37EB5"/>
    <w:multiLevelType w:val="hybridMultilevel"/>
    <w:tmpl w:val="7BF03A6A"/>
    <w:lvl w:ilvl="0" w:tplc="42F64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036E0"/>
    <w:multiLevelType w:val="hybridMultilevel"/>
    <w:tmpl w:val="D9F65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7428F"/>
    <w:multiLevelType w:val="hybridMultilevel"/>
    <w:tmpl w:val="3A7E805E"/>
    <w:lvl w:ilvl="0" w:tplc="42F64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18A7EB9"/>
    <w:multiLevelType w:val="hybridMultilevel"/>
    <w:tmpl w:val="A4E8C2B6"/>
    <w:lvl w:ilvl="0" w:tplc="42F640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57F645E"/>
    <w:multiLevelType w:val="hybridMultilevel"/>
    <w:tmpl w:val="CD5A7540"/>
    <w:lvl w:ilvl="0" w:tplc="8F9CC9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CD967CD"/>
    <w:multiLevelType w:val="hybridMultilevel"/>
    <w:tmpl w:val="D58014E4"/>
    <w:lvl w:ilvl="0" w:tplc="9E7ED6E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1937314"/>
    <w:multiLevelType w:val="hybridMultilevel"/>
    <w:tmpl w:val="4F0A9A8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94A63F0"/>
    <w:multiLevelType w:val="hybridMultilevel"/>
    <w:tmpl w:val="18665C90"/>
    <w:lvl w:ilvl="0" w:tplc="527CC8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5320840">
    <w:abstractNumId w:val="19"/>
  </w:num>
  <w:num w:numId="2" w16cid:durableId="110319488">
    <w:abstractNumId w:val="24"/>
  </w:num>
  <w:num w:numId="3" w16cid:durableId="1697147810">
    <w:abstractNumId w:val="26"/>
  </w:num>
  <w:num w:numId="4" w16cid:durableId="1475953116">
    <w:abstractNumId w:val="0"/>
  </w:num>
  <w:num w:numId="5" w16cid:durableId="385417709">
    <w:abstractNumId w:val="1"/>
  </w:num>
  <w:num w:numId="6" w16cid:durableId="1104617724">
    <w:abstractNumId w:val="2"/>
  </w:num>
  <w:num w:numId="7" w16cid:durableId="1431394715">
    <w:abstractNumId w:val="17"/>
  </w:num>
  <w:num w:numId="8" w16cid:durableId="185875173">
    <w:abstractNumId w:val="29"/>
  </w:num>
  <w:num w:numId="9" w16cid:durableId="1015498049">
    <w:abstractNumId w:val="16"/>
  </w:num>
  <w:num w:numId="10" w16cid:durableId="408380607">
    <w:abstractNumId w:val="31"/>
  </w:num>
  <w:num w:numId="11" w16cid:durableId="851262408">
    <w:abstractNumId w:val="6"/>
  </w:num>
  <w:num w:numId="12" w16cid:durableId="1711613726">
    <w:abstractNumId w:val="8"/>
  </w:num>
  <w:num w:numId="13" w16cid:durableId="1051151543">
    <w:abstractNumId w:val="10"/>
  </w:num>
  <w:num w:numId="14" w16cid:durableId="445124235">
    <w:abstractNumId w:val="13"/>
  </w:num>
  <w:num w:numId="15" w16cid:durableId="1281448627">
    <w:abstractNumId w:val="28"/>
  </w:num>
  <w:num w:numId="16" w16cid:durableId="1157497169">
    <w:abstractNumId w:val="5"/>
  </w:num>
  <w:num w:numId="17" w16cid:durableId="520121983">
    <w:abstractNumId w:val="23"/>
  </w:num>
  <w:num w:numId="18" w16cid:durableId="1605961105">
    <w:abstractNumId w:val="3"/>
  </w:num>
  <w:num w:numId="19" w16cid:durableId="2066173077">
    <w:abstractNumId w:val="25"/>
  </w:num>
  <w:num w:numId="20" w16cid:durableId="1039860916">
    <w:abstractNumId w:val="14"/>
  </w:num>
  <w:num w:numId="21" w16cid:durableId="1835684923">
    <w:abstractNumId w:val="15"/>
  </w:num>
  <w:num w:numId="22" w16cid:durableId="1609116575">
    <w:abstractNumId w:val="21"/>
  </w:num>
  <w:num w:numId="23" w16cid:durableId="2122411485">
    <w:abstractNumId w:val="9"/>
  </w:num>
  <w:num w:numId="24" w16cid:durableId="587033946">
    <w:abstractNumId w:val="27"/>
  </w:num>
  <w:num w:numId="25" w16cid:durableId="709377891">
    <w:abstractNumId w:val="11"/>
  </w:num>
  <w:num w:numId="26" w16cid:durableId="1197156533">
    <w:abstractNumId w:val="4"/>
  </w:num>
  <w:num w:numId="27" w16cid:durableId="1976135914">
    <w:abstractNumId w:val="32"/>
  </w:num>
  <w:num w:numId="28" w16cid:durableId="579678358">
    <w:abstractNumId w:val="30"/>
  </w:num>
  <w:num w:numId="29" w16cid:durableId="1519856178">
    <w:abstractNumId w:val="22"/>
  </w:num>
  <w:num w:numId="30" w16cid:durableId="1829132215">
    <w:abstractNumId w:val="20"/>
  </w:num>
  <w:num w:numId="31" w16cid:durableId="427771001">
    <w:abstractNumId w:val="7"/>
  </w:num>
  <w:num w:numId="32" w16cid:durableId="45490007">
    <w:abstractNumId w:val="12"/>
  </w:num>
  <w:num w:numId="33" w16cid:durableId="910193920">
    <w:abstractNumId w:val="26"/>
  </w:num>
  <w:num w:numId="34" w16cid:durableId="172305514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David Döbele">
    <w15:presenceInfo w15:providerId="AD" w15:userId="S::david.doebele@pumpkincareeres.onmicrosoft.com::9046cfa8-3fc7-4052-9daa-75c97e906e3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5254"/>
    <w:rsid w:val="000277AA"/>
    <w:rsid w:val="00061D33"/>
    <w:rsid w:val="00064643"/>
    <w:rsid w:val="00076265"/>
    <w:rsid w:val="00085A60"/>
    <w:rsid w:val="00087747"/>
    <w:rsid w:val="00090088"/>
    <w:rsid w:val="000903BD"/>
    <w:rsid w:val="000A0B0B"/>
    <w:rsid w:val="000A1FDA"/>
    <w:rsid w:val="000A6BB1"/>
    <w:rsid w:val="000B63E2"/>
    <w:rsid w:val="000B6548"/>
    <w:rsid w:val="000C2510"/>
    <w:rsid w:val="000D671A"/>
    <w:rsid w:val="000E3ED3"/>
    <w:rsid w:val="000E76D8"/>
    <w:rsid w:val="000F05E0"/>
    <w:rsid w:val="000F7177"/>
    <w:rsid w:val="00103EC5"/>
    <w:rsid w:val="001125D1"/>
    <w:rsid w:val="00115C7A"/>
    <w:rsid w:val="00116C6E"/>
    <w:rsid w:val="00117845"/>
    <w:rsid w:val="00125CA6"/>
    <w:rsid w:val="00147F85"/>
    <w:rsid w:val="001537D6"/>
    <w:rsid w:val="00156FC9"/>
    <w:rsid w:val="00162A5A"/>
    <w:rsid w:val="00172867"/>
    <w:rsid w:val="00175B6D"/>
    <w:rsid w:val="00180C3D"/>
    <w:rsid w:val="001901ED"/>
    <w:rsid w:val="0019483A"/>
    <w:rsid w:val="001A46BF"/>
    <w:rsid w:val="001A481B"/>
    <w:rsid w:val="001B0186"/>
    <w:rsid w:val="001B62CA"/>
    <w:rsid w:val="001D4DCD"/>
    <w:rsid w:val="001F4175"/>
    <w:rsid w:val="001F7473"/>
    <w:rsid w:val="0020228D"/>
    <w:rsid w:val="00204E7E"/>
    <w:rsid w:val="00223A4D"/>
    <w:rsid w:val="00232CB5"/>
    <w:rsid w:val="00234A7E"/>
    <w:rsid w:val="0024373D"/>
    <w:rsid w:val="002508C2"/>
    <w:rsid w:val="00267252"/>
    <w:rsid w:val="0028191A"/>
    <w:rsid w:val="00282DB0"/>
    <w:rsid w:val="00295C10"/>
    <w:rsid w:val="002A3897"/>
    <w:rsid w:val="002B2091"/>
    <w:rsid w:val="002C6972"/>
    <w:rsid w:val="002D098A"/>
    <w:rsid w:val="002D2B32"/>
    <w:rsid w:val="002D4516"/>
    <w:rsid w:val="002F46AD"/>
    <w:rsid w:val="00306611"/>
    <w:rsid w:val="003101F0"/>
    <w:rsid w:val="003149C9"/>
    <w:rsid w:val="00314B7A"/>
    <w:rsid w:val="00323CB5"/>
    <w:rsid w:val="00324BC5"/>
    <w:rsid w:val="00333175"/>
    <w:rsid w:val="00336B25"/>
    <w:rsid w:val="00340BAB"/>
    <w:rsid w:val="003418E0"/>
    <w:rsid w:val="00347F8D"/>
    <w:rsid w:val="0035446D"/>
    <w:rsid w:val="00356137"/>
    <w:rsid w:val="00367127"/>
    <w:rsid w:val="00372F7B"/>
    <w:rsid w:val="003733E5"/>
    <w:rsid w:val="00374BFC"/>
    <w:rsid w:val="00380914"/>
    <w:rsid w:val="00390EA6"/>
    <w:rsid w:val="003E27C3"/>
    <w:rsid w:val="003E3BA8"/>
    <w:rsid w:val="003F1CB0"/>
    <w:rsid w:val="003F3E3F"/>
    <w:rsid w:val="004067B8"/>
    <w:rsid w:val="004154BE"/>
    <w:rsid w:val="0042013D"/>
    <w:rsid w:val="00422F83"/>
    <w:rsid w:val="00426D7E"/>
    <w:rsid w:val="004318B8"/>
    <w:rsid w:val="00432F92"/>
    <w:rsid w:val="0043430C"/>
    <w:rsid w:val="00435E6D"/>
    <w:rsid w:val="00443668"/>
    <w:rsid w:val="0044546A"/>
    <w:rsid w:val="00456B0D"/>
    <w:rsid w:val="00476AF8"/>
    <w:rsid w:val="004849C9"/>
    <w:rsid w:val="00484FD7"/>
    <w:rsid w:val="004869C3"/>
    <w:rsid w:val="004929FB"/>
    <w:rsid w:val="004A5156"/>
    <w:rsid w:val="004A54BA"/>
    <w:rsid w:val="004B6A5E"/>
    <w:rsid w:val="004C415A"/>
    <w:rsid w:val="004C6735"/>
    <w:rsid w:val="004F100D"/>
    <w:rsid w:val="00507EA7"/>
    <w:rsid w:val="00522403"/>
    <w:rsid w:val="00526089"/>
    <w:rsid w:val="00527A28"/>
    <w:rsid w:val="00527DCA"/>
    <w:rsid w:val="005673CD"/>
    <w:rsid w:val="00570231"/>
    <w:rsid w:val="005716D4"/>
    <w:rsid w:val="00571B60"/>
    <w:rsid w:val="00575176"/>
    <w:rsid w:val="00584764"/>
    <w:rsid w:val="0058574D"/>
    <w:rsid w:val="00585A4D"/>
    <w:rsid w:val="00592594"/>
    <w:rsid w:val="005A55D1"/>
    <w:rsid w:val="005C22A2"/>
    <w:rsid w:val="005D6329"/>
    <w:rsid w:val="005E57F6"/>
    <w:rsid w:val="00602B35"/>
    <w:rsid w:val="006058D8"/>
    <w:rsid w:val="00610200"/>
    <w:rsid w:val="0062189D"/>
    <w:rsid w:val="00621B0B"/>
    <w:rsid w:val="00623699"/>
    <w:rsid w:val="006264CD"/>
    <w:rsid w:val="00632D5A"/>
    <w:rsid w:val="00635515"/>
    <w:rsid w:val="0064698D"/>
    <w:rsid w:val="006546FD"/>
    <w:rsid w:val="00665BF3"/>
    <w:rsid w:val="006732D6"/>
    <w:rsid w:val="00680F40"/>
    <w:rsid w:val="00684944"/>
    <w:rsid w:val="00693E09"/>
    <w:rsid w:val="006A2DE9"/>
    <w:rsid w:val="006A7230"/>
    <w:rsid w:val="006B0C81"/>
    <w:rsid w:val="006B4E32"/>
    <w:rsid w:val="006B72C7"/>
    <w:rsid w:val="006B7F78"/>
    <w:rsid w:val="006C06F0"/>
    <w:rsid w:val="006C2252"/>
    <w:rsid w:val="006D7F7F"/>
    <w:rsid w:val="006E2C9C"/>
    <w:rsid w:val="006E40EF"/>
    <w:rsid w:val="006F0039"/>
    <w:rsid w:val="006F4143"/>
    <w:rsid w:val="007060B9"/>
    <w:rsid w:val="00711CEF"/>
    <w:rsid w:val="00720320"/>
    <w:rsid w:val="00723643"/>
    <w:rsid w:val="00725D3C"/>
    <w:rsid w:val="0072713C"/>
    <w:rsid w:val="00733DA1"/>
    <w:rsid w:val="007352EE"/>
    <w:rsid w:val="00737822"/>
    <w:rsid w:val="0074111D"/>
    <w:rsid w:val="00753D4A"/>
    <w:rsid w:val="00756912"/>
    <w:rsid w:val="00761609"/>
    <w:rsid w:val="00763DCE"/>
    <w:rsid w:val="00773C2C"/>
    <w:rsid w:val="00776C46"/>
    <w:rsid w:val="00781807"/>
    <w:rsid w:val="0078260B"/>
    <w:rsid w:val="007838D1"/>
    <w:rsid w:val="00785254"/>
    <w:rsid w:val="0078570D"/>
    <w:rsid w:val="00785853"/>
    <w:rsid w:val="007966F0"/>
    <w:rsid w:val="00796BD4"/>
    <w:rsid w:val="00797BFC"/>
    <w:rsid w:val="007A34CA"/>
    <w:rsid w:val="007A720F"/>
    <w:rsid w:val="007B0677"/>
    <w:rsid w:val="007B4B40"/>
    <w:rsid w:val="007C6A3C"/>
    <w:rsid w:val="007D3A30"/>
    <w:rsid w:val="007D4BEE"/>
    <w:rsid w:val="007D5BE9"/>
    <w:rsid w:val="008050E4"/>
    <w:rsid w:val="00806FBF"/>
    <w:rsid w:val="0082257D"/>
    <w:rsid w:val="00824708"/>
    <w:rsid w:val="00853438"/>
    <w:rsid w:val="00856089"/>
    <w:rsid w:val="00866846"/>
    <w:rsid w:val="00875DA9"/>
    <w:rsid w:val="00895E38"/>
    <w:rsid w:val="008A782B"/>
    <w:rsid w:val="008B0015"/>
    <w:rsid w:val="008B0FC0"/>
    <w:rsid w:val="008B4152"/>
    <w:rsid w:val="008B5802"/>
    <w:rsid w:val="008C0FF9"/>
    <w:rsid w:val="008C262A"/>
    <w:rsid w:val="008C429A"/>
    <w:rsid w:val="008E0CED"/>
    <w:rsid w:val="008E1F3D"/>
    <w:rsid w:val="00903CE3"/>
    <w:rsid w:val="009053D7"/>
    <w:rsid w:val="0091331D"/>
    <w:rsid w:val="0093223C"/>
    <w:rsid w:val="00941A87"/>
    <w:rsid w:val="009448BB"/>
    <w:rsid w:val="009501C2"/>
    <w:rsid w:val="00952CAE"/>
    <w:rsid w:val="009668B9"/>
    <w:rsid w:val="00976577"/>
    <w:rsid w:val="00984E1D"/>
    <w:rsid w:val="00996356"/>
    <w:rsid w:val="00997D9A"/>
    <w:rsid w:val="009D7C49"/>
    <w:rsid w:val="009E7297"/>
    <w:rsid w:val="009F1F48"/>
    <w:rsid w:val="009F6B01"/>
    <w:rsid w:val="00A01DBA"/>
    <w:rsid w:val="00A0257D"/>
    <w:rsid w:val="00A12EDC"/>
    <w:rsid w:val="00A15EA3"/>
    <w:rsid w:val="00A26D0D"/>
    <w:rsid w:val="00A32885"/>
    <w:rsid w:val="00A33BDE"/>
    <w:rsid w:val="00A34885"/>
    <w:rsid w:val="00A43BC1"/>
    <w:rsid w:val="00A5462B"/>
    <w:rsid w:val="00A74225"/>
    <w:rsid w:val="00A7571C"/>
    <w:rsid w:val="00A936D5"/>
    <w:rsid w:val="00A96B5F"/>
    <w:rsid w:val="00AA1EB0"/>
    <w:rsid w:val="00AA2DA3"/>
    <w:rsid w:val="00AA5A9C"/>
    <w:rsid w:val="00AB016A"/>
    <w:rsid w:val="00AB2A5A"/>
    <w:rsid w:val="00AD28F8"/>
    <w:rsid w:val="00B004B6"/>
    <w:rsid w:val="00B0230B"/>
    <w:rsid w:val="00B1124A"/>
    <w:rsid w:val="00B17D95"/>
    <w:rsid w:val="00B23509"/>
    <w:rsid w:val="00B26774"/>
    <w:rsid w:val="00B359DB"/>
    <w:rsid w:val="00B3632B"/>
    <w:rsid w:val="00B409D8"/>
    <w:rsid w:val="00B5178D"/>
    <w:rsid w:val="00B60BA7"/>
    <w:rsid w:val="00B6668E"/>
    <w:rsid w:val="00B67F1F"/>
    <w:rsid w:val="00B700D6"/>
    <w:rsid w:val="00B701D7"/>
    <w:rsid w:val="00B80E26"/>
    <w:rsid w:val="00B90595"/>
    <w:rsid w:val="00BA07D4"/>
    <w:rsid w:val="00BA215A"/>
    <w:rsid w:val="00BA41D1"/>
    <w:rsid w:val="00BB15FD"/>
    <w:rsid w:val="00BB5F09"/>
    <w:rsid w:val="00BC0D9F"/>
    <w:rsid w:val="00BE053D"/>
    <w:rsid w:val="00BF1A7A"/>
    <w:rsid w:val="00BF1FA3"/>
    <w:rsid w:val="00C00974"/>
    <w:rsid w:val="00C018E4"/>
    <w:rsid w:val="00C05F44"/>
    <w:rsid w:val="00C060B1"/>
    <w:rsid w:val="00C066FA"/>
    <w:rsid w:val="00C11D20"/>
    <w:rsid w:val="00C16636"/>
    <w:rsid w:val="00C25387"/>
    <w:rsid w:val="00C33C01"/>
    <w:rsid w:val="00C4448F"/>
    <w:rsid w:val="00C54BE3"/>
    <w:rsid w:val="00C57F80"/>
    <w:rsid w:val="00C622D6"/>
    <w:rsid w:val="00C768ED"/>
    <w:rsid w:val="00C82A8F"/>
    <w:rsid w:val="00C916C2"/>
    <w:rsid w:val="00CA6EE1"/>
    <w:rsid w:val="00CC010E"/>
    <w:rsid w:val="00CC7F56"/>
    <w:rsid w:val="00CD1B12"/>
    <w:rsid w:val="00CD55DC"/>
    <w:rsid w:val="00CE1BBC"/>
    <w:rsid w:val="00CE2595"/>
    <w:rsid w:val="00CE28CC"/>
    <w:rsid w:val="00CE58D8"/>
    <w:rsid w:val="00CE72FC"/>
    <w:rsid w:val="00CF31EE"/>
    <w:rsid w:val="00D04C68"/>
    <w:rsid w:val="00D1492F"/>
    <w:rsid w:val="00D17898"/>
    <w:rsid w:val="00D17B69"/>
    <w:rsid w:val="00D21A8B"/>
    <w:rsid w:val="00D2217E"/>
    <w:rsid w:val="00D27A81"/>
    <w:rsid w:val="00D3003C"/>
    <w:rsid w:val="00D331F4"/>
    <w:rsid w:val="00D461E8"/>
    <w:rsid w:val="00D470E4"/>
    <w:rsid w:val="00D52142"/>
    <w:rsid w:val="00D5280E"/>
    <w:rsid w:val="00D54928"/>
    <w:rsid w:val="00D61F14"/>
    <w:rsid w:val="00D66AC3"/>
    <w:rsid w:val="00D80D6B"/>
    <w:rsid w:val="00D90950"/>
    <w:rsid w:val="00DA69DF"/>
    <w:rsid w:val="00DB33F8"/>
    <w:rsid w:val="00DB41FE"/>
    <w:rsid w:val="00DD38E2"/>
    <w:rsid w:val="00DD5A0C"/>
    <w:rsid w:val="00E13110"/>
    <w:rsid w:val="00E24DF1"/>
    <w:rsid w:val="00E26098"/>
    <w:rsid w:val="00E40B9A"/>
    <w:rsid w:val="00E431ED"/>
    <w:rsid w:val="00E55D90"/>
    <w:rsid w:val="00E60A9B"/>
    <w:rsid w:val="00E624E0"/>
    <w:rsid w:val="00E64FF5"/>
    <w:rsid w:val="00E67CB4"/>
    <w:rsid w:val="00E907EC"/>
    <w:rsid w:val="00E957E6"/>
    <w:rsid w:val="00EA5421"/>
    <w:rsid w:val="00EB34FC"/>
    <w:rsid w:val="00EB5816"/>
    <w:rsid w:val="00EC39F2"/>
    <w:rsid w:val="00ED0EA9"/>
    <w:rsid w:val="00EE086E"/>
    <w:rsid w:val="00EF54F7"/>
    <w:rsid w:val="00EF77DF"/>
    <w:rsid w:val="00F00882"/>
    <w:rsid w:val="00F11BEF"/>
    <w:rsid w:val="00F1348D"/>
    <w:rsid w:val="00F1674A"/>
    <w:rsid w:val="00F23D7F"/>
    <w:rsid w:val="00F258E7"/>
    <w:rsid w:val="00F2775B"/>
    <w:rsid w:val="00F31B84"/>
    <w:rsid w:val="00F42774"/>
    <w:rsid w:val="00F461AA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2A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A22283A"/>
  <w15:docId w15:val="{A082F6A8-EDA3-E342-84B4-06DB55A7E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customStyle="1" w:styleId="Mention1">
    <w:name w:val="Mention1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customStyle="1" w:styleId="UnresolvedMention1">
    <w:name w:val="Unresolved Mention1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B1124A"/>
    <w:pPr>
      <w:spacing w:after="0" w:line="240" w:lineRule="auto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1124A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1124A"/>
    <w:rPr>
      <w:rFonts w:ascii="Lucida Grande" w:hAnsi="Lucida Grande"/>
      <w:sz w:val="18"/>
      <w:szCs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20228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20228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20228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20228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2022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A82E279-A257-664A-83C9-417451996D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426</Words>
  <Characters>2691</Characters>
  <Application>Microsoft Office Word</Application>
  <DocSecurity>0</DocSecurity>
  <Lines>22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11</cp:revision>
  <dcterms:created xsi:type="dcterms:W3CDTF">2022-10-20T17:46:00Z</dcterms:created>
  <dcterms:modified xsi:type="dcterms:W3CDTF">2023-01-03T19:25:00Z</dcterms:modified>
</cp:coreProperties>
</file>