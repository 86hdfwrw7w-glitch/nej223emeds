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498E39B" w:rsidR="00870B7E" w:rsidRPr="008B6CA1" w:rsidRDefault="008B6CA1">
      <w:pPr>
        <w:jc w:val="right"/>
        <w:rPr>
          <w:rFonts w:ascii="Optima" w:eastAsia="Georgia" w:hAnsi="Optima" w:cs="Georgia"/>
          <w:sz w:val="20"/>
          <w:szCs w:val="20"/>
        </w:rPr>
      </w:pPr>
      <w:r w:rsidRPr="008B6CA1">
        <w:rPr>
          <w:rFonts w:ascii="Optima" w:eastAsia="Georgia" w:hAnsi="Optima" w:cs="Georgia"/>
          <w:sz w:val="20"/>
          <w:szCs w:val="20"/>
        </w:rPr>
        <w:t>Marlon Trutz</w:t>
      </w:r>
    </w:p>
    <w:p w14:paraId="00000002" w14:textId="3B3D1FE1" w:rsidR="00870B7E" w:rsidRPr="008B6CA1" w:rsidRDefault="008B6CA1">
      <w:pPr>
        <w:jc w:val="right"/>
        <w:rPr>
          <w:rFonts w:ascii="Optima" w:eastAsia="Georgia" w:hAnsi="Optima" w:cs="Georgia"/>
          <w:sz w:val="20"/>
          <w:szCs w:val="20"/>
        </w:rPr>
      </w:pPr>
      <w:r w:rsidRPr="008B6CA1">
        <w:rPr>
          <w:rFonts w:ascii="Optima" w:eastAsia="Georgia" w:hAnsi="Optima" w:cs="Georgia"/>
          <w:sz w:val="20"/>
          <w:szCs w:val="20"/>
        </w:rPr>
        <w:t>Tösstalstraße 91</w:t>
      </w:r>
    </w:p>
    <w:p w14:paraId="00000003" w14:textId="65BBD6B8" w:rsidR="00870B7E" w:rsidRPr="008B6CA1" w:rsidRDefault="008B6CA1">
      <w:pPr>
        <w:jc w:val="right"/>
        <w:rPr>
          <w:rFonts w:ascii="Optima" w:eastAsia="Georgia" w:hAnsi="Optima" w:cs="Georgia"/>
          <w:sz w:val="20"/>
          <w:szCs w:val="20"/>
        </w:rPr>
      </w:pPr>
      <w:r w:rsidRPr="008B6CA1">
        <w:rPr>
          <w:rFonts w:ascii="Optima" w:eastAsia="Georgia" w:hAnsi="Optima" w:cs="Georgia"/>
          <w:sz w:val="20"/>
          <w:szCs w:val="20"/>
        </w:rPr>
        <w:t>8400 Winterthur</w:t>
      </w:r>
    </w:p>
    <w:p w14:paraId="72293A31" w14:textId="440FC4C0" w:rsidR="008B6CA1" w:rsidRPr="008B6CA1" w:rsidRDefault="008B6CA1">
      <w:pPr>
        <w:jc w:val="right"/>
        <w:rPr>
          <w:rFonts w:ascii="Optima" w:eastAsia="Georgia" w:hAnsi="Optima" w:cs="Georgia"/>
          <w:sz w:val="20"/>
          <w:szCs w:val="20"/>
        </w:rPr>
      </w:pPr>
      <w:r w:rsidRPr="008B6CA1">
        <w:rPr>
          <w:rFonts w:ascii="Optima" w:eastAsia="Georgia" w:hAnsi="Optima" w:cs="Georgia"/>
          <w:sz w:val="20"/>
          <w:szCs w:val="20"/>
        </w:rPr>
        <w:t>Schweiz</w:t>
      </w:r>
    </w:p>
    <w:p w14:paraId="00000004" w14:textId="4D258FEC" w:rsidR="00870B7E" w:rsidRPr="008B6CA1" w:rsidRDefault="008B6CA1">
      <w:pPr>
        <w:jc w:val="right"/>
        <w:rPr>
          <w:rFonts w:ascii="Optima" w:eastAsia="Georgia" w:hAnsi="Optima" w:cs="Georgia"/>
          <w:sz w:val="20"/>
          <w:szCs w:val="20"/>
        </w:rPr>
      </w:pPr>
      <w:r w:rsidRPr="008B6CA1">
        <w:rPr>
          <w:rFonts w:ascii="Optima" w:eastAsia="Georgia" w:hAnsi="Optima" w:cs="Georgia"/>
          <w:sz w:val="20"/>
          <w:szCs w:val="20"/>
        </w:rPr>
        <w:t>truzmar@students.zhaw.ch</w:t>
      </w:r>
    </w:p>
    <w:p w14:paraId="00000005" w14:textId="4275B362" w:rsidR="00870B7E" w:rsidRPr="008B6CA1" w:rsidRDefault="008B6CA1">
      <w:pPr>
        <w:jc w:val="right"/>
        <w:rPr>
          <w:rFonts w:ascii="Optima" w:eastAsia="Georgia" w:hAnsi="Optima" w:cs="Georgia"/>
          <w:sz w:val="20"/>
          <w:szCs w:val="20"/>
        </w:rPr>
      </w:pPr>
      <w:r w:rsidRPr="008B6CA1">
        <w:rPr>
          <w:rFonts w:ascii="Optima" w:eastAsia="Georgia" w:hAnsi="Optima" w:cs="Georgia"/>
          <w:sz w:val="20"/>
          <w:szCs w:val="20"/>
        </w:rPr>
        <w:t>+41767785846</w:t>
      </w:r>
    </w:p>
    <w:p w14:paraId="00000006" w14:textId="77777777" w:rsidR="00870B7E" w:rsidRPr="008B6CA1" w:rsidRDefault="00870B7E">
      <w:pPr>
        <w:rPr>
          <w:rFonts w:ascii="Optima" w:eastAsia="Georgia" w:hAnsi="Optima" w:cs="Georgia"/>
          <w:sz w:val="20"/>
          <w:szCs w:val="20"/>
        </w:rPr>
      </w:pPr>
    </w:p>
    <w:p w14:paraId="00000007" w14:textId="4907734C" w:rsidR="00870B7E" w:rsidRPr="008B6CA1" w:rsidRDefault="007C287E">
      <w:pPr>
        <w:rPr>
          <w:rFonts w:ascii="Optima" w:eastAsia="Georgia" w:hAnsi="Optima" w:cs="Georgia"/>
          <w:sz w:val="20"/>
          <w:szCs w:val="20"/>
        </w:rPr>
      </w:pPr>
      <w:r>
        <w:rPr>
          <w:rFonts w:ascii="Optima" w:eastAsia="Georgia" w:hAnsi="Optima" w:cs="Georgia"/>
          <w:sz w:val="20"/>
          <w:szCs w:val="20"/>
        </w:rPr>
        <w:t>F</w:t>
      </w:r>
    </w:p>
    <w:p w14:paraId="00000008" w14:textId="77777777" w:rsidR="00870B7E" w:rsidRPr="008B6CA1" w:rsidRDefault="00000000">
      <w:pPr>
        <w:rPr>
          <w:rFonts w:ascii="Optima" w:eastAsia="Georgia" w:hAnsi="Optima" w:cs="Georgia"/>
          <w:sz w:val="20"/>
          <w:szCs w:val="20"/>
        </w:rPr>
      </w:pPr>
      <w:r w:rsidRPr="008B6CA1">
        <w:rPr>
          <w:rFonts w:ascii="Optima" w:eastAsia="Georgia" w:hAnsi="Optima" w:cs="Georgia"/>
          <w:sz w:val="20"/>
          <w:szCs w:val="20"/>
        </w:rPr>
        <w:t>Musterstraße 23</w:t>
      </w:r>
    </w:p>
    <w:p w14:paraId="00000009" w14:textId="77777777" w:rsidR="00870B7E" w:rsidRPr="008B6CA1" w:rsidRDefault="00000000">
      <w:pPr>
        <w:rPr>
          <w:rFonts w:ascii="Optima" w:eastAsia="Georgia" w:hAnsi="Optima" w:cs="Georgia"/>
          <w:sz w:val="20"/>
          <w:szCs w:val="20"/>
        </w:rPr>
      </w:pPr>
      <w:r w:rsidRPr="008B6CA1">
        <w:rPr>
          <w:rFonts w:ascii="Optima" w:eastAsia="Georgia" w:hAnsi="Optima" w:cs="Georgia"/>
          <w:sz w:val="20"/>
          <w:szCs w:val="20"/>
        </w:rPr>
        <w:t>12345 Musterstadt</w:t>
      </w:r>
    </w:p>
    <w:p w14:paraId="0000000A" w14:textId="77777777" w:rsidR="00870B7E" w:rsidRPr="008B6CA1" w:rsidRDefault="00870B7E">
      <w:pPr>
        <w:rPr>
          <w:rFonts w:ascii="Optima" w:eastAsia="Georgia" w:hAnsi="Optima" w:cs="Georgia"/>
          <w:sz w:val="20"/>
          <w:szCs w:val="20"/>
        </w:rPr>
      </w:pPr>
    </w:p>
    <w:p w14:paraId="0000000B" w14:textId="0A615E22" w:rsidR="00870B7E" w:rsidRPr="008B6CA1" w:rsidRDefault="008B6CA1">
      <w:pPr>
        <w:jc w:val="right"/>
        <w:rPr>
          <w:rFonts w:ascii="Optima" w:eastAsia="Georgia" w:hAnsi="Optima" w:cs="Georgia"/>
          <w:sz w:val="20"/>
          <w:szCs w:val="20"/>
        </w:rPr>
      </w:pPr>
      <w:r w:rsidRPr="008B6CA1">
        <w:rPr>
          <w:rFonts w:ascii="Optima" w:eastAsia="Georgia" w:hAnsi="Optima" w:cs="Georgia"/>
          <w:sz w:val="20"/>
          <w:szCs w:val="20"/>
        </w:rPr>
        <w:t>Winterthur, 24.01.2023</w:t>
      </w:r>
    </w:p>
    <w:p w14:paraId="0000000C" w14:textId="77777777" w:rsidR="00870B7E" w:rsidRPr="008B6CA1" w:rsidRDefault="00870B7E">
      <w:pPr>
        <w:rPr>
          <w:rFonts w:ascii="Optima" w:eastAsia="Georgia" w:hAnsi="Optima" w:cs="Georgia"/>
          <w:sz w:val="20"/>
          <w:szCs w:val="20"/>
        </w:rPr>
      </w:pPr>
    </w:p>
    <w:p w14:paraId="0000000D" w14:textId="77777777" w:rsidR="00870B7E" w:rsidRPr="008B6CA1" w:rsidRDefault="00000000">
      <w:pPr>
        <w:jc w:val="both"/>
        <w:rPr>
          <w:rFonts w:ascii="Optima" w:eastAsia="Georgia" w:hAnsi="Optima" w:cs="Georgia"/>
          <w:b/>
          <w:sz w:val="20"/>
          <w:szCs w:val="20"/>
        </w:rPr>
      </w:pPr>
      <w:r w:rsidRPr="008B6CA1">
        <w:rPr>
          <w:rFonts w:ascii="Optima" w:eastAsia="Georgia" w:hAnsi="Optima" w:cs="Georgia"/>
          <w:b/>
          <w:sz w:val="20"/>
          <w:szCs w:val="20"/>
        </w:rPr>
        <w:t>Bewerbung um ein Praktikum im Bereich Consulting - XYZ</w:t>
      </w:r>
    </w:p>
    <w:p w14:paraId="0000000E" w14:textId="77777777" w:rsidR="00870B7E" w:rsidRPr="008B6CA1" w:rsidRDefault="00870B7E">
      <w:pPr>
        <w:jc w:val="both"/>
        <w:rPr>
          <w:rFonts w:ascii="Optima" w:eastAsia="Georgia" w:hAnsi="Optima" w:cs="Georgia"/>
          <w:sz w:val="20"/>
          <w:szCs w:val="20"/>
        </w:rPr>
      </w:pPr>
    </w:p>
    <w:p w14:paraId="0000000F" w14:textId="77777777" w:rsidR="00870B7E" w:rsidRPr="004468D4" w:rsidRDefault="00000000">
      <w:pPr>
        <w:jc w:val="both"/>
        <w:rPr>
          <w:rFonts w:ascii="Optima" w:eastAsia="Georgia" w:hAnsi="Optima" w:cs="Georgia"/>
          <w:sz w:val="20"/>
          <w:szCs w:val="20"/>
        </w:rPr>
      </w:pPr>
      <w:r w:rsidRPr="004468D4">
        <w:rPr>
          <w:rFonts w:ascii="Optima" w:eastAsia="Georgia" w:hAnsi="Optima" w:cs="Georgia"/>
          <w:sz w:val="20"/>
          <w:szCs w:val="20"/>
        </w:rPr>
        <w:t>Sehr geehrte Damen und Herren,</w:t>
      </w:r>
    </w:p>
    <w:p w14:paraId="00000010" w14:textId="77777777" w:rsidR="00870B7E" w:rsidRPr="004468D4" w:rsidRDefault="00870B7E">
      <w:pPr>
        <w:jc w:val="both"/>
        <w:rPr>
          <w:rFonts w:ascii="Optima" w:eastAsia="Georgia" w:hAnsi="Optima" w:cs="Georgia"/>
          <w:sz w:val="20"/>
          <w:szCs w:val="20"/>
        </w:rPr>
      </w:pPr>
    </w:p>
    <w:p w14:paraId="00000011" w14:textId="647713C3" w:rsidR="00870B7E" w:rsidRPr="004468D4" w:rsidRDefault="00000000">
      <w:pPr>
        <w:jc w:val="both"/>
        <w:rPr>
          <w:rFonts w:ascii="Optima" w:hAnsi="Optima" w:cs="Times New Roman"/>
          <w:sz w:val="20"/>
          <w:szCs w:val="20"/>
          <w:rPrChange w:id="0" w:author="David Döbele" w:date="2023-01-24T20:07:00Z">
            <w:rPr>
              <w:rFonts w:ascii="Optima" w:hAnsi="Optima" w:cs="Times New Roman"/>
              <w:sz w:val="21"/>
              <w:szCs w:val="21"/>
            </w:rPr>
          </w:rPrChange>
        </w:rPr>
      </w:pPr>
      <w:r w:rsidRPr="004468D4">
        <w:rPr>
          <w:rFonts w:ascii="Optima" w:eastAsia="Georgia" w:hAnsi="Optima" w:cs="Georgia"/>
          <w:sz w:val="20"/>
          <w:szCs w:val="20"/>
        </w:rPr>
        <w:t>mit einer Tätigkeit in</w:t>
      </w:r>
      <w:r w:rsidR="001E5E47" w:rsidRPr="004468D4">
        <w:rPr>
          <w:rFonts w:ascii="Optima" w:eastAsia="Georgia" w:hAnsi="Optima" w:cs="Georgia"/>
          <w:sz w:val="20"/>
          <w:szCs w:val="20"/>
        </w:rPr>
        <w:t xml:space="preserve"> der Strategieberatung assoziiere ich spannende und abwechslungsreiche Projekte, tiefe Einblicke in verschiedene Unternehmen und Branchen sowie eine steile Lernkurve</w:t>
      </w:r>
      <w:r w:rsidR="00A35FC3" w:rsidRPr="004468D4">
        <w:rPr>
          <w:rFonts w:ascii="Optima" w:eastAsia="Georgia" w:hAnsi="Optima" w:cs="Georgia"/>
          <w:sz w:val="20"/>
          <w:szCs w:val="20"/>
        </w:rPr>
        <w:t>.</w:t>
      </w:r>
      <w:r w:rsidR="001E5E47" w:rsidRPr="004468D4">
        <w:rPr>
          <w:rFonts w:ascii="Optima" w:eastAsia="Georgia" w:hAnsi="Optima" w:cs="Georgia"/>
          <w:sz w:val="20"/>
          <w:szCs w:val="20"/>
        </w:rPr>
        <w:t xml:space="preserve"> </w:t>
      </w:r>
      <w:r w:rsidR="006777BE" w:rsidRPr="004468D4">
        <w:rPr>
          <w:rFonts w:ascii="Optima" w:hAnsi="Optima" w:cs="Times New Roman"/>
          <w:sz w:val="20"/>
          <w:szCs w:val="20"/>
          <w:rPrChange w:id="1" w:author="David Döbele" w:date="2023-01-24T20:07:00Z">
            <w:rPr>
              <w:rFonts w:ascii="Optima" w:hAnsi="Optima" w:cs="Times New Roman"/>
              <w:sz w:val="21"/>
              <w:szCs w:val="21"/>
            </w:rPr>
          </w:rPrChange>
        </w:rPr>
        <w:t>Die strategische Neuausrichtung von Unternehmen ist essenziell, um nachhaltige</w:t>
      </w:r>
      <w:r w:rsidR="00FF3749" w:rsidRPr="004468D4">
        <w:rPr>
          <w:rFonts w:ascii="Optima" w:hAnsi="Optima" w:cs="Times New Roman"/>
          <w:sz w:val="20"/>
          <w:szCs w:val="20"/>
          <w:rPrChange w:id="2" w:author="David Döbele" w:date="2023-01-24T20:07:00Z">
            <w:rPr>
              <w:rFonts w:ascii="Optima" w:hAnsi="Optima" w:cs="Times New Roman"/>
              <w:sz w:val="21"/>
              <w:szCs w:val="21"/>
            </w:rPr>
          </w:rPrChange>
        </w:rPr>
        <w:t xml:space="preserve">n Erfolg </w:t>
      </w:r>
      <w:r w:rsidR="006777BE" w:rsidRPr="004468D4">
        <w:rPr>
          <w:rFonts w:ascii="Optima" w:hAnsi="Optima" w:cs="Times New Roman"/>
          <w:sz w:val="20"/>
          <w:szCs w:val="20"/>
          <w:rPrChange w:id="3" w:author="David Döbele" w:date="2023-01-24T20:07:00Z">
            <w:rPr>
              <w:rFonts w:ascii="Optima" w:hAnsi="Optima" w:cs="Times New Roman"/>
              <w:sz w:val="21"/>
              <w:szCs w:val="21"/>
            </w:rPr>
          </w:rPrChange>
        </w:rPr>
        <w:t>zu</w:t>
      </w:r>
      <w:r w:rsidR="00FF3749" w:rsidRPr="004468D4">
        <w:rPr>
          <w:rFonts w:ascii="Optima" w:hAnsi="Optima" w:cs="Times New Roman"/>
          <w:sz w:val="20"/>
          <w:szCs w:val="20"/>
          <w:rPrChange w:id="4" w:author="David Döbele" w:date="2023-01-24T20:07:00Z">
            <w:rPr>
              <w:rFonts w:ascii="Optima" w:hAnsi="Optima" w:cs="Times New Roman"/>
              <w:sz w:val="21"/>
              <w:szCs w:val="21"/>
            </w:rPr>
          </w:rPrChange>
        </w:rPr>
        <w:t xml:space="preserve"> generieren.</w:t>
      </w:r>
      <w:r w:rsidR="00BB45F9" w:rsidRPr="004468D4">
        <w:rPr>
          <w:rFonts w:ascii="Optima" w:hAnsi="Optima" w:cs="Times New Roman"/>
          <w:sz w:val="20"/>
          <w:szCs w:val="20"/>
          <w:rPrChange w:id="5" w:author="David Döbele" w:date="2023-01-24T20:07:00Z">
            <w:rPr>
              <w:rFonts w:ascii="Optima" w:hAnsi="Optima" w:cs="Times New Roman"/>
              <w:sz w:val="21"/>
              <w:szCs w:val="21"/>
            </w:rPr>
          </w:rPrChange>
        </w:rPr>
        <w:t xml:space="preserve"> Gerade in einer </w:t>
      </w:r>
      <w:r w:rsidR="00FF3749" w:rsidRPr="004468D4">
        <w:rPr>
          <w:rFonts w:ascii="Optima" w:hAnsi="Optima" w:cs="Times New Roman"/>
          <w:sz w:val="20"/>
          <w:szCs w:val="20"/>
          <w:rPrChange w:id="6" w:author="David Döbele" w:date="2023-01-24T20:07:00Z">
            <w:rPr>
              <w:rFonts w:ascii="Optima" w:hAnsi="Optima" w:cs="Times New Roman"/>
              <w:sz w:val="21"/>
              <w:szCs w:val="21"/>
            </w:rPr>
          </w:rPrChange>
        </w:rPr>
        <w:t xml:space="preserve">Zeit, </w:t>
      </w:r>
      <w:r w:rsidR="00BB45F9" w:rsidRPr="004468D4">
        <w:rPr>
          <w:rFonts w:ascii="Optima" w:hAnsi="Optima" w:cs="Times New Roman"/>
          <w:sz w:val="20"/>
          <w:szCs w:val="20"/>
          <w:rPrChange w:id="7" w:author="David Döbele" w:date="2023-01-24T20:07:00Z">
            <w:rPr>
              <w:rFonts w:ascii="Optima" w:hAnsi="Optima" w:cs="Times New Roman"/>
              <w:sz w:val="21"/>
              <w:szCs w:val="21"/>
            </w:rPr>
          </w:rPrChange>
        </w:rPr>
        <w:t xml:space="preserve">in der Unternehmen </w:t>
      </w:r>
      <w:r w:rsidR="007C287E" w:rsidRPr="004468D4">
        <w:rPr>
          <w:rFonts w:ascii="Optima" w:hAnsi="Optima" w:cs="Times New Roman"/>
          <w:sz w:val="20"/>
          <w:szCs w:val="20"/>
          <w:rPrChange w:id="8" w:author="David Döbele" w:date="2023-01-24T20:07:00Z">
            <w:rPr>
              <w:rFonts w:ascii="Optima" w:hAnsi="Optima" w:cs="Times New Roman"/>
              <w:sz w:val="21"/>
              <w:szCs w:val="21"/>
            </w:rPr>
          </w:rPrChange>
        </w:rPr>
        <w:t>ständigem</w:t>
      </w:r>
      <w:r w:rsidR="00BB45F9" w:rsidRPr="004468D4">
        <w:rPr>
          <w:rFonts w:ascii="Optima" w:hAnsi="Optima" w:cs="Times New Roman"/>
          <w:sz w:val="20"/>
          <w:szCs w:val="20"/>
          <w:rPrChange w:id="9" w:author="David Döbele" w:date="2023-01-24T20:07:00Z">
            <w:rPr>
              <w:rFonts w:ascii="Optima" w:hAnsi="Optima" w:cs="Times New Roman"/>
              <w:sz w:val="21"/>
              <w:szCs w:val="21"/>
            </w:rPr>
          </w:rPrChange>
        </w:rPr>
        <w:t xml:space="preserve"> Wandel ausgesetzt sind, gilt es entsprechend zu reagieren, weshalb sich im Zuge der Digitalisierung die </w:t>
      </w:r>
      <w:r w:rsidR="007C287E" w:rsidRPr="004468D4">
        <w:rPr>
          <w:rFonts w:ascii="Optima" w:hAnsi="Optima" w:cs="Times New Roman"/>
          <w:sz w:val="20"/>
          <w:szCs w:val="20"/>
          <w:rPrChange w:id="10" w:author="David Döbele" w:date="2023-01-24T20:07:00Z">
            <w:rPr>
              <w:rFonts w:ascii="Optima" w:hAnsi="Optima" w:cs="Times New Roman"/>
              <w:sz w:val="21"/>
              <w:szCs w:val="21"/>
            </w:rPr>
          </w:rPrChange>
        </w:rPr>
        <w:t>Strategieberatung als Kernelement für künftiges Wachstum etablieren wird.</w:t>
      </w:r>
      <w:r w:rsidR="00D121EB" w:rsidRPr="004468D4">
        <w:rPr>
          <w:rFonts w:ascii="Optima" w:hAnsi="Optima" w:cs="Times New Roman"/>
          <w:sz w:val="20"/>
          <w:szCs w:val="20"/>
          <w:rPrChange w:id="11" w:author="David Döbele" w:date="2023-01-24T20:07:00Z">
            <w:rPr>
              <w:rFonts w:ascii="Optima" w:hAnsi="Optima" w:cs="Times New Roman"/>
              <w:sz w:val="21"/>
              <w:szCs w:val="21"/>
            </w:rPr>
          </w:rPrChange>
        </w:rPr>
        <w:t xml:space="preserve"> Besonders faszinierend finde ich den hohen Impact, den man auf einzelne Unternehmen durch die intensive Zusammenarbeit hat. </w:t>
      </w:r>
      <w:r w:rsidR="00BB45F9" w:rsidRPr="004468D4">
        <w:rPr>
          <w:rFonts w:ascii="Optima" w:hAnsi="Optima" w:cs="Times New Roman"/>
          <w:sz w:val="20"/>
          <w:szCs w:val="20"/>
          <w:rPrChange w:id="12" w:author="David Döbele" w:date="2023-01-24T20:07:00Z">
            <w:rPr>
              <w:rFonts w:ascii="Optima" w:hAnsi="Optima" w:cs="Times New Roman"/>
              <w:sz w:val="21"/>
              <w:szCs w:val="21"/>
            </w:rPr>
          </w:rPrChange>
        </w:rPr>
        <w:t xml:space="preserve">Durch </w:t>
      </w:r>
      <w:r w:rsidR="00A35FC3" w:rsidRPr="004468D4">
        <w:rPr>
          <w:rFonts w:ascii="Optima" w:hAnsi="Optima" w:cs="Times New Roman"/>
          <w:sz w:val="20"/>
          <w:szCs w:val="20"/>
          <w:rPrChange w:id="13" w:author="David Döbele" w:date="2023-01-24T20:07:00Z">
            <w:rPr>
              <w:rFonts w:ascii="Optima" w:hAnsi="Optima" w:cs="Times New Roman"/>
              <w:sz w:val="21"/>
              <w:szCs w:val="21"/>
            </w:rPr>
          </w:rPrChange>
        </w:rPr>
        <w:t xml:space="preserve">verschiedene Workshops und </w:t>
      </w:r>
      <w:del w:id="14" w:author="David Döbele" w:date="2023-01-24T20:07:00Z">
        <w:r w:rsidR="00A35FC3" w:rsidRPr="004468D4" w:rsidDel="004468D4">
          <w:rPr>
            <w:rFonts w:ascii="Optima" w:hAnsi="Optima" w:cs="Times New Roman"/>
            <w:sz w:val="20"/>
            <w:szCs w:val="20"/>
            <w:rPrChange w:id="15" w:author="David Döbele" w:date="2023-01-24T20:07:00Z">
              <w:rPr>
                <w:rFonts w:ascii="Optima" w:hAnsi="Optima" w:cs="Times New Roman"/>
                <w:sz w:val="21"/>
                <w:szCs w:val="21"/>
              </w:rPr>
            </w:rPrChange>
          </w:rPr>
          <w:delText xml:space="preserve">einige </w:delText>
        </w:r>
      </w:del>
      <w:r w:rsidR="00A35FC3" w:rsidRPr="004468D4">
        <w:rPr>
          <w:rFonts w:ascii="Optima" w:hAnsi="Optima" w:cs="Times New Roman"/>
          <w:sz w:val="20"/>
          <w:szCs w:val="20"/>
          <w:rPrChange w:id="16" w:author="David Döbele" w:date="2023-01-24T20:07:00Z">
            <w:rPr>
              <w:rFonts w:ascii="Optima" w:hAnsi="Optima" w:cs="Times New Roman"/>
              <w:sz w:val="21"/>
              <w:szCs w:val="21"/>
            </w:rPr>
          </w:rPrChange>
        </w:rPr>
        <w:t>Module</w:t>
      </w:r>
      <w:ins w:id="17" w:author="David Döbele" w:date="2023-01-24T20:08:00Z">
        <w:r w:rsidR="004468D4">
          <w:rPr>
            <w:rFonts w:ascii="Optima" w:hAnsi="Optima" w:cs="Times New Roman"/>
            <w:sz w:val="20"/>
            <w:szCs w:val="20"/>
          </w:rPr>
          <w:t xml:space="preserve"> in meinem Studium</w:t>
        </w:r>
      </w:ins>
      <w:r w:rsidR="00A35FC3" w:rsidRPr="004468D4">
        <w:rPr>
          <w:rFonts w:ascii="Optima" w:hAnsi="Optima" w:cs="Times New Roman"/>
          <w:sz w:val="20"/>
          <w:szCs w:val="20"/>
          <w:rPrChange w:id="18" w:author="David Döbele" w:date="2023-01-24T20:07:00Z">
            <w:rPr>
              <w:rFonts w:ascii="Optima" w:hAnsi="Optima" w:cs="Times New Roman"/>
              <w:sz w:val="21"/>
              <w:szCs w:val="21"/>
            </w:rPr>
          </w:rPrChange>
        </w:rPr>
        <w:t xml:space="preserve"> bestätig</w:t>
      </w:r>
      <w:r w:rsidR="007C287E" w:rsidRPr="004468D4">
        <w:rPr>
          <w:rFonts w:ascii="Optima" w:hAnsi="Optima" w:cs="Times New Roman"/>
          <w:sz w:val="20"/>
          <w:szCs w:val="20"/>
          <w:rPrChange w:id="19" w:author="David Döbele" w:date="2023-01-24T20:07:00Z">
            <w:rPr>
              <w:rFonts w:ascii="Optima" w:hAnsi="Optima" w:cs="Times New Roman"/>
              <w:sz w:val="21"/>
              <w:szCs w:val="21"/>
            </w:rPr>
          </w:rPrChange>
        </w:rPr>
        <w:t>te</w:t>
      </w:r>
      <w:r w:rsidR="00A35FC3" w:rsidRPr="004468D4">
        <w:rPr>
          <w:rFonts w:ascii="Optima" w:hAnsi="Optima" w:cs="Times New Roman"/>
          <w:sz w:val="20"/>
          <w:szCs w:val="20"/>
          <w:rPrChange w:id="20" w:author="David Döbele" w:date="2023-01-24T20:07:00Z">
            <w:rPr>
              <w:rFonts w:ascii="Optima" w:hAnsi="Optima" w:cs="Times New Roman"/>
              <w:sz w:val="21"/>
              <w:szCs w:val="21"/>
            </w:rPr>
          </w:rPrChange>
        </w:rPr>
        <w:t xml:space="preserve"> sich meine Affinität zur Strategieberatung, weswegen ich bei Ihnen nach meinem zweiten Semester ab Juli 2023 </w:t>
      </w:r>
      <w:r w:rsidR="006777BE" w:rsidRPr="004468D4">
        <w:rPr>
          <w:rFonts w:ascii="Optima" w:hAnsi="Optima" w:cs="Times New Roman"/>
          <w:sz w:val="20"/>
          <w:szCs w:val="20"/>
          <w:rPrChange w:id="21" w:author="David Döbele" w:date="2023-01-24T20:07:00Z">
            <w:rPr>
              <w:rFonts w:ascii="Optima" w:hAnsi="Optima" w:cs="Times New Roman"/>
              <w:sz w:val="21"/>
              <w:szCs w:val="21"/>
            </w:rPr>
          </w:rPrChange>
        </w:rPr>
        <w:t xml:space="preserve">für </w:t>
      </w:r>
      <w:r w:rsidR="00A35FC3" w:rsidRPr="004468D4">
        <w:rPr>
          <w:rFonts w:ascii="Optima" w:hAnsi="Optima" w:cs="Times New Roman"/>
          <w:sz w:val="20"/>
          <w:szCs w:val="20"/>
          <w:rPrChange w:id="22" w:author="David Döbele" w:date="2023-01-24T20:07:00Z">
            <w:rPr>
              <w:rFonts w:ascii="Optima" w:hAnsi="Optima" w:cs="Times New Roman"/>
              <w:sz w:val="21"/>
              <w:szCs w:val="21"/>
            </w:rPr>
          </w:rPrChange>
        </w:rPr>
        <w:t>ein zwölfwöchiges Praktikum im XY Office im Bereich XY absolvieren möchte.</w:t>
      </w:r>
    </w:p>
    <w:p w14:paraId="00000012" w14:textId="77777777" w:rsidR="00870B7E" w:rsidRPr="004468D4" w:rsidRDefault="00870B7E">
      <w:pPr>
        <w:jc w:val="both"/>
        <w:rPr>
          <w:rFonts w:ascii="Optima" w:eastAsia="Georgia" w:hAnsi="Optima" w:cs="Georgia"/>
          <w:sz w:val="20"/>
          <w:szCs w:val="20"/>
        </w:rPr>
      </w:pPr>
    </w:p>
    <w:p w14:paraId="0412B9A8" w14:textId="0BDCB2CF" w:rsidR="008B6CA1" w:rsidRPr="004468D4" w:rsidRDefault="008B6CA1" w:rsidP="008B6CA1">
      <w:pPr>
        <w:jc w:val="both"/>
        <w:rPr>
          <w:rFonts w:ascii="Optima" w:hAnsi="Optima" w:cs="Times New Roman"/>
          <w:sz w:val="20"/>
          <w:szCs w:val="20"/>
          <w:rPrChange w:id="23" w:author="David Döbele" w:date="2023-01-24T20:07:00Z">
            <w:rPr>
              <w:rFonts w:ascii="Optima" w:hAnsi="Optima" w:cs="Times New Roman"/>
              <w:sz w:val="21"/>
              <w:szCs w:val="21"/>
            </w:rPr>
          </w:rPrChange>
        </w:rPr>
      </w:pPr>
      <w:r w:rsidRPr="004468D4">
        <w:rPr>
          <w:rFonts w:ascii="Optima" w:hAnsi="Optima" w:cs="Times New Roman"/>
          <w:sz w:val="20"/>
          <w:szCs w:val="20"/>
          <w:rPrChange w:id="24" w:author="David Döbele" w:date="2023-01-24T20:07:00Z">
            <w:rPr>
              <w:rFonts w:ascii="Optima" w:hAnsi="Optima" w:cs="Times New Roman"/>
              <w:sz w:val="21"/>
              <w:szCs w:val="21"/>
            </w:rPr>
          </w:rPrChange>
        </w:rPr>
        <w:t xml:space="preserve">Nach meinem Fachabitur begann ich zunächst ein Praktikum bei der RUHR STAHL HANDEL GmbH &amp; Co. KG im Vertrieb. Durch das hohe Maß an Eigenständigkeit lernte ich sehr früh Verantwortung zu übernehmen. </w:t>
      </w:r>
      <w:del w:id="25" w:author="David Döbele" w:date="2023-01-24T20:09:00Z">
        <w:r w:rsidRPr="004468D4" w:rsidDel="004468D4">
          <w:rPr>
            <w:rFonts w:ascii="Optima" w:hAnsi="Optima" w:cs="Times New Roman"/>
            <w:sz w:val="20"/>
            <w:szCs w:val="20"/>
            <w:rPrChange w:id="26" w:author="David Döbele" w:date="2023-01-24T20:07:00Z">
              <w:rPr>
                <w:rFonts w:ascii="Optima" w:hAnsi="Optima" w:cs="Times New Roman"/>
                <w:sz w:val="21"/>
                <w:szCs w:val="21"/>
              </w:rPr>
            </w:rPrChange>
          </w:rPr>
          <w:delText xml:space="preserve">Innert </w:delText>
        </w:r>
      </w:del>
      <w:ins w:id="27" w:author="David Döbele" w:date="2023-01-24T20:09:00Z">
        <w:r w:rsidR="004468D4">
          <w:rPr>
            <w:rFonts w:ascii="Optima" w:hAnsi="Optima" w:cs="Times New Roman"/>
            <w:sz w:val="20"/>
            <w:szCs w:val="20"/>
          </w:rPr>
          <w:t>Innerhalb</w:t>
        </w:r>
        <w:r w:rsidR="004468D4" w:rsidRPr="004468D4">
          <w:rPr>
            <w:rFonts w:ascii="Optima" w:hAnsi="Optima" w:cs="Times New Roman"/>
            <w:sz w:val="20"/>
            <w:szCs w:val="20"/>
            <w:rPrChange w:id="28" w:author="David Döbele" w:date="2023-01-24T20:07:00Z">
              <w:rPr>
                <w:rFonts w:ascii="Optima" w:hAnsi="Optima" w:cs="Times New Roman"/>
                <w:sz w:val="21"/>
                <w:szCs w:val="21"/>
              </w:rPr>
            </w:rPrChange>
          </w:rPr>
          <w:t xml:space="preserve"> </w:t>
        </w:r>
      </w:ins>
      <w:r w:rsidRPr="004468D4">
        <w:rPr>
          <w:rFonts w:ascii="Optima" w:hAnsi="Optima" w:cs="Times New Roman"/>
          <w:sz w:val="20"/>
          <w:szCs w:val="20"/>
          <w:rPrChange w:id="29" w:author="David Döbele" w:date="2023-01-24T20:07:00Z">
            <w:rPr>
              <w:rFonts w:ascii="Optima" w:hAnsi="Optima" w:cs="Times New Roman"/>
              <w:sz w:val="21"/>
              <w:szCs w:val="21"/>
            </w:rPr>
          </w:rPrChange>
        </w:rPr>
        <w:t xml:space="preserve">kürzester Zeit wurden mir </w:t>
      </w:r>
      <w:del w:id="30" w:author="David Döbele" w:date="2023-01-24T20:09:00Z">
        <w:r w:rsidRPr="004468D4" w:rsidDel="004468D4">
          <w:rPr>
            <w:rFonts w:ascii="Optima" w:hAnsi="Optima" w:cs="Times New Roman"/>
            <w:sz w:val="20"/>
            <w:szCs w:val="20"/>
            <w:rPrChange w:id="31" w:author="David Döbele" w:date="2023-01-24T20:07:00Z">
              <w:rPr>
                <w:rFonts w:ascii="Optima" w:hAnsi="Optima" w:cs="Times New Roman"/>
                <w:sz w:val="21"/>
                <w:szCs w:val="21"/>
              </w:rPr>
            </w:rPrChange>
          </w:rPr>
          <w:delText xml:space="preserve">stets </w:delText>
        </w:r>
      </w:del>
      <w:ins w:id="32" w:author="David Döbele" w:date="2023-01-24T20:09:00Z">
        <w:r w:rsidR="004468D4">
          <w:rPr>
            <w:rFonts w:ascii="Optima" w:hAnsi="Optima" w:cs="Times New Roman"/>
            <w:sz w:val="20"/>
            <w:szCs w:val="20"/>
          </w:rPr>
          <w:t>immer mehr</w:t>
        </w:r>
        <w:r w:rsidR="004468D4" w:rsidRPr="004468D4">
          <w:rPr>
            <w:rFonts w:ascii="Optima" w:hAnsi="Optima" w:cs="Times New Roman"/>
            <w:sz w:val="20"/>
            <w:szCs w:val="20"/>
            <w:rPrChange w:id="33" w:author="David Döbele" w:date="2023-01-24T20:07:00Z">
              <w:rPr>
                <w:rFonts w:ascii="Optima" w:hAnsi="Optima" w:cs="Times New Roman"/>
                <w:sz w:val="21"/>
                <w:szCs w:val="21"/>
              </w:rPr>
            </w:rPrChange>
          </w:rPr>
          <w:t xml:space="preserve"> </w:t>
        </w:r>
      </w:ins>
      <w:r w:rsidRPr="004468D4">
        <w:rPr>
          <w:rFonts w:ascii="Optima" w:hAnsi="Optima" w:cs="Times New Roman"/>
          <w:sz w:val="20"/>
          <w:szCs w:val="20"/>
          <w:rPrChange w:id="34" w:author="David Döbele" w:date="2023-01-24T20:07:00Z">
            <w:rPr>
              <w:rFonts w:ascii="Optima" w:hAnsi="Optima" w:cs="Times New Roman"/>
              <w:sz w:val="21"/>
              <w:szCs w:val="21"/>
            </w:rPr>
          </w:rPrChange>
        </w:rPr>
        <w:t>wichtige Entscheidungen und eigene Projekte überlassen, bei denen ich mein analytisches Denken sowie mein sehr gutes Zahlenverständnis unter Beweis stellen konnte. Besonders gefallen hat mir</w:t>
      </w:r>
      <w:del w:id="35" w:author="David Döbele" w:date="2023-01-24T20:09:00Z">
        <w:r w:rsidRPr="004468D4" w:rsidDel="004468D4">
          <w:rPr>
            <w:rFonts w:ascii="Optima" w:hAnsi="Optima" w:cs="Times New Roman"/>
            <w:sz w:val="20"/>
            <w:szCs w:val="20"/>
            <w:rPrChange w:id="36" w:author="David Döbele" w:date="2023-01-24T20:07:00Z">
              <w:rPr>
                <w:rFonts w:ascii="Optima" w:hAnsi="Optima" w:cs="Times New Roman"/>
                <w:sz w:val="21"/>
                <w:szCs w:val="21"/>
              </w:rPr>
            </w:rPrChange>
          </w:rPr>
          <w:delText>,</w:delText>
        </w:r>
      </w:del>
      <w:r w:rsidRPr="004468D4">
        <w:rPr>
          <w:rFonts w:ascii="Optima" w:hAnsi="Optima" w:cs="Times New Roman"/>
          <w:sz w:val="20"/>
          <w:szCs w:val="20"/>
          <w:rPrChange w:id="37" w:author="David Döbele" w:date="2023-01-24T20:07:00Z">
            <w:rPr>
              <w:rFonts w:ascii="Optima" w:hAnsi="Optima" w:cs="Times New Roman"/>
              <w:sz w:val="21"/>
              <w:szCs w:val="21"/>
            </w:rPr>
          </w:rPrChange>
        </w:rPr>
        <w:t xml:space="preserve"> zu sehen</w:t>
      </w:r>
      <w:ins w:id="38" w:author="David Döbele" w:date="2023-01-24T20:10:00Z">
        <w:r w:rsidR="004468D4">
          <w:rPr>
            <w:rFonts w:ascii="Optima" w:hAnsi="Optima" w:cs="Times New Roman"/>
            <w:sz w:val="20"/>
            <w:szCs w:val="20"/>
          </w:rPr>
          <w:t>,</w:t>
        </w:r>
      </w:ins>
      <w:r w:rsidRPr="004468D4">
        <w:rPr>
          <w:rFonts w:ascii="Optima" w:hAnsi="Optima" w:cs="Times New Roman"/>
          <w:sz w:val="20"/>
          <w:szCs w:val="20"/>
          <w:rPrChange w:id="39" w:author="David Döbele" w:date="2023-01-24T20:07:00Z">
            <w:rPr>
              <w:rFonts w:ascii="Optima" w:hAnsi="Optima" w:cs="Times New Roman"/>
              <w:sz w:val="21"/>
              <w:szCs w:val="21"/>
            </w:rPr>
          </w:rPrChange>
        </w:rPr>
        <w:t xml:space="preserve"> welchen Impact einzelne Projekte, bei denen ich maßgeblich beteiligt war, auf das Unternehmen hatte. </w:t>
      </w:r>
      <w:ins w:id="40" w:author="David Döbele" w:date="2023-01-24T20:10:00Z">
        <w:r w:rsidR="004468D4">
          <w:rPr>
            <w:rFonts w:ascii="Optima" w:hAnsi="Optima" w:cs="Times New Roman"/>
            <w:sz w:val="20"/>
            <w:szCs w:val="20"/>
          </w:rPr>
          <w:t xml:space="preserve">So </w:t>
        </w:r>
      </w:ins>
      <w:ins w:id="41" w:author="David Döbele" w:date="2023-01-24T20:11:00Z">
        <w:r w:rsidR="004468D4">
          <w:rPr>
            <w:rFonts w:ascii="Optima" w:hAnsi="Optima" w:cs="Times New Roman"/>
            <w:sz w:val="20"/>
            <w:szCs w:val="20"/>
          </w:rPr>
          <w:t xml:space="preserve">erstellte ich verschiedene Präsentationen für ein wichtiges Kunden-Event, auf welchem das Wachstum unserer Kunden dargestellt wurde. Als Folge konnten wir auf dem Event viele Neukunden für uns gewinnen und mein Vorgesetzter </w:t>
        </w:r>
      </w:ins>
      <w:ins w:id="42" w:author="David Döbele" w:date="2023-01-24T20:12:00Z">
        <w:r w:rsidR="004468D4">
          <w:rPr>
            <w:rFonts w:ascii="Optima" w:hAnsi="Optima" w:cs="Times New Roman"/>
            <w:sz w:val="20"/>
            <w:szCs w:val="20"/>
          </w:rPr>
          <w:t xml:space="preserve">führte einen großen Teil dieses Umsatzwachstums auf meine Ideen im Rahmen der Präsentation zurück. </w:t>
        </w:r>
      </w:ins>
      <w:r w:rsidRPr="004468D4">
        <w:rPr>
          <w:rFonts w:ascii="Optima" w:hAnsi="Optima" w:cs="Times New Roman"/>
          <w:sz w:val="20"/>
          <w:szCs w:val="20"/>
          <w:rPrChange w:id="43" w:author="David Döbele" w:date="2023-01-24T20:07:00Z">
            <w:rPr>
              <w:rFonts w:ascii="Optima" w:hAnsi="Optima" w:cs="Times New Roman"/>
              <w:sz w:val="21"/>
              <w:szCs w:val="21"/>
            </w:rPr>
          </w:rPrChange>
        </w:rPr>
        <w:t xml:space="preserve">Auch meine starke Kommunikationsfähigkeit konnte ich während </w:t>
      </w:r>
      <w:del w:id="44" w:author="David Döbele" w:date="2023-01-24T20:12:00Z">
        <w:r w:rsidRPr="004468D4" w:rsidDel="004468D4">
          <w:rPr>
            <w:rFonts w:ascii="Optima" w:hAnsi="Optima" w:cs="Times New Roman"/>
            <w:sz w:val="20"/>
            <w:szCs w:val="20"/>
            <w:rPrChange w:id="45" w:author="David Döbele" w:date="2023-01-24T20:07:00Z">
              <w:rPr>
                <w:rFonts w:ascii="Optima" w:hAnsi="Optima" w:cs="Times New Roman"/>
                <w:sz w:val="21"/>
                <w:szCs w:val="21"/>
              </w:rPr>
            </w:rPrChange>
          </w:rPr>
          <w:delText xml:space="preserve">meines </w:delText>
        </w:r>
      </w:del>
      <w:ins w:id="46" w:author="David Döbele" w:date="2023-01-24T20:12:00Z">
        <w:r w:rsidR="004468D4">
          <w:rPr>
            <w:rFonts w:ascii="Optima" w:hAnsi="Optima" w:cs="Times New Roman"/>
            <w:sz w:val="20"/>
            <w:szCs w:val="20"/>
          </w:rPr>
          <w:t>des</w:t>
        </w:r>
        <w:r w:rsidR="004468D4" w:rsidRPr="004468D4">
          <w:rPr>
            <w:rFonts w:ascii="Optima" w:hAnsi="Optima" w:cs="Times New Roman"/>
            <w:sz w:val="20"/>
            <w:szCs w:val="20"/>
            <w:rPrChange w:id="47" w:author="David Döbele" w:date="2023-01-24T20:07:00Z">
              <w:rPr>
                <w:rFonts w:ascii="Optima" w:hAnsi="Optima" w:cs="Times New Roman"/>
                <w:sz w:val="21"/>
                <w:szCs w:val="21"/>
              </w:rPr>
            </w:rPrChange>
          </w:rPr>
          <w:t xml:space="preserve"> </w:t>
        </w:r>
      </w:ins>
      <w:r w:rsidRPr="004468D4">
        <w:rPr>
          <w:rFonts w:ascii="Optima" w:hAnsi="Optima" w:cs="Times New Roman"/>
          <w:sz w:val="20"/>
          <w:szCs w:val="20"/>
          <w:rPrChange w:id="48" w:author="David Döbele" w:date="2023-01-24T20:07:00Z">
            <w:rPr>
              <w:rFonts w:ascii="Optima" w:hAnsi="Optima" w:cs="Times New Roman"/>
              <w:sz w:val="21"/>
              <w:szCs w:val="21"/>
            </w:rPr>
          </w:rPrChange>
        </w:rPr>
        <w:t xml:space="preserve">Praktikums bei Kundenterminen etliche Male unter Beweis stellen. </w:t>
      </w:r>
      <w:ins w:id="49" w:author="David Döbele" w:date="2023-01-24T20:12:00Z">
        <w:r w:rsidR="004468D4">
          <w:rPr>
            <w:rFonts w:ascii="Optima" w:hAnsi="Optima" w:cs="Times New Roman"/>
            <w:sz w:val="20"/>
            <w:szCs w:val="20"/>
          </w:rPr>
          <w:t xml:space="preserve">Besonders viel Spaß hat es mir gemacht, als vollwertiges Team-Mitglied angesehen zu werden und das Gefühl zu haben, mit meiner Arbeit einen wirklichen Unterschied zu machen. </w:t>
        </w:r>
      </w:ins>
      <w:r w:rsidRPr="004468D4">
        <w:rPr>
          <w:rFonts w:ascii="Optima" w:hAnsi="Optima" w:cs="Times New Roman"/>
          <w:sz w:val="20"/>
          <w:szCs w:val="20"/>
          <w:rPrChange w:id="50" w:author="David Döbele" w:date="2023-01-24T20:07:00Z">
            <w:rPr>
              <w:rFonts w:ascii="Optima" w:hAnsi="Optima" w:cs="Times New Roman"/>
              <w:sz w:val="21"/>
              <w:szCs w:val="21"/>
            </w:rPr>
          </w:rPrChange>
        </w:rPr>
        <w:t xml:space="preserve">Anschließend entschied ich mich </w:t>
      </w:r>
      <w:ins w:id="51" w:author="David Döbele" w:date="2023-01-24T20:13:00Z">
        <w:r w:rsidR="004468D4">
          <w:rPr>
            <w:rFonts w:ascii="Optima" w:hAnsi="Optima" w:cs="Times New Roman"/>
            <w:sz w:val="20"/>
            <w:szCs w:val="20"/>
          </w:rPr>
          <w:t xml:space="preserve">dazu, </w:t>
        </w:r>
      </w:ins>
      <w:r w:rsidRPr="004468D4">
        <w:rPr>
          <w:rFonts w:ascii="Optima" w:hAnsi="Optima" w:cs="Times New Roman"/>
          <w:sz w:val="20"/>
          <w:szCs w:val="20"/>
          <w:rPrChange w:id="52" w:author="David Döbele" w:date="2023-01-24T20:07:00Z">
            <w:rPr>
              <w:rFonts w:ascii="Optima" w:hAnsi="Optima" w:cs="Times New Roman"/>
              <w:sz w:val="21"/>
              <w:szCs w:val="21"/>
            </w:rPr>
          </w:rPrChange>
        </w:rPr>
        <w:t>drei Monate durch die USA zu reisen, um meine Englischkenntnisse vor meinem Studium zu perfektionieren. Durch Module wie Financial Accounting</w:t>
      </w:r>
      <w:ins w:id="53" w:author="David Döbele" w:date="2023-01-24T20:13:00Z">
        <w:r w:rsidR="004468D4">
          <w:rPr>
            <w:rFonts w:ascii="Optima" w:hAnsi="Optima" w:cs="Times New Roman"/>
            <w:sz w:val="20"/>
            <w:szCs w:val="20"/>
          </w:rPr>
          <w:t xml:space="preserve"> und</w:t>
        </w:r>
      </w:ins>
      <w:del w:id="54" w:author="David Döbele" w:date="2023-01-24T20:13:00Z">
        <w:r w:rsidRPr="004468D4" w:rsidDel="004468D4">
          <w:rPr>
            <w:rFonts w:ascii="Optima" w:hAnsi="Optima" w:cs="Times New Roman"/>
            <w:sz w:val="20"/>
            <w:szCs w:val="20"/>
            <w:rPrChange w:id="55" w:author="David Döbele" w:date="2023-01-24T20:07:00Z">
              <w:rPr>
                <w:rFonts w:ascii="Optima" w:hAnsi="Optima" w:cs="Times New Roman"/>
                <w:sz w:val="21"/>
                <w:szCs w:val="21"/>
              </w:rPr>
            </w:rPrChange>
          </w:rPr>
          <w:delText>, das ich voraussichtlich mit sehr guten Leistungen abgeschlossen habe und</w:delText>
        </w:r>
      </w:del>
      <w:r w:rsidRPr="004468D4">
        <w:rPr>
          <w:rFonts w:ascii="Optima" w:hAnsi="Optima" w:cs="Times New Roman"/>
          <w:sz w:val="20"/>
          <w:szCs w:val="20"/>
          <w:rPrChange w:id="56" w:author="David Döbele" w:date="2023-01-24T20:07:00Z">
            <w:rPr>
              <w:rFonts w:ascii="Optima" w:hAnsi="Optima" w:cs="Times New Roman"/>
              <w:sz w:val="21"/>
              <w:szCs w:val="21"/>
            </w:rPr>
          </w:rPrChange>
        </w:rPr>
        <w:t xml:space="preserve"> meiner Vertiefung in Banking &amp; Finance konnte ich meiner Leidenschaft weiter nachgehen und viel neues lernen. Nun sehe ich eine noch bessere Möglichkeit mein Wissen und meine rasche Auffassungsgabe in der Praxis umzusetzen und möchte meine Karriere nun in diese Richtung lenken.</w:t>
      </w:r>
    </w:p>
    <w:p w14:paraId="00000014" w14:textId="77777777" w:rsidR="00870B7E" w:rsidRPr="004468D4" w:rsidRDefault="00870B7E">
      <w:pPr>
        <w:jc w:val="both"/>
        <w:rPr>
          <w:rFonts w:ascii="Optima" w:eastAsia="Georgia" w:hAnsi="Optima" w:cs="Georgia"/>
          <w:sz w:val="20"/>
          <w:szCs w:val="20"/>
        </w:rPr>
      </w:pPr>
    </w:p>
    <w:p w14:paraId="623D4ED6" w14:textId="77777777" w:rsidR="008B6CA1" w:rsidRPr="004468D4" w:rsidRDefault="008B6CA1">
      <w:pPr>
        <w:jc w:val="both"/>
        <w:rPr>
          <w:rFonts w:ascii="Optima" w:eastAsia="Georgia" w:hAnsi="Optima" w:cs="Georgia"/>
          <w:sz w:val="20"/>
          <w:szCs w:val="20"/>
        </w:rPr>
      </w:pPr>
      <w:r w:rsidRPr="004468D4">
        <w:rPr>
          <w:rFonts w:ascii="Optima" w:eastAsia="Georgia" w:hAnsi="Optima" w:cs="Georgia"/>
          <w:sz w:val="20"/>
          <w:szCs w:val="20"/>
        </w:rPr>
        <w:t>Absatz 3</w:t>
      </w:r>
    </w:p>
    <w:p w14:paraId="29870AD3" w14:textId="77777777" w:rsidR="008B6CA1" w:rsidRPr="004468D4" w:rsidRDefault="008B6CA1">
      <w:pPr>
        <w:jc w:val="both"/>
        <w:rPr>
          <w:rFonts w:ascii="Optima" w:eastAsia="Georgia" w:hAnsi="Optima" w:cs="Georgia"/>
          <w:sz w:val="20"/>
          <w:szCs w:val="20"/>
        </w:rPr>
      </w:pPr>
      <w:r w:rsidRPr="004468D4">
        <w:rPr>
          <w:rFonts w:ascii="Optima" w:eastAsia="Georgia" w:hAnsi="Optima" w:cs="Georgia"/>
          <w:sz w:val="20"/>
          <w:szCs w:val="20"/>
        </w:rPr>
        <w:t>Absatz 3</w:t>
      </w:r>
    </w:p>
    <w:p w14:paraId="030B46AB" w14:textId="77777777" w:rsidR="008B6CA1" w:rsidRPr="004468D4" w:rsidRDefault="008B6CA1">
      <w:pPr>
        <w:jc w:val="both"/>
        <w:rPr>
          <w:rFonts w:ascii="Optima" w:eastAsia="Georgia" w:hAnsi="Optima" w:cs="Georgia"/>
          <w:sz w:val="20"/>
          <w:szCs w:val="20"/>
        </w:rPr>
      </w:pPr>
      <w:r w:rsidRPr="004468D4">
        <w:rPr>
          <w:rFonts w:ascii="Optima" w:eastAsia="Georgia" w:hAnsi="Optima" w:cs="Georgia"/>
          <w:sz w:val="20"/>
          <w:szCs w:val="20"/>
        </w:rPr>
        <w:t>Absatz 3</w:t>
      </w:r>
    </w:p>
    <w:p w14:paraId="3FF60638" w14:textId="77777777" w:rsidR="008B6CA1" w:rsidRPr="004468D4" w:rsidRDefault="008B6CA1">
      <w:pPr>
        <w:jc w:val="both"/>
        <w:rPr>
          <w:rFonts w:ascii="Optima" w:eastAsia="Georgia" w:hAnsi="Optima" w:cs="Georgia"/>
          <w:sz w:val="20"/>
          <w:szCs w:val="20"/>
        </w:rPr>
      </w:pPr>
      <w:r w:rsidRPr="004468D4">
        <w:rPr>
          <w:rFonts w:ascii="Optima" w:eastAsia="Georgia" w:hAnsi="Optima" w:cs="Georgia"/>
          <w:sz w:val="20"/>
          <w:szCs w:val="20"/>
        </w:rPr>
        <w:t>Absatz 3</w:t>
      </w:r>
    </w:p>
    <w:p w14:paraId="19ECCCF6" w14:textId="27CD5377" w:rsidR="008B6CA1" w:rsidRPr="004468D4" w:rsidRDefault="008B6CA1">
      <w:pPr>
        <w:jc w:val="both"/>
        <w:rPr>
          <w:rFonts w:ascii="Optima" w:eastAsia="Georgia" w:hAnsi="Optima" w:cs="Georgia"/>
          <w:sz w:val="20"/>
          <w:szCs w:val="20"/>
        </w:rPr>
      </w:pPr>
      <w:r w:rsidRPr="004468D4">
        <w:rPr>
          <w:rFonts w:ascii="Optima" w:eastAsia="Georgia" w:hAnsi="Optima" w:cs="Georgia"/>
          <w:sz w:val="20"/>
          <w:szCs w:val="20"/>
        </w:rPr>
        <w:t>Absatz 3</w:t>
      </w:r>
    </w:p>
    <w:p w14:paraId="00000015" w14:textId="3D713011" w:rsidR="00870B7E" w:rsidRPr="004468D4" w:rsidRDefault="008B6CA1">
      <w:pPr>
        <w:jc w:val="both"/>
        <w:rPr>
          <w:rFonts w:ascii="Optima" w:eastAsia="Georgia" w:hAnsi="Optima" w:cs="Georgia"/>
          <w:sz w:val="20"/>
          <w:szCs w:val="20"/>
        </w:rPr>
      </w:pPr>
      <w:r w:rsidRPr="004468D4">
        <w:rPr>
          <w:rFonts w:ascii="Optima" w:eastAsia="Georgia" w:hAnsi="Optima" w:cs="Georgia"/>
          <w:sz w:val="20"/>
          <w:szCs w:val="20"/>
        </w:rPr>
        <w:t>Absatz 3</w:t>
      </w:r>
    </w:p>
    <w:p w14:paraId="3A4DCEE6" w14:textId="5150B909" w:rsidR="008B6CA1" w:rsidRPr="004468D4" w:rsidRDefault="008B6CA1">
      <w:pPr>
        <w:jc w:val="both"/>
        <w:rPr>
          <w:rFonts w:ascii="Optima" w:eastAsia="Georgia" w:hAnsi="Optima" w:cs="Georgia"/>
          <w:sz w:val="20"/>
          <w:szCs w:val="20"/>
        </w:rPr>
      </w:pPr>
      <w:r w:rsidRPr="004468D4">
        <w:rPr>
          <w:rFonts w:ascii="Optima" w:eastAsia="Georgia" w:hAnsi="Optima" w:cs="Georgia"/>
          <w:sz w:val="20"/>
          <w:szCs w:val="20"/>
        </w:rPr>
        <w:t>Absatz 3</w:t>
      </w:r>
    </w:p>
    <w:p w14:paraId="3ECBD62A" w14:textId="0FD2DDEA" w:rsidR="008B6CA1" w:rsidRPr="004468D4" w:rsidRDefault="008B6CA1">
      <w:pPr>
        <w:jc w:val="both"/>
        <w:rPr>
          <w:rFonts w:ascii="Optima" w:eastAsia="Georgia" w:hAnsi="Optima" w:cs="Georgia"/>
          <w:sz w:val="20"/>
          <w:szCs w:val="20"/>
        </w:rPr>
      </w:pPr>
      <w:r w:rsidRPr="004468D4">
        <w:rPr>
          <w:rFonts w:ascii="Optima" w:eastAsia="Georgia" w:hAnsi="Optima" w:cs="Georgia"/>
          <w:sz w:val="20"/>
          <w:szCs w:val="20"/>
        </w:rPr>
        <w:t>Absatz 3</w:t>
      </w:r>
    </w:p>
    <w:p w14:paraId="00000016" w14:textId="77777777" w:rsidR="00870B7E" w:rsidRPr="004468D4" w:rsidRDefault="00870B7E">
      <w:pPr>
        <w:jc w:val="both"/>
        <w:rPr>
          <w:rFonts w:ascii="Optima" w:eastAsia="Georgia" w:hAnsi="Optima" w:cs="Georgia"/>
          <w:sz w:val="20"/>
          <w:szCs w:val="20"/>
        </w:rPr>
      </w:pPr>
    </w:p>
    <w:p w14:paraId="00000018" w14:textId="44821EE3" w:rsidR="00870B7E" w:rsidRPr="004468D4" w:rsidRDefault="00000000" w:rsidP="00F26647">
      <w:pPr>
        <w:jc w:val="both"/>
        <w:rPr>
          <w:rFonts w:ascii="Optima" w:eastAsia="Georgia" w:hAnsi="Optima" w:cs="Georgia"/>
          <w:sz w:val="20"/>
          <w:szCs w:val="20"/>
        </w:rPr>
      </w:pPr>
      <w:r w:rsidRPr="004468D4">
        <w:rPr>
          <w:rFonts w:ascii="Optima" w:eastAsia="Georgia" w:hAnsi="Optima" w:cs="Georgia"/>
          <w:sz w:val="20"/>
          <w:szCs w:val="20"/>
        </w:rPr>
        <w:t>Vom Praktikum im Bereich Consulting - XY erhoffe ich mir eine steile Lernkurve, sowie die Möglichkeit, meine eigenen Ideen bei Ihnen mehrwertschaffend einbringen zu könne</w:t>
      </w:r>
      <w:r w:rsidR="00F26647" w:rsidRPr="004468D4">
        <w:rPr>
          <w:rFonts w:ascii="Optima" w:eastAsia="Georgia" w:hAnsi="Optima" w:cs="Georgia"/>
          <w:sz w:val="20"/>
          <w:szCs w:val="20"/>
        </w:rPr>
        <w:t>n. Ich bin mir sicher, dass ich durch mein</w:t>
      </w:r>
      <w:r w:rsidR="00A35FC3" w:rsidRPr="004468D4">
        <w:rPr>
          <w:rFonts w:ascii="Optima" w:eastAsia="Georgia" w:hAnsi="Optima" w:cs="Georgia"/>
          <w:sz w:val="20"/>
          <w:szCs w:val="20"/>
        </w:rPr>
        <w:t>e starke Kommunikationsfähigkeit</w:t>
      </w:r>
      <w:r w:rsidR="00F26647" w:rsidRPr="004468D4">
        <w:rPr>
          <w:rFonts w:ascii="Optima" w:eastAsia="Georgia" w:hAnsi="Optima" w:cs="Georgia"/>
          <w:sz w:val="20"/>
          <w:szCs w:val="20"/>
        </w:rPr>
        <w:t xml:space="preserve">, </w:t>
      </w:r>
      <w:r w:rsidR="00BB45F9" w:rsidRPr="004468D4">
        <w:rPr>
          <w:rFonts w:ascii="Optima" w:eastAsia="Georgia" w:hAnsi="Optima" w:cs="Georgia"/>
          <w:sz w:val="20"/>
          <w:szCs w:val="20"/>
        </w:rPr>
        <w:t>dem</w:t>
      </w:r>
      <w:r w:rsidR="00F26647" w:rsidRPr="004468D4">
        <w:rPr>
          <w:rFonts w:ascii="Optima" w:eastAsia="Georgia" w:hAnsi="Optima" w:cs="Georgia"/>
          <w:sz w:val="20"/>
          <w:szCs w:val="20"/>
        </w:rPr>
        <w:t xml:space="preserve"> </w:t>
      </w:r>
      <w:r w:rsidR="00BB45F9" w:rsidRPr="004468D4">
        <w:rPr>
          <w:rFonts w:ascii="Optima" w:eastAsia="Georgia" w:hAnsi="Optima" w:cs="Georgia"/>
          <w:sz w:val="20"/>
          <w:szCs w:val="20"/>
        </w:rPr>
        <w:t>hohen</w:t>
      </w:r>
      <w:r w:rsidR="00F26647" w:rsidRPr="004468D4">
        <w:rPr>
          <w:rFonts w:ascii="Optima" w:eastAsia="Georgia" w:hAnsi="Optima" w:cs="Georgia"/>
          <w:sz w:val="20"/>
          <w:szCs w:val="20"/>
        </w:rPr>
        <w:t xml:space="preserve"> Interesse an der Tätigkeit des Consultants sowie meinem ausgeprägten analytischen Denken eine Bereicherung für XY sein werde und würde mich sehr darüber freuen, Sie auch in einem persönlichen Gespräch von mir und meinen Kompetenzen überzeugen zu dürfen.</w:t>
      </w:r>
    </w:p>
    <w:p w14:paraId="7F095400" w14:textId="77777777" w:rsidR="00F26647" w:rsidRPr="004468D4" w:rsidRDefault="00F26647" w:rsidP="00F26647">
      <w:pPr>
        <w:jc w:val="both"/>
        <w:rPr>
          <w:rFonts w:ascii="Optima" w:eastAsia="Georgia" w:hAnsi="Optima" w:cs="Georgia"/>
          <w:sz w:val="20"/>
          <w:szCs w:val="20"/>
        </w:rPr>
      </w:pPr>
    </w:p>
    <w:p w14:paraId="600159FB" w14:textId="77777777" w:rsidR="008B6CA1" w:rsidRPr="004468D4" w:rsidRDefault="00000000">
      <w:pPr>
        <w:jc w:val="both"/>
        <w:rPr>
          <w:rFonts w:ascii="Optima" w:eastAsia="Georgia" w:hAnsi="Optima" w:cs="Georgia"/>
          <w:sz w:val="20"/>
          <w:szCs w:val="20"/>
        </w:rPr>
      </w:pPr>
      <w:r w:rsidRPr="004468D4">
        <w:rPr>
          <w:rFonts w:ascii="Optima" w:eastAsia="Georgia" w:hAnsi="Optima" w:cs="Georgia"/>
          <w:sz w:val="20"/>
          <w:szCs w:val="20"/>
        </w:rPr>
        <w:t>Mit freundlichen Grüßen</w:t>
      </w:r>
    </w:p>
    <w:p w14:paraId="00000019" w14:textId="2AE64C14" w:rsidR="00870B7E" w:rsidRPr="008B6CA1" w:rsidRDefault="008B6CA1">
      <w:pPr>
        <w:jc w:val="both"/>
        <w:rPr>
          <w:rFonts w:ascii="Optima" w:eastAsia="Georgia" w:hAnsi="Optima" w:cs="Georgia"/>
          <w:sz w:val="20"/>
          <w:szCs w:val="20"/>
        </w:rPr>
      </w:pPr>
      <w:r>
        <w:rPr>
          <w:rFonts w:ascii="Optima" w:eastAsia="Georgia" w:hAnsi="Optima" w:cs="Georgia"/>
          <w:noProof/>
          <w:sz w:val="20"/>
          <w:szCs w:val="20"/>
        </w:rPr>
        <w:lastRenderedPageBreak/>
        <w:drawing>
          <wp:inline distT="0" distB="0" distL="0" distR="0" wp14:anchorId="77EF3FCF" wp14:editId="50E2E133">
            <wp:extent cx="1282700" cy="4445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5">
                      <a:extLst>
                        <a:ext uri="{28A0092B-C50C-407E-A947-70E740481C1C}">
                          <a14:useLocalDpi xmlns:a14="http://schemas.microsoft.com/office/drawing/2010/main" val="0"/>
                        </a:ext>
                      </a:extLst>
                    </a:blip>
                    <a:stretch>
                      <a:fillRect/>
                    </a:stretch>
                  </pic:blipFill>
                  <pic:spPr>
                    <a:xfrm>
                      <a:off x="0" y="0"/>
                      <a:ext cx="1282700" cy="444500"/>
                    </a:xfrm>
                    <a:prstGeom prst="rect">
                      <a:avLst/>
                    </a:prstGeom>
                  </pic:spPr>
                </pic:pic>
              </a:graphicData>
            </a:graphic>
          </wp:inline>
        </w:drawing>
      </w:r>
    </w:p>
    <w:sectPr w:rsidR="00870B7E" w:rsidRPr="008B6CA1">
      <w:pgSz w:w="11900" w:h="16840"/>
      <w:pgMar w:top="907" w:right="1418" w:bottom="624" w:left="1418"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tima">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3"/>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B7E"/>
    <w:rsid w:val="001E5E47"/>
    <w:rsid w:val="004468D4"/>
    <w:rsid w:val="006777BE"/>
    <w:rsid w:val="007C287E"/>
    <w:rsid w:val="008340BB"/>
    <w:rsid w:val="00870B7E"/>
    <w:rsid w:val="008B6CA1"/>
    <w:rsid w:val="00A35FC3"/>
    <w:rsid w:val="00BB45F9"/>
    <w:rsid w:val="00D121EB"/>
    <w:rsid w:val="00DA570F"/>
    <w:rsid w:val="00F26647"/>
    <w:rsid w:val="00FF37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6558396"/>
  <w15:docId w15:val="{7EEDC463-2F55-CD42-9DF7-DB21D62BD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rPr>
  </w:style>
  <w:style w:type="paragraph" w:styleId="berschrift5">
    <w:name w:val="heading 5"/>
    <w:basedOn w:val="Standard"/>
    <w:next w:val="Standard"/>
    <w:uiPriority w:val="9"/>
    <w:semiHidden/>
    <w:unhideWhenUsed/>
    <w:qFormat/>
    <w:pPr>
      <w:keepNext/>
      <w:keepLines/>
      <w:spacing w:before="220" w:after="40"/>
      <w:outlineLvl w:val="4"/>
    </w:pPr>
    <w:rPr>
      <w:b/>
      <w:sz w:val="22"/>
      <w:szCs w:val="22"/>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paragraph" w:styleId="berarbeitung">
    <w:name w:val="Revision"/>
    <w:hidden/>
    <w:uiPriority w:val="99"/>
    <w:semiHidden/>
    <w:rsid w:val="004468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v4qpHp0foUKIWeupARm25gwuiA==">AMUW2mU3eQKTuqsMw9aK1WesKS5zA0Lw36cWDRvHwRVd2GgqC0OZm+qkeOf69RExiTy9exklQa5Cqo598Y3MkL3X8RdJhkZ/Eot8rzqgqVTj/AJGYt0/4qA=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479</Words>
  <Characters>3019</Characters>
  <Application>Microsoft Office Word</Application>
  <DocSecurity>0</DocSecurity>
  <Lines>25</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Niels Volland</dc:creator>
  <cp:lastModifiedBy>David Döbele</cp:lastModifiedBy>
  <cp:revision>3</cp:revision>
  <dcterms:created xsi:type="dcterms:W3CDTF">2023-01-24T18:08:00Z</dcterms:created>
  <dcterms:modified xsi:type="dcterms:W3CDTF">2023-01-24T19:14:00Z</dcterms:modified>
</cp:coreProperties>
</file>